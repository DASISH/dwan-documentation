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tiff" ContentType="image/tiff"/>
  <Default Extension="rels" ContentType="application/vnd.openxmlformats-package.relationships+xml"/>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A04F9DF" w14:textId="77777777" w:rsidR="00821DA3" w:rsidRPr="001E2FF5" w:rsidRDefault="00E24A4A">
      <w:pPr>
        <w:spacing w:before="8" w:line="120" w:lineRule="exact"/>
        <w:rPr>
          <w:sz w:val="13"/>
          <w:szCs w:val="13"/>
          <w:lang w:val="en-GB"/>
        </w:rPr>
      </w:pPr>
      <w:r w:rsidRPr="00225355">
        <w:rPr>
          <w:noProof/>
          <w:lang w:eastAsia="en-US"/>
        </w:rPr>
        <mc:AlternateContent>
          <mc:Choice Requires="wps">
            <w:drawing>
              <wp:anchor distT="0" distB="0" distL="114300" distR="114300" simplePos="0" relativeHeight="251661312" behindDoc="0" locked="0" layoutInCell="1" allowOverlap="1" wp14:anchorId="473901DA" wp14:editId="5897B2B2">
                <wp:simplePos x="0" y="0"/>
                <wp:positionH relativeFrom="column">
                  <wp:posOffset>3416300</wp:posOffset>
                </wp:positionH>
                <wp:positionV relativeFrom="paragraph">
                  <wp:posOffset>1270</wp:posOffset>
                </wp:positionV>
                <wp:extent cx="2717800" cy="1954530"/>
                <wp:effectExtent l="0" t="0" r="0" b="0"/>
                <wp:wrapTight wrapText="bothSides">
                  <wp:wrapPolygon edited="0">
                    <wp:start x="202" y="281"/>
                    <wp:lineTo x="202" y="21053"/>
                    <wp:lineTo x="21196" y="21053"/>
                    <wp:lineTo x="21196" y="281"/>
                    <wp:lineTo x="202" y="281"/>
                  </wp:wrapPolygon>
                </wp:wrapTight>
                <wp:docPr id="1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54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02D58" w14:textId="5C67C69C" w:rsidR="008B050D" w:rsidRDefault="008B050D" w:rsidP="008F69C0">
                            <w:pPr>
                              <w:spacing w:before="58"/>
                              <w:ind w:right="82"/>
                              <w:rPr>
                                <w:i/>
                                <w:color w:val="727376"/>
                                <w:lang w:val="en-GB"/>
                              </w:rPr>
                            </w:pPr>
                            <w:r>
                              <w:rPr>
                                <w:i/>
                                <w:color w:val="727376"/>
                                <w:spacing w:val="1"/>
                                <w:lang w:val="en-GB"/>
                              </w:rPr>
                              <w:t>The goal of 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1"/>
                                <w:w w:val="95"/>
                                <w:lang w:val="en-GB"/>
                              </w:rPr>
                              <w:t>S</w:t>
                            </w:r>
                            <w:r>
                              <w:rPr>
                                <w:i/>
                                <w:color w:val="727376"/>
                                <w:w w:val="95"/>
                                <w:lang w:val="en-GB"/>
                              </w:rPr>
                              <w:t>e</w:t>
                            </w:r>
                            <w:r>
                              <w:rPr>
                                <w:i/>
                                <w:color w:val="727376"/>
                                <w:spacing w:val="4"/>
                                <w:w w:val="95"/>
                                <w:lang w:val="en-GB"/>
                              </w:rPr>
                              <w:t>r</w:t>
                            </w:r>
                            <w:r>
                              <w:rPr>
                                <w:i/>
                                <w:color w:val="727376"/>
                                <w:spacing w:val="3"/>
                                <w:w w:val="95"/>
                                <w:lang w:val="en-GB"/>
                              </w:rPr>
                              <w:t>v</w:t>
                            </w:r>
                            <w:r>
                              <w:rPr>
                                <w:i/>
                                <w:color w:val="727376"/>
                                <w:spacing w:val="-1"/>
                                <w:w w:val="95"/>
                                <w:lang w:val="en-GB"/>
                              </w:rPr>
                              <w:t>ic</w:t>
                            </w:r>
                            <w:r>
                              <w:rPr>
                                <w:i/>
                                <w:color w:val="727376"/>
                                <w:w w:val="95"/>
                                <w:lang w:val="en-GB"/>
                              </w:rPr>
                              <w:t>e</w:t>
                            </w:r>
                            <w:r>
                              <w:rPr>
                                <w:i/>
                                <w:color w:val="727376"/>
                                <w:spacing w:val="-14"/>
                                <w:w w:val="95"/>
                                <w:lang w:val="en-GB"/>
                              </w:rPr>
                              <w:t xml:space="preserve"> </w:t>
                            </w:r>
                            <w:r>
                              <w:rPr>
                                <w:i/>
                                <w:color w:val="727376"/>
                                <w:spacing w:val="-8"/>
                                <w:w w:val="95"/>
                                <w:lang w:val="en-GB"/>
                              </w:rPr>
                              <w:t>I</w:t>
                            </w:r>
                            <w:r>
                              <w:rPr>
                                <w:i/>
                                <w:color w:val="727376"/>
                                <w:spacing w:val="-2"/>
                                <w:w w:val="95"/>
                                <w:lang w:val="en-GB"/>
                              </w:rPr>
                              <w:t>n</w:t>
                            </w:r>
                            <w:r>
                              <w:rPr>
                                <w:i/>
                                <w:color w:val="727376"/>
                                <w:spacing w:val="2"/>
                                <w:w w:val="95"/>
                                <w:lang w:val="en-GB"/>
                              </w:rPr>
                              <w:t>f</w:t>
                            </w:r>
                            <w:r>
                              <w:rPr>
                                <w:i/>
                                <w:color w:val="727376"/>
                                <w:spacing w:val="-4"/>
                                <w:w w:val="95"/>
                                <w:lang w:val="en-GB"/>
                              </w:rPr>
                              <w:t>r</w:t>
                            </w:r>
                            <w:r>
                              <w:rPr>
                                <w:i/>
                                <w:color w:val="727376"/>
                                <w:w w:val="95"/>
                                <w:lang w:val="en-GB"/>
                              </w:rPr>
                              <w:t>a</w:t>
                            </w:r>
                            <w:r>
                              <w:rPr>
                                <w:i/>
                                <w:color w:val="727376"/>
                                <w:spacing w:val="-2"/>
                                <w:w w:val="95"/>
                                <w:lang w:val="en-GB"/>
                              </w:rPr>
                              <w:t>st</w:t>
                            </w:r>
                            <w:r>
                              <w:rPr>
                                <w:i/>
                                <w:color w:val="727376"/>
                                <w:spacing w:val="2"/>
                                <w:w w:val="95"/>
                                <w:lang w:val="en-GB"/>
                              </w:rPr>
                              <w:t>r</w:t>
                            </w:r>
                            <w:r>
                              <w:rPr>
                                <w:i/>
                                <w:color w:val="727376"/>
                                <w:spacing w:val="-1"/>
                                <w:w w:val="95"/>
                                <w:lang w:val="en-GB"/>
                              </w:rPr>
                              <w:t>u</w:t>
                            </w:r>
                            <w:r>
                              <w:rPr>
                                <w:i/>
                                <w:color w:val="727376"/>
                                <w:spacing w:val="1"/>
                                <w:w w:val="95"/>
                                <w:lang w:val="en-GB"/>
                              </w:rPr>
                              <w:t>c</w:t>
                            </w:r>
                            <w:r>
                              <w:rPr>
                                <w:i/>
                                <w:color w:val="727376"/>
                                <w:spacing w:val="-2"/>
                                <w:w w:val="95"/>
                                <w:lang w:val="en-GB"/>
                              </w:rPr>
                              <w:t>t</w:t>
                            </w:r>
                            <w:r>
                              <w:rPr>
                                <w:i/>
                                <w:color w:val="727376"/>
                                <w:spacing w:val="-3"/>
                                <w:w w:val="95"/>
                                <w:lang w:val="en-GB"/>
                              </w:rPr>
                              <w:t>u</w:t>
                            </w:r>
                            <w:r>
                              <w:rPr>
                                <w:i/>
                                <w:color w:val="727376"/>
                                <w:spacing w:val="-4"/>
                                <w:w w:val="95"/>
                                <w:lang w:val="en-GB"/>
                              </w:rPr>
                              <w:t>r</w:t>
                            </w:r>
                            <w:r>
                              <w:rPr>
                                <w:i/>
                                <w:color w:val="727376"/>
                                <w:w w:val="95"/>
                                <w:lang w:val="en-GB"/>
                              </w:rPr>
                              <w:t>e</w:t>
                            </w:r>
                            <w:r>
                              <w:rPr>
                                <w:i/>
                                <w:color w:val="727376"/>
                                <w:spacing w:val="33"/>
                                <w:w w:val="95"/>
                                <w:lang w:val="en-GB"/>
                              </w:rPr>
                              <w:t xml:space="preserve"> </w:t>
                            </w:r>
                            <w:r>
                              <w:rPr>
                                <w:i/>
                                <w:color w:val="727376"/>
                                <w:spacing w:val="-2"/>
                                <w:lang w:val="en-GB"/>
                              </w:rPr>
                              <w:t>fo</w:t>
                            </w:r>
                            <w:r>
                              <w:rPr>
                                <w:i/>
                                <w:color w:val="727376"/>
                                <w:lang w:val="en-GB"/>
                              </w:rPr>
                              <w:t>r</w:t>
                            </w:r>
                            <w:r>
                              <w:rPr>
                                <w:i/>
                                <w:color w:val="727376"/>
                                <w:spacing w:val="-16"/>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1"/>
                                <w:w w:val="91"/>
                                <w:lang w:val="en-GB"/>
                              </w:rPr>
                              <w:t>S</w:t>
                            </w:r>
                            <w:r>
                              <w:rPr>
                                <w:i/>
                                <w:color w:val="727376"/>
                                <w:spacing w:val="-1"/>
                                <w:w w:val="91"/>
                                <w:lang w:val="en-GB"/>
                              </w:rPr>
                              <w:t>o</w:t>
                            </w:r>
                            <w:r>
                              <w:rPr>
                                <w:i/>
                                <w:color w:val="727376"/>
                                <w:w w:val="91"/>
                                <w:lang w:val="en-GB"/>
                              </w:rPr>
                              <w:t>c</w:t>
                            </w:r>
                            <w:r>
                              <w:rPr>
                                <w:i/>
                                <w:color w:val="727376"/>
                                <w:spacing w:val="-1"/>
                                <w:w w:val="91"/>
                                <w:lang w:val="en-GB"/>
                              </w:rPr>
                              <w:t>i</w:t>
                            </w:r>
                            <w:r>
                              <w:rPr>
                                <w:i/>
                                <w:color w:val="727376"/>
                                <w:spacing w:val="-2"/>
                                <w:w w:val="91"/>
                                <w:lang w:val="en-GB"/>
                              </w:rPr>
                              <w:t>a</w:t>
                            </w:r>
                            <w:r>
                              <w:rPr>
                                <w:i/>
                                <w:color w:val="727376"/>
                                <w:w w:val="91"/>
                                <w:lang w:val="en-GB"/>
                              </w:rPr>
                              <w:t>l</w:t>
                            </w:r>
                            <w:r>
                              <w:rPr>
                                <w:i/>
                                <w:color w:val="727376"/>
                                <w:spacing w:val="10"/>
                                <w:w w:val="91"/>
                                <w:lang w:val="en-GB"/>
                              </w:rPr>
                              <w:t xml:space="preserve"> </w:t>
                            </w:r>
                            <w:r>
                              <w:rPr>
                                <w:i/>
                                <w:color w:val="727376"/>
                                <w:spacing w:val="1"/>
                                <w:w w:val="91"/>
                                <w:lang w:val="en-GB"/>
                              </w:rPr>
                              <w:t>S</w:t>
                            </w:r>
                            <w:r>
                              <w:rPr>
                                <w:i/>
                                <w:color w:val="727376"/>
                                <w:w w:val="91"/>
                                <w:lang w:val="en-GB"/>
                              </w:rPr>
                              <w:t>c</w:t>
                            </w:r>
                            <w:r>
                              <w:rPr>
                                <w:i/>
                                <w:color w:val="727376"/>
                                <w:spacing w:val="-1"/>
                                <w:w w:val="91"/>
                                <w:lang w:val="en-GB"/>
                              </w:rPr>
                              <w:t>i</w:t>
                            </w:r>
                            <w:r>
                              <w:rPr>
                                <w:i/>
                                <w:color w:val="727376"/>
                                <w:w w:val="91"/>
                                <w:lang w:val="en-GB"/>
                              </w:rPr>
                              <w:t>e</w:t>
                            </w:r>
                            <w:r>
                              <w:rPr>
                                <w:i/>
                                <w:color w:val="727376"/>
                                <w:spacing w:val="-1"/>
                                <w:w w:val="91"/>
                                <w:lang w:val="en-GB"/>
                              </w:rPr>
                              <w:t>nc</w:t>
                            </w:r>
                            <w:r>
                              <w:rPr>
                                <w:i/>
                                <w:color w:val="727376"/>
                                <w:spacing w:val="-2"/>
                                <w:w w:val="91"/>
                                <w:lang w:val="en-GB"/>
                              </w:rPr>
                              <w:t>e</w:t>
                            </w:r>
                            <w:r>
                              <w:rPr>
                                <w:i/>
                                <w:color w:val="727376"/>
                                <w:w w:val="91"/>
                                <w:lang w:val="en-GB"/>
                              </w:rPr>
                              <w:t>s</w:t>
                            </w:r>
                            <w:r>
                              <w:rPr>
                                <w:i/>
                                <w:color w:val="727376"/>
                                <w:spacing w:val="5"/>
                                <w:w w:val="91"/>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8"/>
                                <w:w w:val="102"/>
                                <w:lang w:val="en-GB"/>
                              </w:rPr>
                              <w:t>H</w:t>
                            </w:r>
                            <w:r>
                              <w:rPr>
                                <w:i/>
                                <w:color w:val="727376"/>
                                <w:spacing w:val="-3"/>
                                <w:w w:val="106"/>
                                <w:lang w:val="en-GB"/>
                              </w:rPr>
                              <w:t>u</w:t>
                            </w:r>
                            <w:r>
                              <w:rPr>
                                <w:i/>
                                <w:color w:val="727376"/>
                                <w:spacing w:val="-1"/>
                                <w:w w:val="109"/>
                                <w:lang w:val="en-GB"/>
                              </w:rPr>
                              <w:t>m</w:t>
                            </w:r>
                            <w:r>
                              <w:rPr>
                                <w:i/>
                                <w:color w:val="727376"/>
                                <w:spacing w:val="-3"/>
                                <w:w w:val="98"/>
                                <w:lang w:val="en-GB"/>
                              </w:rPr>
                              <w:t>a</w:t>
                            </w:r>
                            <w:r>
                              <w:rPr>
                                <w:i/>
                                <w:color w:val="727376"/>
                                <w:spacing w:val="-3"/>
                                <w:w w:val="106"/>
                                <w:lang w:val="en-GB"/>
                              </w:rPr>
                              <w:t>n</w:t>
                            </w:r>
                            <w:r>
                              <w:rPr>
                                <w:i/>
                                <w:color w:val="727376"/>
                                <w:spacing w:val="-3"/>
                                <w:w w:val="98"/>
                                <w:lang w:val="en-GB"/>
                              </w:rPr>
                              <w:t>i</w:t>
                            </w:r>
                            <w:r>
                              <w:rPr>
                                <w:i/>
                                <w:color w:val="727376"/>
                                <w:spacing w:val="-2"/>
                                <w:w w:val="110"/>
                                <w:lang w:val="en-GB"/>
                              </w:rPr>
                              <w:t>t</w:t>
                            </w:r>
                            <w:r>
                              <w:rPr>
                                <w:i/>
                                <w:color w:val="727376"/>
                                <w:spacing w:val="-1"/>
                                <w:w w:val="98"/>
                                <w:lang w:val="en-GB"/>
                              </w:rPr>
                              <w:t>i</w:t>
                            </w:r>
                            <w:r>
                              <w:rPr>
                                <w:i/>
                                <w:color w:val="727376"/>
                                <w:spacing w:val="-2"/>
                                <w:w w:val="90"/>
                                <w:lang w:val="en-GB"/>
                              </w:rPr>
                              <w:t>e</w:t>
                            </w:r>
                            <w:r>
                              <w:rPr>
                                <w:i/>
                                <w:color w:val="727376"/>
                                <w:w w:val="86"/>
                                <w:lang w:val="en-GB"/>
                              </w:rPr>
                              <w:t xml:space="preserve">s </w:t>
                            </w:r>
                            <w:r>
                              <w:rPr>
                                <w:i/>
                                <w:color w:val="727376"/>
                                <w:lang w:val="en-GB"/>
                              </w:rPr>
                              <w:t>(</w:t>
                            </w:r>
                            <w:r>
                              <w:rPr>
                                <w:i/>
                                <w:color w:val="727376"/>
                                <w:spacing w:val="-2"/>
                                <w:lang w:val="en-GB"/>
                              </w:rPr>
                              <w:t>D</w:t>
                            </w:r>
                            <w:r>
                              <w:rPr>
                                <w:i/>
                                <w:color w:val="727376"/>
                                <w:spacing w:val="-4"/>
                                <w:lang w:val="en-GB"/>
                              </w:rPr>
                              <w:t>A</w:t>
                            </w:r>
                            <w:r>
                              <w:rPr>
                                <w:i/>
                                <w:color w:val="727376"/>
                                <w:spacing w:val="-2"/>
                                <w:lang w:val="en-GB"/>
                              </w:rPr>
                              <w:t>S</w:t>
                            </w:r>
                            <w:r>
                              <w:rPr>
                                <w:i/>
                                <w:color w:val="727376"/>
                                <w:lang w:val="en-GB"/>
                              </w:rPr>
                              <w:t>I</w:t>
                            </w:r>
                            <w:r>
                              <w:rPr>
                                <w:i/>
                                <w:color w:val="727376"/>
                                <w:spacing w:val="-2"/>
                                <w:lang w:val="en-GB"/>
                              </w:rPr>
                              <w:t>S</w:t>
                            </w:r>
                            <w:r>
                              <w:rPr>
                                <w:i/>
                                <w:color w:val="727376"/>
                                <w:lang w:val="en-GB"/>
                              </w:rPr>
                              <w:t>H)</w:t>
                            </w:r>
                            <w:r>
                              <w:rPr>
                                <w:i/>
                                <w:color w:val="727376"/>
                                <w:spacing w:val="-8"/>
                                <w:lang w:val="en-GB"/>
                              </w:rPr>
                              <w:t xml:space="preserve"> </w:t>
                            </w:r>
                            <w:r>
                              <w:rPr>
                                <w:i/>
                                <w:color w:val="727376"/>
                                <w:spacing w:val="1"/>
                                <w:lang w:val="en-GB"/>
                              </w:rPr>
                              <w:t>i</w:t>
                            </w:r>
                            <w:r>
                              <w:rPr>
                                <w:i/>
                                <w:color w:val="727376"/>
                                <w:lang w:val="en-GB"/>
                              </w:rPr>
                              <w:t>s</w:t>
                            </w:r>
                            <w:r>
                              <w:rPr>
                                <w:i/>
                                <w:color w:val="727376"/>
                                <w:spacing w:val="-16"/>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de</w:t>
                            </w:r>
                            <w:r>
                              <w:rPr>
                                <w:i/>
                                <w:color w:val="727376"/>
                                <w:spacing w:val="-2"/>
                                <w:lang w:val="en-GB"/>
                              </w:rPr>
                              <w:t>t</w:t>
                            </w:r>
                            <w:r>
                              <w:rPr>
                                <w:i/>
                                <w:color w:val="727376"/>
                                <w:lang w:val="en-GB"/>
                              </w:rPr>
                              <w:t>e</w:t>
                            </w:r>
                            <w:r>
                              <w:rPr>
                                <w:i/>
                                <w:color w:val="727376"/>
                                <w:spacing w:val="2"/>
                                <w:lang w:val="en-GB"/>
                              </w:rPr>
                              <w:t>r</w:t>
                            </w:r>
                            <w:r>
                              <w:rPr>
                                <w:i/>
                                <w:color w:val="727376"/>
                                <w:spacing w:val="-3"/>
                                <w:lang w:val="en-GB"/>
                              </w:rPr>
                              <w:t>mi</w:t>
                            </w:r>
                            <w:r>
                              <w:rPr>
                                <w:i/>
                                <w:color w:val="727376"/>
                                <w:spacing w:val="-1"/>
                                <w:lang w:val="en-GB"/>
                              </w:rPr>
                              <w:t>n</w:t>
                            </w:r>
                            <w:r>
                              <w:rPr>
                                <w:i/>
                                <w:color w:val="727376"/>
                                <w:lang w:val="en-GB"/>
                              </w:rPr>
                              <w:t>e</w:t>
                            </w:r>
                            <w:r>
                              <w:rPr>
                                <w:i/>
                                <w:color w:val="727376"/>
                                <w:spacing w:val="-11"/>
                                <w:lang w:val="en-GB"/>
                              </w:rPr>
                              <w:t xml:space="preserve"> </w:t>
                            </w:r>
                            <w:r>
                              <w:rPr>
                                <w:i/>
                                <w:color w:val="727376"/>
                                <w:spacing w:val="-3"/>
                                <w:w w:val="93"/>
                                <w:lang w:val="en-GB"/>
                              </w:rPr>
                              <w:t>a</w:t>
                            </w:r>
                            <w:r>
                              <w:rPr>
                                <w:i/>
                                <w:color w:val="727376"/>
                                <w:spacing w:val="-4"/>
                                <w:w w:val="93"/>
                                <w:lang w:val="en-GB"/>
                              </w:rPr>
                              <w:t>r</w:t>
                            </w:r>
                            <w:r>
                              <w:rPr>
                                <w:i/>
                                <w:color w:val="727376"/>
                                <w:spacing w:val="-1"/>
                                <w:w w:val="93"/>
                                <w:lang w:val="en-GB"/>
                              </w:rPr>
                              <w:t>e</w:t>
                            </w:r>
                            <w:r>
                              <w:rPr>
                                <w:i/>
                                <w:color w:val="727376"/>
                                <w:w w:val="93"/>
                                <w:lang w:val="en-GB"/>
                              </w:rPr>
                              <w:t>as</w:t>
                            </w:r>
                            <w:r>
                              <w:rPr>
                                <w:i/>
                                <w:color w:val="727376"/>
                                <w:spacing w:val="2"/>
                                <w:w w:val="93"/>
                                <w:lang w:val="en-GB"/>
                              </w:rPr>
                              <w:t xml:space="preserve"> </w:t>
                            </w:r>
                            <w:r>
                              <w:rPr>
                                <w:i/>
                                <w:color w:val="727376"/>
                                <w:spacing w:val="-2"/>
                                <w:lang w:val="en-GB"/>
                              </w:rPr>
                              <w:t>o</w:t>
                            </w:r>
                            <w:r>
                              <w:rPr>
                                <w:i/>
                                <w:color w:val="727376"/>
                                <w:lang w:val="en-GB"/>
                              </w:rPr>
                              <w:t>f</w:t>
                            </w:r>
                            <w:r>
                              <w:rPr>
                                <w:i/>
                                <w:color w:val="727376"/>
                                <w:spacing w:val="-12"/>
                                <w:lang w:val="en-GB"/>
                              </w:rPr>
                              <w:t xml:space="preserve"> </w:t>
                            </w:r>
                            <w:r>
                              <w:rPr>
                                <w:i/>
                                <w:color w:val="727376"/>
                                <w:lang w:val="en-GB"/>
                              </w:rPr>
                              <w:t>c</w:t>
                            </w:r>
                            <w:r>
                              <w:rPr>
                                <w:i/>
                                <w:color w:val="727376"/>
                                <w:spacing w:val="-4"/>
                                <w:lang w:val="en-GB"/>
                              </w:rPr>
                              <w:t>r</w:t>
                            </w:r>
                            <w:r>
                              <w:rPr>
                                <w:i/>
                                <w:color w:val="727376"/>
                                <w:spacing w:val="-1"/>
                                <w:lang w:val="en-GB"/>
                              </w:rPr>
                              <w:t>o</w:t>
                            </w:r>
                            <w:r>
                              <w:rPr>
                                <w:i/>
                                <w:color w:val="727376"/>
                                <w:spacing w:val="-2"/>
                                <w:lang w:val="en-GB"/>
                              </w:rPr>
                              <w:t>s</w:t>
                            </w:r>
                            <w:r>
                              <w:rPr>
                                <w:i/>
                                <w:color w:val="727376"/>
                                <w:lang w:val="en-GB"/>
                              </w:rPr>
                              <w:t xml:space="preserve">s- </w:t>
                            </w:r>
                            <w:r>
                              <w:rPr>
                                <w:i/>
                                <w:color w:val="727376"/>
                                <w:spacing w:val="-2"/>
                                <w:lang w:val="en-GB"/>
                              </w:rPr>
                              <w:t>f</w:t>
                            </w:r>
                            <w:r>
                              <w:rPr>
                                <w:i/>
                                <w:color w:val="727376"/>
                                <w:lang w:val="en-GB"/>
                              </w:rPr>
                              <w:t>e</w:t>
                            </w:r>
                            <w:r>
                              <w:rPr>
                                <w:i/>
                                <w:color w:val="727376"/>
                                <w:spacing w:val="4"/>
                                <w:lang w:val="en-GB"/>
                              </w:rPr>
                              <w:t>r</w:t>
                            </w:r>
                            <w:r>
                              <w:rPr>
                                <w:i/>
                                <w:color w:val="727376"/>
                                <w:spacing w:val="-2"/>
                                <w:lang w:val="en-GB"/>
                              </w:rPr>
                              <w:t>t</w:t>
                            </w:r>
                            <w:r>
                              <w:rPr>
                                <w:i/>
                                <w:color w:val="727376"/>
                                <w:spacing w:val="-1"/>
                                <w:lang w:val="en-GB"/>
                              </w:rPr>
                              <w:t>i</w:t>
                            </w:r>
                            <w:r>
                              <w:rPr>
                                <w:i/>
                                <w:color w:val="727376"/>
                                <w:spacing w:val="-3"/>
                                <w:lang w:val="en-GB"/>
                              </w:rPr>
                              <w:t>l</w:t>
                            </w:r>
                            <w:r>
                              <w:rPr>
                                <w:i/>
                                <w:color w:val="727376"/>
                                <w:lang w:val="en-GB"/>
                              </w:rPr>
                              <w:t>i</w:t>
                            </w:r>
                            <w:r>
                              <w:rPr>
                                <w:i/>
                                <w:color w:val="727376"/>
                                <w:spacing w:val="1"/>
                                <w:lang w:val="en-GB"/>
                              </w:rPr>
                              <w:t>z</w:t>
                            </w:r>
                            <w:r>
                              <w:rPr>
                                <w:i/>
                                <w:color w:val="727376"/>
                                <w:spacing w:val="-4"/>
                                <w:lang w:val="en-GB"/>
                              </w:rPr>
                              <w:t>a</w:t>
                            </w:r>
                            <w:r>
                              <w:rPr>
                                <w:i/>
                                <w:color w:val="727376"/>
                                <w:spacing w:val="-2"/>
                                <w:lang w:val="en-GB"/>
                              </w:rPr>
                              <w:t>t</w:t>
                            </w:r>
                            <w:r>
                              <w:rPr>
                                <w:i/>
                                <w:color w:val="727376"/>
                                <w:spacing w:val="-1"/>
                                <w:lang w:val="en-GB"/>
                              </w:rPr>
                              <w:t>i</w:t>
                            </w:r>
                            <w:r>
                              <w:rPr>
                                <w:i/>
                                <w:color w:val="727376"/>
                                <w:spacing w:val="-2"/>
                                <w:lang w:val="en-GB"/>
                              </w:rPr>
                              <w:t>o</w:t>
                            </w:r>
                            <w:r>
                              <w:rPr>
                                <w:i/>
                                <w:color w:val="727376"/>
                                <w:lang w:val="en-GB"/>
                              </w:rPr>
                              <w:t>n</w:t>
                            </w:r>
                            <w:r>
                              <w:rPr>
                                <w:i/>
                                <w:color w:val="727376"/>
                                <w:spacing w:val="-14"/>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w w:val="94"/>
                                <w:lang w:val="en-GB"/>
                              </w:rPr>
                              <w:t>s</w:t>
                            </w:r>
                            <w:r>
                              <w:rPr>
                                <w:i/>
                                <w:color w:val="727376"/>
                                <w:spacing w:val="3"/>
                                <w:w w:val="94"/>
                                <w:lang w:val="en-GB"/>
                              </w:rPr>
                              <w:t>y</w:t>
                            </w:r>
                            <w:r>
                              <w:rPr>
                                <w:i/>
                                <w:color w:val="727376"/>
                                <w:spacing w:val="-1"/>
                                <w:w w:val="94"/>
                                <w:lang w:val="en-GB"/>
                              </w:rPr>
                              <w:t>n</w:t>
                            </w:r>
                            <w:r>
                              <w:rPr>
                                <w:i/>
                                <w:color w:val="727376"/>
                                <w:w w:val="94"/>
                                <w:lang w:val="en-GB"/>
                              </w:rPr>
                              <w:t>e</w:t>
                            </w:r>
                            <w:r>
                              <w:rPr>
                                <w:i/>
                                <w:color w:val="727376"/>
                                <w:spacing w:val="-1"/>
                                <w:w w:val="94"/>
                                <w:lang w:val="en-GB"/>
                              </w:rPr>
                              <w:t>r</w:t>
                            </w:r>
                            <w:r>
                              <w:rPr>
                                <w:i/>
                                <w:color w:val="727376"/>
                                <w:spacing w:val="4"/>
                                <w:w w:val="94"/>
                                <w:lang w:val="en-GB"/>
                              </w:rPr>
                              <w:t>g</w:t>
                            </w:r>
                            <w:r>
                              <w:rPr>
                                <w:i/>
                                <w:color w:val="727376"/>
                                <w:w w:val="94"/>
                                <w:lang w:val="en-GB"/>
                              </w:rPr>
                              <w:t xml:space="preserve">y </w:t>
                            </w:r>
                            <w:r>
                              <w:rPr>
                                <w:i/>
                                <w:color w:val="727376"/>
                                <w:spacing w:val="-3"/>
                                <w:lang w:val="en-GB"/>
                              </w:rPr>
                              <w:t>i</w:t>
                            </w:r>
                            <w:r>
                              <w:rPr>
                                <w:i/>
                                <w:color w:val="727376"/>
                                <w:lang w:val="en-GB"/>
                              </w:rPr>
                              <w:t>n</w:t>
                            </w:r>
                            <w:r>
                              <w:rPr>
                                <w:i/>
                                <w:color w:val="727376"/>
                                <w:spacing w:val="1"/>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3"/>
                                <w:w w:val="98"/>
                                <w:lang w:val="en-GB"/>
                              </w:rPr>
                              <w:t>i</w:t>
                            </w:r>
                            <w:r>
                              <w:rPr>
                                <w:i/>
                                <w:color w:val="727376"/>
                                <w:spacing w:val="-2"/>
                                <w:w w:val="98"/>
                                <w:lang w:val="en-GB"/>
                              </w:rPr>
                              <w:t>n</w:t>
                            </w:r>
                            <w:r>
                              <w:rPr>
                                <w:i/>
                                <w:color w:val="727376"/>
                                <w:spacing w:val="2"/>
                                <w:w w:val="98"/>
                                <w:lang w:val="en-GB"/>
                              </w:rPr>
                              <w:t>f</w:t>
                            </w:r>
                            <w:r>
                              <w:rPr>
                                <w:i/>
                                <w:color w:val="727376"/>
                                <w:spacing w:val="-4"/>
                                <w:w w:val="98"/>
                                <w:lang w:val="en-GB"/>
                              </w:rPr>
                              <w:t>r</w:t>
                            </w:r>
                            <w:r>
                              <w:rPr>
                                <w:i/>
                                <w:color w:val="727376"/>
                                <w:w w:val="98"/>
                                <w:lang w:val="en-GB"/>
                              </w:rPr>
                              <w:t>a</w:t>
                            </w:r>
                            <w:r>
                              <w:rPr>
                                <w:i/>
                                <w:color w:val="727376"/>
                                <w:spacing w:val="-2"/>
                                <w:w w:val="98"/>
                                <w:lang w:val="en-GB"/>
                              </w:rPr>
                              <w:t>st</w:t>
                            </w:r>
                            <w:r>
                              <w:rPr>
                                <w:i/>
                                <w:color w:val="727376"/>
                                <w:spacing w:val="2"/>
                                <w:w w:val="98"/>
                                <w:lang w:val="en-GB"/>
                              </w:rPr>
                              <w:t>r</w:t>
                            </w:r>
                            <w:r>
                              <w:rPr>
                                <w:i/>
                                <w:color w:val="727376"/>
                                <w:spacing w:val="-1"/>
                                <w:w w:val="98"/>
                                <w:lang w:val="en-GB"/>
                              </w:rPr>
                              <w:t>u</w:t>
                            </w:r>
                            <w:r>
                              <w:rPr>
                                <w:i/>
                                <w:color w:val="727376"/>
                                <w:spacing w:val="1"/>
                                <w:w w:val="98"/>
                                <w:lang w:val="en-GB"/>
                              </w:rPr>
                              <w:t>c</w:t>
                            </w:r>
                            <w:r>
                              <w:rPr>
                                <w:i/>
                                <w:color w:val="727376"/>
                                <w:spacing w:val="-2"/>
                                <w:w w:val="98"/>
                                <w:lang w:val="en-GB"/>
                              </w:rPr>
                              <w:t>t</w:t>
                            </w:r>
                            <w:r>
                              <w:rPr>
                                <w:i/>
                                <w:color w:val="727376"/>
                                <w:spacing w:val="-3"/>
                                <w:w w:val="98"/>
                                <w:lang w:val="en-GB"/>
                              </w:rPr>
                              <w:t>u</w:t>
                            </w:r>
                            <w:r>
                              <w:rPr>
                                <w:i/>
                                <w:color w:val="727376"/>
                                <w:spacing w:val="-4"/>
                                <w:w w:val="98"/>
                                <w:lang w:val="en-GB"/>
                              </w:rPr>
                              <w:t>r</w:t>
                            </w:r>
                            <w:r>
                              <w:rPr>
                                <w:i/>
                                <w:color w:val="727376"/>
                                <w:w w:val="98"/>
                                <w:lang w:val="en-GB"/>
                              </w:rPr>
                              <w:t>e</w:t>
                            </w:r>
                            <w:r>
                              <w:rPr>
                                <w:i/>
                                <w:color w:val="727376"/>
                                <w:spacing w:val="-3"/>
                                <w:w w:val="98"/>
                                <w:lang w:val="en-GB"/>
                              </w:rPr>
                              <w:t xml:space="preserve"> </w:t>
                            </w:r>
                            <w:r>
                              <w:rPr>
                                <w:i/>
                                <w:color w:val="727376"/>
                                <w:spacing w:val="-1"/>
                                <w:w w:val="98"/>
                                <w:lang w:val="en-GB"/>
                              </w:rPr>
                              <w:t>d</w:t>
                            </w:r>
                            <w:r>
                              <w:rPr>
                                <w:i/>
                                <w:color w:val="727376"/>
                                <w:spacing w:val="1"/>
                                <w:w w:val="98"/>
                                <w:lang w:val="en-GB"/>
                              </w:rPr>
                              <w:t>e</w:t>
                            </w:r>
                            <w:r>
                              <w:rPr>
                                <w:i/>
                                <w:color w:val="727376"/>
                                <w:spacing w:val="-1"/>
                                <w:w w:val="98"/>
                                <w:lang w:val="en-GB"/>
                              </w:rPr>
                              <w:t>v</w:t>
                            </w:r>
                            <w:r>
                              <w:rPr>
                                <w:i/>
                                <w:color w:val="727376"/>
                                <w:spacing w:val="-3"/>
                                <w:w w:val="98"/>
                                <w:lang w:val="en-GB"/>
                              </w:rPr>
                              <w:t>e</w:t>
                            </w:r>
                            <w:r>
                              <w:rPr>
                                <w:i/>
                                <w:color w:val="727376"/>
                                <w:spacing w:val="-1"/>
                                <w:w w:val="98"/>
                                <w:lang w:val="en-GB"/>
                              </w:rPr>
                              <w:t>l</w:t>
                            </w:r>
                            <w:r>
                              <w:rPr>
                                <w:i/>
                                <w:color w:val="727376"/>
                                <w:spacing w:val="-2"/>
                                <w:w w:val="98"/>
                                <w:lang w:val="en-GB"/>
                              </w:rPr>
                              <w:t>op</w:t>
                            </w:r>
                            <w:r>
                              <w:rPr>
                                <w:i/>
                                <w:color w:val="727376"/>
                                <w:spacing w:val="-1"/>
                                <w:w w:val="98"/>
                                <w:lang w:val="en-GB"/>
                              </w:rPr>
                              <w:t>m</w:t>
                            </w:r>
                            <w:r>
                              <w:rPr>
                                <w:i/>
                                <w:color w:val="727376"/>
                                <w:w w:val="98"/>
                                <w:lang w:val="en-GB"/>
                              </w:rPr>
                              <w:t>e</w:t>
                            </w:r>
                            <w:r>
                              <w:rPr>
                                <w:i/>
                                <w:color w:val="727376"/>
                                <w:spacing w:val="-4"/>
                                <w:w w:val="98"/>
                                <w:lang w:val="en-GB"/>
                              </w:rPr>
                              <w:t>n</w:t>
                            </w:r>
                            <w:r>
                              <w:rPr>
                                <w:i/>
                                <w:color w:val="727376"/>
                                <w:w w:val="98"/>
                                <w:lang w:val="en-GB"/>
                              </w:rPr>
                              <w:t xml:space="preserve">t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w</w:t>
                            </w:r>
                            <w:r>
                              <w:rPr>
                                <w:i/>
                                <w:color w:val="727376"/>
                                <w:spacing w:val="-2"/>
                                <w:lang w:val="en-GB"/>
                              </w:rPr>
                              <w:t>or</w:t>
                            </w:r>
                            <w:r>
                              <w:rPr>
                                <w:i/>
                                <w:color w:val="727376"/>
                                <w:lang w:val="en-GB"/>
                              </w:rPr>
                              <w:t xml:space="preserve">k </w:t>
                            </w:r>
                            <w:r>
                              <w:rPr>
                                <w:i/>
                                <w:color w:val="727376"/>
                                <w:spacing w:val="-2"/>
                                <w:lang w:val="en-GB"/>
                              </w:rPr>
                              <w:t>o</w:t>
                            </w:r>
                            <w:r>
                              <w:rPr>
                                <w:i/>
                                <w:color w:val="727376"/>
                                <w:lang w:val="en-GB"/>
                              </w:rPr>
                              <w:t>n</w:t>
                            </w:r>
                            <w:r>
                              <w:rPr>
                                <w:i/>
                                <w:color w:val="727376"/>
                                <w:spacing w:val="-4"/>
                                <w:lang w:val="en-GB"/>
                              </w:rPr>
                              <w:t xml:space="preserve"> </w:t>
                            </w:r>
                            <w:r>
                              <w:rPr>
                                <w:i/>
                                <w:color w:val="727376"/>
                                <w:spacing w:val="-1"/>
                                <w:w w:val="93"/>
                                <w:lang w:val="en-GB"/>
                              </w:rPr>
                              <w:t>c</w:t>
                            </w:r>
                            <w:r>
                              <w:rPr>
                                <w:i/>
                                <w:color w:val="727376"/>
                                <w:spacing w:val="-2"/>
                                <w:w w:val="93"/>
                                <w:lang w:val="en-GB"/>
                              </w:rPr>
                              <w:t>o</w:t>
                            </w:r>
                            <w:r>
                              <w:rPr>
                                <w:i/>
                                <w:color w:val="727376"/>
                                <w:spacing w:val="-1"/>
                                <w:w w:val="93"/>
                                <w:lang w:val="en-GB"/>
                              </w:rPr>
                              <w:t>n</w:t>
                            </w:r>
                            <w:r>
                              <w:rPr>
                                <w:i/>
                                <w:color w:val="727376"/>
                                <w:w w:val="93"/>
                                <w:lang w:val="en-GB"/>
                              </w:rPr>
                              <w:t>c</w:t>
                            </w:r>
                            <w:r>
                              <w:rPr>
                                <w:i/>
                                <w:color w:val="727376"/>
                                <w:spacing w:val="-4"/>
                                <w:w w:val="93"/>
                                <w:lang w:val="en-GB"/>
                              </w:rPr>
                              <w:t>r</w:t>
                            </w:r>
                            <w:r>
                              <w:rPr>
                                <w:i/>
                                <w:color w:val="727376"/>
                                <w:spacing w:val="-1"/>
                                <w:w w:val="93"/>
                                <w:lang w:val="en-GB"/>
                              </w:rPr>
                              <w:t>e</w:t>
                            </w:r>
                            <w:r>
                              <w:rPr>
                                <w:i/>
                                <w:color w:val="727376"/>
                                <w:spacing w:val="-2"/>
                                <w:w w:val="93"/>
                                <w:lang w:val="en-GB"/>
                              </w:rPr>
                              <w:t>t</w:t>
                            </w:r>
                            <w:r>
                              <w:rPr>
                                <w:i/>
                                <w:color w:val="727376"/>
                                <w:w w:val="93"/>
                                <w:lang w:val="en-GB"/>
                              </w:rPr>
                              <w:t>e</w:t>
                            </w:r>
                            <w:r>
                              <w:rPr>
                                <w:i/>
                                <w:color w:val="727376"/>
                                <w:spacing w:val="4"/>
                                <w:w w:val="93"/>
                                <w:lang w:val="en-GB"/>
                              </w:rPr>
                              <w:t xml:space="preserve"> </w:t>
                            </w:r>
                            <w:r>
                              <w:rPr>
                                <w:i/>
                                <w:color w:val="727376"/>
                                <w:lang w:val="en-GB"/>
                              </w:rPr>
                              <w:t>j</w:t>
                            </w:r>
                            <w:r>
                              <w:rPr>
                                <w:i/>
                                <w:color w:val="727376"/>
                                <w:spacing w:val="-2"/>
                                <w:lang w:val="en-GB"/>
                              </w:rPr>
                              <w:t>o</w:t>
                            </w:r>
                            <w:r>
                              <w:rPr>
                                <w:i/>
                                <w:color w:val="727376"/>
                                <w:spacing w:val="-3"/>
                                <w:lang w:val="en-GB"/>
                              </w:rPr>
                              <w:t>i</w:t>
                            </w:r>
                            <w:r>
                              <w:rPr>
                                <w:i/>
                                <w:color w:val="727376"/>
                                <w:spacing w:val="-4"/>
                                <w:lang w:val="en-GB"/>
                              </w:rPr>
                              <w:t>n</w:t>
                            </w:r>
                            <w:r>
                              <w:rPr>
                                <w:i/>
                                <w:color w:val="727376"/>
                                <w:lang w:val="en-GB"/>
                              </w:rPr>
                              <w:t>t</w:t>
                            </w:r>
                            <w:r>
                              <w:rPr>
                                <w:i/>
                                <w:color w:val="727376"/>
                                <w:spacing w:val="-3"/>
                                <w:lang w:val="en-GB"/>
                              </w:rPr>
                              <w:t xml:space="preserve"> </w:t>
                            </w:r>
                            <w:r>
                              <w:rPr>
                                <w:i/>
                                <w:color w:val="727376"/>
                                <w:spacing w:val="-1"/>
                                <w:w w:val="95"/>
                                <w:lang w:val="en-GB"/>
                              </w:rPr>
                              <w:t>a</w:t>
                            </w:r>
                            <w:r>
                              <w:rPr>
                                <w:i/>
                                <w:color w:val="727376"/>
                                <w:spacing w:val="1"/>
                                <w:w w:val="95"/>
                                <w:lang w:val="en-GB"/>
                              </w:rPr>
                              <w:t>c</w:t>
                            </w:r>
                            <w:r>
                              <w:rPr>
                                <w:i/>
                                <w:color w:val="727376"/>
                                <w:spacing w:val="-2"/>
                                <w:w w:val="95"/>
                                <w:lang w:val="en-GB"/>
                              </w:rPr>
                              <w:t>t</w:t>
                            </w:r>
                            <w:r>
                              <w:rPr>
                                <w:i/>
                                <w:color w:val="727376"/>
                                <w:spacing w:val="-3"/>
                                <w:w w:val="95"/>
                                <w:lang w:val="en-GB"/>
                              </w:rPr>
                              <w:t>i</w:t>
                            </w:r>
                            <w:r>
                              <w:rPr>
                                <w:i/>
                                <w:color w:val="727376"/>
                                <w:spacing w:val="3"/>
                                <w:w w:val="95"/>
                                <w:lang w:val="en-GB"/>
                              </w:rPr>
                              <w:t>v</w:t>
                            </w:r>
                            <w:r>
                              <w:rPr>
                                <w:i/>
                                <w:color w:val="727376"/>
                                <w:spacing w:val="-3"/>
                                <w:w w:val="95"/>
                                <w:lang w:val="en-GB"/>
                              </w:rPr>
                              <w:t>i</w:t>
                            </w:r>
                            <w:r>
                              <w:rPr>
                                <w:i/>
                                <w:color w:val="727376"/>
                                <w:spacing w:val="-2"/>
                                <w:w w:val="95"/>
                                <w:lang w:val="en-GB"/>
                              </w:rPr>
                              <w:t>t</w:t>
                            </w:r>
                            <w:r>
                              <w:rPr>
                                <w:i/>
                                <w:color w:val="727376"/>
                                <w:spacing w:val="-1"/>
                                <w:w w:val="95"/>
                                <w:lang w:val="en-GB"/>
                              </w:rPr>
                              <w:t>i</w:t>
                            </w:r>
                            <w:r>
                              <w:rPr>
                                <w:i/>
                                <w:color w:val="727376"/>
                                <w:spacing w:val="-2"/>
                                <w:w w:val="95"/>
                                <w:lang w:val="en-GB"/>
                              </w:rPr>
                              <w:t>e</w:t>
                            </w:r>
                            <w:r>
                              <w:rPr>
                                <w:i/>
                                <w:color w:val="727376"/>
                                <w:w w:val="95"/>
                                <w:lang w:val="en-GB"/>
                              </w:rPr>
                              <w:t>s</w:t>
                            </w:r>
                            <w:r>
                              <w:rPr>
                                <w:i/>
                                <w:color w:val="727376"/>
                                <w:spacing w:val="8"/>
                                <w:w w:val="95"/>
                                <w:lang w:val="en-GB"/>
                              </w:rPr>
                              <w:t xml:space="preserve"> </w:t>
                            </w:r>
                            <w:r>
                              <w:rPr>
                                <w:i/>
                                <w:color w:val="727376"/>
                                <w:spacing w:val="-4"/>
                                <w:w w:val="95"/>
                                <w:lang w:val="en-GB"/>
                              </w:rPr>
                              <w:t>r</w:t>
                            </w:r>
                            <w:r>
                              <w:rPr>
                                <w:i/>
                                <w:color w:val="727376"/>
                                <w:spacing w:val="-3"/>
                                <w:w w:val="95"/>
                                <w:lang w:val="en-GB"/>
                              </w:rPr>
                              <w:t>e</w:t>
                            </w:r>
                            <w:r>
                              <w:rPr>
                                <w:i/>
                                <w:color w:val="727376"/>
                                <w:spacing w:val="-1"/>
                                <w:w w:val="95"/>
                                <w:lang w:val="en-GB"/>
                              </w:rPr>
                              <w:t>l</w:t>
                            </w:r>
                            <w:r>
                              <w:rPr>
                                <w:i/>
                                <w:color w:val="727376"/>
                                <w:spacing w:val="-4"/>
                                <w:w w:val="95"/>
                                <w:lang w:val="en-GB"/>
                              </w:rPr>
                              <w:t>a</w:t>
                            </w:r>
                            <w:r>
                              <w:rPr>
                                <w:i/>
                                <w:color w:val="727376"/>
                                <w:spacing w:val="-2"/>
                                <w:w w:val="95"/>
                                <w:lang w:val="en-GB"/>
                              </w:rPr>
                              <w:t>t</w:t>
                            </w:r>
                            <w:r>
                              <w:rPr>
                                <w:i/>
                                <w:color w:val="727376"/>
                                <w:spacing w:val="-1"/>
                                <w:w w:val="95"/>
                                <w:lang w:val="en-GB"/>
                              </w:rPr>
                              <w:t>e</w:t>
                            </w:r>
                            <w:r>
                              <w:rPr>
                                <w:i/>
                                <w:color w:val="727376"/>
                                <w:w w:val="95"/>
                                <w:lang w:val="en-GB"/>
                              </w:rPr>
                              <w:t>d</w:t>
                            </w:r>
                            <w:r>
                              <w:rPr>
                                <w:i/>
                                <w:color w:val="727376"/>
                                <w:spacing w:val="2"/>
                                <w:w w:val="95"/>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2"/>
                                <w:lang w:val="en-GB"/>
                              </w:rPr>
                              <w:t>s</w:t>
                            </w:r>
                            <w:r>
                              <w:rPr>
                                <w:i/>
                                <w:color w:val="727376"/>
                                <w:spacing w:val="-1"/>
                                <w:lang w:val="en-GB"/>
                              </w:rPr>
                              <w:t>u</w:t>
                            </w:r>
                            <w:r>
                              <w:rPr>
                                <w:i/>
                                <w:color w:val="727376"/>
                                <w:spacing w:val="-2"/>
                                <w:lang w:val="en-GB"/>
                              </w:rPr>
                              <w:t>c</w:t>
                            </w:r>
                            <w:r>
                              <w:rPr>
                                <w:i/>
                                <w:color w:val="727376"/>
                                <w:lang w:val="en-GB"/>
                              </w:rPr>
                              <w:t>h</w:t>
                            </w:r>
                            <w:r>
                              <w:rPr>
                                <w:i/>
                                <w:color w:val="727376"/>
                                <w:spacing w:val="-19"/>
                                <w:lang w:val="en-GB"/>
                              </w:rPr>
                              <w:t xml:space="preserve"> </w:t>
                            </w:r>
                            <w:r>
                              <w:rPr>
                                <w:i/>
                                <w:color w:val="727376"/>
                                <w:lang w:val="en-GB"/>
                              </w:rPr>
                              <w:t>as</w:t>
                            </w:r>
                            <w:r>
                              <w:rPr>
                                <w:i/>
                                <w:color w:val="727376"/>
                                <w:spacing w:val="-16"/>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1"/>
                                <w:w w:val="89"/>
                                <w:lang w:val="en-GB"/>
                              </w:rPr>
                              <w:t>acc</w:t>
                            </w:r>
                            <w:r>
                              <w:rPr>
                                <w:i/>
                                <w:color w:val="727376"/>
                                <w:spacing w:val="-2"/>
                                <w:w w:val="89"/>
                                <w:lang w:val="en-GB"/>
                              </w:rPr>
                              <w:t>es</w:t>
                            </w:r>
                            <w:r>
                              <w:rPr>
                                <w:i/>
                                <w:color w:val="727376"/>
                                <w:w w:val="89"/>
                                <w:lang w:val="en-GB"/>
                              </w:rPr>
                              <w:t>s,</w:t>
                            </w:r>
                            <w:r>
                              <w:rPr>
                                <w:i/>
                                <w:color w:val="727376"/>
                                <w:spacing w:val="3"/>
                                <w:w w:val="89"/>
                                <w:lang w:val="en-GB"/>
                              </w:rPr>
                              <w:t xml:space="preserve"> </w:t>
                            </w:r>
                            <w:r>
                              <w:rPr>
                                <w:i/>
                                <w:color w:val="727376"/>
                                <w:spacing w:val="-1"/>
                                <w:w w:val="101"/>
                                <w:lang w:val="en-GB"/>
                              </w:rPr>
                              <w:t>d</w:t>
                            </w:r>
                            <w:r>
                              <w:rPr>
                                <w:i/>
                                <w:color w:val="727376"/>
                                <w:spacing w:val="-4"/>
                                <w:w w:val="98"/>
                                <w:lang w:val="en-GB"/>
                              </w:rPr>
                              <w:t>a</w:t>
                            </w:r>
                            <w:r>
                              <w:rPr>
                                <w:i/>
                                <w:color w:val="727376"/>
                                <w:spacing w:val="-2"/>
                                <w:w w:val="110"/>
                                <w:lang w:val="en-GB"/>
                              </w:rPr>
                              <w:t>t</w:t>
                            </w:r>
                            <w:r>
                              <w:rPr>
                                <w:i/>
                                <w:color w:val="727376"/>
                                <w:w w:val="98"/>
                                <w:lang w:val="en-GB"/>
                              </w:rPr>
                              <w:t xml:space="preserve">a </w:t>
                            </w:r>
                            <w:r>
                              <w:rPr>
                                <w:i/>
                                <w:color w:val="727376"/>
                                <w:spacing w:val="-3"/>
                                <w:w w:val="95"/>
                                <w:lang w:val="en-GB"/>
                              </w:rPr>
                              <w:t>s</w:t>
                            </w:r>
                            <w:r>
                              <w:rPr>
                                <w:i/>
                                <w:color w:val="727376"/>
                                <w:spacing w:val="-1"/>
                                <w:w w:val="95"/>
                                <w:lang w:val="en-GB"/>
                              </w:rPr>
                              <w:t>h</w:t>
                            </w:r>
                            <w:r>
                              <w:rPr>
                                <w:i/>
                                <w:color w:val="727376"/>
                                <w:spacing w:val="-3"/>
                                <w:w w:val="95"/>
                                <w:lang w:val="en-GB"/>
                              </w:rPr>
                              <w:t>a</w:t>
                            </w:r>
                            <w:r>
                              <w:rPr>
                                <w:i/>
                                <w:color w:val="727376"/>
                                <w:spacing w:val="2"/>
                                <w:w w:val="95"/>
                                <w:lang w:val="en-GB"/>
                              </w:rPr>
                              <w:t>r</w:t>
                            </w:r>
                            <w:r>
                              <w:rPr>
                                <w:i/>
                                <w:color w:val="727376"/>
                                <w:spacing w:val="-3"/>
                                <w:w w:val="95"/>
                                <w:lang w:val="en-GB"/>
                              </w:rPr>
                              <w:t>in</w:t>
                            </w:r>
                            <w:r>
                              <w:rPr>
                                <w:i/>
                                <w:color w:val="727376"/>
                                <w:spacing w:val="-2"/>
                                <w:w w:val="95"/>
                                <w:lang w:val="en-GB"/>
                              </w:rPr>
                              <w:t>g</w:t>
                            </w:r>
                            <w:r>
                              <w:rPr>
                                <w:i/>
                                <w:color w:val="727376"/>
                                <w:w w:val="95"/>
                                <w:lang w:val="en-GB"/>
                              </w:rPr>
                              <w:t>,</w:t>
                            </w:r>
                            <w:r>
                              <w:rPr>
                                <w:i/>
                                <w:color w:val="727376"/>
                                <w:spacing w:val="1"/>
                                <w:w w:val="95"/>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lang w:val="en-GB"/>
                              </w:rPr>
                              <w:t>q</w:t>
                            </w:r>
                            <w:r>
                              <w:rPr>
                                <w:i/>
                                <w:color w:val="727376"/>
                                <w:spacing w:val="-1"/>
                                <w:lang w:val="en-GB"/>
                              </w:rPr>
                              <w:t>u</w:t>
                            </w:r>
                            <w:r>
                              <w:rPr>
                                <w:i/>
                                <w:color w:val="727376"/>
                                <w:spacing w:val="-2"/>
                                <w:lang w:val="en-GB"/>
                              </w:rPr>
                              <w:t>a</w:t>
                            </w:r>
                            <w:r>
                              <w:rPr>
                                <w:i/>
                                <w:color w:val="727376"/>
                                <w:spacing w:val="-3"/>
                                <w:lang w:val="en-GB"/>
                              </w:rPr>
                              <w:t>li</w:t>
                            </w:r>
                            <w:r>
                              <w:rPr>
                                <w:i/>
                                <w:color w:val="727376"/>
                                <w:lang w:val="en-GB"/>
                              </w:rPr>
                              <w:t>t</w:t>
                            </w:r>
                            <w:r>
                              <w:rPr>
                                <w:i/>
                                <w:color w:val="727376"/>
                                <w:spacing w:val="-12"/>
                                <w:lang w:val="en-GB"/>
                              </w:rPr>
                              <w:t>y</w:t>
                            </w:r>
                            <w:r>
                              <w:rPr>
                                <w:i/>
                                <w:color w:val="727376"/>
                                <w:lang w:val="en-GB"/>
                              </w:rPr>
                              <w:t>,</w:t>
                            </w:r>
                            <w:r>
                              <w:rPr>
                                <w:i/>
                                <w:color w:val="727376"/>
                                <w:spacing w:val="-8"/>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w w:val="96"/>
                                <w:lang w:val="en-GB"/>
                              </w:rPr>
                              <w:t>a</w:t>
                            </w:r>
                            <w:r>
                              <w:rPr>
                                <w:i/>
                                <w:color w:val="727376"/>
                                <w:spacing w:val="-4"/>
                                <w:w w:val="96"/>
                                <w:lang w:val="en-GB"/>
                              </w:rPr>
                              <w:t>r</w:t>
                            </w:r>
                            <w:r>
                              <w:rPr>
                                <w:i/>
                                <w:color w:val="727376"/>
                                <w:spacing w:val="-2"/>
                                <w:w w:val="96"/>
                                <w:lang w:val="en-GB"/>
                              </w:rPr>
                              <w:t>c</w:t>
                            </w:r>
                            <w:r>
                              <w:rPr>
                                <w:i/>
                                <w:color w:val="727376"/>
                                <w:spacing w:val="-3"/>
                                <w:w w:val="96"/>
                                <w:lang w:val="en-GB"/>
                              </w:rPr>
                              <w:t>hi</w:t>
                            </w:r>
                            <w:r>
                              <w:rPr>
                                <w:i/>
                                <w:color w:val="727376"/>
                                <w:spacing w:val="3"/>
                                <w:w w:val="96"/>
                                <w:lang w:val="en-GB"/>
                              </w:rPr>
                              <w:t>v</w:t>
                            </w:r>
                            <w:r>
                              <w:rPr>
                                <w:i/>
                                <w:color w:val="727376"/>
                                <w:spacing w:val="-3"/>
                                <w:w w:val="96"/>
                                <w:lang w:val="en-GB"/>
                              </w:rPr>
                              <w:t>in</w:t>
                            </w:r>
                            <w:r>
                              <w:rPr>
                                <w:i/>
                                <w:color w:val="727376"/>
                                <w:w w:val="96"/>
                                <w:lang w:val="en-GB"/>
                              </w:rPr>
                              <w:t>g</w:t>
                            </w:r>
                            <w:r>
                              <w:rPr>
                                <w:i/>
                                <w:color w:val="727376"/>
                                <w:spacing w:val="-1"/>
                                <w:w w:val="96"/>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89"/>
                                <w:lang w:val="en-GB"/>
                              </w:rPr>
                              <w:t>l</w:t>
                            </w:r>
                            <w:r>
                              <w:rPr>
                                <w:i/>
                                <w:color w:val="727376"/>
                                <w:spacing w:val="-2"/>
                                <w:w w:val="89"/>
                                <w:lang w:val="en-GB"/>
                              </w:rPr>
                              <w:t>e</w:t>
                            </w:r>
                            <w:r>
                              <w:rPr>
                                <w:i/>
                                <w:color w:val="727376"/>
                                <w:w w:val="89"/>
                                <w:lang w:val="en-GB"/>
                              </w:rPr>
                              <w:t>g</w:t>
                            </w:r>
                            <w:r>
                              <w:rPr>
                                <w:i/>
                                <w:color w:val="727376"/>
                                <w:spacing w:val="-2"/>
                                <w:w w:val="89"/>
                                <w:lang w:val="en-GB"/>
                              </w:rPr>
                              <w:t>a</w:t>
                            </w:r>
                            <w:r>
                              <w:rPr>
                                <w:i/>
                                <w:color w:val="727376"/>
                                <w:w w:val="89"/>
                                <w:lang w:val="en-GB"/>
                              </w:rPr>
                              <w:t>l</w:t>
                            </w:r>
                            <w:r>
                              <w:rPr>
                                <w:i/>
                                <w:color w:val="727376"/>
                                <w:spacing w:val="4"/>
                                <w:w w:val="89"/>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95"/>
                                <w:lang w:val="en-GB"/>
                              </w:rPr>
                              <w:t>e</w:t>
                            </w:r>
                            <w:r>
                              <w:rPr>
                                <w:i/>
                                <w:color w:val="727376"/>
                                <w:spacing w:val="-2"/>
                                <w:w w:val="95"/>
                                <w:lang w:val="en-GB"/>
                              </w:rPr>
                              <w:t>t</w:t>
                            </w:r>
                            <w:r>
                              <w:rPr>
                                <w:i/>
                                <w:color w:val="727376"/>
                                <w:spacing w:val="-3"/>
                                <w:w w:val="95"/>
                                <w:lang w:val="en-GB"/>
                              </w:rPr>
                              <w:t>h</w:t>
                            </w:r>
                            <w:r>
                              <w:rPr>
                                <w:i/>
                                <w:color w:val="727376"/>
                                <w:spacing w:val="-1"/>
                                <w:w w:val="95"/>
                                <w:lang w:val="en-GB"/>
                              </w:rPr>
                              <w:t>ic</w:t>
                            </w:r>
                            <w:r>
                              <w:rPr>
                                <w:i/>
                                <w:color w:val="727376"/>
                                <w:spacing w:val="-2"/>
                                <w:w w:val="95"/>
                                <w:lang w:val="en-GB"/>
                              </w:rPr>
                              <w:t>a</w:t>
                            </w:r>
                            <w:r>
                              <w:rPr>
                                <w:i/>
                                <w:color w:val="727376"/>
                                <w:w w:val="95"/>
                                <w:lang w:val="en-GB"/>
                              </w:rPr>
                              <w:t>l</w:t>
                            </w:r>
                            <w:r>
                              <w:rPr>
                                <w:i/>
                                <w:color w:val="727376"/>
                                <w:spacing w:val="2"/>
                                <w:w w:val="95"/>
                                <w:lang w:val="en-GB"/>
                              </w:rPr>
                              <w:t xml:space="preserve"> </w:t>
                            </w:r>
                            <w:r>
                              <w:rPr>
                                <w:i/>
                                <w:color w:val="727376"/>
                                <w:lang w:val="en-GB"/>
                              </w:rPr>
                              <w:t>a</w:t>
                            </w:r>
                            <w:r>
                              <w:rPr>
                                <w:i/>
                                <w:color w:val="727376"/>
                                <w:spacing w:val="-2"/>
                                <w:lang w:val="en-GB"/>
                              </w:rPr>
                              <w:t>s</w:t>
                            </w:r>
                            <w:r>
                              <w:rPr>
                                <w:i/>
                                <w:color w:val="727376"/>
                                <w:spacing w:val="-1"/>
                                <w:lang w:val="en-GB"/>
                              </w:rPr>
                              <w:t>pe</w:t>
                            </w:r>
                            <w:r>
                              <w:rPr>
                                <w:i/>
                                <w:color w:val="727376"/>
                                <w:spacing w:val="1"/>
                                <w:lang w:val="en-GB"/>
                              </w:rPr>
                              <w:t>c</w:t>
                            </w:r>
                            <w:r>
                              <w:rPr>
                                <w:i/>
                                <w:color w:val="727376"/>
                                <w:lang w:val="en-GB"/>
                              </w:rPr>
                              <w:t>ts.</w:t>
                            </w:r>
                            <w:r w:rsidRPr="008F69C0">
                              <w:rPr>
                                <w:i/>
                                <w:color w:val="727376"/>
                                <w:lang w:val="en-GB"/>
                              </w:rPr>
                              <w:t xml:space="preserve"> </w:t>
                            </w:r>
                            <w:r w:rsidRPr="008F69C0">
                              <w:rPr>
                                <w:i/>
                                <w:color w:val="7F7F7F"/>
                              </w:rPr>
                              <w:t xml:space="preserve">As stated in </w:t>
                            </w:r>
                            <w:r>
                              <w:rPr>
                                <w:i/>
                                <w:color w:val="7F7F7F"/>
                              </w:rPr>
                              <w:t>DASISH</w:t>
                            </w:r>
                            <w:r w:rsidRPr="008F69C0">
                              <w:rPr>
                                <w:i/>
                                <w:color w:val="7F7F7F"/>
                              </w:rPr>
                              <w:t xml:space="preserve"> task 5.6 description</w:t>
                            </w:r>
                            <w:r w:rsidRPr="008F69C0">
                              <w:rPr>
                                <w:color w:val="7F7F7F"/>
                              </w:rPr>
                              <w:t xml:space="preserve">, </w:t>
                            </w:r>
                            <w:r w:rsidRPr="008F69C0">
                              <w:rPr>
                                <w:i/>
                                <w:color w:val="7F7F7F"/>
                              </w:rPr>
                              <w:t>researchers need to be able to store the results of collaborative intellectual work either as an annotation of a single fragment or in the form of typed relations between a number of fragments.</w:t>
                            </w:r>
                          </w:p>
                          <w:p w14:paraId="0DB838ED" w14:textId="77777777" w:rsidR="008B050D" w:rsidRDefault="008B050D"/>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0" o:spid="_x0000_s1026" type="#_x0000_t202" style="position:absolute;margin-left:269pt;margin-top:.1pt;width:214pt;height:153.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" filled="f" stroked="f">
                <v:textbox inset=",7.2pt,,7.2pt">
                  <w:txbxContent>
                    <w:p w14:paraId="1D602D58" w14:textId="5C67C69C" w:rsidR="005C42FE" w:rsidRDefault="005C42FE" w:rsidP="008F69C0">
                      <w:pPr>
                        <w:spacing w:before="58"/>
                        <w:ind w:right="82"/>
                        <w:rPr>
                          <w:i/>
                          <w:color w:val="727376"/>
                          <w:lang w:val="en-GB"/>
                        </w:rPr>
                      </w:pPr>
                      <w:r>
                        <w:rPr>
                          <w:i/>
                          <w:color w:val="727376"/>
                          <w:spacing w:val="1"/>
                          <w:lang w:val="en-GB"/>
                        </w:rPr>
                        <w:t>The goal of 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1"/>
                          <w:w w:val="95"/>
                          <w:lang w:val="en-GB"/>
                        </w:rPr>
                        <w:t>S</w:t>
                      </w:r>
                      <w:r>
                        <w:rPr>
                          <w:i/>
                          <w:color w:val="727376"/>
                          <w:w w:val="95"/>
                          <w:lang w:val="en-GB"/>
                        </w:rPr>
                        <w:t>e</w:t>
                      </w:r>
                      <w:r>
                        <w:rPr>
                          <w:i/>
                          <w:color w:val="727376"/>
                          <w:spacing w:val="4"/>
                          <w:w w:val="95"/>
                          <w:lang w:val="en-GB"/>
                        </w:rPr>
                        <w:t>r</w:t>
                      </w:r>
                      <w:r>
                        <w:rPr>
                          <w:i/>
                          <w:color w:val="727376"/>
                          <w:spacing w:val="3"/>
                          <w:w w:val="95"/>
                          <w:lang w:val="en-GB"/>
                        </w:rPr>
                        <w:t>v</w:t>
                      </w:r>
                      <w:r>
                        <w:rPr>
                          <w:i/>
                          <w:color w:val="727376"/>
                          <w:spacing w:val="-1"/>
                          <w:w w:val="95"/>
                          <w:lang w:val="en-GB"/>
                        </w:rPr>
                        <w:t>ic</w:t>
                      </w:r>
                      <w:r>
                        <w:rPr>
                          <w:i/>
                          <w:color w:val="727376"/>
                          <w:w w:val="95"/>
                          <w:lang w:val="en-GB"/>
                        </w:rPr>
                        <w:t>e</w:t>
                      </w:r>
                      <w:r>
                        <w:rPr>
                          <w:i/>
                          <w:color w:val="727376"/>
                          <w:spacing w:val="-14"/>
                          <w:w w:val="95"/>
                          <w:lang w:val="en-GB"/>
                        </w:rPr>
                        <w:t xml:space="preserve"> </w:t>
                      </w:r>
                      <w:r>
                        <w:rPr>
                          <w:i/>
                          <w:color w:val="727376"/>
                          <w:spacing w:val="-8"/>
                          <w:w w:val="95"/>
                          <w:lang w:val="en-GB"/>
                        </w:rPr>
                        <w:t>I</w:t>
                      </w:r>
                      <w:r>
                        <w:rPr>
                          <w:i/>
                          <w:color w:val="727376"/>
                          <w:spacing w:val="-2"/>
                          <w:w w:val="95"/>
                          <w:lang w:val="en-GB"/>
                        </w:rPr>
                        <w:t>n</w:t>
                      </w:r>
                      <w:r>
                        <w:rPr>
                          <w:i/>
                          <w:color w:val="727376"/>
                          <w:spacing w:val="2"/>
                          <w:w w:val="95"/>
                          <w:lang w:val="en-GB"/>
                        </w:rPr>
                        <w:t>f</w:t>
                      </w:r>
                      <w:r>
                        <w:rPr>
                          <w:i/>
                          <w:color w:val="727376"/>
                          <w:spacing w:val="-4"/>
                          <w:w w:val="95"/>
                          <w:lang w:val="en-GB"/>
                        </w:rPr>
                        <w:t>r</w:t>
                      </w:r>
                      <w:r>
                        <w:rPr>
                          <w:i/>
                          <w:color w:val="727376"/>
                          <w:w w:val="95"/>
                          <w:lang w:val="en-GB"/>
                        </w:rPr>
                        <w:t>a</w:t>
                      </w:r>
                      <w:r>
                        <w:rPr>
                          <w:i/>
                          <w:color w:val="727376"/>
                          <w:spacing w:val="-2"/>
                          <w:w w:val="95"/>
                          <w:lang w:val="en-GB"/>
                        </w:rPr>
                        <w:t>st</w:t>
                      </w:r>
                      <w:r>
                        <w:rPr>
                          <w:i/>
                          <w:color w:val="727376"/>
                          <w:spacing w:val="2"/>
                          <w:w w:val="95"/>
                          <w:lang w:val="en-GB"/>
                        </w:rPr>
                        <w:t>r</w:t>
                      </w:r>
                      <w:r>
                        <w:rPr>
                          <w:i/>
                          <w:color w:val="727376"/>
                          <w:spacing w:val="-1"/>
                          <w:w w:val="95"/>
                          <w:lang w:val="en-GB"/>
                        </w:rPr>
                        <w:t>u</w:t>
                      </w:r>
                      <w:r>
                        <w:rPr>
                          <w:i/>
                          <w:color w:val="727376"/>
                          <w:spacing w:val="1"/>
                          <w:w w:val="95"/>
                          <w:lang w:val="en-GB"/>
                        </w:rPr>
                        <w:t>c</w:t>
                      </w:r>
                      <w:r>
                        <w:rPr>
                          <w:i/>
                          <w:color w:val="727376"/>
                          <w:spacing w:val="-2"/>
                          <w:w w:val="95"/>
                          <w:lang w:val="en-GB"/>
                        </w:rPr>
                        <w:t>t</w:t>
                      </w:r>
                      <w:r>
                        <w:rPr>
                          <w:i/>
                          <w:color w:val="727376"/>
                          <w:spacing w:val="-3"/>
                          <w:w w:val="95"/>
                          <w:lang w:val="en-GB"/>
                        </w:rPr>
                        <w:t>u</w:t>
                      </w:r>
                      <w:r>
                        <w:rPr>
                          <w:i/>
                          <w:color w:val="727376"/>
                          <w:spacing w:val="-4"/>
                          <w:w w:val="95"/>
                          <w:lang w:val="en-GB"/>
                        </w:rPr>
                        <w:t>r</w:t>
                      </w:r>
                      <w:r>
                        <w:rPr>
                          <w:i/>
                          <w:color w:val="727376"/>
                          <w:w w:val="95"/>
                          <w:lang w:val="en-GB"/>
                        </w:rPr>
                        <w:t>e</w:t>
                      </w:r>
                      <w:r>
                        <w:rPr>
                          <w:i/>
                          <w:color w:val="727376"/>
                          <w:spacing w:val="33"/>
                          <w:w w:val="95"/>
                          <w:lang w:val="en-GB"/>
                        </w:rPr>
                        <w:t xml:space="preserve"> </w:t>
                      </w:r>
                      <w:r>
                        <w:rPr>
                          <w:i/>
                          <w:color w:val="727376"/>
                          <w:spacing w:val="-2"/>
                          <w:lang w:val="en-GB"/>
                        </w:rPr>
                        <w:t>fo</w:t>
                      </w:r>
                      <w:r>
                        <w:rPr>
                          <w:i/>
                          <w:color w:val="727376"/>
                          <w:lang w:val="en-GB"/>
                        </w:rPr>
                        <w:t>r</w:t>
                      </w:r>
                      <w:r>
                        <w:rPr>
                          <w:i/>
                          <w:color w:val="727376"/>
                          <w:spacing w:val="-16"/>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1"/>
                          <w:w w:val="91"/>
                          <w:lang w:val="en-GB"/>
                        </w:rPr>
                        <w:t>S</w:t>
                      </w:r>
                      <w:r>
                        <w:rPr>
                          <w:i/>
                          <w:color w:val="727376"/>
                          <w:spacing w:val="-1"/>
                          <w:w w:val="91"/>
                          <w:lang w:val="en-GB"/>
                        </w:rPr>
                        <w:t>o</w:t>
                      </w:r>
                      <w:r>
                        <w:rPr>
                          <w:i/>
                          <w:color w:val="727376"/>
                          <w:w w:val="91"/>
                          <w:lang w:val="en-GB"/>
                        </w:rPr>
                        <w:t>c</w:t>
                      </w:r>
                      <w:r>
                        <w:rPr>
                          <w:i/>
                          <w:color w:val="727376"/>
                          <w:spacing w:val="-1"/>
                          <w:w w:val="91"/>
                          <w:lang w:val="en-GB"/>
                        </w:rPr>
                        <w:t>i</w:t>
                      </w:r>
                      <w:r>
                        <w:rPr>
                          <w:i/>
                          <w:color w:val="727376"/>
                          <w:spacing w:val="-2"/>
                          <w:w w:val="91"/>
                          <w:lang w:val="en-GB"/>
                        </w:rPr>
                        <w:t>a</w:t>
                      </w:r>
                      <w:r>
                        <w:rPr>
                          <w:i/>
                          <w:color w:val="727376"/>
                          <w:w w:val="91"/>
                          <w:lang w:val="en-GB"/>
                        </w:rPr>
                        <w:t>l</w:t>
                      </w:r>
                      <w:r>
                        <w:rPr>
                          <w:i/>
                          <w:color w:val="727376"/>
                          <w:spacing w:val="10"/>
                          <w:w w:val="91"/>
                          <w:lang w:val="en-GB"/>
                        </w:rPr>
                        <w:t xml:space="preserve"> </w:t>
                      </w:r>
                      <w:r>
                        <w:rPr>
                          <w:i/>
                          <w:color w:val="727376"/>
                          <w:spacing w:val="1"/>
                          <w:w w:val="91"/>
                          <w:lang w:val="en-GB"/>
                        </w:rPr>
                        <w:t>S</w:t>
                      </w:r>
                      <w:r>
                        <w:rPr>
                          <w:i/>
                          <w:color w:val="727376"/>
                          <w:w w:val="91"/>
                          <w:lang w:val="en-GB"/>
                        </w:rPr>
                        <w:t>c</w:t>
                      </w:r>
                      <w:r>
                        <w:rPr>
                          <w:i/>
                          <w:color w:val="727376"/>
                          <w:spacing w:val="-1"/>
                          <w:w w:val="91"/>
                          <w:lang w:val="en-GB"/>
                        </w:rPr>
                        <w:t>i</w:t>
                      </w:r>
                      <w:r>
                        <w:rPr>
                          <w:i/>
                          <w:color w:val="727376"/>
                          <w:w w:val="91"/>
                          <w:lang w:val="en-GB"/>
                        </w:rPr>
                        <w:t>e</w:t>
                      </w:r>
                      <w:r>
                        <w:rPr>
                          <w:i/>
                          <w:color w:val="727376"/>
                          <w:spacing w:val="-1"/>
                          <w:w w:val="91"/>
                          <w:lang w:val="en-GB"/>
                        </w:rPr>
                        <w:t>nc</w:t>
                      </w:r>
                      <w:r>
                        <w:rPr>
                          <w:i/>
                          <w:color w:val="727376"/>
                          <w:spacing w:val="-2"/>
                          <w:w w:val="91"/>
                          <w:lang w:val="en-GB"/>
                        </w:rPr>
                        <w:t>e</w:t>
                      </w:r>
                      <w:r>
                        <w:rPr>
                          <w:i/>
                          <w:color w:val="727376"/>
                          <w:w w:val="91"/>
                          <w:lang w:val="en-GB"/>
                        </w:rPr>
                        <w:t>s</w:t>
                      </w:r>
                      <w:r>
                        <w:rPr>
                          <w:i/>
                          <w:color w:val="727376"/>
                          <w:spacing w:val="5"/>
                          <w:w w:val="91"/>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8"/>
                          <w:w w:val="102"/>
                          <w:lang w:val="en-GB"/>
                        </w:rPr>
                        <w:t>H</w:t>
                      </w:r>
                      <w:r>
                        <w:rPr>
                          <w:i/>
                          <w:color w:val="727376"/>
                          <w:spacing w:val="-3"/>
                          <w:w w:val="106"/>
                          <w:lang w:val="en-GB"/>
                        </w:rPr>
                        <w:t>u</w:t>
                      </w:r>
                      <w:r>
                        <w:rPr>
                          <w:i/>
                          <w:color w:val="727376"/>
                          <w:spacing w:val="-1"/>
                          <w:w w:val="109"/>
                          <w:lang w:val="en-GB"/>
                        </w:rPr>
                        <w:t>m</w:t>
                      </w:r>
                      <w:r>
                        <w:rPr>
                          <w:i/>
                          <w:color w:val="727376"/>
                          <w:spacing w:val="-3"/>
                          <w:w w:val="98"/>
                          <w:lang w:val="en-GB"/>
                        </w:rPr>
                        <w:t>a</w:t>
                      </w:r>
                      <w:r>
                        <w:rPr>
                          <w:i/>
                          <w:color w:val="727376"/>
                          <w:spacing w:val="-3"/>
                          <w:w w:val="106"/>
                          <w:lang w:val="en-GB"/>
                        </w:rPr>
                        <w:t>n</w:t>
                      </w:r>
                      <w:r>
                        <w:rPr>
                          <w:i/>
                          <w:color w:val="727376"/>
                          <w:spacing w:val="-3"/>
                          <w:w w:val="98"/>
                          <w:lang w:val="en-GB"/>
                        </w:rPr>
                        <w:t>i</w:t>
                      </w:r>
                      <w:r>
                        <w:rPr>
                          <w:i/>
                          <w:color w:val="727376"/>
                          <w:spacing w:val="-2"/>
                          <w:w w:val="110"/>
                          <w:lang w:val="en-GB"/>
                        </w:rPr>
                        <w:t>t</w:t>
                      </w:r>
                      <w:r>
                        <w:rPr>
                          <w:i/>
                          <w:color w:val="727376"/>
                          <w:spacing w:val="-1"/>
                          <w:w w:val="98"/>
                          <w:lang w:val="en-GB"/>
                        </w:rPr>
                        <w:t>i</w:t>
                      </w:r>
                      <w:r>
                        <w:rPr>
                          <w:i/>
                          <w:color w:val="727376"/>
                          <w:spacing w:val="-2"/>
                          <w:w w:val="90"/>
                          <w:lang w:val="en-GB"/>
                        </w:rPr>
                        <w:t>e</w:t>
                      </w:r>
                      <w:r>
                        <w:rPr>
                          <w:i/>
                          <w:color w:val="727376"/>
                          <w:w w:val="86"/>
                          <w:lang w:val="en-GB"/>
                        </w:rPr>
                        <w:t xml:space="preserve">s </w:t>
                      </w:r>
                      <w:r>
                        <w:rPr>
                          <w:i/>
                          <w:color w:val="727376"/>
                          <w:lang w:val="en-GB"/>
                        </w:rPr>
                        <w:t>(</w:t>
                      </w:r>
                      <w:r>
                        <w:rPr>
                          <w:i/>
                          <w:color w:val="727376"/>
                          <w:spacing w:val="-2"/>
                          <w:lang w:val="en-GB"/>
                        </w:rPr>
                        <w:t>D</w:t>
                      </w:r>
                      <w:r>
                        <w:rPr>
                          <w:i/>
                          <w:color w:val="727376"/>
                          <w:spacing w:val="-4"/>
                          <w:lang w:val="en-GB"/>
                        </w:rPr>
                        <w:t>A</w:t>
                      </w:r>
                      <w:r>
                        <w:rPr>
                          <w:i/>
                          <w:color w:val="727376"/>
                          <w:spacing w:val="-2"/>
                          <w:lang w:val="en-GB"/>
                        </w:rPr>
                        <w:t>S</w:t>
                      </w:r>
                      <w:r>
                        <w:rPr>
                          <w:i/>
                          <w:color w:val="727376"/>
                          <w:lang w:val="en-GB"/>
                        </w:rPr>
                        <w:t>I</w:t>
                      </w:r>
                      <w:r>
                        <w:rPr>
                          <w:i/>
                          <w:color w:val="727376"/>
                          <w:spacing w:val="-2"/>
                          <w:lang w:val="en-GB"/>
                        </w:rPr>
                        <w:t>S</w:t>
                      </w:r>
                      <w:r>
                        <w:rPr>
                          <w:i/>
                          <w:color w:val="727376"/>
                          <w:lang w:val="en-GB"/>
                        </w:rPr>
                        <w:t>H)</w:t>
                      </w:r>
                      <w:r>
                        <w:rPr>
                          <w:i/>
                          <w:color w:val="727376"/>
                          <w:spacing w:val="-8"/>
                          <w:lang w:val="en-GB"/>
                        </w:rPr>
                        <w:t xml:space="preserve"> </w:t>
                      </w:r>
                      <w:r>
                        <w:rPr>
                          <w:i/>
                          <w:color w:val="727376"/>
                          <w:spacing w:val="1"/>
                          <w:lang w:val="en-GB"/>
                        </w:rPr>
                        <w:t>i</w:t>
                      </w:r>
                      <w:r>
                        <w:rPr>
                          <w:i/>
                          <w:color w:val="727376"/>
                          <w:lang w:val="en-GB"/>
                        </w:rPr>
                        <w:t>s</w:t>
                      </w:r>
                      <w:r>
                        <w:rPr>
                          <w:i/>
                          <w:color w:val="727376"/>
                          <w:spacing w:val="-16"/>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de</w:t>
                      </w:r>
                      <w:r>
                        <w:rPr>
                          <w:i/>
                          <w:color w:val="727376"/>
                          <w:spacing w:val="-2"/>
                          <w:lang w:val="en-GB"/>
                        </w:rPr>
                        <w:t>t</w:t>
                      </w:r>
                      <w:r>
                        <w:rPr>
                          <w:i/>
                          <w:color w:val="727376"/>
                          <w:lang w:val="en-GB"/>
                        </w:rPr>
                        <w:t>e</w:t>
                      </w:r>
                      <w:r>
                        <w:rPr>
                          <w:i/>
                          <w:color w:val="727376"/>
                          <w:spacing w:val="2"/>
                          <w:lang w:val="en-GB"/>
                        </w:rPr>
                        <w:t>r</w:t>
                      </w:r>
                      <w:r>
                        <w:rPr>
                          <w:i/>
                          <w:color w:val="727376"/>
                          <w:spacing w:val="-3"/>
                          <w:lang w:val="en-GB"/>
                        </w:rPr>
                        <w:t>mi</w:t>
                      </w:r>
                      <w:r>
                        <w:rPr>
                          <w:i/>
                          <w:color w:val="727376"/>
                          <w:spacing w:val="-1"/>
                          <w:lang w:val="en-GB"/>
                        </w:rPr>
                        <w:t>n</w:t>
                      </w:r>
                      <w:r>
                        <w:rPr>
                          <w:i/>
                          <w:color w:val="727376"/>
                          <w:lang w:val="en-GB"/>
                        </w:rPr>
                        <w:t>e</w:t>
                      </w:r>
                      <w:r>
                        <w:rPr>
                          <w:i/>
                          <w:color w:val="727376"/>
                          <w:spacing w:val="-11"/>
                          <w:lang w:val="en-GB"/>
                        </w:rPr>
                        <w:t xml:space="preserve"> </w:t>
                      </w:r>
                      <w:r>
                        <w:rPr>
                          <w:i/>
                          <w:color w:val="727376"/>
                          <w:spacing w:val="-3"/>
                          <w:w w:val="93"/>
                          <w:lang w:val="en-GB"/>
                        </w:rPr>
                        <w:t>a</w:t>
                      </w:r>
                      <w:r>
                        <w:rPr>
                          <w:i/>
                          <w:color w:val="727376"/>
                          <w:spacing w:val="-4"/>
                          <w:w w:val="93"/>
                          <w:lang w:val="en-GB"/>
                        </w:rPr>
                        <w:t>r</w:t>
                      </w:r>
                      <w:r>
                        <w:rPr>
                          <w:i/>
                          <w:color w:val="727376"/>
                          <w:spacing w:val="-1"/>
                          <w:w w:val="93"/>
                          <w:lang w:val="en-GB"/>
                        </w:rPr>
                        <w:t>e</w:t>
                      </w:r>
                      <w:r>
                        <w:rPr>
                          <w:i/>
                          <w:color w:val="727376"/>
                          <w:w w:val="93"/>
                          <w:lang w:val="en-GB"/>
                        </w:rPr>
                        <w:t>as</w:t>
                      </w:r>
                      <w:r>
                        <w:rPr>
                          <w:i/>
                          <w:color w:val="727376"/>
                          <w:spacing w:val="2"/>
                          <w:w w:val="93"/>
                          <w:lang w:val="en-GB"/>
                        </w:rPr>
                        <w:t xml:space="preserve"> </w:t>
                      </w:r>
                      <w:r>
                        <w:rPr>
                          <w:i/>
                          <w:color w:val="727376"/>
                          <w:spacing w:val="-2"/>
                          <w:lang w:val="en-GB"/>
                        </w:rPr>
                        <w:t>o</w:t>
                      </w:r>
                      <w:r>
                        <w:rPr>
                          <w:i/>
                          <w:color w:val="727376"/>
                          <w:lang w:val="en-GB"/>
                        </w:rPr>
                        <w:t>f</w:t>
                      </w:r>
                      <w:r>
                        <w:rPr>
                          <w:i/>
                          <w:color w:val="727376"/>
                          <w:spacing w:val="-12"/>
                          <w:lang w:val="en-GB"/>
                        </w:rPr>
                        <w:t xml:space="preserve"> </w:t>
                      </w:r>
                      <w:r>
                        <w:rPr>
                          <w:i/>
                          <w:color w:val="727376"/>
                          <w:lang w:val="en-GB"/>
                        </w:rPr>
                        <w:t>c</w:t>
                      </w:r>
                      <w:r>
                        <w:rPr>
                          <w:i/>
                          <w:color w:val="727376"/>
                          <w:spacing w:val="-4"/>
                          <w:lang w:val="en-GB"/>
                        </w:rPr>
                        <w:t>r</w:t>
                      </w:r>
                      <w:r>
                        <w:rPr>
                          <w:i/>
                          <w:color w:val="727376"/>
                          <w:spacing w:val="-1"/>
                          <w:lang w:val="en-GB"/>
                        </w:rPr>
                        <w:t>o</w:t>
                      </w:r>
                      <w:r>
                        <w:rPr>
                          <w:i/>
                          <w:color w:val="727376"/>
                          <w:spacing w:val="-2"/>
                          <w:lang w:val="en-GB"/>
                        </w:rPr>
                        <w:t>s</w:t>
                      </w:r>
                      <w:r>
                        <w:rPr>
                          <w:i/>
                          <w:color w:val="727376"/>
                          <w:lang w:val="en-GB"/>
                        </w:rPr>
                        <w:t xml:space="preserve">s- </w:t>
                      </w:r>
                      <w:r>
                        <w:rPr>
                          <w:i/>
                          <w:color w:val="727376"/>
                          <w:spacing w:val="-2"/>
                          <w:lang w:val="en-GB"/>
                        </w:rPr>
                        <w:t>f</w:t>
                      </w:r>
                      <w:r>
                        <w:rPr>
                          <w:i/>
                          <w:color w:val="727376"/>
                          <w:lang w:val="en-GB"/>
                        </w:rPr>
                        <w:t>e</w:t>
                      </w:r>
                      <w:r>
                        <w:rPr>
                          <w:i/>
                          <w:color w:val="727376"/>
                          <w:spacing w:val="4"/>
                          <w:lang w:val="en-GB"/>
                        </w:rPr>
                        <w:t>r</w:t>
                      </w:r>
                      <w:r>
                        <w:rPr>
                          <w:i/>
                          <w:color w:val="727376"/>
                          <w:spacing w:val="-2"/>
                          <w:lang w:val="en-GB"/>
                        </w:rPr>
                        <w:t>t</w:t>
                      </w:r>
                      <w:r>
                        <w:rPr>
                          <w:i/>
                          <w:color w:val="727376"/>
                          <w:spacing w:val="-1"/>
                          <w:lang w:val="en-GB"/>
                        </w:rPr>
                        <w:t>i</w:t>
                      </w:r>
                      <w:r>
                        <w:rPr>
                          <w:i/>
                          <w:color w:val="727376"/>
                          <w:spacing w:val="-3"/>
                          <w:lang w:val="en-GB"/>
                        </w:rPr>
                        <w:t>l</w:t>
                      </w:r>
                      <w:r>
                        <w:rPr>
                          <w:i/>
                          <w:color w:val="727376"/>
                          <w:lang w:val="en-GB"/>
                        </w:rPr>
                        <w:t>i</w:t>
                      </w:r>
                      <w:r>
                        <w:rPr>
                          <w:i/>
                          <w:color w:val="727376"/>
                          <w:spacing w:val="1"/>
                          <w:lang w:val="en-GB"/>
                        </w:rPr>
                        <w:t>z</w:t>
                      </w:r>
                      <w:r>
                        <w:rPr>
                          <w:i/>
                          <w:color w:val="727376"/>
                          <w:spacing w:val="-4"/>
                          <w:lang w:val="en-GB"/>
                        </w:rPr>
                        <w:t>a</w:t>
                      </w:r>
                      <w:r>
                        <w:rPr>
                          <w:i/>
                          <w:color w:val="727376"/>
                          <w:spacing w:val="-2"/>
                          <w:lang w:val="en-GB"/>
                        </w:rPr>
                        <w:t>t</w:t>
                      </w:r>
                      <w:r>
                        <w:rPr>
                          <w:i/>
                          <w:color w:val="727376"/>
                          <w:spacing w:val="-1"/>
                          <w:lang w:val="en-GB"/>
                        </w:rPr>
                        <w:t>i</w:t>
                      </w:r>
                      <w:r>
                        <w:rPr>
                          <w:i/>
                          <w:color w:val="727376"/>
                          <w:spacing w:val="-2"/>
                          <w:lang w:val="en-GB"/>
                        </w:rPr>
                        <w:t>o</w:t>
                      </w:r>
                      <w:r>
                        <w:rPr>
                          <w:i/>
                          <w:color w:val="727376"/>
                          <w:lang w:val="en-GB"/>
                        </w:rPr>
                        <w:t>n</w:t>
                      </w:r>
                      <w:r>
                        <w:rPr>
                          <w:i/>
                          <w:color w:val="727376"/>
                          <w:spacing w:val="-14"/>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w w:val="94"/>
                          <w:lang w:val="en-GB"/>
                        </w:rPr>
                        <w:t>s</w:t>
                      </w:r>
                      <w:r>
                        <w:rPr>
                          <w:i/>
                          <w:color w:val="727376"/>
                          <w:spacing w:val="3"/>
                          <w:w w:val="94"/>
                          <w:lang w:val="en-GB"/>
                        </w:rPr>
                        <w:t>y</w:t>
                      </w:r>
                      <w:r>
                        <w:rPr>
                          <w:i/>
                          <w:color w:val="727376"/>
                          <w:spacing w:val="-1"/>
                          <w:w w:val="94"/>
                          <w:lang w:val="en-GB"/>
                        </w:rPr>
                        <w:t>n</w:t>
                      </w:r>
                      <w:r>
                        <w:rPr>
                          <w:i/>
                          <w:color w:val="727376"/>
                          <w:w w:val="94"/>
                          <w:lang w:val="en-GB"/>
                        </w:rPr>
                        <w:t>e</w:t>
                      </w:r>
                      <w:r>
                        <w:rPr>
                          <w:i/>
                          <w:color w:val="727376"/>
                          <w:spacing w:val="-1"/>
                          <w:w w:val="94"/>
                          <w:lang w:val="en-GB"/>
                        </w:rPr>
                        <w:t>r</w:t>
                      </w:r>
                      <w:r>
                        <w:rPr>
                          <w:i/>
                          <w:color w:val="727376"/>
                          <w:spacing w:val="4"/>
                          <w:w w:val="94"/>
                          <w:lang w:val="en-GB"/>
                        </w:rPr>
                        <w:t>g</w:t>
                      </w:r>
                      <w:r>
                        <w:rPr>
                          <w:i/>
                          <w:color w:val="727376"/>
                          <w:w w:val="94"/>
                          <w:lang w:val="en-GB"/>
                        </w:rPr>
                        <w:t xml:space="preserve">y </w:t>
                      </w:r>
                      <w:r>
                        <w:rPr>
                          <w:i/>
                          <w:color w:val="727376"/>
                          <w:spacing w:val="-3"/>
                          <w:lang w:val="en-GB"/>
                        </w:rPr>
                        <w:t>i</w:t>
                      </w:r>
                      <w:r>
                        <w:rPr>
                          <w:i/>
                          <w:color w:val="727376"/>
                          <w:lang w:val="en-GB"/>
                        </w:rPr>
                        <w:t>n</w:t>
                      </w:r>
                      <w:r>
                        <w:rPr>
                          <w:i/>
                          <w:color w:val="727376"/>
                          <w:spacing w:val="1"/>
                          <w:lang w:val="en-GB"/>
                        </w:rPr>
                        <w:t xml:space="preserve"> </w:t>
                      </w:r>
                      <w:r>
                        <w:rPr>
                          <w:i/>
                          <w:color w:val="727376"/>
                          <w:spacing w:val="-2"/>
                          <w:lang w:val="en-GB"/>
                        </w:rPr>
                        <w:t>t</w:t>
                      </w:r>
                      <w:r>
                        <w:rPr>
                          <w:i/>
                          <w:color w:val="727376"/>
                          <w:spacing w:val="-1"/>
                          <w:lang w:val="en-GB"/>
                        </w:rPr>
                        <w:t>h</w:t>
                      </w:r>
                      <w:r>
                        <w:rPr>
                          <w:i/>
                          <w:color w:val="727376"/>
                          <w:lang w:val="en-GB"/>
                        </w:rPr>
                        <w:t>e</w:t>
                      </w:r>
                      <w:r>
                        <w:rPr>
                          <w:i/>
                          <w:color w:val="727376"/>
                          <w:spacing w:val="-5"/>
                          <w:lang w:val="en-GB"/>
                        </w:rPr>
                        <w:t xml:space="preserve"> </w:t>
                      </w:r>
                      <w:r>
                        <w:rPr>
                          <w:i/>
                          <w:color w:val="727376"/>
                          <w:spacing w:val="-3"/>
                          <w:w w:val="98"/>
                          <w:lang w:val="en-GB"/>
                        </w:rPr>
                        <w:t>i</w:t>
                      </w:r>
                      <w:r>
                        <w:rPr>
                          <w:i/>
                          <w:color w:val="727376"/>
                          <w:spacing w:val="-2"/>
                          <w:w w:val="98"/>
                          <w:lang w:val="en-GB"/>
                        </w:rPr>
                        <w:t>n</w:t>
                      </w:r>
                      <w:r>
                        <w:rPr>
                          <w:i/>
                          <w:color w:val="727376"/>
                          <w:spacing w:val="2"/>
                          <w:w w:val="98"/>
                          <w:lang w:val="en-GB"/>
                        </w:rPr>
                        <w:t>f</w:t>
                      </w:r>
                      <w:r>
                        <w:rPr>
                          <w:i/>
                          <w:color w:val="727376"/>
                          <w:spacing w:val="-4"/>
                          <w:w w:val="98"/>
                          <w:lang w:val="en-GB"/>
                        </w:rPr>
                        <w:t>r</w:t>
                      </w:r>
                      <w:r>
                        <w:rPr>
                          <w:i/>
                          <w:color w:val="727376"/>
                          <w:w w:val="98"/>
                          <w:lang w:val="en-GB"/>
                        </w:rPr>
                        <w:t>a</w:t>
                      </w:r>
                      <w:r>
                        <w:rPr>
                          <w:i/>
                          <w:color w:val="727376"/>
                          <w:spacing w:val="-2"/>
                          <w:w w:val="98"/>
                          <w:lang w:val="en-GB"/>
                        </w:rPr>
                        <w:t>st</w:t>
                      </w:r>
                      <w:r>
                        <w:rPr>
                          <w:i/>
                          <w:color w:val="727376"/>
                          <w:spacing w:val="2"/>
                          <w:w w:val="98"/>
                          <w:lang w:val="en-GB"/>
                        </w:rPr>
                        <w:t>r</w:t>
                      </w:r>
                      <w:r>
                        <w:rPr>
                          <w:i/>
                          <w:color w:val="727376"/>
                          <w:spacing w:val="-1"/>
                          <w:w w:val="98"/>
                          <w:lang w:val="en-GB"/>
                        </w:rPr>
                        <w:t>u</w:t>
                      </w:r>
                      <w:r>
                        <w:rPr>
                          <w:i/>
                          <w:color w:val="727376"/>
                          <w:spacing w:val="1"/>
                          <w:w w:val="98"/>
                          <w:lang w:val="en-GB"/>
                        </w:rPr>
                        <w:t>c</w:t>
                      </w:r>
                      <w:r>
                        <w:rPr>
                          <w:i/>
                          <w:color w:val="727376"/>
                          <w:spacing w:val="-2"/>
                          <w:w w:val="98"/>
                          <w:lang w:val="en-GB"/>
                        </w:rPr>
                        <w:t>t</w:t>
                      </w:r>
                      <w:r>
                        <w:rPr>
                          <w:i/>
                          <w:color w:val="727376"/>
                          <w:spacing w:val="-3"/>
                          <w:w w:val="98"/>
                          <w:lang w:val="en-GB"/>
                        </w:rPr>
                        <w:t>u</w:t>
                      </w:r>
                      <w:r>
                        <w:rPr>
                          <w:i/>
                          <w:color w:val="727376"/>
                          <w:spacing w:val="-4"/>
                          <w:w w:val="98"/>
                          <w:lang w:val="en-GB"/>
                        </w:rPr>
                        <w:t>r</w:t>
                      </w:r>
                      <w:r>
                        <w:rPr>
                          <w:i/>
                          <w:color w:val="727376"/>
                          <w:w w:val="98"/>
                          <w:lang w:val="en-GB"/>
                        </w:rPr>
                        <w:t>e</w:t>
                      </w:r>
                      <w:r>
                        <w:rPr>
                          <w:i/>
                          <w:color w:val="727376"/>
                          <w:spacing w:val="-3"/>
                          <w:w w:val="98"/>
                          <w:lang w:val="en-GB"/>
                        </w:rPr>
                        <w:t xml:space="preserve"> </w:t>
                      </w:r>
                      <w:r>
                        <w:rPr>
                          <w:i/>
                          <w:color w:val="727376"/>
                          <w:spacing w:val="-1"/>
                          <w:w w:val="98"/>
                          <w:lang w:val="en-GB"/>
                        </w:rPr>
                        <w:t>d</w:t>
                      </w:r>
                      <w:r>
                        <w:rPr>
                          <w:i/>
                          <w:color w:val="727376"/>
                          <w:spacing w:val="1"/>
                          <w:w w:val="98"/>
                          <w:lang w:val="en-GB"/>
                        </w:rPr>
                        <w:t>e</w:t>
                      </w:r>
                      <w:r>
                        <w:rPr>
                          <w:i/>
                          <w:color w:val="727376"/>
                          <w:spacing w:val="-1"/>
                          <w:w w:val="98"/>
                          <w:lang w:val="en-GB"/>
                        </w:rPr>
                        <w:t>v</w:t>
                      </w:r>
                      <w:r>
                        <w:rPr>
                          <w:i/>
                          <w:color w:val="727376"/>
                          <w:spacing w:val="-3"/>
                          <w:w w:val="98"/>
                          <w:lang w:val="en-GB"/>
                        </w:rPr>
                        <w:t>e</w:t>
                      </w:r>
                      <w:r>
                        <w:rPr>
                          <w:i/>
                          <w:color w:val="727376"/>
                          <w:spacing w:val="-1"/>
                          <w:w w:val="98"/>
                          <w:lang w:val="en-GB"/>
                        </w:rPr>
                        <w:t>l</w:t>
                      </w:r>
                      <w:r>
                        <w:rPr>
                          <w:i/>
                          <w:color w:val="727376"/>
                          <w:spacing w:val="-2"/>
                          <w:w w:val="98"/>
                          <w:lang w:val="en-GB"/>
                        </w:rPr>
                        <w:t>op</w:t>
                      </w:r>
                      <w:r>
                        <w:rPr>
                          <w:i/>
                          <w:color w:val="727376"/>
                          <w:spacing w:val="-1"/>
                          <w:w w:val="98"/>
                          <w:lang w:val="en-GB"/>
                        </w:rPr>
                        <w:t>m</w:t>
                      </w:r>
                      <w:r>
                        <w:rPr>
                          <w:i/>
                          <w:color w:val="727376"/>
                          <w:w w:val="98"/>
                          <w:lang w:val="en-GB"/>
                        </w:rPr>
                        <w:t>e</w:t>
                      </w:r>
                      <w:r>
                        <w:rPr>
                          <w:i/>
                          <w:color w:val="727376"/>
                          <w:spacing w:val="-4"/>
                          <w:w w:val="98"/>
                          <w:lang w:val="en-GB"/>
                        </w:rPr>
                        <w:t>n</w:t>
                      </w:r>
                      <w:r>
                        <w:rPr>
                          <w:i/>
                          <w:color w:val="727376"/>
                          <w:w w:val="98"/>
                          <w:lang w:val="en-GB"/>
                        </w:rPr>
                        <w:t xml:space="preserve">t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w</w:t>
                      </w:r>
                      <w:r>
                        <w:rPr>
                          <w:i/>
                          <w:color w:val="727376"/>
                          <w:spacing w:val="-2"/>
                          <w:lang w:val="en-GB"/>
                        </w:rPr>
                        <w:t>or</w:t>
                      </w:r>
                      <w:r>
                        <w:rPr>
                          <w:i/>
                          <w:color w:val="727376"/>
                          <w:lang w:val="en-GB"/>
                        </w:rPr>
                        <w:t xml:space="preserve">k </w:t>
                      </w:r>
                      <w:r>
                        <w:rPr>
                          <w:i/>
                          <w:color w:val="727376"/>
                          <w:spacing w:val="-2"/>
                          <w:lang w:val="en-GB"/>
                        </w:rPr>
                        <w:t>o</w:t>
                      </w:r>
                      <w:r>
                        <w:rPr>
                          <w:i/>
                          <w:color w:val="727376"/>
                          <w:lang w:val="en-GB"/>
                        </w:rPr>
                        <w:t>n</w:t>
                      </w:r>
                      <w:r>
                        <w:rPr>
                          <w:i/>
                          <w:color w:val="727376"/>
                          <w:spacing w:val="-4"/>
                          <w:lang w:val="en-GB"/>
                        </w:rPr>
                        <w:t xml:space="preserve"> </w:t>
                      </w:r>
                      <w:r>
                        <w:rPr>
                          <w:i/>
                          <w:color w:val="727376"/>
                          <w:spacing w:val="-1"/>
                          <w:w w:val="93"/>
                          <w:lang w:val="en-GB"/>
                        </w:rPr>
                        <w:t>c</w:t>
                      </w:r>
                      <w:r>
                        <w:rPr>
                          <w:i/>
                          <w:color w:val="727376"/>
                          <w:spacing w:val="-2"/>
                          <w:w w:val="93"/>
                          <w:lang w:val="en-GB"/>
                        </w:rPr>
                        <w:t>o</w:t>
                      </w:r>
                      <w:r>
                        <w:rPr>
                          <w:i/>
                          <w:color w:val="727376"/>
                          <w:spacing w:val="-1"/>
                          <w:w w:val="93"/>
                          <w:lang w:val="en-GB"/>
                        </w:rPr>
                        <w:t>n</w:t>
                      </w:r>
                      <w:r>
                        <w:rPr>
                          <w:i/>
                          <w:color w:val="727376"/>
                          <w:w w:val="93"/>
                          <w:lang w:val="en-GB"/>
                        </w:rPr>
                        <w:t>c</w:t>
                      </w:r>
                      <w:r>
                        <w:rPr>
                          <w:i/>
                          <w:color w:val="727376"/>
                          <w:spacing w:val="-4"/>
                          <w:w w:val="93"/>
                          <w:lang w:val="en-GB"/>
                        </w:rPr>
                        <w:t>r</w:t>
                      </w:r>
                      <w:r>
                        <w:rPr>
                          <w:i/>
                          <w:color w:val="727376"/>
                          <w:spacing w:val="-1"/>
                          <w:w w:val="93"/>
                          <w:lang w:val="en-GB"/>
                        </w:rPr>
                        <w:t>e</w:t>
                      </w:r>
                      <w:r>
                        <w:rPr>
                          <w:i/>
                          <w:color w:val="727376"/>
                          <w:spacing w:val="-2"/>
                          <w:w w:val="93"/>
                          <w:lang w:val="en-GB"/>
                        </w:rPr>
                        <w:t>t</w:t>
                      </w:r>
                      <w:r>
                        <w:rPr>
                          <w:i/>
                          <w:color w:val="727376"/>
                          <w:w w:val="93"/>
                          <w:lang w:val="en-GB"/>
                        </w:rPr>
                        <w:t>e</w:t>
                      </w:r>
                      <w:r>
                        <w:rPr>
                          <w:i/>
                          <w:color w:val="727376"/>
                          <w:spacing w:val="4"/>
                          <w:w w:val="93"/>
                          <w:lang w:val="en-GB"/>
                        </w:rPr>
                        <w:t xml:space="preserve"> </w:t>
                      </w:r>
                      <w:r>
                        <w:rPr>
                          <w:i/>
                          <w:color w:val="727376"/>
                          <w:lang w:val="en-GB"/>
                        </w:rPr>
                        <w:t>j</w:t>
                      </w:r>
                      <w:r>
                        <w:rPr>
                          <w:i/>
                          <w:color w:val="727376"/>
                          <w:spacing w:val="-2"/>
                          <w:lang w:val="en-GB"/>
                        </w:rPr>
                        <w:t>o</w:t>
                      </w:r>
                      <w:r>
                        <w:rPr>
                          <w:i/>
                          <w:color w:val="727376"/>
                          <w:spacing w:val="-3"/>
                          <w:lang w:val="en-GB"/>
                        </w:rPr>
                        <w:t>i</w:t>
                      </w:r>
                      <w:r>
                        <w:rPr>
                          <w:i/>
                          <w:color w:val="727376"/>
                          <w:spacing w:val="-4"/>
                          <w:lang w:val="en-GB"/>
                        </w:rPr>
                        <w:t>n</w:t>
                      </w:r>
                      <w:r>
                        <w:rPr>
                          <w:i/>
                          <w:color w:val="727376"/>
                          <w:lang w:val="en-GB"/>
                        </w:rPr>
                        <w:t>t</w:t>
                      </w:r>
                      <w:r>
                        <w:rPr>
                          <w:i/>
                          <w:color w:val="727376"/>
                          <w:spacing w:val="-3"/>
                          <w:lang w:val="en-GB"/>
                        </w:rPr>
                        <w:t xml:space="preserve"> </w:t>
                      </w:r>
                      <w:r>
                        <w:rPr>
                          <w:i/>
                          <w:color w:val="727376"/>
                          <w:spacing w:val="-1"/>
                          <w:w w:val="95"/>
                          <w:lang w:val="en-GB"/>
                        </w:rPr>
                        <w:t>a</w:t>
                      </w:r>
                      <w:r>
                        <w:rPr>
                          <w:i/>
                          <w:color w:val="727376"/>
                          <w:spacing w:val="1"/>
                          <w:w w:val="95"/>
                          <w:lang w:val="en-GB"/>
                        </w:rPr>
                        <w:t>c</w:t>
                      </w:r>
                      <w:r>
                        <w:rPr>
                          <w:i/>
                          <w:color w:val="727376"/>
                          <w:spacing w:val="-2"/>
                          <w:w w:val="95"/>
                          <w:lang w:val="en-GB"/>
                        </w:rPr>
                        <w:t>t</w:t>
                      </w:r>
                      <w:r>
                        <w:rPr>
                          <w:i/>
                          <w:color w:val="727376"/>
                          <w:spacing w:val="-3"/>
                          <w:w w:val="95"/>
                          <w:lang w:val="en-GB"/>
                        </w:rPr>
                        <w:t>i</w:t>
                      </w:r>
                      <w:r>
                        <w:rPr>
                          <w:i/>
                          <w:color w:val="727376"/>
                          <w:spacing w:val="3"/>
                          <w:w w:val="95"/>
                          <w:lang w:val="en-GB"/>
                        </w:rPr>
                        <w:t>v</w:t>
                      </w:r>
                      <w:r>
                        <w:rPr>
                          <w:i/>
                          <w:color w:val="727376"/>
                          <w:spacing w:val="-3"/>
                          <w:w w:val="95"/>
                          <w:lang w:val="en-GB"/>
                        </w:rPr>
                        <w:t>i</w:t>
                      </w:r>
                      <w:r>
                        <w:rPr>
                          <w:i/>
                          <w:color w:val="727376"/>
                          <w:spacing w:val="-2"/>
                          <w:w w:val="95"/>
                          <w:lang w:val="en-GB"/>
                        </w:rPr>
                        <w:t>t</w:t>
                      </w:r>
                      <w:r>
                        <w:rPr>
                          <w:i/>
                          <w:color w:val="727376"/>
                          <w:spacing w:val="-1"/>
                          <w:w w:val="95"/>
                          <w:lang w:val="en-GB"/>
                        </w:rPr>
                        <w:t>i</w:t>
                      </w:r>
                      <w:r>
                        <w:rPr>
                          <w:i/>
                          <w:color w:val="727376"/>
                          <w:spacing w:val="-2"/>
                          <w:w w:val="95"/>
                          <w:lang w:val="en-GB"/>
                        </w:rPr>
                        <w:t>e</w:t>
                      </w:r>
                      <w:r>
                        <w:rPr>
                          <w:i/>
                          <w:color w:val="727376"/>
                          <w:w w:val="95"/>
                          <w:lang w:val="en-GB"/>
                        </w:rPr>
                        <w:t>s</w:t>
                      </w:r>
                      <w:r>
                        <w:rPr>
                          <w:i/>
                          <w:color w:val="727376"/>
                          <w:spacing w:val="8"/>
                          <w:w w:val="95"/>
                          <w:lang w:val="en-GB"/>
                        </w:rPr>
                        <w:t xml:space="preserve"> </w:t>
                      </w:r>
                      <w:r>
                        <w:rPr>
                          <w:i/>
                          <w:color w:val="727376"/>
                          <w:spacing w:val="-4"/>
                          <w:w w:val="95"/>
                          <w:lang w:val="en-GB"/>
                        </w:rPr>
                        <w:t>r</w:t>
                      </w:r>
                      <w:r>
                        <w:rPr>
                          <w:i/>
                          <w:color w:val="727376"/>
                          <w:spacing w:val="-3"/>
                          <w:w w:val="95"/>
                          <w:lang w:val="en-GB"/>
                        </w:rPr>
                        <w:t>e</w:t>
                      </w:r>
                      <w:r>
                        <w:rPr>
                          <w:i/>
                          <w:color w:val="727376"/>
                          <w:spacing w:val="-1"/>
                          <w:w w:val="95"/>
                          <w:lang w:val="en-GB"/>
                        </w:rPr>
                        <w:t>l</w:t>
                      </w:r>
                      <w:r>
                        <w:rPr>
                          <w:i/>
                          <w:color w:val="727376"/>
                          <w:spacing w:val="-4"/>
                          <w:w w:val="95"/>
                          <w:lang w:val="en-GB"/>
                        </w:rPr>
                        <w:t>a</w:t>
                      </w:r>
                      <w:r>
                        <w:rPr>
                          <w:i/>
                          <w:color w:val="727376"/>
                          <w:spacing w:val="-2"/>
                          <w:w w:val="95"/>
                          <w:lang w:val="en-GB"/>
                        </w:rPr>
                        <w:t>t</w:t>
                      </w:r>
                      <w:r>
                        <w:rPr>
                          <w:i/>
                          <w:color w:val="727376"/>
                          <w:spacing w:val="-1"/>
                          <w:w w:val="95"/>
                          <w:lang w:val="en-GB"/>
                        </w:rPr>
                        <w:t>e</w:t>
                      </w:r>
                      <w:r>
                        <w:rPr>
                          <w:i/>
                          <w:color w:val="727376"/>
                          <w:w w:val="95"/>
                          <w:lang w:val="en-GB"/>
                        </w:rPr>
                        <w:t>d</w:t>
                      </w:r>
                      <w:r>
                        <w:rPr>
                          <w:i/>
                          <w:color w:val="727376"/>
                          <w:spacing w:val="2"/>
                          <w:w w:val="95"/>
                          <w:lang w:val="en-GB"/>
                        </w:rPr>
                        <w:t xml:space="preserve"> </w:t>
                      </w:r>
                      <w:r>
                        <w:rPr>
                          <w:i/>
                          <w:color w:val="727376"/>
                          <w:spacing w:val="-2"/>
                          <w:lang w:val="en-GB"/>
                        </w:rPr>
                        <w:t>t</w:t>
                      </w:r>
                      <w:r>
                        <w:rPr>
                          <w:i/>
                          <w:color w:val="727376"/>
                          <w:lang w:val="en-GB"/>
                        </w:rPr>
                        <w:t>o</w:t>
                      </w:r>
                      <w:r>
                        <w:rPr>
                          <w:i/>
                          <w:color w:val="727376"/>
                          <w:spacing w:val="-4"/>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5"/>
                          <w:lang w:val="en-GB"/>
                        </w:rPr>
                        <w:t xml:space="preserve"> </w:t>
                      </w:r>
                      <w:r>
                        <w:rPr>
                          <w:i/>
                          <w:color w:val="727376"/>
                          <w:spacing w:val="-2"/>
                          <w:lang w:val="en-GB"/>
                        </w:rPr>
                        <w:t>s</w:t>
                      </w:r>
                      <w:r>
                        <w:rPr>
                          <w:i/>
                          <w:color w:val="727376"/>
                          <w:spacing w:val="-1"/>
                          <w:lang w:val="en-GB"/>
                        </w:rPr>
                        <w:t>u</w:t>
                      </w:r>
                      <w:r>
                        <w:rPr>
                          <w:i/>
                          <w:color w:val="727376"/>
                          <w:spacing w:val="-2"/>
                          <w:lang w:val="en-GB"/>
                        </w:rPr>
                        <w:t>c</w:t>
                      </w:r>
                      <w:r>
                        <w:rPr>
                          <w:i/>
                          <w:color w:val="727376"/>
                          <w:lang w:val="en-GB"/>
                        </w:rPr>
                        <w:t>h</w:t>
                      </w:r>
                      <w:r>
                        <w:rPr>
                          <w:i/>
                          <w:color w:val="727376"/>
                          <w:spacing w:val="-19"/>
                          <w:lang w:val="en-GB"/>
                        </w:rPr>
                        <w:t xml:space="preserve"> </w:t>
                      </w:r>
                      <w:r>
                        <w:rPr>
                          <w:i/>
                          <w:color w:val="727376"/>
                          <w:lang w:val="en-GB"/>
                        </w:rPr>
                        <w:t>as</w:t>
                      </w:r>
                      <w:r>
                        <w:rPr>
                          <w:i/>
                          <w:color w:val="727376"/>
                          <w:spacing w:val="-16"/>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1"/>
                          <w:w w:val="89"/>
                          <w:lang w:val="en-GB"/>
                        </w:rPr>
                        <w:t>acc</w:t>
                      </w:r>
                      <w:r>
                        <w:rPr>
                          <w:i/>
                          <w:color w:val="727376"/>
                          <w:spacing w:val="-2"/>
                          <w:w w:val="89"/>
                          <w:lang w:val="en-GB"/>
                        </w:rPr>
                        <w:t>es</w:t>
                      </w:r>
                      <w:r>
                        <w:rPr>
                          <w:i/>
                          <w:color w:val="727376"/>
                          <w:w w:val="89"/>
                          <w:lang w:val="en-GB"/>
                        </w:rPr>
                        <w:t>s,</w:t>
                      </w:r>
                      <w:r>
                        <w:rPr>
                          <w:i/>
                          <w:color w:val="727376"/>
                          <w:spacing w:val="3"/>
                          <w:w w:val="89"/>
                          <w:lang w:val="en-GB"/>
                        </w:rPr>
                        <w:t xml:space="preserve"> </w:t>
                      </w:r>
                      <w:r>
                        <w:rPr>
                          <w:i/>
                          <w:color w:val="727376"/>
                          <w:spacing w:val="-1"/>
                          <w:w w:val="101"/>
                          <w:lang w:val="en-GB"/>
                        </w:rPr>
                        <w:t>d</w:t>
                      </w:r>
                      <w:r>
                        <w:rPr>
                          <w:i/>
                          <w:color w:val="727376"/>
                          <w:spacing w:val="-4"/>
                          <w:w w:val="98"/>
                          <w:lang w:val="en-GB"/>
                        </w:rPr>
                        <w:t>a</w:t>
                      </w:r>
                      <w:r>
                        <w:rPr>
                          <w:i/>
                          <w:color w:val="727376"/>
                          <w:spacing w:val="-2"/>
                          <w:w w:val="110"/>
                          <w:lang w:val="en-GB"/>
                        </w:rPr>
                        <w:t>t</w:t>
                      </w:r>
                      <w:r>
                        <w:rPr>
                          <w:i/>
                          <w:color w:val="727376"/>
                          <w:w w:val="98"/>
                          <w:lang w:val="en-GB"/>
                        </w:rPr>
                        <w:t xml:space="preserve">a </w:t>
                      </w:r>
                      <w:r>
                        <w:rPr>
                          <w:i/>
                          <w:color w:val="727376"/>
                          <w:spacing w:val="-3"/>
                          <w:w w:val="95"/>
                          <w:lang w:val="en-GB"/>
                        </w:rPr>
                        <w:t>s</w:t>
                      </w:r>
                      <w:r>
                        <w:rPr>
                          <w:i/>
                          <w:color w:val="727376"/>
                          <w:spacing w:val="-1"/>
                          <w:w w:val="95"/>
                          <w:lang w:val="en-GB"/>
                        </w:rPr>
                        <w:t>h</w:t>
                      </w:r>
                      <w:r>
                        <w:rPr>
                          <w:i/>
                          <w:color w:val="727376"/>
                          <w:spacing w:val="-3"/>
                          <w:w w:val="95"/>
                          <w:lang w:val="en-GB"/>
                        </w:rPr>
                        <w:t>a</w:t>
                      </w:r>
                      <w:r>
                        <w:rPr>
                          <w:i/>
                          <w:color w:val="727376"/>
                          <w:spacing w:val="2"/>
                          <w:w w:val="95"/>
                          <w:lang w:val="en-GB"/>
                        </w:rPr>
                        <w:t>r</w:t>
                      </w:r>
                      <w:r>
                        <w:rPr>
                          <w:i/>
                          <w:color w:val="727376"/>
                          <w:spacing w:val="-3"/>
                          <w:w w:val="95"/>
                          <w:lang w:val="en-GB"/>
                        </w:rPr>
                        <w:t>in</w:t>
                      </w:r>
                      <w:r>
                        <w:rPr>
                          <w:i/>
                          <w:color w:val="727376"/>
                          <w:spacing w:val="-2"/>
                          <w:w w:val="95"/>
                          <w:lang w:val="en-GB"/>
                        </w:rPr>
                        <w:t>g</w:t>
                      </w:r>
                      <w:r>
                        <w:rPr>
                          <w:i/>
                          <w:color w:val="727376"/>
                          <w:w w:val="95"/>
                          <w:lang w:val="en-GB"/>
                        </w:rPr>
                        <w:t>,</w:t>
                      </w:r>
                      <w:r>
                        <w:rPr>
                          <w:i/>
                          <w:color w:val="727376"/>
                          <w:spacing w:val="1"/>
                          <w:w w:val="95"/>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lang w:val="en-GB"/>
                        </w:rPr>
                        <w:t>q</w:t>
                      </w:r>
                      <w:r>
                        <w:rPr>
                          <w:i/>
                          <w:color w:val="727376"/>
                          <w:spacing w:val="-1"/>
                          <w:lang w:val="en-GB"/>
                        </w:rPr>
                        <w:t>u</w:t>
                      </w:r>
                      <w:r>
                        <w:rPr>
                          <w:i/>
                          <w:color w:val="727376"/>
                          <w:spacing w:val="-2"/>
                          <w:lang w:val="en-GB"/>
                        </w:rPr>
                        <w:t>a</w:t>
                      </w:r>
                      <w:r>
                        <w:rPr>
                          <w:i/>
                          <w:color w:val="727376"/>
                          <w:spacing w:val="-3"/>
                          <w:lang w:val="en-GB"/>
                        </w:rPr>
                        <w:t>li</w:t>
                      </w:r>
                      <w:r>
                        <w:rPr>
                          <w:i/>
                          <w:color w:val="727376"/>
                          <w:lang w:val="en-GB"/>
                        </w:rPr>
                        <w:t>t</w:t>
                      </w:r>
                      <w:r>
                        <w:rPr>
                          <w:i/>
                          <w:color w:val="727376"/>
                          <w:spacing w:val="-12"/>
                          <w:lang w:val="en-GB"/>
                        </w:rPr>
                        <w:t>y</w:t>
                      </w:r>
                      <w:r>
                        <w:rPr>
                          <w:i/>
                          <w:color w:val="727376"/>
                          <w:lang w:val="en-GB"/>
                        </w:rPr>
                        <w:t>,</w:t>
                      </w:r>
                      <w:r>
                        <w:rPr>
                          <w:i/>
                          <w:color w:val="727376"/>
                          <w:spacing w:val="-8"/>
                          <w:lang w:val="en-GB"/>
                        </w:rPr>
                        <w:t xml:space="preserve"> </w:t>
                      </w:r>
                      <w:r>
                        <w:rPr>
                          <w:i/>
                          <w:color w:val="727376"/>
                          <w:spacing w:val="-1"/>
                          <w:lang w:val="en-GB"/>
                        </w:rPr>
                        <w:t>d</w:t>
                      </w:r>
                      <w:r>
                        <w:rPr>
                          <w:i/>
                          <w:color w:val="727376"/>
                          <w:spacing w:val="-4"/>
                          <w:lang w:val="en-GB"/>
                        </w:rPr>
                        <w:t>a</w:t>
                      </w:r>
                      <w:r>
                        <w:rPr>
                          <w:i/>
                          <w:color w:val="727376"/>
                          <w:spacing w:val="-2"/>
                          <w:lang w:val="en-GB"/>
                        </w:rPr>
                        <w:t>t</w:t>
                      </w:r>
                      <w:r>
                        <w:rPr>
                          <w:i/>
                          <w:color w:val="727376"/>
                          <w:lang w:val="en-GB"/>
                        </w:rPr>
                        <w:t>a</w:t>
                      </w:r>
                      <w:r>
                        <w:rPr>
                          <w:i/>
                          <w:color w:val="727376"/>
                          <w:spacing w:val="-1"/>
                          <w:lang w:val="en-GB"/>
                        </w:rPr>
                        <w:t xml:space="preserve"> </w:t>
                      </w:r>
                      <w:r>
                        <w:rPr>
                          <w:i/>
                          <w:color w:val="727376"/>
                          <w:spacing w:val="-3"/>
                          <w:w w:val="96"/>
                          <w:lang w:val="en-GB"/>
                        </w:rPr>
                        <w:t>a</w:t>
                      </w:r>
                      <w:r>
                        <w:rPr>
                          <w:i/>
                          <w:color w:val="727376"/>
                          <w:spacing w:val="-4"/>
                          <w:w w:val="96"/>
                          <w:lang w:val="en-GB"/>
                        </w:rPr>
                        <w:t>r</w:t>
                      </w:r>
                      <w:r>
                        <w:rPr>
                          <w:i/>
                          <w:color w:val="727376"/>
                          <w:spacing w:val="-2"/>
                          <w:w w:val="96"/>
                          <w:lang w:val="en-GB"/>
                        </w:rPr>
                        <w:t>c</w:t>
                      </w:r>
                      <w:r>
                        <w:rPr>
                          <w:i/>
                          <w:color w:val="727376"/>
                          <w:spacing w:val="-3"/>
                          <w:w w:val="96"/>
                          <w:lang w:val="en-GB"/>
                        </w:rPr>
                        <w:t>hi</w:t>
                      </w:r>
                      <w:r>
                        <w:rPr>
                          <w:i/>
                          <w:color w:val="727376"/>
                          <w:spacing w:val="3"/>
                          <w:w w:val="96"/>
                          <w:lang w:val="en-GB"/>
                        </w:rPr>
                        <w:t>v</w:t>
                      </w:r>
                      <w:r>
                        <w:rPr>
                          <w:i/>
                          <w:color w:val="727376"/>
                          <w:spacing w:val="-3"/>
                          <w:w w:val="96"/>
                          <w:lang w:val="en-GB"/>
                        </w:rPr>
                        <w:t>in</w:t>
                      </w:r>
                      <w:r>
                        <w:rPr>
                          <w:i/>
                          <w:color w:val="727376"/>
                          <w:w w:val="96"/>
                          <w:lang w:val="en-GB"/>
                        </w:rPr>
                        <w:t>g</w:t>
                      </w:r>
                      <w:r>
                        <w:rPr>
                          <w:i/>
                          <w:color w:val="727376"/>
                          <w:spacing w:val="-1"/>
                          <w:w w:val="96"/>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89"/>
                          <w:lang w:val="en-GB"/>
                        </w:rPr>
                        <w:t>l</w:t>
                      </w:r>
                      <w:r>
                        <w:rPr>
                          <w:i/>
                          <w:color w:val="727376"/>
                          <w:spacing w:val="-2"/>
                          <w:w w:val="89"/>
                          <w:lang w:val="en-GB"/>
                        </w:rPr>
                        <w:t>e</w:t>
                      </w:r>
                      <w:r>
                        <w:rPr>
                          <w:i/>
                          <w:color w:val="727376"/>
                          <w:w w:val="89"/>
                          <w:lang w:val="en-GB"/>
                        </w:rPr>
                        <w:t>g</w:t>
                      </w:r>
                      <w:r>
                        <w:rPr>
                          <w:i/>
                          <w:color w:val="727376"/>
                          <w:spacing w:val="-2"/>
                          <w:w w:val="89"/>
                          <w:lang w:val="en-GB"/>
                        </w:rPr>
                        <w:t>a</w:t>
                      </w:r>
                      <w:r>
                        <w:rPr>
                          <w:i/>
                          <w:color w:val="727376"/>
                          <w:w w:val="89"/>
                          <w:lang w:val="en-GB"/>
                        </w:rPr>
                        <w:t>l</w:t>
                      </w:r>
                      <w:r>
                        <w:rPr>
                          <w:i/>
                          <w:color w:val="727376"/>
                          <w:spacing w:val="4"/>
                          <w:w w:val="89"/>
                          <w:lang w:val="en-GB"/>
                        </w:rPr>
                        <w:t xml:space="preserve"> </w:t>
                      </w:r>
                      <w:r>
                        <w:rPr>
                          <w:i/>
                          <w:color w:val="727376"/>
                          <w:spacing w:val="-3"/>
                          <w:lang w:val="en-GB"/>
                        </w:rPr>
                        <w:t>a</w:t>
                      </w:r>
                      <w:r>
                        <w:rPr>
                          <w:i/>
                          <w:color w:val="727376"/>
                          <w:spacing w:val="-1"/>
                          <w:lang w:val="en-GB"/>
                        </w:rPr>
                        <w:t>n</w:t>
                      </w:r>
                      <w:r>
                        <w:rPr>
                          <w:i/>
                          <w:color w:val="727376"/>
                          <w:lang w:val="en-GB"/>
                        </w:rPr>
                        <w:t>d</w:t>
                      </w:r>
                      <w:r>
                        <w:rPr>
                          <w:i/>
                          <w:color w:val="727376"/>
                          <w:spacing w:val="1"/>
                          <w:lang w:val="en-GB"/>
                        </w:rPr>
                        <w:t xml:space="preserve"> </w:t>
                      </w:r>
                      <w:r>
                        <w:rPr>
                          <w:i/>
                          <w:color w:val="727376"/>
                          <w:spacing w:val="-1"/>
                          <w:w w:val="95"/>
                          <w:lang w:val="en-GB"/>
                        </w:rPr>
                        <w:t>e</w:t>
                      </w:r>
                      <w:r>
                        <w:rPr>
                          <w:i/>
                          <w:color w:val="727376"/>
                          <w:spacing w:val="-2"/>
                          <w:w w:val="95"/>
                          <w:lang w:val="en-GB"/>
                        </w:rPr>
                        <w:t>t</w:t>
                      </w:r>
                      <w:r>
                        <w:rPr>
                          <w:i/>
                          <w:color w:val="727376"/>
                          <w:spacing w:val="-3"/>
                          <w:w w:val="95"/>
                          <w:lang w:val="en-GB"/>
                        </w:rPr>
                        <w:t>h</w:t>
                      </w:r>
                      <w:r>
                        <w:rPr>
                          <w:i/>
                          <w:color w:val="727376"/>
                          <w:spacing w:val="-1"/>
                          <w:w w:val="95"/>
                          <w:lang w:val="en-GB"/>
                        </w:rPr>
                        <w:t>ic</w:t>
                      </w:r>
                      <w:r>
                        <w:rPr>
                          <w:i/>
                          <w:color w:val="727376"/>
                          <w:spacing w:val="-2"/>
                          <w:w w:val="95"/>
                          <w:lang w:val="en-GB"/>
                        </w:rPr>
                        <w:t>a</w:t>
                      </w:r>
                      <w:r>
                        <w:rPr>
                          <w:i/>
                          <w:color w:val="727376"/>
                          <w:w w:val="95"/>
                          <w:lang w:val="en-GB"/>
                        </w:rPr>
                        <w:t>l</w:t>
                      </w:r>
                      <w:r>
                        <w:rPr>
                          <w:i/>
                          <w:color w:val="727376"/>
                          <w:spacing w:val="2"/>
                          <w:w w:val="95"/>
                          <w:lang w:val="en-GB"/>
                        </w:rPr>
                        <w:t xml:space="preserve"> </w:t>
                      </w:r>
                      <w:r>
                        <w:rPr>
                          <w:i/>
                          <w:color w:val="727376"/>
                          <w:lang w:val="en-GB"/>
                        </w:rPr>
                        <w:t>a</w:t>
                      </w:r>
                      <w:r>
                        <w:rPr>
                          <w:i/>
                          <w:color w:val="727376"/>
                          <w:spacing w:val="-2"/>
                          <w:lang w:val="en-GB"/>
                        </w:rPr>
                        <w:t>s</w:t>
                      </w:r>
                      <w:r>
                        <w:rPr>
                          <w:i/>
                          <w:color w:val="727376"/>
                          <w:spacing w:val="-1"/>
                          <w:lang w:val="en-GB"/>
                        </w:rPr>
                        <w:t>pe</w:t>
                      </w:r>
                      <w:r>
                        <w:rPr>
                          <w:i/>
                          <w:color w:val="727376"/>
                          <w:spacing w:val="1"/>
                          <w:lang w:val="en-GB"/>
                        </w:rPr>
                        <w:t>c</w:t>
                      </w:r>
                      <w:r>
                        <w:rPr>
                          <w:i/>
                          <w:color w:val="727376"/>
                          <w:lang w:val="en-GB"/>
                        </w:rPr>
                        <w:t>ts.</w:t>
                      </w:r>
                      <w:r w:rsidRPr="008F69C0">
                        <w:rPr>
                          <w:i/>
                          <w:color w:val="727376"/>
                          <w:lang w:val="en-GB"/>
                        </w:rPr>
                        <w:t xml:space="preserve"> </w:t>
                      </w:r>
                      <w:r w:rsidRPr="008F69C0">
                        <w:rPr>
                          <w:i/>
                          <w:color w:val="7F7F7F"/>
                        </w:rPr>
                        <w:t xml:space="preserve">As stated in </w:t>
                      </w:r>
                      <w:r>
                        <w:rPr>
                          <w:i/>
                          <w:color w:val="7F7F7F"/>
                        </w:rPr>
                        <w:t>DASISH</w:t>
                      </w:r>
                      <w:r w:rsidRPr="008F69C0">
                        <w:rPr>
                          <w:i/>
                          <w:color w:val="7F7F7F"/>
                        </w:rPr>
                        <w:t xml:space="preserve"> task 5.6 description</w:t>
                      </w:r>
                      <w:r w:rsidRPr="008F69C0">
                        <w:rPr>
                          <w:color w:val="7F7F7F"/>
                        </w:rPr>
                        <w:t xml:space="preserve">, </w:t>
                      </w:r>
                      <w:r w:rsidRPr="008F69C0">
                        <w:rPr>
                          <w:i/>
                          <w:color w:val="7F7F7F"/>
                        </w:rPr>
                        <w:t xml:space="preserve">researchers need to be able to store the results of collaborative intellectual work either as an annotation of a single fragment or in the form of typed relations between a </w:t>
                      </w:r>
                      <w:proofErr w:type="gramStart"/>
                      <w:r w:rsidRPr="008F69C0">
                        <w:rPr>
                          <w:i/>
                          <w:color w:val="7F7F7F"/>
                        </w:rPr>
                        <w:t>number</w:t>
                      </w:r>
                      <w:proofErr w:type="gramEnd"/>
                      <w:r w:rsidRPr="008F69C0">
                        <w:rPr>
                          <w:i/>
                          <w:color w:val="7F7F7F"/>
                        </w:rPr>
                        <w:t xml:space="preserve"> of fragments.</w:t>
                      </w:r>
                    </w:p>
                    <w:p w14:paraId="0DB838ED" w14:textId="77777777" w:rsidR="005C42FE" w:rsidRDefault="005C42FE"/>
                  </w:txbxContent>
                </v:textbox>
                <w10:wrap type="tight"/>
              </v:shape>
            </w:pict>
          </mc:Fallback>
        </mc:AlternateContent>
      </w:r>
    </w:p>
    <w:p w14:paraId="2BF2C804" w14:textId="77777777" w:rsidR="00273B74" w:rsidRPr="001E2FF5" w:rsidRDefault="00E24A4A">
      <w:pPr>
        <w:spacing w:before="58"/>
        <w:ind w:right="82"/>
        <w:rPr>
          <w:i/>
          <w:color w:val="727376"/>
          <w:lang w:val="en-GB"/>
        </w:rPr>
      </w:pPr>
      <w:r w:rsidRPr="00225355">
        <w:rPr>
          <w:rFonts w:ascii="Verdana" w:hAnsi="Verdana"/>
          <w:noProof/>
          <w:lang w:eastAsia="en-US"/>
        </w:rPr>
        <w:drawing>
          <wp:inline distT="0" distB="0" distL="0" distR="0" wp14:anchorId="7B89B3CF" wp14:editId="4EAF373F">
            <wp:extent cx="2755900" cy="952500"/>
            <wp:effectExtent l="0" t="0" r="12700" b="12700"/>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55900" cy="952500"/>
                    </a:xfrm>
                    <a:prstGeom prst="rect">
                      <a:avLst/>
                    </a:prstGeom>
                    <a:noFill/>
                    <a:ln>
                      <a:noFill/>
                    </a:ln>
                  </pic:spPr>
                </pic:pic>
              </a:graphicData>
            </a:graphic>
          </wp:inline>
        </w:drawing>
      </w:r>
    </w:p>
    <w:p w14:paraId="6040985F" w14:textId="17D7D21B" w:rsidR="00821DA3" w:rsidRPr="001E2FF5" w:rsidRDefault="00AD0511" w:rsidP="00E41C54">
      <w:pPr>
        <w:spacing w:before="58"/>
        <w:ind w:right="82"/>
        <w:rPr>
          <w:i/>
          <w:color w:val="727376"/>
          <w:lang w:val="en-GB"/>
        </w:rPr>
        <w:sectPr w:rsidR="00821DA3" w:rsidRPr="001E2FF5">
          <w:footerReference w:type="even" r:id="rId10"/>
          <w:footerReference w:type="default" r:id="rId11"/>
          <w:type w:val="continuous"/>
          <w:pgSz w:w="11920" w:h="16838"/>
          <w:pgMar w:top="640" w:right="640" w:bottom="280" w:left="1540" w:header="720" w:footer="720" w:gutter="0"/>
          <w:cols w:space="720"/>
          <w:docGrid w:linePitch="600" w:charSpace="40960"/>
        </w:sectPr>
      </w:pPr>
      <w:r w:rsidRPr="00225355">
        <w:rPr>
          <w:noProof/>
          <w:lang w:eastAsia="en-US"/>
        </w:rPr>
        <mc:AlternateContent>
          <mc:Choice Requires="wps">
            <w:drawing>
              <wp:anchor distT="0" distB="0" distL="114300" distR="114300" simplePos="0" relativeHeight="251669504" behindDoc="0" locked="0" layoutInCell="1" allowOverlap="1" wp14:anchorId="696661E2" wp14:editId="2A4CC24E">
                <wp:simplePos x="0" y="0"/>
                <wp:positionH relativeFrom="column">
                  <wp:posOffset>-948690</wp:posOffset>
                </wp:positionH>
                <wp:positionV relativeFrom="paragraph">
                  <wp:posOffset>960755</wp:posOffset>
                </wp:positionV>
                <wp:extent cx="7505700" cy="939800"/>
                <wp:effectExtent l="0" t="0" r="12700" b="0"/>
                <wp:wrapThrough wrapText="bothSides">
                  <wp:wrapPolygon edited="0">
                    <wp:start x="0" y="0"/>
                    <wp:lineTo x="0" y="21016"/>
                    <wp:lineTo x="21563" y="21016"/>
                    <wp:lineTo x="21563" y="0"/>
                    <wp:lineTo x="0" y="0"/>
                  </wp:wrapPolygon>
                </wp:wrapThrough>
                <wp:docPr id="1" name="Freeform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05700" cy="939800"/>
                        </a:xfrm>
                        <a:custGeom>
                          <a:avLst/>
                          <a:gdLst>
                            <a:gd name="T0" fmla="*/ 0 w 11906"/>
                            <a:gd name="T1" fmla="+- 0 4284 2576"/>
                            <a:gd name="T2" fmla="*/ 4284 h 1708"/>
                            <a:gd name="T3" fmla="*/ 11906 w 11906"/>
                            <a:gd name="T4" fmla="+- 0 4284 2576"/>
                            <a:gd name="T5" fmla="*/ 4284 h 1708"/>
                            <a:gd name="T6" fmla="*/ 11906 w 11906"/>
                            <a:gd name="T7" fmla="+- 0 2576 2576"/>
                            <a:gd name="T8" fmla="*/ 2576 h 1708"/>
                            <a:gd name="T9" fmla="*/ 0 w 11906"/>
                            <a:gd name="T10" fmla="+- 0 2576 2576"/>
                            <a:gd name="T11" fmla="*/ 2576 h 1708"/>
                            <a:gd name="T12" fmla="*/ 0 w 11906"/>
                            <a:gd name="T13" fmla="+- 0 4284 2576"/>
                            <a:gd name="T14" fmla="*/ 4284 h 1708"/>
                          </a:gdLst>
                          <a:ahLst/>
                          <a:cxnLst>
                            <a:cxn ang="0">
                              <a:pos x="T0" y="T2"/>
                            </a:cxn>
                            <a:cxn ang="0">
                              <a:pos x="T3" y="T5"/>
                            </a:cxn>
                            <a:cxn ang="0">
                              <a:pos x="T6" y="T8"/>
                            </a:cxn>
                            <a:cxn ang="0">
                              <a:pos x="T9" y="T11"/>
                            </a:cxn>
                            <a:cxn ang="0">
                              <a:pos x="T12" y="T14"/>
                            </a:cxn>
                          </a:cxnLst>
                          <a:rect l="0" t="0" r="r" b="b"/>
                          <a:pathLst>
                            <a:path w="11906" h="1708">
                              <a:moveTo>
                                <a:pt x="0" y="1708"/>
                              </a:moveTo>
                              <a:lnTo>
                                <a:pt x="11906" y="1708"/>
                              </a:lnTo>
                              <a:lnTo>
                                <a:pt x="11906" y="0"/>
                              </a:lnTo>
                              <a:lnTo>
                                <a:pt x="0" y="0"/>
                              </a:lnTo>
                              <a:lnTo>
                                <a:pt x="0" y="1708"/>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5B3FDB6" w14:textId="765AE5E3" w:rsidR="008B050D" w:rsidRPr="00C33EA6" w:rsidRDefault="008B050D"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DWAN:  DASISH Web A</w:t>
                            </w:r>
                            <w:r>
                              <w:rPr>
                                <w:rFonts w:ascii="Times" w:hAnsi="Times"/>
                                <w:b/>
                                <w:bCs/>
                                <w:color w:val="FFFFFF" w:themeColor="background1"/>
                                <w:sz w:val="52"/>
                                <w:szCs w:val="52"/>
                              </w:rPr>
                              <w:t>n</w:t>
                            </w:r>
                            <w:r w:rsidRPr="00C33EA6">
                              <w:rPr>
                                <w:rFonts w:ascii="Times" w:hAnsi="Times"/>
                                <w:b/>
                                <w:bCs/>
                                <w:color w:val="FFFFFF" w:themeColor="background1"/>
                                <w:sz w:val="52"/>
                                <w:szCs w:val="52"/>
                              </w:rPr>
                              <w:t>no</w:t>
                            </w:r>
                            <w:r>
                              <w:rPr>
                                <w:rFonts w:ascii="Times" w:hAnsi="Times"/>
                                <w:b/>
                                <w:bCs/>
                                <w:color w:val="FFFFFF" w:themeColor="background1"/>
                                <w:sz w:val="52"/>
                                <w:szCs w:val="52"/>
                              </w:rPr>
                              <w:t>t</w:t>
                            </w:r>
                            <w:r w:rsidRPr="00C33EA6">
                              <w:rPr>
                                <w:rFonts w:ascii="Times" w:hAnsi="Times"/>
                                <w:b/>
                                <w:bCs/>
                                <w:color w:val="FFFFFF" w:themeColor="background1"/>
                                <w:sz w:val="52"/>
                                <w:szCs w:val="52"/>
                              </w:rPr>
                              <w:t>ator</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id="Freeform 33" o:spid="_x0000_s1027" style="position:absolute;margin-left:-74.65pt;margin-top:75.65pt;width:591pt;height:7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06,1708" o:spt="1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" adj="-11796480,,5400" path="m0,1708l11906,1708,11906,,,,,1708xe" fillcolor="#2a7bbd" stroked="f" strokecolor="gray">
                <v:stroke joinstyle="round"/>
                <v:shadow opacity="49150f"/>
                <v:formulas/>
                <v:path o:connecttype="custom" o:connectlocs="0,2357203;7505700,2357203;7505700,1417403;0,1417403;0,2357203" o:connectangles="0,0,0,0,0" textboxrect="0,0,11906,1708"/>
                <v:textbox>
                  <w:txbxContent>
                    <w:p w14:paraId="65B3FDB6" w14:textId="765AE5E3" w:rsidR="00AA7A6A" w:rsidRPr="00C33EA6" w:rsidRDefault="00AA7A6A" w:rsidP="00C33EA6">
                      <w:pPr>
                        <w:jc w:val="center"/>
                        <w:rPr>
                          <w:rFonts w:ascii="Times" w:hAnsi="Times"/>
                          <w:b/>
                          <w:bCs/>
                          <w:color w:val="FFFFFF" w:themeColor="background1"/>
                          <w:sz w:val="52"/>
                          <w:szCs w:val="52"/>
                        </w:rPr>
                      </w:pPr>
                      <w:r w:rsidRPr="00C33EA6">
                        <w:rPr>
                          <w:rFonts w:ascii="Times" w:hAnsi="Times"/>
                          <w:b/>
                          <w:bCs/>
                          <w:color w:val="FFFFFF" w:themeColor="background1"/>
                          <w:sz w:val="52"/>
                          <w:szCs w:val="52"/>
                        </w:rPr>
                        <w:t>DWAN:  DASISH Web A</w:t>
                      </w:r>
                      <w:r>
                        <w:rPr>
                          <w:rFonts w:ascii="Times" w:hAnsi="Times"/>
                          <w:b/>
                          <w:bCs/>
                          <w:color w:val="FFFFFF" w:themeColor="background1"/>
                          <w:sz w:val="52"/>
                          <w:szCs w:val="52"/>
                        </w:rPr>
                        <w:t>n</w:t>
                      </w:r>
                      <w:r w:rsidRPr="00C33EA6">
                        <w:rPr>
                          <w:rFonts w:ascii="Times" w:hAnsi="Times"/>
                          <w:b/>
                          <w:bCs/>
                          <w:color w:val="FFFFFF" w:themeColor="background1"/>
                          <w:sz w:val="52"/>
                          <w:szCs w:val="52"/>
                        </w:rPr>
                        <w:t>no</w:t>
                      </w:r>
                      <w:r>
                        <w:rPr>
                          <w:rFonts w:ascii="Times" w:hAnsi="Times"/>
                          <w:b/>
                          <w:bCs/>
                          <w:color w:val="FFFFFF" w:themeColor="background1"/>
                          <w:sz w:val="52"/>
                          <w:szCs w:val="52"/>
                        </w:rPr>
                        <w:t>t</w:t>
                      </w:r>
                      <w:r w:rsidRPr="00C33EA6">
                        <w:rPr>
                          <w:rFonts w:ascii="Times" w:hAnsi="Times"/>
                          <w:b/>
                          <w:bCs/>
                          <w:color w:val="FFFFFF" w:themeColor="background1"/>
                          <w:sz w:val="52"/>
                          <w:szCs w:val="52"/>
                        </w:rPr>
                        <w:t>ator</w:t>
                      </w:r>
                    </w:p>
                  </w:txbxContent>
                </v:textbox>
                <w10:wrap type="through"/>
              </v:shape>
            </w:pict>
          </mc:Fallback>
        </mc:AlternateContent>
      </w:r>
      <w:r w:rsidR="00C33EA6" w:rsidRPr="00225355">
        <w:rPr>
          <w:i/>
          <w:noProof/>
          <w:color w:val="727376"/>
          <w:lang w:eastAsia="en-US"/>
        </w:rPr>
        <mc:AlternateContent>
          <mc:Choice Requires="wps">
            <w:drawing>
              <wp:anchor distT="0" distB="0" distL="114300" distR="114300" simplePos="0" relativeHeight="251667456" behindDoc="0" locked="0" layoutInCell="1" allowOverlap="1" wp14:anchorId="07D01506" wp14:editId="6E311951">
                <wp:simplePos x="0" y="0"/>
                <wp:positionH relativeFrom="column">
                  <wp:posOffset>63500</wp:posOffset>
                </wp:positionH>
                <wp:positionV relativeFrom="paragraph">
                  <wp:posOffset>46990</wp:posOffset>
                </wp:positionV>
                <wp:extent cx="2806700" cy="800100"/>
                <wp:effectExtent l="0" t="0" r="0" b="12700"/>
                <wp:wrapSquare wrapText="bothSides"/>
                <wp:docPr id="24" name="Text Box 24"/>
                <wp:cNvGraphicFramePr/>
                <a:graphic xmlns:a="http://schemas.openxmlformats.org/drawingml/2006/main">
                  <a:graphicData uri="http://schemas.microsoft.com/office/word/2010/wordprocessingShape">
                    <wps:wsp>
                      <wps:cNvSpPr txBox="1"/>
                      <wps:spPr>
                        <a:xfrm>
                          <a:off x="0" y="0"/>
                          <a:ext cx="28067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AB0552" w14:textId="77777777" w:rsidR="008B050D" w:rsidRDefault="008B05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28" type="#_x0000_t202" style="position:absolute;margin-left:5pt;margin-top:3.7pt;width:221pt;height:6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" filled="f" stroked="f">
                <v:textbox>
                  <w:txbxContent>
                    <w:p w14:paraId="61AB0552" w14:textId="77777777" w:rsidR="005C42FE" w:rsidRDefault="005C42FE"/>
                  </w:txbxContent>
                </v:textbox>
                <w10:wrap type="square"/>
              </v:shape>
            </w:pict>
          </mc:Fallback>
        </mc:AlternateContent>
      </w:r>
    </w:p>
    <w:p w14:paraId="784E4ED7" w14:textId="630D75CB" w:rsidR="00AF2F21" w:rsidRPr="001E2FF5" w:rsidRDefault="00050877" w:rsidP="00F929B2">
      <w:pPr>
        <w:pStyle w:val="Heading1"/>
        <w:rPr>
          <w:lang w:val="en-GB"/>
        </w:rPr>
      </w:pPr>
      <w:r>
        <w:rPr>
          <w:sz w:val="28"/>
          <w:szCs w:val="28"/>
          <w:lang w:val="en-GB"/>
        </w:rPr>
        <w:t>Facilitating</w:t>
      </w:r>
      <w:r w:rsidRPr="001E2FF5">
        <w:rPr>
          <w:sz w:val="28"/>
          <w:szCs w:val="28"/>
          <w:lang w:val="en-GB"/>
        </w:rPr>
        <w:t xml:space="preserve"> </w:t>
      </w:r>
      <w:r w:rsidR="00AF2F21" w:rsidRPr="001E2FF5">
        <w:rPr>
          <w:sz w:val="28"/>
          <w:szCs w:val="28"/>
          <w:lang w:val="en-GB"/>
        </w:rPr>
        <w:t>c</w:t>
      </w:r>
      <w:r w:rsidR="003968B0" w:rsidRPr="001E2FF5">
        <w:rPr>
          <w:sz w:val="28"/>
          <w:szCs w:val="28"/>
          <w:lang w:val="en-GB"/>
        </w:rPr>
        <w:t xml:space="preserve">ollaboration </w:t>
      </w:r>
      <w:r w:rsidR="00D20D24">
        <w:rPr>
          <w:sz w:val="28"/>
          <w:szCs w:val="28"/>
          <w:lang w:val="en-GB"/>
        </w:rPr>
        <w:br/>
      </w:r>
      <w:r w:rsidR="003968B0" w:rsidRPr="001E2FF5">
        <w:rPr>
          <w:sz w:val="28"/>
          <w:szCs w:val="28"/>
          <w:lang w:val="en-GB"/>
        </w:rPr>
        <w:t>with web-annotating</w:t>
      </w:r>
      <w:r w:rsidR="00AF2F21" w:rsidRPr="001E2FF5">
        <w:rPr>
          <w:sz w:val="28"/>
          <w:szCs w:val="28"/>
          <w:lang w:val="en-GB"/>
        </w:rPr>
        <w:t xml:space="preserve"> tools</w:t>
      </w:r>
    </w:p>
    <w:p w14:paraId="2D944381" w14:textId="75D00FCE" w:rsidR="00AF2F21" w:rsidRPr="001E2FF5" w:rsidRDefault="00AF2F21" w:rsidP="00DE42BE">
      <w:pPr>
        <w:rPr>
          <w:rFonts w:ascii="Liberation Serif" w:hAnsi="Liberation Serif" w:cs="Liberation Serif"/>
          <w:b/>
          <w:bCs/>
          <w:color w:val="363435"/>
          <w:sz w:val="28"/>
          <w:szCs w:val="28"/>
          <w:lang w:val="en-GB"/>
        </w:rPr>
      </w:pPr>
      <w:r w:rsidRPr="001E2FF5">
        <w:rPr>
          <w:lang w:val="en-GB"/>
        </w:rPr>
        <w:t xml:space="preserve">The availability of digital archives and other research data via the Internet creates new </w:t>
      </w:r>
      <w:r w:rsidR="00666B0B">
        <w:rPr>
          <w:lang w:val="en-GB"/>
        </w:rPr>
        <w:t>opportunities</w:t>
      </w:r>
      <w:r w:rsidR="00666B0B" w:rsidRPr="001E2FF5">
        <w:rPr>
          <w:lang w:val="en-GB"/>
        </w:rPr>
        <w:t xml:space="preserve"> </w:t>
      </w:r>
      <w:r w:rsidRPr="001E2FF5">
        <w:rPr>
          <w:lang w:val="en-GB"/>
        </w:rPr>
        <w:t>for collaboration.  Indeed, equipped with special software, researchers from different institution</w:t>
      </w:r>
      <w:r w:rsidR="003A26A6">
        <w:rPr>
          <w:lang w:val="en-GB"/>
        </w:rPr>
        <w:t>s</w:t>
      </w:r>
      <w:r w:rsidRPr="001E2FF5">
        <w:rPr>
          <w:lang w:val="en-GB"/>
        </w:rPr>
        <w:t xml:space="preserve">, countries and fields can work together via the network. Such collaboration can take the form of annotating data and sharing these annotations </w:t>
      </w:r>
      <w:del w:id="0" w:author="Olha Shakaravska" w:date="2014-11-17T11:10:00Z">
        <w:r w:rsidRPr="001E2FF5" w:rsidDel="00C274B4">
          <w:rPr>
            <w:lang w:val="en-GB"/>
          </w:rPr>
          <w:delText xml:space="preserve">using </w:delText>
        </w:r>
      </w:del>
      <w:ins w:id="1" w:author="Olha Shakaravska" w:date="2014-11-17T11:10:00Z">
        <w:r w:rsidR="00C274B4">
          <w:rPr>
            <w:lang w:val="en-GB"/>
          </w:rPr>
          <w:t>via</w:t>
        </w:r>
        <w:r w:rsidR="00C274B4" w:rsidRPr="001E2FF5">
          <w:rPr>
            <w:lang w:val="en-GB"/>
          </w:rPr>
          <w:t xml:space="preserve"> </w:t>
        </w:r>
      </w:ins>
      <w:r w:rsidRPr="001E2FF5">
        <w:rPr>
          <w:lang w:val="en-GB"/>
        </w:rPr>
        <w:t xml:space="preserve">an annotation infrastructure. By an annotation we mean a remark </w:t>
      </w:r>
      <w:r w:rsidR="00373367" w:rsidRPr="001E2FF5">
        <w:rPr>
          <w:lang w:val="en-GB"/>
        </w:rPr>
        <w:t xml:space="preserve">or other additional information </w:t>
      </w:r>
      <w:r w:rsidR="001E2FF5" w:rsidRPr="001E2FF5">
        <w:rPr>
          <w:lang w:val="en-GB"/>
        </w:rPr>
        <w:t>pertaining to one or more</w:t>
      </w:r>
      <w:r w:rsidRPr="001E2FF5">
        <w:rPr>
          <w:lang w:val="en-GB"/>
        </w:rPr>
        <w:t xml:space="preserve"> fragments of a document</w:t>
      </w:r>
      <w:r w:rsidR="003A26A6">
        <w:rPr>
          <w:lang w:val="en-GB"/>
        </w:rPr>
        <w:t xml:space="preserve"> </w:t>
      </w:r>
      <w:r w:rsidR="001E2FF5" w:rsidRPr="001E2FF5">
        <w:rPr>
          <w:lang w:val="en-GB"/>
        </w:rPr>
        <w:t>or set of documents</w:t>
      </w:r>
      <w:r w:rsidR="003A26A6">
        <w:rPr>
          <w:lang w:val="en-GB"/>
        </w:rPr>
        <w:t>.</w:t>
      </w:r>
      <w:r w:rsidRPr="001E2FF5">
        <w:rPr>
          <w:lang w:val="en-GB"/>
        </w:rPr>
        <w:t xml:space="preserve"> </w:t>
      </w:r>
    </w:p>
    <w:p w14:paraId="3DE52710" w14:textId="56CFF576" w:rsidR="00C02A22" w:rsidRPr="001E2FF5" w:rsidRDefault="00273B74" w:rsidP="00C02A22">
      <w:pPr>
        <w:pStyle w:val="Heading1"/>
        <w:rPr>
          <w:lang w:val="en-GB"/>
        </w:rPr>
      </w:pPr>
      <w:r w:rsidRPr="001E2FF5">
        <w:rPr>
          <w:lang w:val="en-GB"/>
        </w:rPr>
        <w:t>DWAN</w:t>
      </w:r>
      <w:r w:rsidRPr="001E2FF5">
        <w:rPr>
          <w:rFonts w:hint="eastAsia"/>
          <w:lang w:val="en-GB"/>
        </w:rPr>
        <w:t xml:space="preserve"> </w:t>
      </w:r>
      <w:r w:rsidRPr="001E2FF5">
        <w:rPr>
          <w:lang w:val="en-GB"/>
        </w:rPr>
        <w:t>framework</w:t>
      </w:r>
      <w:r w:rsidR="008F69C0" w:rsidRPr="001E2FF5">
        <w:rPr>
          <w:lang w:val="en-GB"/>
        </w:rPr>
        <w:t xml:space="preserve"> </w:t>
      </w:r>
    </w:p>
    <w:p w14:paraId="78591F71" w14:textId="1C2C965E" w:rsidR="00047A75" w:rsidRPr="001E2FF5" w:rsidRDefault="00273B74" w:rsidP="00DE42BE">
      <w:pPr>
        <w:rPr>
          <w:lang w:val="en-GB"/>
        </w:rPr>
      </w:pPr>
      <w:r w:rsidRPr="001E2FF5">
        <w:rPr>
          <w:lang w:val="en-GB"/>
        </w:rPr>
        <w:t xml:space="preserve">DWAN is a </w:t>
      </w:r>
      <w:r w:rsidR="00174648" w:rsidRPr="001E2FF5">
        <w:rPr>
          <w:lang w:val="en-GB"/>
        </w:rPr>
        <w:t xml:space="preserve">software </w:t>
      </w:r>
      <w:r w:rsidRPr="001E2FF5">
        <w:rPr>
          <w:lang w:val="en-GB"/>
        </w:rPr>
        <w:t xml:space="preserve">framework </w:t>
      </w:r>
      <w:del w:id="2" w:author="Twan Goosen" w:date="2014-11-11T08:58:00Z">
        <w:r w:rsidR="001E2FF5" w:rsidRPr="001E2FF5" w:rsidDel="008B050D">
          <w:rPr>
            <w:lang w:val="en-GB"/>
          </w:rPr>
          <w:delText>allowing</w:delText>
        </w:r>
        <w:r w:rsidR="00174648" w:rsidRPr="001E2FF5" w:rsidDel="008B050D">
          <w:rPr>
            <w:lang w:val="en-GB"/>
          </w:rPr>
          <w:delText xml:space="preserve"> </w:delText>
        </w:r>
      </w:del>
      <w:ins w:id="3" w:author="Twan Goosen" w:date="2014-11-11T08:58:00Z">
        <w:r w:rsidR="008B050D">
          <w:rPr>
            <w:lang w:val="en-GB"/>
          </w:rPr>
          <w:t>that allows</w:t>
        </w:r>
        <w:r w:rsidR="008B050D" w:rsidRPr="001E2FF5">
          <w:rPr>
            <w:lang w:val="en-GB"/>
          </w:rPr>
          <w:t xml:space="preserve"> </w:t>
        </w:r>
      </w:ins>
      <w:r w:rsidR="00174648" w:rsidRPr="001E2FF5">
        <w:rPr>
          <w:lang w:val="en-GB"/>
        </w:rPr>
        <w:t xml:space="preserve">multiple </w:t>
      </w:r>
      <w:r w:rsidRPr="001E2FF5">
        <w:rPr>
          <w:lang w:val="en-GB"/>
        </w:rPr>
        <w:t xml:space="preserve">annotation clients </w:t>
      </w:r>
      <w:r w:rsidR="001E2FF5" w:rsidRPr="001E2FF5">
        <w:rPr>
          <w:lang w:val="en-GB"/>
        </w:rPr>
        <w:t xml:space="preserve">to </w:t>
      </w:r>
      <w:r w:rsidRPr="001E2FF5">
        <w:rPr>
          <w:lang w:val="en-GB"/>
        </w:rPr>
        <w:t>work together with a single back</w:t>
      </w:r>
      <w:r w:rsidR="00834A58">
        <w:rPr>
          <w:lang w:val="en-GB"/>
        </w:rPr>
        <w:t>-</w:t>
      </w:r>
      <w:r w:rsidRPr="001E2FF5">
        <w:rPr>
          <w:lang w:val="en-GB"/>
        </w:rPr>
        <w:t>end. The back</w:t>
      </w:r>
      <w:r w:rsidR="00834A58">
        <w:rPr>
          <w:lang w:val="en-GB"/>
        </w:rPr>
        <w:t>-</w:t>
      </w:r>
      <w:r w:rsidRPr="001E2FF5">
        <w:rPr>
          <w:lang w:val="en-GB"/>
        </w:rPr>
        <w:t xml:space="preserve">end consists of a database and a </w:t>
      </w:r>
      <w:r w:rsidR="008B050D">
        <w:rPr>
          <w:lang w:val="en-GB"/>
        </w:rPr>
        <w:t xml:space="preserve">server side application </w:t>
      </w:r>
      <w:r w:rsidR="00834A58">
        <w:rPr>
          <w:lang w:val="en-GB"/>
        </w:rPr>
        <w:t>enabling data exchange between remote clients and the database</w:t>
      </w:r>
      <w:r w:rsidRPr="001E2FF5">
        <w:rPr>
          <w:lang w:val="en-GB"/>
        </w:rPr>
        <w:t>.</w:t>
      </w:r>
    </w:p>
    <w:p w14:paraId="6D398124" w14:textId="5B47CBA9" w:rsidR="00821DA3" w:rsidRPr="001E2FF5" w:rsidRDefault="00821DA3" w:rsidP="00DE42BE">
      <w:pPr>
        <w:rPr>
          <w:lang w:val="en-GB"/>
        </w:rPr>
      </w:pPr>
    </w:p>
    <w:p w14:paraId="2AFC788F" w14:textId="2ECAE994" w:rsidR="00C02A22" w:rsidRPr="001E2FF5" w:rsidRDefault="001E2FF5" w:rsidP="00FE3251">
      <w:pPr>
        <w:rPr>
          <w:lang w:val="en-GB"/>
        </w:rPr>
      </w:pPr>
      <w:r>
        <w:rPr>
          <w:lang w:val="en-GB"/>
        </w:rPr>
        <w:t>C</w:t>
      </w:r>
      <w:r w:rsidR="00C02A22" w:rsidRPr="001E2FF5">
        <w:rPr>
          <w:lang w:val="en-GB"/>
        </w:rPr>
        <w:t>lient</w:t>
      </w:r>
      <w:r w:rsidR="00D20D24">
        <w:rPr>
          <w:lang w:val="en-GB"/>
        </w:rPr>
        <w:t xml:space="preserve">s </w:t>
      </w:r>
      <w:r>
        <w:rPr>
          <w:lang w:val="en-GB"/>
        </w:rPr>
        <w:t>can be</w:t>
      </w:r>
      <w:r w:rsidR="00C02A22" w:rsidRPr="001E2FF5">
        <w:rPr>
          <w:lang w:val="en-GB"/>
        </w:rPr>
        <w:t xml:space="preserve"> developed for a</w:t>
      </w:r>
      <w:r w:rsidR="008B050D">
        <w:rPr>
          <w:lang w:val="en-GB"/>
        </w:rPr>
        <w:t>ny</w:t>
      </w:r>
      <w:r w:rsidR="00C02A22" w:rsidRPr="001E2FF5">
        <w:rPr>
          <w:lang w:val="en-GB"/>
        </w:rPr>
        <w:t xml:space="preserve"> particular sort of web-documents, whereas the back</w:t>
      </w:r>
      <w:r w:rsidR="00834A58">
        <w:rPr>
          <w:lang w:val="en-GB"/>
        </w:rPr>
        <w:t>-</w:t>
      </w:r>
      <w:r w:rsidR="00C02A22" w:rsidRPr="001E2FF5">
        <w:rPr>
          <w:lang w:val="en-GB"/>
        </w:rPr>
        <w:t xml:space="preserve">end is not </w:t>
      </w:r>
      <w:r>
        <w:rPr>
          <w:lang w:val="en-GB"/>
        </w:rPr>
        <w:t>domain</w:t>
      </w:r>
      <w:r w:rsidR="00D20D24">
        <w:rPr>
          <w:lang w:val="en-GB"/>
        </w:rPr>
        <w:t xml:space="preserve"> </w:t>
      </w:r>
      <w:r w:rsidR="00C02A22" w:rsidRPr="001E2FF5">
        <w:rPr>
          <w:lang w:val="en-GB"/>
        </w:rPr>
        <w:t xml:space="preserve">specific and treats requests of all clients in </w:t>
      </w:r>
      <w:r w:rsidR="008B050D">
        <w:rPr>
          <w:lang w:val="en-GB"/>
        </w:rPr>
        <w:t>a generic</w:t>
      </w:r>
      <w:r w:rsidR="00C02A22" w:rsidRPr="001E2FF5">
        <w:rPr>
          <w:lang w:val="en-GB"/>
        </w:rPr>
        <w:t xml:space="preserve"> way. </w:t>
      </w:r>
    </w:p>
    <w:p w14:paraId="00794F4E" w14:textId="330CFDD8" w:rsidR="00EB79E7" w:rsidRPr="001E2FF5" w:rsidRDefault="00D20D24" w:rsidP="008C5F96">
      <w:pPr>
        <w:rPr>
          <w:lang w:val="en-GB"/>
        </w:rPr>
      </w:pPr>
      <w:r>
        <w:rPr>
          <w:lang w:val="en-GB"/>
        </w:rPr>
        <w:t>T</w:t>
      </w:r>
      <w:r w:rsidR="00C02A22" w:rsidRPr="001E2FF5">
        <w:rPr>
          <w:lang w:val="en-GB"/>
        </w:rPr>
        <w:t xml:space="preserve">he </w:t>
      </w:r>
      <w:r w:rsidR="006978C7">
        <w:rPr>
          <w:lang w:val="en-GB"/>
        </w:rPr>
        <w:t>back-end</w:t>
      </w:r>
      <w:r w:rsidR="00C02A22" w:rsidRPr="001E2FF5">
        <w:rPr>
          <w:lang w:val="en-GB"/>
        </w:rPr>
        <w:t xml:space="preserve"> </w:t>
      </w:r>
      <w:r w:rsidR="001E2FF5">
        <w:rPr>
          <w:lang w:val="en-GB"/>
        </w:rPr>
        <w:t xml:space="preserve">and its clients </w:t>
      </w:r>
      <w:r w:rsidR="00C02A22" w:rsidRPr="001E2FF5">
        <w:rPr>
          <w:lang w:val="en-GB"/>
        </w:rPr>
        <w:t xml:space="preserve">exchange data </w:t>
      </w:r>
      <w:r w:rsidR="001E2FF5">
        <w:rPr>
          <w:lang w:val="en-GB"/>
        </w:rPr>
        <w:t>by</w:t>
      </w:r>
      <w:r w:rsidR="001E2FF5" w:rsidRPr="001E2FF5">
        <w:rPr>
          <w:lang w:val="en-GB"/>
        </w:rPr>
        <w:t xml:space="preserve"> </w:t>
      </w:r>
      <w:r w:rsidR="00C02A22" w:rsidRPr="001E2FF5">
        <w:rPr>
          <w:lang w:val="en-GB"/>
        </w:rPr>
        <w:t xml:space="preserve">sending </w:t>
      </w:r>
      <w:r w:rsidR="008B050D">
        <w:rPr>
          <w:lang w:val="en-GB"/>
        </w:rPr>
        <w:t>HTTP</w:t>
      </w:r>
      <w:r w:rsidR="00F742B2">
        <w:rPr>
          <w:lang w:val="en-GB"/>
        </w:rPr>
        <w:t>-</w:t>
      </w:r>
      <w:r w:rsidR="00C02A22" w:rsidRPr="001E2FF5">
        <w:rPr>
          <w:lang w:val="en-GB"/>
        </w:rPr>
        <w:t xml:space="preserve">requests and </w:t>
      </w:r>
      <w:r w:rsidR="008B050D">
        <w:rPr>
          <w:lang w:val="en-GB"/>
        </w:rPr>
        <w:t xml:space="preserve">processing </w:t>
      </w:r>
      <w:r w:rsidR="00C02A22" w:rsidRPr="001E2FF5">
        <w:rPr>
          <w:lang w:val="en-GB"/>
        </w:rPr>
        <w:t>respon</w:t>
      </w:r>
      <w:r w:rsidR="001A3ADF" w:rsidRPr="001E2FF5">
        <w:rPr>
          <w:lang w:val="en-GB"/>
        </w:rPr>
        <w:t>ses</w:t>
      </w:r>
      <w:r w:rsidR="00C02A22" w:rsidRPr="001E2FF5">
        <w:rPr>
          <w:lang w:val="en-GB"/>
        </w:rPr>
        <w:t xml:space="preserve">. </w:t>
      </w:r>
      <w:r w:rsidR="00F742B2">
        <w:rPr>
          <w:lang w:val="en-GB"/>
        </w:rPr>
        <w:t>Requests and responses</w:t>
      </w:r>
      <w:r w:rsidR="00C02A22" w:rsidRPr="001E2FF5">
        <w:rPr>
          <w:lang w:val="en-GB"/>
        </w:rPr>
        <w:t xml:space="preserve"> </w:t>
      </w:r>
      <w:r w:rsidR="00F742B2">
        <w:rPr>
          <w:lang w:val="en-GB"/>
        </w:rPr>
        <w:t>may contain</w:t>
      </w:r>
      <w:r w:rsidR="00C02A22" w:rsidRPr="001E2FF5">
        <w:rPr>
          <w:lang w:val="en-GB"/>
        </w:rPr>
        <w:t xml:space="preserve"> XML </w:t>
      </w:r>
      <w:r w:rsidR="001E2FF5">
        <w:rPr>
          <w:lang w:val="en-GB"/>
        </w:rPr>
        <w:t>documents</w:t>
      </w:r>
      <w:r>
        <w:rPr>
          <w:lang w:val="en-GB"/>
        </w:rPr>
        <w:t xml:space="preserve"> </w:t>
      </w:r>
      <w:r w:rsidR="00C02A22" w:rsidRPr="001E2FF5">
        <w:rPr>
          <w:lang w:val="en-GB"/>
        </w:rPr>
        <w:t xml:space="preserve">that obey </w:t>
      </w:r>
      <w:r w:rsidR="001E2FF5">
        <w:rPr>
          <w:lang w:val="en-GB"/>
        </w:rPr>
        <w:t xml:space="preserve">the common </w:t>
      </w:r>
      <w:r w:rsidR="00C02A22" w:rsidRPr="001E2FF5">
        <w:rPr>
          <w:lang w:val="en-GB"/>
        </w:rPr>
        <w:t xml:space="preserve">DWAN XML schema. </w:t>
      </w:r>
      <w:r w:rsidR="001E2FF5">
        <w:rPr>
          <w:lang w:val="en-GB"/>
        </w:rPr>
        <w:t>This schema represents</w:t>
      </w:r>
      <w:r w:rsidR="001E2FF5" w:rsidRPr="001E2FF5">
        <w:rPr>
          <w:lang w:val="en-GB"/>
        </w:rPr>
        <w:t xml:space="preserve"> </w:t>
      </w:r>
      <w:r w:rsidR="00C02A22" w:rsidRPr="001E2FF5">
        <w:rPr>
          <w:lang w:val="en-GB"/>
        </w:rPr>
        <w:t xml:space="preserve">a data model that has been designed to represent the main data </w:t>
      </w:r>
      <w:r w:rsidR="00D4615F">
        <w:rPr>
          <w:lang w:val="en-GB"/>
        </w:rPr>
        <w:t>structures</w:t>
      </w:r>
      <w:r w:rsidR="00C02A22" w:rsidRPr="001E2FF5">
        <w:rPr>
          <w:lang w:val="en-GB"/>
        </w:rPr>
        <w:t xml:space="preserve">, which are involved in constructing annotations, and relations between these </w:t>
      </w:r>
      <w:r w:rsidR="00D4615F">
        <w:rPr>
          <w:lang w:val="en-GB"/>
        </w:rPr>
        <w:t>structures</w:t>
      </w:r>
      <w:r w:rsidR="00C02A22" w:rsidRPr="001E2FF5">
        <w:rPr>
          <w:lang w:val="en-GB"/>
        </w:rPr>
        <w:t>.</w:t>
      </w:r>
    </w:p>
    <w:p w14:paraId="23A76500" w14:textId="7F8823CE" w:rsidR="00F929B2" w:rsidRPr="001E2FF5" w:rsidRDefault="00F929B2" w:rsidP="00F929B2">
      <w:pPr>
        <w:pStyle w:val="Heading1"/>
        <w:rPr>
          <w:lang w:val="en-GB"/>
        </w:rPr>
      </w:pPr>
      <w:r w:rsidRPr="001E2FF5">
        <w:rPr>
          <w:lang w:val="en-GB"/>
        </w:rPr>
        <w:t xml:space="preserve">DWAN data model </w:t>
      </w:r>
    </w:p>
    <w:p w14:paraId="32AB4087" w14:textId="2FD4BBCA" w:rsidR="00F929B2" w:rsidRPr="001E2FF5" w:rsidRDefault="00E831C8" w:rsidP="00F929B2">
      <w:pPr>
        <w:rPr>
          <w:lang w:val="en-GB"/>
        </w:rPr>
      </w:pPr>
      <w:r w:rsidRPr="001E2FF5">
        <w:rPr>
          <w:noProof/>
          <w:lang w:eastAsia="en-US"/>
        </w:rPr>
        <mc:AlternateContent>
          <mc:Choice Requires="wps">
            <w:drawing>
              <wp:anchor distT="0" distB="0" distL="114300" distR="114300" simplePos="0" relativeHeight="251679744" behindDoc="0" locked="0" layoutInCell="1" allowOverlap="1" wp14:anchorId="479DD775" wp14:editId="09D1DDD4">
                <wp:simplePos x="0" y="0"/>
                <wp:positionH relativeFrom="column">
                  <wp:posOffset>-192617</wp:posOffset>
                </wp:positionH>
                <wp:positionV relativeFrom="paragraph">
                  <wp:posOffset>4350385</wp:posOffset>
                </wp:positionV>
                <wp:extent cx="1616922" cy="8890"/>
                <wp:effectExtent l="0" t="101600" r="0" b="168910"/>
                <wp:wrapNone/>
                <wp:docPr id="22" name="Curved Connector 53"/>
                <wp:cNvGraphicFramePr/>
                <a:graphic xmlns:a="http://schemas.openxmlformats.org/drawingml/2006/main">
                  <a:graphicData uri="http://schemas.microsoft.com/office/word/2010/wordprocessingShape">
                    <wps:wsp>
                      <wps:cNvCnPr/>
                      <wps:spPr>
                        <a:xfrm flipH="1">
                          <a:off x="0" y="0"/>
                          <a:ext cx="1616922" cy="8890"/>
                        </a:xfrm>
                        <a:prstGeom prst="straightConnector1">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0,0l21600,21600e" filled="f">
                <v:path arrowok="t" fillok="f" o:connecttype="none"/>
                <o:lock v:ext="edit" shapetype="t"/>
              </v:shapetype>
              <v:shape id="Curved Connector 53" o:spid="_x0000_s1026" type="#_x0000_t32" style="position:absolute;margin-left:-15.1pt;margin-top:342.55pt;width:127.3pt;height:.7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" strokecolor="#a5a5a5 [2092]" strokeweight="2pt">
                <v:stroke endarrow="block" endarrowwidth="wide" opacity="32896f"/>
                <v:shadow on="t" opacity="24903f" mv:blur="40000f" origin=",.5" offset="0,20000emu"/>
              </v:shape>
            </w:pict>
          </mc:Fallback>
        </mc:AlternateContent>
      </w:r>
      <w:r w:rsidRPr="001E2FF5">
        <w:rPr>
          <w:noProof/>
          <w:lang w:eastAsia="en-US"/>
        </w:rPr>
        <mc:AlternateContent>
          <mc:Choice Requires="wps">
            <w:drawing>
              <wp:anchor distT="0" distB="0" distL="114300" distR="114300" simplePos="0" relativeHeight="251677696" behindDoc="0" locked="0" layoutInCell="1" allowOverlap="1" wp14:anchorId="03BA548C" wp14:editId="5337D665">
                <wp:simplePos x="0" y="0"/>
                <wp:positionH relativeFrom="column">
                  <wp:posOffset>4735830</wp:posOffset>
                </wp:positionH>
                <wp:positionV relativeFrom="paragraph">
                  <wp:posOffset>974090</wp:posOffset>
                </wp:positionV>
                <wp:extent cx="1320800" cy="559435"/>
                <wp:effectExtent l="25400" t="25400" r="127000" b="100965"/>
                <wp:wrapSquare wrapText="bothSides"/>
                <wp:docPr id="21" name="Text Box 21"/>
                <wp:cNvGraphicFramePr/>
                <a:graphic xmlns:a="http://schemas.openxmlformats.org/drawingml/2006/main">
                  <a:graphicData uri="http://schemas.microsoft.com/office/word/2010/wordprocessingShape">
                    <wps:wsp>
                      <wps:cNvSpPr txBox="1"/>
                      <wps:spPr>
                        <a:xfrm>
                          <a:off x="0" y="0"/>
                          <a:ext cx="1320800" cy="559435"/>
                        </a:xfrm>
                        <a:prstGeom prst="rect">
                          <a:avLst/>
                        </a:prstGeom>
                        <a:noFill/>
                        <a:ln w="19050">
                          <a:solidFill>
                            <a:schemeClr val="tx1">
                              <a:lumMod val="50000"/>
                              <a:lumOff val="50000"/>
                            </a:schemeClr>
                          </a:solidFill>
                        </a:ln>
                        <a:effectLst>
                          <a:outerShdw blurRad="25400" dir="2700000" sx="105000" sy="105000" algn="tl" rotWithShape="0">
                            <a:schemeClr val="tx1">
                              <a:lumMod val="85000"/>
                              <a:lumOff val="15000"/>
                              <a:alpha val="43000"/>
                            </a:schemeClr>
                          </a:outerShdw>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59CB33C" w14:textId="77777777" w:rsidR="008B050D" w:rsidRDefault="008B050D" w:rsidP="009F02A0">
                            <w:pPr>
                              <w:jc w:val="center"/>
                            </w:pPr>
                          </w:p>
                          <w:p w14:paraId="666904C5" w14:textId="297CC32C" w:rsidR="008B050D" w:rsidRDefault="008B050D" w:rsidP="009F02A0">
                            <w:pPr>
                              <w:jc w:val="center"/>
                            </w:pPr>
                            <w:r>
                              <w:t xml:space="preserve">Yet another client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1" o:spid="_x0000_s1029" type="#_x0000_t202" style="position:absolute;margin-left:372.9pt;margin-top:76.7pt;width:104pt;height:4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" filled="f" strokecolor="gray [1629]" strokeweight="1.5pt">
                <v:shadow on="t" type="perspective" color="#272727 [2749]" opacity="28180f" mv:blur="25400f" origin="-.5,-.5" offset="0,0" matrix="68813f,,,68813f"/>
                <v:textbox>
                  <w:txbxContent>
                    <w:p w14:paraId="359CB33C" w14:textId="77777777" w:rsidR="005C42FE" w:rsidRDefault="005C42FE" w:rsidP="009F02A0">
                      <w:pPr>
                        <w:jc w:val="center"/>
                      </w:pPr>
                    </w:p>
                    <w:p w14:paraId="666904C5" w14:textId="297CC32C" w:rsidR="005C42FE" w:rsidRDefault="005C42FE" w:rsidP="009F02A0">
                      <w:pPr>
                        <w:jc w:val="center"/>
                      </w:pPr>
                      <w:r>
                        <w:t xml:space="preserve">Yet another client </w:t>
                      </w:r>
                    </w:p>
                  </w:txbxContent>
                </v:textbox>
                <w10:wrap type="square"/>
              </v:shape>
            </w:pict>
          </mc:Fallback>
        </mc:AlternateContent>
      </w:r>
      <w:r w:rsidR="00A32B37" w:rsidRPr="001E2FF5">
        <w:rPr>
          <w:noProof/>
          <w:lang w:eastAsia="en-US"/>
        </w:rPr>
        <mc:AlternateContent>
          <mc:Choice Requires="wps">
            <w:drawing>
              <wp:anchor distT="0" distB="0" distL="114300" distR="114300" simplePos="0" relativeHeight="251676672" behindDoc="0" locked="0" layoutInCell="1" allowOverlap="1" wp14:anchorId="710C0FFF" wp14:editId="2028CC5E">
                <wp:simplePos x="0" y="0"/>
                <wp:positionH relativeFrom="column">
                  <wp:posOffset>-183091</wp:posOffset>
                </wp:positionH>
                <wp:positionV relativeFrom="paragraph">
                  <wp:posOffset>3080385</wp:posOffset>
                </wp:positionV>
                <wp:extent cx="1201843" cy="1009862"/>
                <wp:effectExtent l="50800" t="25400" r="68580" b="158750"/>
                <wp:wrapNone/>
                <wp:docPr id="18" name="Curved Connector 53"/>
                <wp:cNvGraphicFramePr/>
                <a:graphic xmlns:a="http://schemas.openxmlformats.org/drawingml/2006/main">
                  <a:graphicData uri="http://schemas.microsoft.com/office/word/2010/wordprocessingShape">
                    <wps:wsp>
                      <wps:cNvCnPr/>
                      <wps:spPr>
                        <a:xfrm rot="10800000" flipV="1">
                          <a:off x="0" y="0"/>
                          <a:ext cx="1201843" cy="1009862"/>
                        </a:xfrm>
                        <a:prstGeom prst="bentConnector3">
                          <a:avLst>
                            <a:gd name="adj1" fmla="val -35"/>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Curved Connector 53" o:spid="_x0000_s1026" type="#_x0000_t34" style="position:absolute;margin-left:-14.35pt;margin-top:242.55pt;width:94.65pt;height:79.5pt;rotation:180;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" adj="-8" strokecolor="#a5a5a5 [2092]" strokeweight="2pt">
                <v:stroke endarrow="block" endarrowwidth="wide" opacity="32896f"/>
                <v:shadow on="t" opacity="24903f" mv:blur="40000f" origin=",.5" offset="0,20000emu"/>
              </v:shape>
            </w:pict>
          </mc:Fallback>
        </mc:AlternateContent>
      </w:r>
      <w:r w:rsidR="00A32B37" w:rsidRPr="001E2FF5">
        <w:rPr>
          <w:noProof/>
          <w:lang w:eastAsia="en-US"/>
        </w:rPr>
        <mc:AlternateContent>
          <mc:Choice Requires="wps">
            <w:drawing>
              <wp:anchor distT="0" distB="0" distL="114300" distR="114300" simplePos="0" relativeHeight="251674624" behindDoc="0" locked="0" layoutInCell="1" allowOverlap="1" wp14:anchorId="1C683089" wp14:editId="5834E64C">
                <wp:simplePos x="0" y="0"/>
                <wp:positionH relativeFrom="column">
                  <wp:posOffset>-1814195</wp:posOffset>
                </wp:positionH>
                <wp:positionV relativeFrom="paragraph">
                  <wp:posOffset>3630295</wp:posOffset>
                </wp:positionV>
                <wp:extent cx="762635" cy="651510"/>
                <wp:effectExtent l="55563" t="20637" r="105727" b="181928"/>
                <wp:wrapNone/>
                <wp:docPr id="53" name="Curved Connector 53"/>
                <wp:cNvGraphicFramePr/>
                <a:graphic xmlns:a="http://schemas.openxmlformats.org/drawingml/2006/main">
                  <a:graphicData uri="http://schemas.microsoft.com/office/word/2010/wordprocessingShape">
                    <wps:wsp>
                      <wps:cNvCnPr/>
                      <wps:spPr>
                        <a:xfrm rot="16200000" flipH="1">
                          <a:off x="0" y="0"/>
                          <a:ext cx="762635" cy="651510"/>
                        </a:xfrm>
                        <a:prstGeom prst="bentConnector3">
                          <a:avLst>
                            <a:gd name="adj1" fmla="val 99958"/>
                          </a:avLst>
                        </a:prstGeom>
                        <a:ln>
                          <a:solidFill>
                            <a:schemeClr val="bg1">
                              <a:lumMod val="65000"/>
                              <a:alpha val="50000"/>
                            </a:schemeClr>
                          </a:solidFill>
                          <a:tailEnd type="triangle" w="lg"/>
                        </a:ln>
                        <a:effectLst>
                          <a:glow>
                            <a:schemeClr val="tx2">
                              <a:lumMod val="40000"/>
                              <a:lumOff val="60000"/>
                              <a:alpha val="75000"/>
                            </a:schemeClr>
                          </a:glow>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53" o:spid="_x0000_s1026" type="#_x0000_t34" style="position:absolute;margin-left:-142.8pt;margin-top:285.85pt;width:60.05pt;height:51.3pt;rotation:90;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" adj="21591" strokecolor="#a5a5a5 [2092]" strokeweight="2pt">
                <v:stroke endarrow="block" endarrowwidth="wide" opacity="32896f"/>
                <v:shadow on="t" opacity="24903f" mv:blur="40000f" origin=",.5" offset="0,20000emu"/>
              </v:shape>
            </w:pict>
          </mc:Fallback>
        </mc:AlternateContent>
      </w:r>
      <w:r w:rsidR="00A32B37" w:rsidRPr="001E2FF5">
        <w:rPr>
          <w:noProof/>
          <w:lang w:eastAsia="en-US"/>
        </w:rPr>
        <mc:AlternateContent>
          <mc:Choice Requires="wpg">
            <w:drawing>
              <wp:anchor distT="0" distB="0" distL="114300" distR="114300" simplePos="0" relativeHeight="251672576" behindDoc="0" locked="0" layoutInCell="1" allowOverlap="1" wp14:anchorId="3BE45622" wp14:editId="14D3C10B">
                <wp:simplePos x="0" y="0"/>
                <wp:positionH relativeFrom="column">
                  <wp:posOffset>111760</wp:posOffset>
                </wp:positionH>
                <wp:positionV relativeFrom="paragraph">
                  <wp:posOffset>-2148840</wp:posOffset>
                </wp:positionV>
                <wp:extent cx="5819775" cy="3860800"/>
                <wp:effectExtent l="101600" t="101600" r="225425" b="0"/>
                <wp:wrapSquare wrapText="bothSides"/>
                <wp:docPr id="29" name="Group 1"/>
                <wp:cNvGraphicFramePr/>
                <a:graphic xmlns:a="http://schemas.openxmlformats.org/drawingml/2006/main">
                  <a:graphicData uri="http://schemas.microsoft.com/office/word/2010/wordprocessingGroup">
                    <wpg:wgp>
                      <wpg:cNvGrpSpPr/>
                      <wpg:grpSpPr>
                        <a:xfrm>
                          <a:off x="0" y="0"/>
                          <a:ext cx="5819775" cy="3860800"/>
                          <a:chOff x="0" y="-3"/>
                          <a:chExt cx="16363877" cy="13487402"/>
                        </a:xfrm>
                        <a:extLst>
                          <a:ext uri="{0CCBE362-F206-4b92-989A-16890622DB6E}">
                            <ma14:wrappingTextBoxFlag xmlns:ma14="http://schemas.microsoft.com/office/mac/drawingml/2011/main"/>
                          </a:ext>
                        </a:extLst>
                      </wpg:grpSpPr>
                      <pic:pic xmlns:pic="http://schemas.openxmlformats.org/drawingml/2006/picture">
                        <pic:nvPicPr>
                          <pic:cNvPr id="31" name="Picture 31" descr="elan_grab_1.tiff"/>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724403" y="-3"/>
                            <a:ext cx="11639474" cy="7778180"/>
                          </a:xfrm>
                          <a:prstGeom prst="rect">
                            <a:avLst/>
                          </a:prstGeom>
                          <a:ln>
                            <a:solidFill>
                              <a:schemeClr val="tx2">
                                <a:lumMod val="60000"/>
                                <a:lumOff val="40000"/>
                              </a:schemeClr>
                            </a:solidFill>
                          </a:ln>
                          <a:effectLst>
                            <a:outerShdw blurRad="82550" dist="38100" dir="2700000" sx="102000" sy="102000" algn="tl" rotWithShape="0">
                              <a:schemeClr val="tx1">
                                <a:lumMod val="75000"/>
                                <a:lumOff val="25000"/>
                                <a:alpha val="43000"/>
                              </a:schemeClr>
                            </a:outerShdw>
                          </a:effectLst>
                        </pic:spPr>
                      </pic:pic>
                      <pic:pic xmlns:pic="http://schemas.openxmlformats.org/drawingml/2006/picture">
                        <pic:nvPicPr>
                          <pic:cNvPr id="32" name="Picture 32" descr="Screen Shot 2014-05-20 at 14.04.20.png"/>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1447796"/>
                            <a:ext cx="10961370" cy="8045881"/>
                          </a:xfrm>
                          <a:prstGeom prst="rect">
                            <a:avLst/>
                          </a:prstGeom>
                          <a:ln w="22225">
                            <a:solidFill>
                              <a:schemeClr val="bg1">
                                <a:lumMod val="75000"/>
                              </a:schemeClr>
                            </a:solidFill>
                          </a:ln>
                          <a:effectLst>
                            <a:outerShdw blurRad="82550" dist="38100" dir="2700000" sx="102000" sy="102000" algn="tl" rotWithShape="0">
                              <a:srgbClr val="000000">
                                <a:alpha val="37000"/>
                              </a:srgbClr>
                            </a:outerShdw>
                          </a:effectLst>
                        </pic:spPr>
                      </pic:pic>
                      <pic:pic xmlns:pic="http://schemas.openxmlformats.org/drawingml/2006/picture">
                        <pic:nvPicPr>
                          <pic:cNvPr id="33" name="Picture 33" descr="Silver-Database-Icon-in-3D-PSD-Design.jpg"/>
                          <pic:cNvPicPr>
                            <a:picLocks noChangeAspect="1"/>
                          </pic:cNvPicPr>
                        </pic:nvPicPr>
                        <pic:blipFill>
                          <a:blip r:embed="rId14">
                            <a:alphaModFix amt="66000"/>
                            <a:extLst>
                              <a:ext uri="{28A0092B-C50C-407E-A947-70E740481C1C}">
                                <a14:useLocalDpi xmlns:a14="http://schemas.microsoft.com/office/drawing/2010/main" val="0"/>
                              </a:ext>
                            </a:extLst>
                          </a:blip>
                          <a:stretch>
                            <a:fillRect/>
                          </a:stretch>
                        </pic:blipFill>
                        <pic:spPr>
                          <a:xfrm>
                            <a:off x="6019800" y="10703359"/>
                            <a:ext cx="2556356" cy="2784040"/>
                          </a:xfrm>
                          <a:prstGeom prst="rect">
                            <a:avLst/>
                          </a:prstGeom>
                        </pic:spPr>
                      </pic:pic>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8.8pt;margin-top:-169.15pt;width:458.25pt;height:304pt;z-index:251672576" coordorigin=",-3" coordsize="16363877,13487402" o:gfxdata="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elan_grab_1.tiff" style="position:absolute;left:4724403;top:-3;width:11639474;height:777818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51&#10;VrnEAAAA2wAAAA8AAABkcnMvZG93bnJldi54bWxEj0FrwkAUhO8F/8PyhF6KbmxBQ3QVKbT00EsT&#10;8fzIviSr2bcxu43Jv+8WCj0OM/MNszuMthUD9d44VrBaJiCIS6cN1wpOxdsiBeEDssbWMSmYyMNh&#10;P3vYYabdnb9oyEMtIoR9hgqaELpMSl82ZNEvXUccvcr1FkOUfS11j/cIt618TpK1tGg4LjTY0WtD&#10;5TX/tgoKjxM/XTZDUr2fDRr3Wa1vqVKP8/G4BRFoDP/hv/aHVvCygt8v8QfI/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B51VrnEAAAA2wAAAA8AAAAAAAAAAAAAAAAAnAIA&#10;AGRycy9kb3ducmV2LnhtbFBLBQYAAAAABAAEAPcAAACNAwAAAAA=&#10;" stroked="t" strokecolor="#548dd4 [1951]">
                  <v:imagedata r:id="rId15" o:title="elan_grab_1.tiff"/>
                  <v:shadow on="t" type="perspective" color="#404040 [2429]" opacity="28180f" mv:blur="82550f" origin="-.5,-.5" offset="26941emu,26941emu" matrix="66847f,,,66847f"/>
                  <v:path arrowok="t"/>
                </v:shape>
                <v:shape id="Picture 32" o:spid="_x0000_s1028" type="#_x0000_t75" alt="Screen Shot 2014-05-20 at 14.04.20.png" style="position:absolute;top:1447796;width:10961370;height:804588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4u&#10;OlHCAAAA2wAAAA8AAABkcnMvZG93bnJldi54bWxEj9FqAjEURN8F/yHcgm+a7Spit0aRQqEgLbj6&#10;AZfNdbO6udkmUde/b4SCj8PMnGGW69624ko+NI4VvE4yEMSV0w3XCg77z/ECRIjIGlvHpOBOAdar&#10;4WCJhXY33tG1jLVIEA4FKjAxdoWUoTJkMUxcR5y8o/MWY5K+ltrjLcFtK/Msm0uLDacFgx19GKrO&#10;5cUq2P2eyiNefsyM/Nudc7n9LvdbpUYv/eYdRKQ+PsP/7S+tYJrD40v6AXL1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LjpRwgAAANsAAAAPAAAAAAAAAAAAAAAAAJwCAABk&#10;cnMvZG93bnJldi54bWxQSwUGAAAAAAQABAD3AAAAiwMAAAAA&#10;" stroked="t" strokecolor="#bfbfbf [2412]" strokeweight="1.75pt">
                  <v:imagedata r:id="rId16" o:title="Screen Shot 2014-05-20 at 14.04.20.png"/>
                  <v:shadow on="t" type="perspective" opacity="24248f" mv:blur="82550f" origin="-.5,-.5" offset="26941emu,26941emu" matrix="66847f,,,66847f"/>
                  <v:path arrowok="t"/>
                </v:shape>
                <v:shape id="Picture 33" o:spid="_x0000_s1029" type="#_x0000_t75" alt="Silver-Database-Icon-in-3D-PSD-Design.jpg" style="position:absolute;left:6019800;top:10703359;width:2556356;height:27840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ue&#10;VALGAAAA2wAAAA8AAABkcnMvZG93bnJldi54bWxEj0FrwkAUhO8F/8PyBG91Y4RQoquIGGgPPVRb&#10;0dtr9jUJyb6N2TVJ/323UOhxmJlvmPV2NI3oqXOVZQWLeQSCOLe64kLB+yl7fALhPLLGxjIp+CYH&#10;283kYY2ptgO/UX/0hQgQdikqKL1vUyldXpJBN7ctcfC+bGfQB9kVUnc4BLhpZBxFiTRYcVgosaV9&#10;SXl9vBsF2XDTl+R0XXzsbi/Gxof6/PlaKzWbjrsVCE+j/w//tZ+1guUSfr+EHyA3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55UAsYAAADbAAAADwAAAAAAAAAAAAAAAACc&#10;AgAAZHJzL2Rvd25yZXYueG1sUEsFBgAAAAAEAAQA9wAAAI8DAAAAAA==&#10;">
                  <v:fill opacity="43254f"/>
                  <v:imagedata r:id="rId17" o:title="Silver-Database-Icon-in-3D-PSD-Design.jpg"/>
                  <v:path arrowok="t"/>
                </v:shape>
                <w10:wrap type="square"/>
              </v:group>
            </w:pict>
          </mc:Fallback>
        </mc:AlternateContent>
      </w:r>
      <w:r w:rsidR="001E2FF5">
        <w:rPr>
          <w:lang w:val="en-GB"/>
        </w:rPr>
        <w:t xml:space="preserve">The </w:t>
      </w:r>
      <w:r w:rsidR="00F929B2" w:rsidRPr="001E2FF5">
        <w:rPr>
          <w:lang w:val="en-GB"/>
        </w:rPr>
        <w:t xml:space="preserve">relations </w:t>
      </w:r>
      <w:r w:rsidR="00F929B2" w:rsidRPr="001E2FF5">
        <w:rPr>
          <w:i/>
          <w:iCs/>
          <w:lang w:val="en-GB"/>
        </w:rPr>
        <w:t>Annotation - Target</w:t>
      </w:r>
      <w:r w:rsidR="00F929B2" w:rsidRPr="001E2FF5">
        <w:rPr>
          <w:lang w:val="en-GB"/>
        </w:rPr>
        <w:t xml:space="preserve">, </w:t>
      </w:r>
      <w:r w:rsidR="00F929B2" w:rsidRPr="001E2FF5">
        <w:rPr>
          <w:i/>
          <w:iCs/>
          <w:lang w:val="en-GB"/>
        </w:rPr>
        <w:t>Target - Source</w:t>
      </w:r>
      <w:r w:rsidR="00F929B2" w:rsidRPr="001E2FF5">
        <w:rPr>
          <w:lang w:val="en-GB"/>
        </w:rPr>
        <w:t xml:space="preserve">, </w:t>
      </w:r>
      <w:r w:rsidR="00F929B2" w:rsidRPr="001E2FF5">
        <w:rPr>
          <w:i/>
          <w:iCs/>
          <w:lang w:val="en-GB"/>
        </w:rPr>
        <w:t>Target - Cached Representation</w:t>
      </w:r>
      <w:r w:rsidR="00F929B2" w:rsidRPr="001E2FF5">
        <w:rPr>
          <w:lang w:val="en-GB"/>
        </w:rPr>
        <w:t xml:space="preserve"> closely follow the </w:t>
      </w:r>
      <w:r w:rsidR="00F929B2" w:rsidRPr="001E2FF5">
        <w:rPr>
          <w:i/>
          <w:lang w:val="en-GB"/>
        </w:rPr>
        <w:t>Open Annotation</w:t>
      </w:r>
      <w:r w:rsidR="00F929B2" w:rsidRPr="001E2FF5">
        <w:rPr>
          <w:lang w:val="en-GB"/>
        </w:rPr>
        <w:t xml:space="preserve"> (OA) standard</w:t>
      </w:r>
      <w:r w:rsidR="001E2FF5">
        <w:rPr>
          <w:rStyle w:val="EndnoteReference"/>
          <w:lang w:val="en-GB"/>
        </w:rPr>
        <w:endnoteReference w:id="1"/>
      </w:r>
      <w:r w:rsidR="00F929B2" w:rsidRPr="001E2FF5">
        <w:rPr>
          <w:lang w:val="en-GB"/>
        </w:rPr>
        <w:t xml:space="preserve">. An annotation, i.e. an </w:t>
      </w:r>
      <w:r w:rsidR="002C5096">
        <w:rPr>
          <w:lang w:val="en-GB"/>
        </w:rPr>
        <w:t>instance</w:t>
      </w:r>
      <w:r w:rsidR="002C5096" w:rsidRPr="001E2FF5">
        <w:rPr>
          <w:lang w:val="en-GB"/>
        </w:rPr>
        <w:t xml:space="preserve"> </w:t>
      </w:r>
      <w:r w:rsidR="00F929B2" w:rsidRPr="001E2FF5">
        <w:rPr>
          <w:lang w:val="en-GB"/>
        </w:rPr>
        <w:t xml:space="preserve">of the class </w:t>
      </w:r>
      <w:r w:rsidR="00F929B2" w:rsidRPr="001E2FF5">
        <w:rPr>
          <w:i/>
          <w:iCs/>
          <w:lang w:val="en-GB"/>
        </w:rPr>
        <w:t>Annotation</w:t>
      </w:r>
      <w:r w:rsidR="00F929B2" w:rsidRPr="001E2FF5">
        <w:rPr>
          <w:lang w:val="en-GB"/>
        </w:rPr>
        <w:t xml:space="preserve">, is a structure that </w:t>
      </w:r>
      <w:r w:rsidR="00F929B2" w:rsidRPr="001E2FF5">
        <w:rPr>
          <w:lang w:val="en-GB"/>
        </w:rPr>
        <w:lastRenderedPageBreak/>
        <w:t xml:space="preserve">contains </w:t>
      </w:r>
      <w:r w:rsidR="002B59E4">
        <w:rPr>
          <w:lang w:val="en-GB"/>
        </w:rPr>
        <w:t>essential</w:t>
      </w:r>
      <w:r w:rsidR="002B59E4" w:rsidRPr="001E2FF5">
        <w:rPr>
          <w:lang w:val="en-GB"/>
        </w:rPr>
        <w:t xml:space="preserve"> </w:t>
      </w:r>
      <w:r w:rsidR="00F929B2" w:rsidRPr="001E2FF5">
        <w:rPr>
          <w:lang w:val="en-GB"/>
        </w:rPr>
        <w:t xml:space="preserve">information about </w:t>
      </w:r>
      <w:r w:rsidR="002C5096">
        <w:rPr>
          <w:lang w:val="en-GB"/>
        </w:rPr>
        <w:t>an individual</w:t>
      </w:r>
      <w:r w:rsidR="002C5096" w:rsidRPr="001E2FF5">
        <w:rPr>
          <w:lang w:val="en-GB"/>
        </w:rPr>
        <w:t xml:space="preserve"> </w:t>
      </w:r>
      <w:r w:rsidR="00F929B2" w:rsidRPr="001E2FF5">
        <w:rPr>
          <w:lang w:val="en-GB"/>
        </w:rPr>
        <w:t xml:space="preserve">annotation. In particular it contains the annotation's identifier, the reference to the owner and the time of creation. An owner is either the </w:t>
      </w:r>
      <w:r w:rsidR="006978C7">
        <w:rPr>
          <w:lang w:val="en-GB"/>
        </w:rPr>
        <w:t>user</w:t>
      </w:r>
      <w:r w:rsidR="00F929B2" w:rsidRPr="001E2FF5">
        <w:rPr>
          <w:lang w:val="en-GB"/>
        </w:rPr>
        <w:t xml:space="preserve"> who has created the annotation or a user to whom the ownership has been assigned.</w:t>
      </w:r>
    </w:p>
    <w:p w14:paraId="6ED74140" w14:textId="71716DD0" w:rsidR="00F929B2" w:rsidRPr="001E2FF5" w:rsidRDefault="00F929B2" w:rsidP="00F929B2">
      <w:pPr>
        <w:rPr>
          <w:lang w:val="en-GB"/>
        </w:rPr>
      </w:pPr>
      <w:r w:rsidRPr="001E2FF5">
        <w:rPr>
          <w:lang w:val="en-GB"/>
        </w:rPr>
        <w:t xml:space="preserve">Besides the owner, an annotation has </w:t>
      </w:r>
      <w:r w:rsidRPr="001E2FF5">
        <w:rPr>
          <w:i/>
          <w:iCs/>
          <w:lang w:val="en-GB"/>
        </w:rPr>
        <w:t>readers</w:t>
      </w:r>
      <w:r w:rsidRPr="001E2FF5">
        <w:rPr>
          <w:lang w:val="en-GB"/>
        </w:rPr>
        <w:t xml:space="preserve"> and </w:t>
      </w:r>
      <w:r w:rsidRPr="001E2FF5">
        <w:rPr>
          <w:i/>
          <w:iCs/>
          <w:lang w:val="en-GB"/>
        </w:rPr>
        <w:t>writers</w:t>
      </w:r>
      <w:r w:rsidRPr="001E2FF5">
        <w:rPr>
          <w:lang w:val="en-GB"/>
        </w:rPr>
        <w:t xml:space="preserve">. As one can expect, a reader is a user that can read the annotation, and a writer can also add changes to it. Thus, a registered </w:t>
      </w:r>
      <w:r w:rsidR="006978C7">
        <w:rPr>
          <w:lang w:val="en-GB"/>
        </w:rPr>
        <w:t>user</w:t>
      </w:r>
      <w:r w:rsidRPr="001E2FF5">
        <w:rPr>
          <w:lang w:val="en-GB"/>
        </w:rPr>
        <w:t xml:space="preserve"> can be related to an annotation by means of one of three access modes: </w:t>
      </w:r>
      <w:r w:rsidRPr="001E2FF5">
        <w:rPr>
          <w:i/>
          <w:iCs/>
          <w:lang w:val="en-GB"/>
        </w:rPr>
        <w:t>reader</w:t>
      </w:r>
      <w:r w:rsidRPr="001E2FF5">
        <w:rPr>
          <w:lang w:val="en-GB"/>
        </w:rPr>
        <w:t xml:space="preserve">, </w:t>
      </w:r>
      <w:r w:rsidRPr="001E2FF5">
        <w:rPr>
          <w:i/>
          <w:iCs/>
          <w:lang w:val="en-GB"/>
        </w:rPr>
        <w:t>writer</w:t>
      </w:r>
      <w:del w:id="4" w:author="Olha Shakaravska" w:date="2014-11-17T11:12:00Z">
        <w:r w:rsidRPr="001E2FF5" w:rsidDel="009061E7">
          <w:rPr>
            <w:i/>
            <w:iCs/>
            <w:lang w:val="en-GB"/>
          </w:rPr>
          <w:delText>,</w:delText>
        </w:r>
      </w:del>
      <w:r w:rsidR="002B59E4">
        <w:rPr>
          <w:iCs/>
          <w:lang w:val="en-GB"/>
        </w:rPr>
        <w:t xml:space="preserve"> or</w:t>
      </w:r>
      <w:r w:rsidRPr="001E2FF5">
        <w:rPr>
          <w:i/>
          <w:iCs/>
          <w:lang w:val="en-GB"/>
        </w:rPr>
        <w:t xml:space="preserve"> none</w:t>
      </w:r>
      <w:r w:rsidRPr="001E2FF5">
        <w:rPr>
          <w:lang w:val="en-GB"/>
        </w:rPr>
        <w:t>.</w:t>
      </w:r>
    </w:p>
    <w:p w14:paraId="6885825A" w14:textId="08E75B32" w:rsidR="00F929B2" w:rsidRPr="001E2FF5" w:rsidRDefault="00F929B2" w:rsidP="00F929B2">
      <w:pPr>
        <w:rPr>
          <w:lang w:val="en-GB"/>
        </w:rPr>
      </w:pPr>
      <w:r w:rsidRPr="001E2FF5">
        <w:rPr>
          <w:lang w:val="en-GB"/>
        </w:rPr>
        <w:t xml:space="preserve">An annotation can have one or more </w:t>
      </w:r>
      <w:r w:rsidRPr="001E2FF5">
        <w:rPr>
          <w:i/>
          <w:iCs/>
          <w:lang w:val="en-GB"/>
        </w:rPr>
        <w:t>targets</w:t>
      </w:r>
      <w:r w:rsidRPr="001E2FF5">
        <w:rPr>
          <w:lang w:val="en-GB"/>
        </w:rPr>
        <w:t xml:space="preserve">. A target (i.e. an </w:t>
      </w:r>
      <w:r w:rsidR="002B59E4">
        <w:rPr>
          <w:lang w:val="en-GB"/>
        </w:rPr>
        <w:t>instance</w:t>
      </w:r>
      <w:r w:rsidR="002B59E4" w:rsidRPr="001E2FF5">
        <w:rPr>
          <w:lang w:val="en-GB"/>
        </w:rPr>
        <w:t xml:space="preserve"> </w:t>
      </w:r>
      <w:r w:rsidRPr="001E2FF5">
        <w:rPr>
          <w:lang w:val="en-GB"/>
        </w:rPr>
        <w:t xml:space="preserve">of the </w:t>
      </w:r>
      <w:r w:rsidRPr="009061E7">
        <w:rPr>
          <w:i/>
          <w:lang w:val="en-GB"/>
        </w:rPr>
        <w:t>Target</w:t>
      </w:r>
      <w:r w:rsidRPr="001E2FF5">
        <w:rPr>
          <w:lang w:val="en-GB"/>
        </w:rPr>
        <w:t xml:space="preserve"> class) contains the reference to the web-document (a </w:t>
      </w:r>
      <w:r w:rsidRPr="001E2FF5">
        <w:rPr>
          <w:i/>
          <w:iCs/>
          <w:lang w:val="en-GB"/>
        </w:rPr>
        <w:t>source</w:t>
      </w:r>
      <w:r w:rsidRPr="001E2FF5">
        <w:rPr>
          <w:lang w:val="en-GB"/>
        </w:rPr>
        <w:t xml:space="preserve">) and the precise </w:t>
      </w:r>
      <w:r w:rsidR="002B59E4">
        <w:rPr>
          <w:lang w:val="en-GB"/>
        </w:rPr>
        <w:t>identification</w:t>
      </w:r>
      <w:r w:rsidR="002B59E4" w:rsidRPr="001E2FF5">
        <w:rPr>
          <w:lang w:val="en-GB"/>
        </w:rPr>
        <w:t xml:space="preserve"> </w:t>
      </w:r>
      <w:r w:rsidRPr="001E2FF5">
        <w:rPr>
          <w:lang w:val="en-GB"/>
        </w:rPr>
        <w:t>of the document's fragment</w:t>
      </w:r>
      <w:r w:rsidR="002B59E4">
        <w:rPr>
          <w:lang w:val="en-GB"/>
        </w:rPr>
        <w:t xml:space="preserve"> that </w:t>
      </w:r>
      <w:r w:rsidRPr="001E2FF5">
        <w:rPr>
          <w:lang w:val="en-GB"/>
        </w:rPr>
        <w:t xml:space="preserve">is actually annotated. Moreover, a target may refer to one or more </w:t>
      </w:r>
      <w:r w:rsidRPr="00D20D24">
        <w:rPr>
          <w:i/>
          <w:lang w:val="en-GB"/>
        </w:rPr>
        <w:t>cached representations</w:t>
      </w:r>
      <w:r w:rsidRPr="001E2FF5">
        <w:rPr>
          <w:lang w:val="en-GB"/>
        </w:rPr>
        <w:t xml:space="preserve"> of (the relevant parts of) the target document with the precise descriptions of the annotated fragments for each representation.</w:t>
      </w:r>
    </w:p>
    <w:p w14:paraId="3E1E4C8F" w14:textId="6545CBDE" w:rsidR="00C02A22" w:rsidRPr="001E2FF5" w:rsidRDefault="00F929B2" w:rsidP="00C02A22">
      <w:pPr>
        <w:rPr>
          <w:lang w:val="en-GB"/>
        </w:rPr>
      </w:pPr>
      <w:r w:rsidRPr="001E2FF5">
        <w:rPr>
          <w:lang w:val="en-GB"/>
        </w:rPr>
        <w:t>The semantics of an annotation is given in its body. In the implementation a body is an arbitrary text or an XML text.</w:t>
      </w:r>
    </w:p>
    <w:p w14:paraId="202C0095" w14:textId="63B709EA" w:rsidR="00821DA3" w:rsidRPr="001E2FF5" w:rsidRDefault="00DE42BE" w:rsidP="00F929B2">
      <w:pPr>
        <w:pStyle w:val="Heading1"/>
        <w:rPr>
          <w:lang w:val="en-GB"/>
        </w:rPr>
      </w:pPr>
      <w:r w:rsidRPr="001E2FF5">
        <w:rPr>
          <w:lang w:val="en-GB"/>
        </w:rPr>
        <w:t>DWAN back</w:t>
      </w:r>
      <w:r w:rsidR="006D49B8">
        <w:rPr>
          <w:lang w:val="en-GB"/>
        </w:rPr>
        <w:t>-</w:t>
      </w:r>
      <w:r w:rsidRPr="001E2FF5">
        <w:rPr>
          <w:lang w:val="en-GB"/>
        </w:rPr>
        <w:t xml:space="preserve">end </w:t>
      </w:r>
    </w:p>
    <w:p w14:paraId="03088B95" w14:textId="6990A99F" w:rsidR="00C02A22" w:rsidRPr="001E2FF5" w:rsidRDefault="00C02A22" w:rsidP="00DE42BE">
      <w:pPr>
        <w:rPr>
          <w:lang w:val="en-GB"/>
        </w:rPr>
      </w:pPr>
      <w:r w:rsidRPr="001E2FF5">
        <w:rPr>
          <w:lang w:val="en-GB"/>
        </w:rPr>
        <w:t>The core of the back</w:t>
      </w:r>
      <w:r w:rsidR="006D49B8">
        <w:rPr>
          <w:lang w:val="en-GB"/>
        </w:rPr>
        <w:t>-</w:t>
      </w:r>
      <w:r w:rsidRPr="001E2FF5">
        <w:rPr>
          <w:lang w:val="en-GB"/>
        </w:rPr>
        <w:t xml:space="preserve">end is </w:t>
      </w:r>
      <w:r w:rsidR="002C5096">
        <w:rPr>
          <w:lang w:val="en-GB"/>
        </w:rPr>
        <w:t>a</w:t>
      </w:r>
      <w:r w:rsidR="002C5096" w:rsidRPr="001E2FF5">
        <w:rPr>
          <w:lang w:val="en-GB"/>
        </w:rPr>
        <w:t xml:space="preserve"> </w:t>
      </w:r>
      <w:r w:rsidRPr="001E2FF5">
        <w:rPr>
          <w:lang w:val="en-GB"/>
        </w:rPr>
        <w:t xml:space="preserve">database where annotations and information about annotated targets are stored together with </w:t>
      </w:r>
      <w:r w:rsidRPr="001E2FF5">
        <w:rPr>
          <w:color w:val="3366FF"/>
          <w:lang w:val="en-GB"/>
        </w:rPr>
        <w:t>cached representations</w:t>
      </w:r>
      <w:r w:rsidRPr="001E2FF5">
        <w:rPr>
          <w:lang w:val="en-GB"/>
        </w:rPr>
        <w:t xml:space="preserve"> of the targets. A cached representation is a copy</w:t>
      </w:r>
      <w:r w:rsidR="002C5096">
        <w:rPr>
          <w:lang w:val="en-GB"/>
        </w:rPr>
        <w:t xml:space="preserve"> or projection</w:t>
      </w:r>
      <w:r w:rsidRPr="001E2FF5">
        <w:rPr>
          <w:lang w:val="en-GB"/>
        </w:rPr>
        <w:t>, e.g. a screenshot, of a target document</w:t>
      </w:r>
      <w:r w:rsidR="002C5096">
        <w:rPr>
          <w:lang w:val="en-GB"/>
        </w:rPr>
        <w:t xml:space="preserve"> or a fragment thereof</w:t>
      </w:r>
      <w:r w:rsidRPr="001E2FF5">
        <w:rPr>
          <w:lang w:val="en-GB"/>
        </w:rPr>
        <w:t xml:space="preserve">. Storing cached representations </w:t>
      </w:r>
      <w:r w:rsidR="005437C2">
        <w:rPr>
          <w:lang w:val="en-GB"/>
        </w:rPr>
        <w:t>enables</w:t>
      </w:r>
      <w:r w:rsidR="006D49B8">
        <w:rPr>
          <w:lang w:val="en-GB"/>
        </w:rPr>
        <w:t xml:space="preserve"> the </w:t>
      </w:r>
      <w:r w:rsidR="002C5096">
        <w:rPr>
          <w:lang w:val="en-GB"/>
        </w:rPr>
        <w:t>retrieval of a</w:t>
      </w:r>
      <w:r w:rsidRPr="001E2FF5">
        <w:rPr>
          <w:lang w:val="en-GB"/>
        </w:rPr>
        <w:t xml:space="preserve"> copy of an annotated document </w:t>
      </w:r>
      <w:r w:rsidR="002C5096">
        <w:rPr>
          <w:lang w:val="en-GB"/>
        </w:rPr>
        <w:t>in case</w:t>
      </w:r>
      <w:r w:rsidR="002C5096" w:rsidRPr="001E2FF5">
        <w:rPr>
          <w:lang w:val="en-GB"/>
        </w:rPr>
        <w:t xml:space="preserve"> </w:t>
      </w:r>
      <w:r w:rsidRPr="001E2FF5">
        <w:rPr>
          <w:lang w:val="en-GB"/>
        </w:rPr>
        <w:t xml:space="preserve">the actual web-document under the target’s URI has been updated </w:t>
      </w:r>
      <w:r w:rsidR="00981B9A">
        <w:rPr>
          <w:lang w:val="en-GB"/>
        </w:rPr>
        <w:t xml:space="preserve">or removed, and </w:t>
      </w:r>
      <w:r w:rsidR="001A3ADF" w:rsidRPr="001E2FF5">
        <w:rPr>
          <w:lang w:val="en-GB"/>
        </w:rPr>
        <w:t xml:space="preserve">locating </w:t>
      </w:r>
      <w:r w:rsidRPr="001E2FF5">
        <w:rPr>
          <w:lang w:val="en-GB"/>
        </w:rPr>
        <w:t xml:space="preserve">the annotation in it becomes difficult or even impossible. </w:t>
      </w:r>
    </w:p>
    <w:p w14:paraId="52EEA19B" w14:textId="2A09434E" w:rsidR="00581EAC" w:rsidRPr="001E2FF5" w:rsidRDefault="00BB05C5" w:rsidP="00BB71F1">
      <w:pPr>
        <w:pStyle w:val="Heading1"/>
        <w:rPr>
          <w:lang w:val="en-GB"/>
        </w:rPr>
      </w:pPr>
      <w:r>
        <w:rPr>
          <w:lang w:val="en-GB"/>
        </w:rPr>
        <w:t xml:space="preserve">Existing </w:t>
      </w:r>
      <w:r w:rsidR="00DE5213" w:rsidRPr="001E2FF5">
        <w:rPr>
          <w:lang w:val="en-GB"/>
        </w:rPr>
        <w:t xml:space="preserve">DWAN </w:t>
      </w:r>
      <w:r>
        <w:rPr>
          <w:lang w:val="en-GB"/>
        </w:rPr>
        <w:t>clients</w:t>
      </w:r>
      <w:r w:rsidR="00DE5213" w:rsidRPr="001E2FF5">
        <w:rPr>
          <w:lang w:val="en-GB"/>
        </w:rPr>
        <w:t xml:space="preserve"> </w:t>
      </w:r>
    </w:p>
    <w:p w14:paraId="18C9072B" w14:textId="5B05DBF4" w:rsidR="00DE5213" w:rsidRPr="005341D2" w:rsidRDefault="001666D6" w:rsidP="00DE42BE">
      <w:pPr>
        <w:rPr>
          <w:lang w:val="en-GB"/>
        </w:rPr>
      </w:pPr>
      <w:r w:rsidRPr="001E2FF5">
        <w:rPr>
          <w:b/>
          <w:lang w:val="en-GB"/>
        </w:rPr>
        <w:t xml:space="preserve">DWAN </w:t>
      </w:r>
      <w:r w:rsidR="002C5096">
        <w:rPr>
          <w:b/>
          <w:lang w:val="en-GB"/>
        </w:rPr>
        <w:t xml:space="preserve">browser </w:t>
      </w:r>
      <w:r w:rsidR="00E07B02">
        <w:rPr>
          <w:b/>
          <w:lang w:val="en-GB"/>
        </w:rPr>
        <w:t>extension</w:t>
      </w:r>
      <w:r w:rsidR="001C759B">
        <w:rPr>
          <w:lang w:val="en-GB"/>
        </w:rPr>
        <w:t>:</w:t>
      </w:r>
      <w:r w:rsidR="002C5096">
        <w:rPr>
          <w:lang w:val="en-GB"/>
        </w:rPr>
        <w:t xml:space="preserve"> This client </w:t>
      </w:r>
      <w:r w:rsidRPr="001E2FF5">
        <w:rPr>
          <w:lang w:val="en-GB"/>
        </w:rPr>
        <w:t xml:space="preserve">has been developed on </w:t>
      </w:r>
      <w:r w:rsidR="002C5096">
        <w:rPr>
          <w:lang w:val="en-GB"/>
        </w:rPr>
        <w:t xml:space="preserve">basis </w:t>
      </w:r>
      <w:r w:rsidRPr="001E2FF5">
        <w:rPr>
          <w:lang w:val="en-GB"/>
        </w:rPr>
        <w:t>of the</w:t>
      </w:r>
      <w:r w:rsidR="00E07B02">
        <w:rPr>
          <w:lang w:val="en-GB"/>
        </w:rPr>
        <w:t xml:space="preserve"> freeware</w:t>
      </w:r>
      <w:r w:rsidRPr="001E2FF5">
        <w:rPr>
          <w:lang w:val="en-GB"/>
        </w:rPr>
        <w:t xml:space="preserve"> </w:t>
      </w:r>
      <w:r w:rsidRPr="001E2FF5">
        <w:rPr>
          <w:i/>
          <w:lang w:val="en-GB"/>
        </w:rPr>
        <w:t>Wired-Marker</w:t>
      </w:r>
      <w:r w:rsidR="00E07B02">
        <w:rPr>
          <w:lang w:val="en-GB"/>
        </w:rPr>
        <w:t xml:space="preserve"> extension</w:t>
      </w:r>
      <w:r w:rsidR="00E07B02">
        <w:rPr>
          <w:rStyle w:val="EndnoteReference"/>
          <w:lang w:val="en-GB"/>
        </w:rPr>
        <w:endnoteReference w:id="2"/>
      </w:r>
      <w:r w:rsidRPr="001E2FF5">
        <w:rPr>
          <w:lang w:val="en-GB"/>
        </w:rPr>
        <w:t>. It is a highlighter that allows marking fragments of a web-document by different colo</w:t>
      </w:r>
      <w:r w:rsidR="00D20D24">
        <w:rPr>
          <w:lang w:val="en-GB"/>
        </w:rPr>
        <w:t>u</w:t>
      </w:r>
      <w:r w:rsidRPr="001E2FF5">
        <w:rPr>
          <w:lang w:val="en-GB"/>
        </w:rPr>
        <w:t xml:space="preserve">rs.   An annotated fragment can be a text fragment or the whole image. An annotated fragment is preserved not only in the local client’s database within the extension but also sent by the DWAN client as an XML </w:t>
      </w:r>
      <w:r w:rsidR="005C42FE">
        <w:rPr>
          <w:lang w:val="en-GB"/>
        </w:rPr>
        <w:t>request</w:t>
      </w:r>
      <w:r w:rsidR="005C42FE" w:rsidRPr="001E2FF5">
        <w:rPr>
          <w:lang w:val="en-GB"/>
        </w:rPr>
        <w:t xml:space="preserve"> </w:t>
      </w:r>
      <w:r w:rsidRPr="001E2FF5">
        <w:rPr>
          <w:lang w:val="en-GB"/>
        </w:rPr>
        <w:t>to the back</w:t>
      </w:r>
      <w:r w:rsidR="005341D2">
        <w:rPr>
          <w:lang w:val="en-GB"/>
        </w:rPr>
        <w:t>-</w:t>
      </w:r>
      <w:r w:rsidRPr="001E2FF5">
        <w:rPr>
          <w:lang w:val="en-GB"/>
        </w:rPr>
        <w:t>end</w:t>
      </w:r>
      <w:r w:rsidR="00D20D24">
        <w:rPr>
          <w:lang w:val="en-GB"/>
        </w:rPr>
        <w:t>,</w:t>
      </w:r>
      <w:r w:rsidRPr="001E2FF5">
        <w:rPr>
          <w:lang w:val="en-GB"/>
        </w:rPr>
        <w:t xml:space="preserve"> where it is stored</w:t>
      </w:r>
      <w:r w:rsidR="005C42FE">
        <w:rPr>
          <w:lang w:val="en-GB"/>
        </w:rPr>
        <w:t xml:space="preserve"> in the database</w:t>
      </w:r>
      <w:r w:rsidR="005341D2">
        <w:rPr>
          <w:lang w:val="en-GB"/>
        </w:rPr>
        <w:t xml:space="preserve"> together with </w:t>
      </w:r>
      <w:r w:rsidRPr="001E2FF5">
        <w:rPr>
          <w:lang w:val="en-GB"/>
        </w:rPr>
        <w:t>a cached representation of the annotated page (on the moment of annotation). A cached representation can be requested by the user later, for instance if the client cannot deliver the annotation because the page has been changed and the fragment cannot be resolved.</w:t>
      </w:r>
      <w:r w:rsidR="005B1F87" w:rsidRPr="001E2FF5">
        <w:rPr>
          <w:i/>
          <w:iCs/>
          <w:noProof/>
          <w:lang w:val="en-GB" w:eastAsia="en-US"/>
        </w:rPr>
        <w:t xml:space="preserve"> </w:t>
      </w:r>
    </w:p>
    <w:p w14:paraId="03659FED" w14:textId="66D3CDB4" w:rsidR="001666D6" w:rsidRPr="005C42FE" w:rsidRDefault="001666D6" w:rsidP="001666D6">
      <w:pPr>
        <w:rPr>
          <w:lang w:val="en-GB"/>
        </w:rPr>
      </w:pPr>
      <w:r w:rsidRPr="005C42FE">
        <w:rPr>
          <w:b/>
          <w:lang w:val="en-GB"/>
        </w:rPr>
        <w:t xml:space="preserve">ELAN </w:t>
      </w:r>
      <w:r w:rsidR="005341D2">
        <w:rPr>
          <w:b/>
          <w:lang w:val="en-GB"/>
        </w:rPr>
        <w:t>client</w:t>
      </w:r>
      <w:r w:rsidR="001C759B">
        <w:rPr>
          <w:lang w:val="en-GB"/>
        </w:rPr>
        <w:t>:</w:t>
      </w:r>
      <w:r w:rsidR="005C42FE">
        <w:rPr>
          <w:lang w:val="en-GB"/>
        </w:rPr>
        <w:t xml:space="preserve"> </w:t>
      </w:r>
      <w:r w:rsidRPr="005C42FE">
        <w:rPr>
          <w:lang w:val="en-GB"/>
        </w:rPr>
        <w:t>ELAN</w:t>
      </w:r>
      <w:r w:rsidR="00C36D76">
        <w:rPr>
          <w:rStyle w:val="EndnoteReference"/>
          <w:lang w:val="en-GB"/>
        </w:rPr>
        <w:endnoteReference w:id="3"/>
      </w:r>
      <w:r w:rsidRPr="005C42FE">
        <w:rPr>
          <w:lang w:val="en-GB"/>
        </w:rPr>
        <w:t xml:space="preserve"> is an annotation program for media files. </w:t>
      </w:r>
      <w:r w:rsidR="005C42FE">
        <w:rPr>
          <w:lang w:val="en-GB"/>
        </w:rPr>
        <w:t>An integrated client</w:t>
      </w:r>
      <w:r w:rsidR="005C42FE" w:rsidRPr="005C42FE">
        <w:rPr>
          <w:lang w:val="en-GB"/>
        </w:rPr>
        <w:t xml:space="preserve"> for the DWAN back</w:t>
      </w:r>
      <w:r w:rsidR="005341D2">
        <w:rPr>
          <w:lang w:val="en-GB"/>
        </w:rPr>
        <w:t>-</w:t>
      </w:r>
      <w:r w:rsidR="005C42FE" w:rsidRPr="005C42FE">
        <w:rPr>
          <w:lang w:val="en-GB"/>
        </w:rPr>
        <w:t xml:space="preserve">end is being prepared in the context of the </w:t>
      </w:r>
      <w:proofErr w:type="spellStart"/>
      <w:r w:rsidR="00C36D76">
        <w:rPr>
          <w:lang w:val="en-GB"/>
        </w:rPr>
        <w:t>ColTime</w:t>
      </w:r>
      <w:proofErr w:type="spellEnd"/>
      <w:r w:rsidR="00C36D76">
        <w:rPr>
          <w:rStyle w:val="EndnoteReference"/>
          <w:lang w:val="en-GB"/>
        </w:rPr>
        <w:endnoteReference w:id="4"/>
      </w:r>
      <w:r w:rsidR="005C42FE" w:rsidRPr="005C42FE">
        <w:rPr>
          <w:lang w:val="en-GB"/>
        </w:rPr>
        <w:t xml:space="preserve"> project. </w:t>
      </w:r>
      <w:r w:rsidRPr="00D20D24">
        <w:rPr>
          <w:i/>
          <w:lang w:val="en-GB"/>
        </w:rPr>
        <w:t>Comments</w:t>
      </w:r>
      <w:r w:rsidRPr="005C42FE">
        <w:rPr>
          <w:lang w:val="en-GB"/>
        </w:rPr>
        <w:t xml:space="preserve"> in ELAN </w:t>
      </w:r>
      <w:r w:rsidR="005C42FE">
        <w:rPr>
          <w:lang w:val="en-GB"/>
        </w:rPr>
        <w:t xml:space="preserve">map to the concept of </w:t>
      </w:r>
      <w:r w:rsidRPr="005C42FE">
        <w:rPr>
          <w:lang w:val="en-GB"/>
        </w:rPr>
        <w:t xml:space="preserve">Annotations in </w:t>
      </w:r>
      <w:r w:rsidR="005C42FE">
        <w:rPr>
          <w:lang w:val="en-GB"/>
        </w:rPr>
        <w:t xml:space="preserve">the </w:t>
      </w:r>
      <w:r w:rsidRPr="005C42FE">
        <w:rPr>
          <w:lang w:val="en-GB"/>
        </w:rPr>
        <w:t>DWAN</w:t>
      </w:r>
      <w:r w:rsidR="005C42FE">
        <w:rPr>
          <w:lang w:val="en-GB"/>
        </w:rPr>
        <w:t xml:space="preserve"> model. </w:t>
      </w:r>
      <w:r w:rsidRPr="005C42FE">
        <w:rPr>
          <w:lang w:val="en-GB"/>
        </w:rPr>
        <w:t xml:space="preserve">There </w:t>
      </w:r>
      <w:r w:rsidR="005C42FE">
        <w:rPr>
          <w:lang w:val="en-GB"/>
        </w:rPr>
        <w:t>is</w:t>
      </w:r>
      <w:r w:rsidR="005C42FE" w:rsidRPr="005C42FE">
        <w:rPr>
          <w:lang w:val="en-GB"/>
        </w:rPr>
        <w:t xml:space="preserve"> </w:t>
      </w:r>
      <w:r w:rsidRPr="005C42FE">
        <w:rPr>
          <w:lang w:val="en-GB"/>
        </w:rPr>
        <w:t xml:space="preserve">no specific support </w:t>
      </w:r>
      <w:r w:rsidR="005C42FE">
        <w:rPr>
          <w:lang w:val="en-GB"/>
        </w:rPr>
        <w:t>for</w:t>
      </w:r>
      <w:r w:rsidR="005C42FE" w:rsidRPr="005C42FE">
        <w:rPr>
          <w:lang w:val="en-GB"/>
        </w:rPr>
        <w:t xml:space="preserve"> </w:t>
      </w:r>
      <w:r w:rsidRPr="005C42FE">
        <w:rPr>
          <w:lang w:val="en-GB"/>
        </w:rPr>
        <w:t>comment</w:t>
      </w:r>
      <w:r w:rsidR="00D20D24">
        <w:rPr>
          <w:lang w:val="en-GB"/>
        </w:rPr>
        <w:t>s</w:t>
      </w:r>
      <w:r w:rsidRPr="005C42FE">
        <w:rPr>
          <w:lang w:val="en-GB"/>
        </w:rPr>
        <w:t xml:space="preserve"> on the ELAN annotations themselves. The DWAN backend is an ideal vehicle to store these comments: it is based on comments which refer to some URL, or even more specifically to some fragment of the URL by means of a fragment identifier. </w:t>
      </w:r>
    </w:p>
    <w:p w14:paraId="03ADDE48" w14:textId="5552B83C" w:rsidR="00D96207" w:rsidRPr="005C42FE" w:rsidRDefault="00D96207" w:rsidP="00D96207">
      <w:pPr>
        <w:rPr>
          <w:lang w:val="en-GB"/>
        </w:rPr>
      </w:pPr>
      <w:r w:rsidRPr="005C42FE">
        <w:rPr>
          <w:b/>
          <w:lang w:val="en-GB"/>
        </w:rPr>
        <w:t>ANNEX</w:t>
      </w:r>
      <w:r w:rsidR="005C42FE">
        <w:rPr>
          <w:b/>
          <w:lang w:val="en-GB"/>
        </w:rPr>
        <w:t xml:space="preserve"> </w:t>
      </w:r>
      <w:r w:rsidR="005341D2">
        <w:rPr>
          <w:b/>
          <w:lang w:val="en-GB"/>
        </w:rPr>
        <w:t>client</w:t>
      </w:r>
      <w:r w:rsidR="001C759B">
        <w:rPr>
          <w:lang w:val="en-GB"/>
        </w:rPr>
        <w:t>:</w:t>
      </w:r>
      <w:r w:rsidR="001C759B" w:rsidRPr="005C42FE">
        <w:rPr>
          <w:lang w:val="en-GB"/>
        </w:rPr>
        <w:t xml:space="preserve"> </w:t>
      </w:r>
      <w:r w:rsidR="0012701C">
        <w:rPr>
          <w:lang w:val="en-GB"/>
        </w:rPr>
        <w:t>ANNEX is an open-</w:t>
      </w:r>
      <w:r w:rsidRPr="005C42FE">
        <w:rPr>
          <w:lang w:val="en-GB"/>
        </w:rPr>
        <w:t xml:space="preserve">source online visualizer for time-aligned annotation files, primarily targeted at the EAF (ELAN Annotation Format) format. 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5FC8489" w14:textId="6172C0CB" w:rsidR="001666D6" w:rsidRPr="001E2FF5" w:rsidRDefault="00D96207">
      <w:pPr>
        <w:rPr>
          <w:lang w:val="en-GB"/>
        </w:rPr>
      </w:pPr>
      <w:r w:rsidRPr="005C42FE">
        <w:rPr>
          <w:lang w:val="en-GB"/>
        </w:rPr>
        <w:t>For this purpose the DWAN back</w:t>
      </w:r>
      <w:r w:rsidR="0012701C">
        <w:rPr>
          <w:lang w:val="en-GB"/>
        </w:rPr>
        <w:t>-</w:t>
      </w:r>
      <w:r w:rsidRPr="005C42FE">
        <w:rPr>
          <w:lang w:val="en-GB"/>
        </w:rPr>
        <w:t>end stands out as an ideal server-side engine to store, search and retrieve such comments.</w:t>
      </w:r>
    </w:p>
    <w:p w14:paraId="0972601C" w14:textId="0A69FC42" w:rsidR="00CC1E02" w:rsidRPr="001E2FF5" w:rsidRDefault="00CC1E02" w:rsidP="00CC1E02">
      <w:pPr>
        <w:pStyle w:val="Heading1"/>
        <w:rPr>
          <w:lang w:val="en-GB"/>
        </w:rPr>
      </w:pPr>
      <w:r w:rsidRPr="001E2FF5">
        <w:rPr>
          <w:lang w:val="en-GB"/>
        </w:rPr>
        <w:t>Outlook</w:t>
      </w:r>
    </w:p>
    <w:p w14:paraId="3AA4A1DA" w14:textId="440E1C92" w:rsidR="00BB71F1" w:rsidRPr="001E2FF5" w:rsidRDefault="00CC1E02" w:rsidP="00BB71F1">
      <w:pPr>
        <w:rPr>
          <w:lang w:val="en-GB" w:eastAsia="en-US"/>
        </w:rPr>
      </w:pPr>
      <w:r w:rsidRPr="001E2FF5">
        <w:rPr>
          <w:lang w:val="en-GB"/>
        </w:rPr>
        <w:t xml:space="preserve">Due to universality of </w:t>
      </w:r>
      <w:r w:rsidR="00981B9A">
        <w:rPr>
          <w:lang w:val="en-GB"/>
        </w:rPr>
        <w:t xml:space="preserve">the </w:t>
      </w:r>
      <w:r w:rsidRPr="001E2FF5">
        <w:rPr>
          <w:lang w:val="en-GB"/>
        </w:rPr>
        <w:t>DWAN back</w:t>
      </w:r>
      <w:r w:rsidR="00AA7A6A">
        <w:rPr>
          <w:lang w:val="en-GB"/>
        </w:rPr>
        <w:t>-</w:t>
      </w:r>
      <w:r w:rsidRPr="001E2FF5">
        <w:rPr>
          <w:lang w:val="en-GB"/>
        </w:rPr>
        <w:t xml:space="preserve">end, the whole framework has </w:t>
      </w:r>
      <w:r w:rsidR="00981B9A">
        <w:rPr>
          <w:lang w:val="en-GB"/>
        </w:rPr>
        <w:t>the</w:t>
      </w:r>
      <w:r w:rsidRPr="001E2FF5">
        <w:rPr>
          <w:lang w:val="en-GB"/>
        </w:rPr>
        <w:t xml:space="preserve"> potential </w:t>
      </w:r>
      <w:r w:rsidR="00981B9A">
        <w:rPr>
          <w:lang w:val="en-GB"/>
        </w:rPr>
        <w:t>of being</w:t>
      </w:r>
      <w:r w:rsidRPr="001E2FF5">
        <w:rPr>
          <w:lang w:val="en-GB"/>
        </w:rPr>
        <w:t xml:space="preserve"> reusable by </w:t>
      </w:r>
      <w:r w:rsidR="00981B9A">
        <w:rPr>
          <w:lang w:val="en-GB"/>
        </w:rPr>
        <w:t>many</w:t>
      </w:r>
      <w:r w:rsidR="00981B9A" w:rsidRPr="001E2FF5">
        <w:rPr>
          <w:lang w:val="en-GB"/>
        </w:rPr>
        <w:t xml:space="preserve"> </w:t>
      </w:r>
      <w:r w:rsidRPr="001E2FF5">
        <w:rPr>
          <w:lang w:val="en-GB"/>
        </w:rPr>
        <w:t xml:space="preserve">research groups and institutions.  An interested </w:t>
      </w:r>
      <w:r w:rsidR="00981B9A" w:rsidRPr="001E2FF5">
        <w:rPr>
          <w:lang w:val="en-GB"/>
        </w:rPr>
        <w:t>organisation</w:t>
      </w:r>
      <w:r w:rsidRPr="001E2FF5">
        <w:rPr>
          <w:lang w:val="en-GB"/>
        </w:rPr>
        <w:t xml:space="preserve"> can </w:t>
      </w:r>
      <w:r w:rsidR="002938EE" w:rsidRPr="001E2FF5">
        <w:rPr>
          <w:lang w:val="en-GB"/>
        </w:rPr>
        <w:t xml:space="preserve">either reuse DWAN’s backend code, or share the database with another organization, and create its standalone frontend, or adjust </w:t>
      </w:r>
      <w:r w:rsidR="00981B9A">
        <w:rPr>
          <w:lang w:val="en-GB"/>
        </w:rPr>
        <w:t xml:space="preserve">an </w:t>
      </w:r>
      <w:r w:rsidR="002938EE" w:rsidRPr="001E2FF5">
        <w:rPr>
          <w:lang w:val="en-GB"/>
        </w:rPr>
        <w:t xml:space="preserve">already existing one. Amongst potential candidates </w:t>
      </w:r>
      <w:r w:rsidR="00BB71F1" w:rsidRPr="001E2FF5">
        <w:rPr>
          <w:lang w:val="en-GB"/>
        </w:rPr>
        <w:t xml:space="preserve">to be used as </w:t>
      </w:r>
      <w:r w:rsidR="00981B9A">
        <w:rPr>
          <w:lang w:val="en-GB"/>
        </w:rPr>
        <w:t>a</w:t>
      </w:r>
      <w:r w:rsidR="00BB71F1" w:rsidRPr="001E2FF5">
        <w:rPr>
          <w:lang w:val="en-GB"/>
        </w:rPr>
        <w:t xml:space="preserve"> DWAN frontend we</w:t>
      </w:r>
      <w:r w:rsidR="002938EE" w:rsidRPr="001E2FF5">
        <w:rPr>
          <w:lang w:val="en-GB"/>
        </w:rPr>
        <w:t xml:space="preserve"> would propose the following software: </w:t>
      </w:r>
      <w:r w:rsidR="00BB71F1" w:rsidRPr="001E2FF5">
        <w:rPr>
          <w:i/>
          <w:lang w:val="en-GB" w:eastAsia="en-US"/>
        </w:rPr>
        <w:t>ANNIS</w:t>
      </w:r>
      <w:r w:rsidR="00BB71F1" w:rsidRPr="001E2FF5">
        <w:rPr>
          <w:lang w:val="en-GB" w:eastAsia="en-US"/>
        </w:rPr>
        <w:t xml:space="preserve"> (specific for multilingual linguistic corpora), </w:t>
      </w:r>
      <w:r w:rsidR="00BB71F1" w:rsidRPr="001E2FF5">
        <w:rPr>
          <w:i/>
          <w:lang w:val="en-GB" w:eastAsia="en-US"/>
        </w:rPr>
        <w:t>BIBLIOPEDIA</w:t>
      </w:r>
      <w:r w:rsidR="00BB71F1" w:rsidRPr="001E2FF5">
        <w:rPr>
          <w:lang w:val="en-GB" w:eastAsia="en-US"/>
        </w:rPr>
        <w:t xml:space="preserve"> (designed to crawl scholarly resources). </w:t>
      </w:r>
      <w:proofErr w:type="spellStart"/>
      <w:r w:rsidR="00BB71F1" w:rsidRPr="001E2FF5">
        <w:rPr>
          <w:i/>
          <w:lang w:val="en-GB" w:eastAsia="en-US"/>
        </w:rPr>
        <w:t>LitBlitz</w:t>
      </w:r>
      <w:proofErr w:type="spellEnd"/>
      <w:r w:rsidR="00BB71F1" w:rsidRPr="001E2FF5">
        <w:rPr>
          <w:lang w:val="en-GB" w:eastAsia="en-US"/>
        </w:rPr>
        <w:t xml:space="preserve"> or NB (for faculties and students)</w:t>
      </w:r>
    </w:p>
    <w:p w14:paraId="58E1F12D" w14:textId="77777777" w:rsidR="00BB71F1" w:rsidRPr="001E2FF5" w:rsidRDefault="00BB71F1" w:rsidP="00BB71F1">
      <w:pPr>
        <w:rPr>
          <w:lang w:val="en-GB" w:eastAsia="en-US"/>
        </w:rPr>
      </w:pPr>
      <w:proofErr w:type="spellStart"/>
      <w:r w:rsidRPr="001E2FF5">
        <w:rPr>
          <w:i/>
          <w:lang w:val="en-GB" w:eastAsia="en-US"/>
        </w:rPr>
        <w:t>MapHub</w:t>
      </w:r>
      <w:proofErr w:type="spellEnd"/>
      <w:r w:rsidRPr="001E2FF5">
        <w:rPr>
          <w:lang w:val="en-GB" w:eastAsia="en-US"/>
        </w:rPr>
        <w:t xml:space="preserve"> (specific on annotating historic maps)</w:t>
      </w:r>
    </w:p>
    <w:p w14:paraId="645E389B" w14:textId="04DDBE8C" w:rsidR="002938EE" w:rsidRPr="001E2FF5" w:rsidRDefault="00BB71F1">
      <w:pPr>
        <w:rPr>
          <w:lang w:val="en-GB"/>
        </w:rPr>
        <w:sectPr w:rsidR="002938EE" w:rsidRPr="001E2FF5" w:rsidSect="00C02A22">
          <w:endnotePr>
            <w:numFmt w:val="decimal"/>
          </w:endnotePr>
          <w:type w:val="continuous"/>
          <w:pgSz w:w="11920" w:h="16838"/>
          <w:pgMar w:top="640" w:right="640" w:bottom="280" w:left="1540" w:header="720" w:footer="720" w:gutter="0"/>
          <w:cols w:num="2" w:space="720"/>
          <w:docGrid w:linePitch="600" w:charSpace="40960"/>
        </w:sectPr>
      </w:pPr>
      <w:r w:rsidRPr="001E2FF5">
        <w:rPr>
          <w:lang w:val="en-GB" w:eastAsia="en-US"/>
        </w:rPr>
        <w:t xml:space="preserve">Pliny (developed by KCL ), </w:t>
      </w:r>
      <w:r w:rsidRPr="001E2FF5">
        <w:rPr>
          <w:i/>
          <w:lang w:val="en-GB" w:eastAsia="en-US"/>
        </w:rPr>
        <w:t>Pundit</w:t>
      </w:r>
      <w:r w:rsidRPr="001E2FF5">
        <w:rPr>
          <w:lang w:val="en-GB" w:eastAsia="en-US"/>
        </w:rPr>
        <w:t xml:space="preserve">, </w:t>
      </w:r>
      <w:proofErr w:type="spellStart"/>
      <w:r w:rsidRPr="001E2FF5">
        <w:rPr>
          <w:i/>
          <w:lang w:val="en-GB" w:eastAsia="en-US"/>
        </w:rPr>
        <w:t>Uvic</w:t>
      </w:r>
      <w:proofErr w:type="spellEnd"/>
      <w:r w:rsidRPr="001E2FF5">
        <w:rPr>
          <w:i/>
          <w:lang w:val="en-GB" w:eastAsia="en-US"/>
        </w:rPr>
        <w:t xml:space="preserve"> Image </w:t>
      </w:r>
      <w:proofErr w:type="spellStart"/>
      <w:r w:rsidRPr="001E2FF5">
        <w:rPr>
          <w:i/>
          <w:lang w:val="en-GB" w:eastAsia="en-US"/>
        </w:rPr>
        <w:t>Markup</w:t>
      </w:r>
      <w:proofErr w:type="spellEnd"/>
      <w:r w:rsidRPr="001E2FF5">
        <w:rPr>
          <w:i/>
          <w:lang w:val="en-GB" w:eastAsia="en-US"/>
        </w:rPr>
        <w:t xml:space="preserve"> Tool</w:t>
      </w:r>
      <w:r w:rsidRPr="001E2FF5">
        <w:rPr>
          <w:lang w:val="en-GB" w:eastAsia="en-US"/>
        </w:rPr>
        <w:t xml:space="preserve"> (specific for images), </w:t>
      </w:r>
      <w:r w:rsidRPr="001E2FF5">
        <w:rPr>
          <w:i/>
          <w:lang w:val="en-GB" w:eastAsia="en-US"/>
        </w:rPr>
        <w:t xml:space="preserve">Virtual </w:t>
      </w:r>
      <w:proofErr w:type="spellStart"/>
      <w:r w:rsidRPr="001E2FF5">
        <w:rPr>
          <w:i/>
          <w:lang w:val="en-GB" w:eastAsia="en-US"/>
        </w:rPr>
        <w:t>Lighbox</w:t>
      </w:r>
      <w:proofErr w:type="spellEnd"/>
      <w:r w:rsidRPr="001E2FF5">
        <w:rPr>
          <w:lang w:val="en-GB" w:eastAsia="en-US"/>
        </w:rPr>
        <w:t xml:space="preserve"> (for Museums and Archives), </w:t>
      </w:r>
      <w:proofErr w:type="spellStart"/>
      <w:r w:rsidRPr="001E2FF5">
        <w:rPr>
          <w:i/>
          <w:lang w:val="en-GB" w:eastAsia="en-US"/>
        </w:rPr>
        <w:t>Zotero</w:t>
      </w:r>
      <w:proofErr w:type="spellEnd"/>
      <w:r w:rsidRPr="001E2FF5">
        <w:rPr>
          <w:lang w:val="en-GB" w:eastAsia="en-US"/>
        </w:rPr>
        <w:t xml:space="preserve"> (</w:t>
      </w:r>
      <w:del w:id="5" w:author="Olha Shakaravska" w:date="2014-11-17T11:21:00Z">
        <w:r w:rsidRPr="001E2FF5" w:rsidDel="00EA73A1">
          <w:rPr>
            <w:lang w:val="en-GB" w:eastAsia="en-US"/>
          </w:rPr>
          <w:delText>probably one the most common and</w:delText>
        </w:r>
      </w:del>
      <w:ins w:id="6" w:author="Olha Shakaravska" w:date="2014-11-17T11:21:00Z">
        <w:r w:rsidR="00EA73A1">
          <w:rPr>
            <w:lang w:val="en-GB" w:eastAsia="en-US"/>
          </w:rPr>
          <w:t>widely used citation manager</w:t>
        </w:r>
      </w:ins>
      <w:del w:id="7" w:author="Olha Shakaravska" w:date="2014-11-17T11:21:00Z">
        <w:r w:rsidRPr="001E2FF5" w:rsidDel="00EA73A1">
          <w:rPr>
            <w:lang w:val="en-GB" w:eastAsia="en-US"/>
          </w:rPr>
          <w:delText xml:space="preserve"> </w:delText>
        </w:r>
        <w:bookmarkStart w:id="8" w:name="_GoBack"/>
        <w:bookmarkEnd w:id="8"/>
        <w:r w:rsidRPr="001E2FF5" w:rsidDel="00EA73A1">
          <w:rPr>
            <w:lang w:val="en-GB" w:eastAsia="en-US"/>
          </w:rPr>
          <w:delText>used annotation tools among humanists</w:delText>
        </w:r>
      </w:del>
      <w:r w:rsidRPr="001E2FF5">
        <w:rPr>
          <w:lang w:val="en-GB" w:eastAsia="en-US"/>
        </w:rPr>
        <w:t xml:space="preserve">), </w:t>
      </w:r>
      <w:proofErr w:type="spellStart"/>
      <w:r w:rsidRPr="001E2FF5">
        <w:rPr>
          <w:i/>
          <w:lang w:val="en-GB" w:eastAsia="en-US"/>
        </w:rPr>
        <w:t>WebLicht</w:t>
      </w:r>
      <w:proofErr w:type="spellEnd"/>
      <w:r w:rsidRPr="001E2FF5">
        <w:rPr>
          <w:lang w:val="en-GB" w:eastAsia="en-US"/>
        </w:rPr>
        <w:t>.</w:t>
      </w:r>
      <w:ins w:id="9" w:author="Twan Goosen" w:date="2014-11-11T09:26:00Z">
        <w:r w:rsidR="00981B9A" w:rsidRPr="001E2FF5" w:rsidDel="00981B9A">
          <w:rPr>
            <w:lang w:val="en-GB"/>
          </w:rPr>
          <w:t xml:space="preserve"> </w:t>
        </w:r>
      </w:ins>
    </w:p>
    <w:p w14:paraId="04DF7A23" w14:textId="77777777" w:rsidR="00821DA3" w:rsidRPr="001E2FF5" w:rsidRDefault="00821DA3" w:rsidP="00981B9A">
      <w:pPr>
        <w:rPr>
          <w:color w:val="FF0000"/>
          <w:sz w:val="10"/>
          <w:szCs w:val="10"/>
          <w:lang w:val="en-GB"/>
        </w:rPr>
      </w:pPr>
    </w:p>
    <w:p w14:paraId="0C5D3189" w14:textId="77777777" w:rsidR="00821DA3" w:rsidRPr="001E2FF5" w:rsidRDefault="00821DA3">
      <w:pPr>
        <w:spacing w:line="200" w:lineRule="exact"/>
        <w:rPr>
          <w:color w:val="FF0000"/>
          <w:lang w:val="en-GB"/>
        </w:rPr>
      </w:pPr>
    </w:p>
    <w:p w14:paraId="58E30476" w14:textId="36DD8CF7" w:rsidR="00821DA3" w:rsidRPr="001E2FF5" w:rsidRDefault="00821DA3">
      <w:pPr>
        <w:tabs>
          <w:tab w:val="left" w:pos="1380"/>
        </w:tabs>
        <w:ind w:right="1776"/>
        <w:rPr>
          <w:lang w:val="en-GB"/>
        </w:rPr>
      </w:pPr>
    </w:p>
    <w:p w14:paraId="35743C45" w14:textId="18E5878C" w:rsidR="00821DA3" w:rsidRPr="001E2FF5" w:rsidRDefault="00821DA3">
      <w:pPr>
        <w:spacing w:before="26"/>
        <w:ind w:left="159" w:right="57"/>
        <w:rPr>
          <w:lang w:val="en-GB"/>
        </w:rPr>
      </w:pPr>
      <w:r w:rsidRPr="005C42FE">
        <w:rPr>
          <w:color w:val="FFFFFF"/>
          <w:sz w:val="24"/>
          <w:szCs w:val="24"/>
          <w:lang w:val="en-GB"/>
        </w:rPr>
        <w:t>Humanities</w:t>
      </w:r>
      <w:r w:rsidRPr="005C42FE">
        <w:rPr>
          <w:color w:val="FF0000"/>
          <w:sz w:val="24"/>
          <w:szCs w:val="24"/>
          <w:lang w:val="en-GB"/>
        </w:rPr>
        <w:t xml:space="preserve">    </w:t>
      </w:r>
      <w:r w:rsidRPr="005C42FE">
        <w:rPr>
          <w:color w:val="FF0000"/>
          <w:spacing w:val="48"/>
          <w:sz w:val="24"/>
          <w:szCs w:val="24"/>
          <w:lang w:val="en-GB"/>
        </w:rPr>
        <w:t xml:space="preserve"> </w:t>
      </w:r>
    </w:p>
    <w:p w14:paraId="665FDCDD" w14:textId="1BD450AB" w:rsidR="00AA02B5" w:rsidRPr="001E2FF5" w:rsidRDefault="00581EAC">
      <w:pPr>
        <w:spacing w:before="26"/>
        <w:ind w:left="159" w:right="57"/>
        <w:rPr>
          <w:lang w:val="en-GB"/>
        </w:rPr>
      </w:pPr>
      <w:r w:rsidRPr="001E2FF5">
        <w:rPr>
          <w:noProof/>
          <w:lang w:eastAsia="en-US"/>
        </w:rPr>
        <mc:AlternateContent>
          <mc:Choice Requires="wpg">
            <w:drawing>
              <wp:anchor distT="0" distB="0" distL="114300" distR="114300" simplePos="0" relativeHeight="251671552" behindDoc="0" locked="0" layoutInCell="1" allowOverlap="1" wp14:anchorId="3B276013" wp14:editId="2474944D">
                <wp:simplePos x="0" y="0"/>
                <wp:positionH relativeFrom="column">
                  <wp:posOffset>-977900</wp:posOffset>
                </wp:positionH>
                <wp:positionV relativeFrom="margin">
                  <wp:posOffset>8925560</wp:posOffset>
                </wp:positionV>
                <wp:extent cx="7555230" cy="1052830"/>
                <wp:effectExtent l="0" t="0" r="0" b="0"/>
                <wp:wrapThrough wrapText="bothSides">
                  <wp:wrapPolygon edited="0">
                    <wp:start x="18880" y="0"/>
                    <wp:lineTo x="3123" y="0"/>
                    <wp:lineTo x="2832" y="6774"/>
                    <wp:lineTo x="3268" y="8338"/>
                    <wp:lineTo x="0" y="11464"/>
                    <wp:lineTo x="0" y="20844"/>
                    <wp:lineTo x="21495" y="20844"/>
                    <wp:lineTo x="21495" y="11464"/>
                    <wp:lineTo x="20042" y="8338"/>
                    <wp:lineTo x="19970" y="521"/>
                    <wp:lineTo x="19534" y="0"/>
                    <wp:lineTo x="18880" y="0"/>
                  </wp:wrapPolygon>
                </wp:wrapThrough>
                <wp:docPr id="28" name="Group 28"/>
                <wp:cNvGraphicFramePr/>
                <a:graphic xmlns:a="http://schemas.openxmlformats.org/drawingml/2006/main">
                  <a:graphicData uri="http://schemas.microsoft.com/office/word/2010/wordprocessingGroup">
                    <wpg:wgp>
                      <wpg:cNvGrpSpPr/>
                      <wpg:grpSpPr>
                        <a:xfrm>
                          <a:off x="0" y="0"/>
                          <a:ext cx="7555230" cy="1052830"/>
                          <a:chOff x="0" y="0"/>
                          <a:chExt cx="7555230" cy="1052830"/>
                        </a:xfrm>
                      </wpg:grpSpPr>
                      <wpg:grpSp>
                        <wpg:cNvPr id="26" name="Group 26"/>
                        <wpg:cNvGrpSpPr/>
                        <wpg:grpSpPr>
                          <a:xfrm>
                            <a:off x="0" y="0"/>
                            <a:ext cx="7555230" cy="1052830"/>
                            <a:chOff x="0" y="0"/>
                            <a:chExt cx="7555230" cy="1052830"/>
                          </a:xfrm>
                        </wpg:grpSpPr>
                        <wpg:grpSp>
                          <wpg:cNvPr id="2" name="Group 16"/>
                          <wpg:cNvGrpSpPr>
                            <a:grpSpLocks/>
                          </wpg:cNvGrpSpPr>
                          <wpg:grpSpPr bwMode="auto">
                            <a:xfrm>
                              <a:off x="1045845" y="29845"/>
                              <a:ext cx="436880" cy="422910"/>
                              <a:chOff x="122" y="89"/>
                              <a:chExt cx="687" cy="665"/>
                            </a:xfrm>
                          </wpg:grpSpPr>
                          <wpg:grpSp>
                            <wpg:cNvPr id="4" name="Group 17"/>
                            <wpg:cNvGrpSpPr>
                              <a:grpSpLocks/>
                            </wpg:cNvGrpSpPr>
                            <wpg:grpSpPr bwMode="auto">
                              <a:xfrm>
                                <a:off x="650" y="257"/>
                                <a:ext cx="159" cy="159"/>
                                <a:chOff x="650" y="257"/>
                                <a:chExt cx="159" cy="159"/>
                              </a:xfrm>
                            </wpg:grpSpPr>
                            <wps:wsp>
                              <wps:cNvPr id="6" name="Freeform 18"/>
                              <wps:cNvSpPr>
                                <a:spLocks noChangeArrowheads="1"/>
                              </wps:cNvSpPr>
                              <wps:spPr bwMode="auto">
                                <a:xfrm>
                                  <a:off x="650" y="257"/>
                                  <a:ext cx="159" cy="159"/>
                                </a:xfrm>
                                <a:custGeom>
                                  <a:avLst/>
                                  <a:gdLst>
                                    <a:gd name="T0" fmla="+- 0 2565 2398"/>
                                    <a:gd name="T1" fmla="*/ T0 w 172"/>
                                    <a:gd name="T2" fmla="+- 0 -46 -160"/>
                                    <a:gd name="T3" fmla="*/ -46 h 172"/>
                                    <a:gd name="T4" fmla="+- 0 2569 2398"/>
                                    <a:gd name="T5" fmla="*/ T4 w 172"/>
                                    <a:gd name="T6" fmla="+- 0 -64 -160"/>
                                    <a:gd name="T7" fmla="*/ -64 h 172"/>
                                    <a:gd name="T8" fmla="+- 0 2569 2398"/>
                                    <a:gd name="T9" fmla="*/ T8 w 172"/>
                                    <a:gd name="T10" fmla="+- 0 -84 -160"/>
                                    <a:gd name="T11" fmla="*/ -84 h 172"/>
                                    <a:gd name="T12" fmla="+- 0 2565 2398"/>
                                    <a:gd name="T13" fmla="*/ T12 w 172"/>
                                    <a:gd name="T14" fmla="+- 0 -103 -160"/>
                                    <a:gd name="T15" fmla="*/ -103 h 172"/>
                                    <a:gd name="T16" fmla="+- 0 2557 2398"/>
                                    <a:gd name="T17" fmla="*/ T16 w 172"/>
                                    <a:gd name="T18" fmla="+- 0 -120 -160"/>
                                    <a:gd name="T19" fmla="*/ -120 h 172"/>
                                    <a:gd name="T20" fmla="+- 0 2545 2398"/>
                                    <a:gd name="T21" fmla="*/ T20 w 172"/>
                                    <a:gd name="T22" fmla="+- 0 -135 -160"/>
                                    <a:gd name="T23" fmla="*/ -135 h 172"/>
                                    <a:gd name="T24" fmla="+- 0 2530 2398"/>
                                    <a:gd name="T25" fmla="*/ T24 w 172"/>
                                    <a:gd name="T26" fmla="+- 0 -147 -160"/>
                                    <a:gd name="T27" fmla="*/ -147 h 172"/>
                                    <a:gd name="T28" fmla="+- 0 2512 2398"/>
                                    <a:gd name="T29" fmla="*/ T28 w 172"/>
                                    <a:gd name="T30" fmla="+- 0 -156 -160"/>
                                    <a:gd name="T31" fmla="*/ -156 h 172"/>
                                    <a:gd name="T32" fmla="+- 0 2493 2398"/>
                                    <a:gd name="T33" fmla="*/ T32 w 172"/>
                                    <a:gd name="T34" fmla="+- 0 -160 -160"/>
                                    <a:gd name="T35" fmla="*/ -160 h 172"/>
                                    <a:gd name="T36" fmla="+- 0 2474 2398"/>
                                    <a:gd name="T37" fmla="*/ T36 w 172"/>
                                    <a:gd name="T38" fmla="+- 0 -160 -160"/>
                                    <a:gd name="T39" fmla="*/ -160 h 172"/>
                                    <a:gd name="T40" fmla="+- 0 2455 2398"/>
                                    <a:gd name="T41" fmla="*/ T40 w 172"/>
                                    <a:gd name="T42" fmla="+- 0 -156 -160"/>
                                    <a:gd name="T43" fmla="*/ -156 h 172"/>
                                    <a:gd name="T44" fmla="+- 0 2438 2398"/>
                                    <a:gd name="T45" fmla="*/ T44 w 172"/>
                                    <a:gd name="T46" fmla="+- 0 -148 -160"/>
                                    <a:gd name="T47" fmla="*/ -148 h 172"/>
                                    <a:gd name="T48" fmla="+- 0 2423 2398"/>
                                    <a:gd name="T49" fmla="*/ T48 w 172"/>
                                    <a:gd name="T50" fmla="+- 0 -136 -160"/>
                                    <a:gd name="T51" fmla="*/ -136 h 172"/>
                                    <a:gd name="T52" fmla="+- 0 2411 2398"/>
                                    <a:gd name="T53" fmla="*/ T52 w 172"/>
                                    <a:gd name="T54" fmla="+- 0 -121 -160"/>
                                    <a:gd name="T55" fmla="*/ -121 h 172"/>
                                    <a:gd name="T56" fmla="+- 0 2402 2398"/>
                                    <a:gd name="T57" fmla="*/ T56 w 172"/>
                                    <a:gd name="T58" fmla="+- 0 -103 -160"/>
                                    <a:gd name="T59" fmla="*/ -103 h 172"/>
                                    <a:gd name="T60" fmla="+- 0 2398 2398"/>
                                    <a:gd name="T61" fmla="*/ T60 w 172"/>
                                    <a:gd name="T62" fmla="+- 0 -84 -160"/>
                                    <a:gd name="T63" fmla="*/ -84 h 172"/>
                                    <a:gd name="T64" fmla="+- 0 2398 2398"/>
                                    <a:gd name="T65" fmla="*/ T64 w 172"/>
                                    <a:gd name="T66" fmla="+- 0 -65 -160"/>
                                    <a:gd name="T67" fmla="*/ -65 h 172"/>
                                    <a:gd name="T68" fmla="+- 0 2402 2398"/>
                                    <a:gd name="T69" fmla="*/ T68 w 172"/>
                                    <a:gd name="T70" fmla="+- 0 -46 -160"/>
                                    <a:gd name="T71" fmla="*/ -46 h 172"/>
                                    <a:gd name="T72" fmla="+- 0 2410 2398"/>
                                    <a:gd name="T73" fmla="*/ T72 w 172"/>
                                    <a:gd name="T74" fmla="+- 0 -29 -160"/>
                                    <a:gd name="T75" fmla="*/ -29 h 172"/>
                                    <a:gd name="T76" fmla="+- 0 2422 2398"/>
                                    <a:gd name="T77" fmla="*/ T76 w 172"/>
                                    <a:gd name="T78" fmla="+- 0 -14 -160"/>
                                    <a:gd name="T79" fmla="*/ -14 h 172"/>
                                    <a:gd name="T80" fmla="+- 0 2437 2398"/>
                                    <a:gd name="T81" fmla="*/ T80 w 172"/>
                                    <a:gd name="T82" fmla="+- 0 -1 -160"/>
                                    <a:gd name="T83" fmla="*/ -1 h 172"/>
                                    <a:gd name="T84" fmla="+- 0 2455 2398"/>
                                    <a:gd name="T85" fmla="*/ T84 w 172"/>
                                    <a:gd name="T86" fmla="+- 0 7 -160"/>
                                    <a:gd name="T87" fmla="*/ 7 h 172"/>
                                    <a:gd name="T88" fmla="+- 0 2474 2398"/>
                                    <a:gd name="T89" fmla="*/ T88 w 172"/>
                                    <a:gd name="T90" fmla="+- 0 12 -160"/>
                                    <a:gd name="T91" fmla="*/ 12 h 172"/>
                                    <a:gd name="T92" fmla="+- 0 2493 2398"/>
                                    <a:gd name="T93" fmla="*/ T92 w 172"/>
                                    <a:gd name="T94" fmla="+- 0 12 -160"/>
                                    <a:gd name="T95" fmla="*/ 12 h 172"/>
                                    <a:gd name="T96" fmla="+- 0 2512 2398"/>
                                    <a:gd name="T97" fmla="*/ T96 w 172"/>
                                    <a:gd name="T98" fmla="+- 0 7 -160"/>
                                    <a:gd name="T99" fmla="*/ 7 h 172"/>
                                    <a:gd name="T100" fmla="+- 0 2529 2398"/>
                                    <a:gd name="T101" fmla="*/ T100 w 172"/>
                                    <a:gd name="T102" fmla="+- 0 -1 -160"/>
                                    <a:gd name="T103" fmla="*/ -1 h 172"/>
                                    <a:gd name="T104" fmla="+- 0 2544 2398"/>
                                    <a:gd name="T105" fmla="*/ T104 w 172"/>
                                    <a:gd name="T106" fmla="+- 0 -13 -160"/>
                                    <a:gd name="T107" fmla="*/ -13 h 172"/>
                                    <a:gd name="T108" fmla="+- 0 2556 2398"/>
                                    <a:gd name="T109" fmla="*/ T108 w 172"/>
                                    <a:gd name="T110" fmla="+- 0 -28 -160"/>
                                    <a:gd name="T111" fmla="*/ -28 h 172"/>
                                    <a:gd name="T112" fmla="+- 0 2565 2398"/>
                                    <a:gd name="T113" fmla="*/ T112 w 172"/>
                                    <a:gd name="T114" fmla="+- 0 -46 -160"/>
                                    <a:gd name="T115" fmla="*/ -4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7" y="114"/>
                                      </a:moveTo>
                                      <a:lnTo>
                                        <a:pt x="171" y="96"/>
                                      </a:lnTo>
                                      <a:lnTo>
                                        <a:pt x="171" y="76"/>
                                      </a:lnTo>
                                      <a:lnTo>
                                        <a:pt x="167" y="57"/>
                                      </a:lnTo>
                                      <a:lnTo>
                                        <a:pt x="159" y="40"/>
                                      </a:lnTo>
                                      <a:lnTo>
                                        <a:pt x="147" y="25"/>
                                      </a:lnTo>
                                      <a:lnTo>
                                        <a:pt x="132" y="13"/>
                                      </a:lnTo>
                                      <a:lnTo>
                                        <a:pt x="114" y="4"/>
                                      </a:lnTo>
                                      <a:lnTo>
                                        <a:pt x="95" y="0"/>
                                      </a:lnTo>
                                      <a:lnTo>
                                        <a:pt x="76" y="0"/>
                                      </a:lnTo>
                                      <a:lnTo>
                                        <a:pt x="57" y="4"/>
                                      </a:lnTo>
                                      <a:lnTo>
                                        <a:pt x="40" y="12"/>
                                      </a:lnTo>
                                      <a:lnTo>
                                        <a:pt x="25" y="24"/>
                                      </a:lnTo>
                                      <a:lnTo>
                                        <a:pt x="13" y="39"/>
                                      </a:lnTo>
                                      <a:lnTo>
                                        <a:pt x="4" y="57"/>
                                      </a:lnTo>
                                      <a:lnTo>
                                        <a:pt x="0" y="76"/>
                                      </a:lnTo>
                                      <a:lnTo>
                                        <a:pt x="0" y="95"/>
                                      </a:lnTo>
                                      <a:lnTo>
                                        <a:pt x="4" y="114"/>
                                      </a:lnTo>
                                      <a:lnTo>
                                        <a:pt x="12" y="131"/>
                                      </a:lnTo>
                                      <a:lnTo>
                                        <a:pt x="24" y="146"/>
                                      </a:lnTo>
                                      <a:lnTo>
                                        <a:pt x="39" y="159"/>
                                      </a:lnTo>
                                      <a:lnTo>
                                        <a:pt x="57" y="167"/>
                                      </a:lnTo>
                                      <a:lnTo>
                                        <a:pt x="76" y="172"/>
                                      </a:lnTo>
                                      <a:lnTo>
                                        <a:pt x="95" y="172"/>
                                      </a:lnTo>
                                      <a:lnTo>
                                        <a:pt x="114" y="167"/>
                                      </a:lnTo>
                                      <a:lnTo>
                                        <a:pt x="131" y="159"/>
                                      </a:lnTo>
                                      <a:lnTo>
                                        <a:pt x="146" y="147"/>
                                      </a:lnTo>
                                      <a:lnTo>
                                        <a:pt x="158" y="132"/>
                                      </a:lnTo>
                                      <a:lnTo>
                                        <a:pt x="167"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7" name="Group 19"/>
                            <wpg:cNvGrpSpPr>
                              <a:grpSpLocks/>
                            </wpg:cNvGrpSpPr>
                            <wpg:grpSpPr bwMode="auto">
                              <a:xfrm>
                                <a:off x="180" y="176"/>
                                <a:ext cx="159" cy="159"/>
                                <a:chOff x="180" y="176"/>
                                <a:chExt cx="159" cy="159"/>
                              </a:xfrm>
                            </wpg:grpSpPr>
                            <wps:wsp>
                              <wps:cNvPr id="8" name="Freeform 20"/>
                              <wps:cNvSpPr>
                                <a:spLocks noChangeArrowheads="1"/>
                              </wps:cNvSpPr>
                              <wps:spPr bwMode="auto">
                                <a:xfrm>
                                  <a:off x="180" y="176"/>
                                  <a:ext cx="159" cy="159"/>
                                </a:xfrm>
                                <a:custGeom>
                                  <a:avLst/>
                                  <a:gdLst>
                                    <a:gd name="T0" fmla="+- 0 2095 1927"/>
                                    <a:gd name="T1" fmla="*/ T0 w 172"/>
                                    <a:gd name="T2" fmla="+- 0 2222 2108"/>
                                    <a:gd name="T3" fmla="*/ 2222 h 172"/>
                                    <a:gd name="T4" fmla="+- 0 2099 1927"/>
                                    <a:gd name="T5" fmla="*/ T4 w 172"/>
                                    <a:gd name="T6" fmla="+- 0 2203 2108"/>
                                    <a:gd name="T7" fmla="*/ 2203 h 172"/>
                                    <a:gd name="T8" fmla="+- 0 2099 1927"/>
                                    <a:gd name="T9" fmla="*/ T8 w 172"/>
                                    <a:gd name="T10" fmla="+- 0 2184 2108"/>
                                    <a:gd name="T11" fmla="*/ 2184 h 172"/>
                                    <a:gd name="T12" fmla="+- 0 2095 1927"/>
                                    <a:gd name="T13" fmla="*/ T12 w 172"/>
                                    <a:gd name="T14" fmla="+- 0 2165 2108"/>
                                    <a:gd name="T15" fmla="*/ 2165 h 172"/>
                                    <a:gd name="T16" fmla="+- 0 2087 1927"/>
                                    <a:gd name="T17" fmla="*/ T16 w 172"/>
                                    <a:gd name="T18" fmla="+- 0 2148 2108"/>
                                    <a:gd name="T19" fmla="*/ 2148 h 172"/>
                                    <a:gd name="T20" fmla="+- 0 2075 1927"/>
                                    <a:gd name="T21" fmla="*/ T20 w 172"/>
                                    <a:gd name="T22" fmla="+- 0 2133 2108"/>
                                    <a:gd name="T23" fmla="*/ 2133 h 172"/>
                                    <a:gd name="T24" fmla="+- 0 2060 1927"/>
                                    <a:gd name="T25" fmla="*/ T24 w 172"/>
                                    <a:gd name="T26" fmla="+- 0 2121 2108"/>
                                    <a:gd name="T27" fmla="*/ 2121 h 172"/>
                                    <a:gd name="T28" fmla="+- 0 2042 1927"/>
                                    <a:gd name="T29" fmla="*/ T28 w 172"/>
                                    <a:gd name="T30" fmla="+- 0 2112 2108"/>
                                    <a:gd name="T31" fmla="*/ 2112 h 172"/>
                                    <a:gd name="T32" fmla="+- 0 2023 1927"/>
                                    <a:gd name="T33" fmla="*/ T32 w 172"/>
                                    <a:gd name="T34" fmla="+- 0 2108 2108"/>
                                    <a:gd name="T35" fmla="*/ 2108 h 172"/>
                                    <a:gd name="T36" fmla="+- 0 2004 1927"/>
                                    <a:gd name="T37" fmla="*/ T36 w 172"/>
                                    <a:gd name="T38" fmla="+- 0 2108 2108"/>
                                    <a:gd name="T39" fmla="*/ 2108 h 172"/>
                                    <a:gd name="T40" fmla="+- 0 1985 1927"/>
                                    <a:gd name="T41" fmla="*/ T40 w 172"/>
                                    <a:gd name="T42" fmla="+- 0 2112 2108"/>
                                    <a:gd name="T43" fmla="*/ 2112 h 172"/>
                                    <a:gd name="T44" fmla="+- 0 1968 1927"/>
                                    <a:gd name="T45" fmla="*/ T44 w 172"/>
                                    <a:gd name="T46" fmla="+- 0 2120 2108"/>
                                    <a:gd name="T47" fmla="*/ 2120 h 172"/>
                                    <a:gd name="T48" fmla="+- 0 1953 1927"/>
                                    <a:gd name="T49" fmla="*/ T48 w 172"/>
                                    <a:gd name="T50" fmla="+- 0 2132 2108"/>
                                    <a:gd name="T51" fmla="*/ 2132 h 172"/>
                                    <a:gd name="T52" fmla="+- 0 1940 1927"/>
                                    <a:gd name="T53" fmla="*/ T52 w 172"/>
                                    <a:gd name="T54" fmla="+- 0 2147 2108"/>
                                    <a:gd name="T55" fmla="*/ 2147 h 172"/>
                                    <a:gd name="T56" fmla="+- 0 1932 1927"/>
                                    <a:gd name="T57" fmla="*/ T56 w 172"/>
                                    <a:gd name="T58" fmla="+- 0 2165 2108"/>
                                    <a:gd name="T59" fmla="*/ 2165 h 172"/>
                                    <a:gd name="T60" fmla="+- 0 1927 1927"/>
                                    <a:gd name="T61" fmla="*/ T60 w 172"/>
                                    <a:gd name="T62" fmla="+- 0 2184 2108"/>
                                    <a:gd name="T63" fmla="*/ 2184 h 172"/>
                                    <a:gd name="T64" fmla="+- 0 1927 1927"/>
                                    <a:gd name="T65" fmla="*/ T64 w 172"/>
                                    <a:gd name="T66" fmla="+- 0 2203 2108"/>
                                    <a:gd name="T67" fmla="*/ 2203 h 172"/>
                                    <a:gd name="T68" fmla="+- 0 1932 1927"/>
                                    <a:gd name="T69" fmla="*/ T68 w 172"/>
                                    <a:gd name="T70" fmla="+- 0 2222 2108"/>
                                    <a:gd name="T71" fmla="*/ 2222 h 172"/>
                                    <a:gd name="T72" fmla="+- 0 1940 1927"/>
                                    <a:gd name="T73" fmla="*/ T72 w 172"/>
                                    <a:gd name="T74" fmla="+- 0 2239 2108"/>
                                    <a:gd name="T75" fmla="*/ 2239 h 172"/>
                                    <a:gd name="T76" fmla="+- 0 1952 1927"/>
                                    <a:gd name="T77" fmla="*/ T76 w 172"/>
                                    <a:gd name="T78" fmla="+- 0 2254 2108"/>
                                    <a:gd name="T79" fmla="*/ 2254 h 172"/>
                                    <a:gd name="T80" fmla="+- 0 1967 1927"/>
                                    <a:gd name="T81" fmla="*/ T80 w 172"/>
                                    <a:gd name="T82" fmla="+- 0 2266 2108"/>
                                    <a:gd name="T83" fmla="*/ 2266 h 172"/>
                                    <a:gd name="T84" fmla="+- 0 1985 1927"/>
                                    <a:gd name="T85" fmla="*/ T84 w 172"/>
                                    <a:gd name="T86" fmla="+- 0 2275 2108"/>
                                    <a:gd name="T87" fmla="*/ 2275 h 172"/>
                                    <a:gd name="T88" fmla="+- 0 2003 1927"/>
                                    <a:gd name="T89" fmla="*/ T88 w 172"/>
                                    <a:gd name="T90" fmla="+- 0 2279 2108"/>
                                    <a:gd name="T91" fmla="*/ 2279 h 172"/>
                                    <a:gd name="T92" fmla="+- 0 2023 1927"/>
                                    <a:gd name="T93" fmla="*/ T92 w 172"/>
                                    <a:gd name="T94" fmla="+- 0 2279 2108"/>
                                    <a:gd name="T95" fmla="*/ 2279 h 172"/>
                                    <a:gd name="T96" fmla="+- 0 2042 1927"/>
                                    <a:gd name="T97" fmla="*/ T96 w 172"/>
                                    <a:gd name="T98" fmla="+- 0 2275 2108"/>
                                    <a:gd name="T99" fmla="*/ 2275 h 172"/>
                                    <a:gd name="T100" fmla="+- 0 2059 1927"/>
                                    <a:gd name="T101" fmla="*/ T100 w 172"/>
                                    <a:gd name="T102" fmla="+- 0 2267 2108"/>
                                    <a:gd name="T103" fmla="*/ 2267 h 172"/>
                                    <a:gd name="T104" fmla="+- 0 2074 1927"/>
                                    <a:gd name="T105" fmla="*/ T104 w 172"/>
                                    <a:gd name="T106" fmla="+- 0 2255 2108"/>
                                    <a:gd name="T107" fmla="*/ 2255 h 172"/>
                                    <a:gd name="T108" fmla="+- 0 2086 1927"/>
                                    <a:gd name="T109" fmla="*/ T108 w 172"/>
                                    <a:gd name="T110" fmla="+- 0 2240 2108"/>
                                    <a:gd name="T111" fmla="*/ 2240 h 172"/>
                                    <a:gd name="T112" fmla="+- 0 2095 1927"/>
                                    <a:gd name="T113" fmla="*/ T112 w 172"/>
                                    <a:gd name="T114" fmla="+- 0 2222 2108"/>
                                    <a:gd name="T115" fmla="*/ 2222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5"/>
                                      </a:lnTo>
                                      <a:lnTo>
                                        <a:pt x="172" y="76"/>
                                      </a:lnTo>
                                      <a:lnTo>
                                        <a:pt x="168" y="57"/>
                                      </a:lnTo>
                                      <a:lnTo>
                                        <a:pt x="160" y="40"/>
                                      </a:lnTo>
                                      <a:lnTo>
                                        <a:pt x="148" y="25"/>
                                      </a:lnTo>
                                      <a:lnTo>
                                        <a:pt x="133" y="13"/>
                                      </a:lnTo>
                                      <a:lnTo>
                                        <a:pt x="115" y="4"/>
                                      </a:lnTo>
                                      <a:lnTo>
                                        <a:pt x="96" y="0"/>
                                      </a:lnTo>
                                      <a:lnTo>
                                        <a:pt x="77" y="0"/>
                                      </a:lnTo>
                                      <a:lnTo>
                                        <a:pt x="58" y="4"/>
                                      </a:lnTo>
                                      <a:lnTo>
                                        <a:pt x="41" y="12"/>
                                      </a:lnTo>
                                      <a:lnTo>
                                        <a:pt x="26" y="24"/>
                                      </a:lnTo>
                                      <a:lnTo>
                                        <a:pt x="13" y="39"/>
                                      </a:lnTo>
                                      <a:lnTo>
                                        <a:pt x="5" y="57"/>
                                      </a:lnTo>
                                      <a:lnTo>
                                        <a:pt x="0" y="76"/>
                                      </a:lnTo>
                                      <a:lnTo>
                                        <a:pt x="0" y="95"/>
                                      </a:lnTo>
                                      <a:lnTo>
                                        <a:pt x="5" y="114"/>
                                      </a:lnTo>
                                      <a:lnTo>
                                        <a:pt x="13" y="131"/>
                                      </a:lnTo>
                                      <a:lnTo>
                                        <a:pt x="25" y="146"/>
                                      </a:lnTo>
                                      <a:lnTo>
                                        <a:pt x="40" y="158"/>
                                      </a:lnTo>
                                      <a:lnTo>
                                        <a:pt x="58" y="167"/>
                                      </a:lnTo>
                                      <a:lnTo>
                                        <a:pt x="76" y="171"/>
                                      </a:lnTo>
                                      <a:lnTo>
                                        <a:pt x="96" y="171"/>
                                      </a:lnTo>
                                      <a:lnTo>
                                        <a:pt x="115" y="167"/>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s:wsp>
                            <wps:cNvPr id="9" name="Freeform 21"/>
                            <wps:cNvSpPr>
                              <a:spLocks noChangeArrowheads="1"/>
                            </wps:cNvSpPr>
                            <wps:spPr bwMode="auto">
                              <a:xfrm>
                                <a:off x="122" y="432"/>
                                <a:ext cx="166" cy="169"/>
                              </a:xfrm>
                              <a:custGeom>
                                <a:avLst/>
                                <a:gdLst>
                                  <a:gd name="T0" fmla="+- 0 2048 1880"/>
                                  <a:gd name="T1" fmla="*/ T0 w 172"/>
                                  <a:gd name="T2" fmla="+- 0 139 25"/>
                                  <a:gd name="T3" fmla="*/ 139 h 172"/>
                                  <a:gd name="T4" fmla="+- 0 2052 1880"/>
                                  <a:gd name="T5" fmla="*/ T4 w 172"/>
                                  <a:gd name="T6" fmla="+- 0 121 25"/>
                                  <a:gd name="T7" fmla="*/ 121 h 172"/>
                                  <a:gd name="T8" fmla="+- 0 2052 1880"/>
                                  <a:gd name="T9" fmla="*/ T8 w 172"/>
                                  <a:gd name="T10" fmla="+- 0 101 25"/>
                                  <a:gd name="T11" fmla="*/ 101 h 172"/>
                                  <a:gd name="T12" fmla="+- 0 2048 1880"/>
                                  <a:gd name="T13" fmla="*/ T12 w 172"/>
                                  <a:gd name="T14" fmla="+- 0 83 25"/>
                                  <a:gd name="T15" fmla="*/ 83 h 172"/>
                                  <a:gd name="T16" fmla="+- 0 2040 1880"/>
                                  <a:gd name="T17" fmla="*/ T16 w 172"/>
                                  <a:gd name="T18" fmla="+- 0 65 25"/>
                                  <a:gd name="T19" fmla="*/ 65 h 172"/>
                                  <a:gd name="T20" fmla="+- 0 2028 1880"/>
                                  <a:gd name="T21" fmla="*/ T20 w 172"/>
                                  <a:gd name="T22" fmla="+- 0 50 25"/>
                                  <a:gd name="T23" fmla="*/ 50 h 172"/>
                                  <a:gd name="T24" fmla="+- 0 2013 1880"/>
                                  <a:gd name="T25" fmla="*/ T24 w 172"/>
                                  <a:gd name="T26" fmla="+- 0 38 25"/>
                                  <a:gd name="T27" fmla="*/ 38 h 172"/>
                                  <a:gd name="T28" fmla="+- 0 1995 1880"/>
                                  <a:gd name="T29" fmla="*/ T28 w 172"/>
                                  <a:gd name="T30" fmla="+- 0 29 25"/>
                                  <a:gd name="T31" fmla="*/ 29 h 172"/>
                                  <a:gd name="T32" fmla="+- 0 1976 1880"/>
                                  <a:gd name="T33" fmla="*/ T32 w 172"/>
                                  <a:gd name="T34" fmla="+- 0 25 25"/>
                                  <a:gd name="T35" fmla="*/ 25 h 172"/>
                                  <a:gd name="T36" fmla="+- 0 1957 1880"/>
                                  <a:gd name="T37" fmla="*/ T36 w 172"/>
                                  <a:gd name="T38" fmla="+- 0 25 25"/>
                                  <a:gd name="T39" fmla="*/ 25 h 172"/>
                                  <a:gd name="T40" fmla="+- 0 1938 1880"/>
                                  <a:gd name="T41" fmla="*/ T40 w 172"/>
                                  <a:gd name="T42" fmla="+- 0 29 25"/>
                                  <a:gd name="T43" fmla="*/ 29 h 172"/>
                                  <a:gd name="T44" fmla="+- 0 1921 1880"/>
                                  <a:gd name="T45" fmla="*/ T44 w 172"/>
                                  <a:gd name="T46" fmla="+- 0 37 25"/>
                                  <a:gd name="T47" fmla="*/ 37 h 172"/>
                                  <a:gd name="T48" fmla="+- 0 1906 1880"/>
                                  <a:gd name="T49" fmla="*/ T48 w 172"/>
                                  <a:gd name="T50" fmla="+- 0 49 25"/>
                                  <a:gd name="T51" fmla="*/ 49 h 172"/>
                                  <a:gd name="T52" fmla="+- 0 1893 1880"/>
                                  <a:gd name="T53" fmla="*/ T52 w 172"/>
                                  <a:gd name="T54" fmla="+- 0 64 25"/>
                                  <a:gd name="T55" fmla="*/ 64 h 172"/>
                                  <a:gd name="T56" fmla="+- 0 1885 1880"/>
                                  <a:gd name="T57" fmla="*/ T56 w 172"/>
                                  <a:gd name="T58" fmla="+- 0 83 25"/>
                                  <a:gd name="T59" fmla="*/ 83 h 172"/>
                                  <a:gd name="T60" fmla="+- 0 1880 1880"/>
                                  <a:gd name="T61" fmla="*/ T60 w 172"/>
                                  <a:gd name="T62" fmla="+- 0 101 25"/>
                                  <a:gd name="T63" fmla="*/ 101 h 172"/>
                                  <a:gd name="T64" fmla="+- 0 1880 1880"/>
                                  <a:gd name="T65" fmla="*/ T64 w 172"/>
                                  <a:gd name="T66" fmla="+- 0 121 25"/>
                                  <a:gd name="T67" fmla="*/ 121 h 172"/>
                                  <a:gd name="T68" fmla="+- 0 1885 1880"/>
                                  <a:gd name="T69" fmla="*/ T68 w 172"/>
                                  <a:gd name="T70" fmla="+- 0 139 25"/>
                                  <a:gd name="T71" fmla="*/ 139 h 172"/>
                                  <a:gd name="T72" fmla="+- 0 1893 1880"/>
                                  <a:gd name="T73" fmla="*/ T72 w 172"/>
                                  <a:gd name="T74" fmla="+- 0 157 25"/>
                                  <a:gd name="T75" fmla="*/ 157 h 172"/>
                                  <a:gd name="T76" fmla="+- 0 1905 1880"/>
                                  <a:gd name="T77" fmla="*/ T76 w 172"/>
                                  <a:gd name="T78" fmla="+- 0 172 25"/>
                                  <a:gd name="T79" fmla="*/ 172 h 172"/>
                                  <a:gd name="T80" fmla="+- 0 1920 1880"/>
                                  <a:gd name="T81" fmla="*/ T80 w 172"/>
                                  <a:gd name="T82" fmla="+- 0 184 25"/>
                                  <a:gd name="T83" fmla="*/ 184 h 172"/>
                                  <a:gd name="T84" fmla="+- 0 1938 1880"/>
                                  <a:gd name="T85" fmla="*/ T84 w 172"/>
                                  <a:gd name="T86" fmla="+- 0 193 25"/>
                                  <a:gd name="T87" fmla="*/ 193 h 172"/>
                                  <a:gd name="T88" fmla="+- 0 1956 1880"/>
                                  <a:gd name="T89" fmla="*/ T88 w 172"/>
                                  <a:gd name="T90" fmla="+- 0 197 25"/>
                                  <a:gd name="T91" fmla="*/ 197 h 172"/>
                                  <a:gd name="T92" fmla="+- 0 1976 1880"/>
                                  <a:gd name="T93" fmla="*/ T92 w 172"/>
                                  <a:gd name="T94" fmla="+- 0 197 25"/>
                                  <a:gd name="T95" fmla="*/ 197 h 172"/>
                                  <a:gd name="T96" fmla="+- 0 1995 1880"/>
                                  <a:gd name="T97" fmla="*/ T96 w 172"/>
                                  <a:gd name="T98" fmla="+- 0 193 25"/>
                                  <a:gd name="T99" fmla="*/ 193 h 172"/>
                                  <a:gd name="T100" fmla="+- 0 2012 1880"/>
                                  <a:gd name="T101" fmla="*/ T100 w 172"/>
                                  <a:gd name="T102" fmla="+- 0 184 25"/>
                                  <a:gd name="T103" fmla="*/ 184 h 172"/>
                                  <a:gd name="T104" fmla="+- 0 2027 1880"/>
                                  <a:gd name="T105" fmla="*/ T104 w 172"/>
                                  <a:gd name="T106" fmla="+- 0 172 25"/>
                                  <a:gd name="T107" fmla="*/ 172 h 172"/>
                                  <a:gd name="T108" fmla="+- 0 2039 1880"/>
                                  <a:gd name="T109" fmla="*/ T108 w 172"/>
                                  <a:gd name="T110" fmla="+- 0 157 25"/>
                                  <a:gd name="T111" fmla="*/ 157 h 172"/>
                                  <a:gd name="T112" fmla="+- 0 2048 1880"/>
                                  <a:gd name="T113" fmla="*/ T112 w 172"/>
                                  <a:gd name="T114" fmla="+- 0 139 25"/>
                                  <a:gd name="T115" fmla="*/ 139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60" y="40"/>
                                    </a:lnTo>
                                    <a:lnTo>
                                      <a:pt x="148" y="25"/>
                                    </a:lnTo>
                                    <a:lnTo>
                                      <a:pt x="133" y="13"/>
                                    </a:lnTo>
                                    <a:lnTo>
                                      <a:pt x="115" y="4"/>
                                    </a:lnTo>
                                    <a:lnTo>
                                      <a:pt x="96" y="0"/>
                                    </a:lnTo>
                                    <a:lnTo>
                                      <a:pt x="77" y="0"/>
                                    </a:lnTo>
                                    <a:lnTo>
                                      <a:pt x="58" y="4"/>
                                    </a:lnTo>
                                    <a:lnTo>
                                      <a:pt x="41" y="12"/>
                                    </a:lnTo>
                                    <a:lnTo>
                                      <a:pt x="26" y="24"/>
                                    </a:lnTo>
                                    <a:lnTo>
                                      <a:pt x="13" y="39"/>
                                    </a:lnTo>
                                    <a:lnTo>
                                      <a:pt x="5" y="58"/>
                                    </a:lnTo>
                                    <a:lnTo>
                                      <a:pt x="0" y="76"/>
                                    </a:lnTo>
                                    <a:lnTo>
                                      <a:pt x="0" y="96"/>
                                    </a:lnTo>
                                    <a:lnTo>
                                      <a:pt x="5" y="114"/>
                                    </a:lnTo>
                                    <a:lnTo>
                                      <a:pt x="13" y="132"/>
                                    </a:lnTo>
                                    <a:lnTo>
                                      <a:pt x="25" y="147"/>
                                    </a:lnTo>
                                    <a:lnTo>
                                      <a:pt x="40" y="159"/>
                                    </a:lnTo>
                                    <a:lnTo>
                                      <a:pt x="58" y="168"/>
                                    </a:lnTo>
                                    <a:lnTo>
                                      <a:pt x="76" y="172"/>
                                    </a:lnTo>
                                    <a:lnTo>
                                      <a:pt x="96" y="172"/>
                                    </a:lnTo>
                                    <a:lnTo>
                                      <a:pt x="115" y="168"/>
                                    </a:lnTo>
                                    <a:lnTo>
                                      <a:pt x="132" y="159"/>
                                    </a:lnTo>
                                    <a:lnTo>
                                      <a:pt x="147" y="147"/>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cNvPr id="10" name="Group 22"/>
                            <wpg:cNvGrpSpPr>
                              <a:grpSpLocks/>
                            </wpg:cNvGrpSpPr>
                            <wpg:grpSpPr bwMode="auto">
                              <a:xfrm>
                                <a:off x="373" y="586"/>
                                <a:ext cx="165" cy="168"/>
                                <a:chOff x="373" y="586"/>
                                <a:chExt cx="165" cy="168"/>
                              </a:xfrm>
                            </wpg:grpSpPr>
                            <wps:wsp>
                              <wps:cNvPr id="11" name="Freeform 23"/>
                              <wps:cNvSpPr>
                                <a:spLocks noChangeArrowheads="1"/>
                              </wps:cNvSpPr>
                              <wps:spPr bwMode="auto">
                                <a:xfrm>
                                  <a:off x="373" y="586"/>
                                  <a:ext cx="165" cy="168"/>
                                </a:xfrm>
                                <a:custGeom>
                                  <a:avLst/>
                                  <a:gdLst>
                                    <a:gd name="T0" fmla="+- 0 2289 2121"/>
                                    <a:gd name="T1" fmla="*/ T0 w 172"/>
                                    <a:gd name="T2" fmla="+- 0 286 171"/>
                                    <a:gd name="T3" fmla="*/ 286 h 172"/>
                                    <a:gd name="T4" fmla="+- 0 2293 2121"/>
                                    <a:gd name="T5" fmla="*/ T4 w 172"/>
                                    <a:gd name="T6" fmla="+- 0 267 171"/>
                                    <a:gd name="T7" fmla="*/ 267 h 172"/>
                                    <a:gd name="T8" fmla="+- 0 2293 2121"/>
                                    <a:gd name="T9" fmla="*/ T8 w 172"/>
                                    <a:gd name="T10" fmla="+- 0 248 171"/>
                                    <a:gd name="T11" fmla="*/ 248 h 172"/>
                                    <a:gd name="T12" fmla="+- 0 2289 2121"/>
                                    <a:gd name="T13" fmla="*/ T12 w 172"/>
                                    <a:gd name="T14" fmla="+- 0 229 171"/>
                                    <a:gd name="T15" fmla="*/ 229 h 172"/>
                                    <a:gd name="T16" fmla="+- 0 2281 2121"/>
                                    <a:gd name="T17" fmla="*/ T16 w 172"/>
                                    <a:gd name="T18" fmla="+- 0 212 171"/>
                                    <a:gd name="T19" fmla="*/ 212 h 172"/>
                                    <a:gd name="T20" fmla="+- 0 2269 2121"/>
                                    <a:gd name="T21" fmla="*/ T20 w 172"/>
                                    <a:gd name="T22" fmla="+- 0 197 171"/>
                                    <a:gd name="T23" fmla="*/ 197 h 172"/>
                                    <a:gd name="T24" fmla="+- 0 2254 2121"/>
                                    <a:gd name="T25" fmla="*/ T24 w 172"/>
                                    <a:gd name="T26" fmla="+- 0 184 171"/>
                                    <a:gd name="T27" fmla="*/ 184 h 172"/>
                                    <a:gd name="T28" fmla="+- 0 2236 2121"/>
                                    <a:gd name="T29" fmla="*/ T28 w 172"/>
                                    <a:gd name="T30" fmla="+- 0 176 171"/>
                                    <a:gd name="T31" fmla="*/ 176 h 172"/>
                                    <a:gd name="T32" fmla="+- 0 2217 2121"/>
                                    <a:gd name="T33" fmla="*/ T32 w 172"/>
                                    <a:gd name="T34" fmla="+- 0 171 171"/>
                                    <a:gd name="T35" fmla="*/ 171 h 172"/>
                                    <a:gd name="T36" fmla="+- 0 2198 2121"/>
                                    <a:gd name="T37" fmla="*/ T36 w 172"/>
                                    <a:gd name="T38" fmla="+- 0 171 171"/>
                                    <a:gd name="T39" fmla="*/ 171 h 172"/>
                                    <a:gd name="T40" fmla="+- 0 2179 2121"/>
                                    <a:gd name="T41" fmla="*/ T40 w 172"/>
                                    <a:gd name="T42" fmla="+- 0 176 171"/>
                                    <a:gd name="T43" fmla="*/ 176 h 172"/>
                                    <a:gd name="T44" fmla="+- 0 2162 2121"/>
                                    <a:gd name="T45" fmla="*/ T44 w 172"/>
                                    <a:gd name="T46" fmla="+- 0 184 171"/>
                                    <a:gd name="T47" fmla="*/ 184 h 172"/>
                                    <a:gd name="T48" fmla="+- 0 2147 2121"/>
                                    <a:gd name="T49" fmla="*/ T48 w 172"/>
                                    <a:gd name="T50" fmla="+- 0 196 171"/>
                                    <a:gd name="T51" fmla="*/ 196 h 172"/>
                                    <a:gd name="T52" fmla="+- 0 2134 2121"/>
                                    <a:gd name="T53" fmla="*/ T52 w 172"/>
                                    <a:gd name="T54" fmla="+- 0 211 171"/>
                                    <a:gd name="T55" fmla="*/ 211 h 172"/>
                                    <a:gd name="T56" fmla="+- 0 2126 2121"/>
                                    <a:gd name="T57" fmla="*/ T56 w 172"/>
                                    <a:gd name="T58" fmla="+- 0 229 171"/>
                                    <a:gd name="T59" fmla="*/ 229 h 172"/>
                                    <a:gd name="T60" fmla="+- 0 2121 2121"/>
                                    <a:gd name="T61" fmla="*/ T60 w 172"/>
                                    <a:gd name="T62" fmla="+- 0 247 171"/>
                                    <a:gd name="T63" fmla="*/ 247 h 172"/>
                                    <a:gd name="T64" fmla="+- 0 2121 2121"/>
                                    <a:gd name="T65" fmla="*/ T64 w 172"/>
                                    <a:gd name="T66" fmla="+- 0 267 171"/>
                                    <a:gd name="T67" fmla="*/ 267 h 172"/>
                                    <a:gd name="T68" fmla="+- 0 2126 2121"/>
                                    <a:gd name="T69" fmla="*/ T68 w 172"/>
                                    <a:gd name="T70" fmla="+- 0 286 171"/>
                                    <a:gd name="T71" fmla="*/ 286 h 172"/>
                                    <a:gd name="T72" fmla="+- 0 2134 2121"/>
                                    <a:gd name="T73" fmla="*/ T72 w 172"/>
                                    <a:gd name="T74" fmla="+- 0 303 171"/>
                                    <a:gd name="T75" fmla="*/ 303 h 172"/>
                                    <a:gd name="T76" fmla="+- 0 2146 2121"/>
                                    <a:gd name="T77" fmla="*/ T76 w 172"/>
                                    <a:gd name="T78" fmla="+- 0 318 171"/>
                                    <a:gd name="T79" fmla="*/ 318 h 172"/>
                                    <a:gd name="T80" fmla="+- 0 2161 2121"/>
                                    <a:gd name="T81" fmla="*/ T80 w 172"/>
                                    <a:gd name="T82" fmla="+- 0 330 171"/>
                                    <a:gd name="T83" fmla="*/ 330 h 172"/>
                                    <a:gd name="T84" fmla="+- 0 2179 2121"/>
                                    <a:gd name="T85" fmla="*/ T84 w 172"/>
                                    <a:gd name="T86" fmla="+- 0 339 171"/>
                                    <a:gd name="T87" fmla="*/ 339 h 172"/>
                                    <a:gd name="T88" fmla="+- 0 2198 2121"/>
                                    <a:gd name="T89" fmla="*/ T88 w 172"/>
                                    <a:gd name="T90" fmla="+- 0 343 171"/>
                                    <a:gd name="T91" fmla="*/ 343 h 172"/>
                                    <a:gd name="T92" fmla="+- 0 2217 2121"/>
                                    <a:gd name="T93" fmla="*/ T92 w 172"/>
                                    <a:gd name="T94" fmla="+- 0 343 171"/>
                                    <a:gd name="T95" fmla="*/ 343 h 172"/>
                                    <a:gd name="T96" fmla="+- 0 2236 2121"/>
                                    <a:gd name="T97" fmla="*/ T96 w 172"/>
                                    <a:gd name="T98" fmla="+- 0 339 171"/>
                                    <a:gd name="T99" fmla="*/ 339 h 172"/>
                                    <a:gd name="T100" fmla="+- 0 2253 2121"/>
                                    <a:gd name="T101" fmla="*/ T100 w 172"/>
                                    <a:gd name="T102" fmla="+- 0 331 171"/>
                                    <a:gd name="T103" fmla="*/ 331 h 172"/>
                                    <a:gd name="T104" fmla="+- 0 2268 2121"/>
                                    <a:gd name="T105" fmla="*/ T104 w 172"/>
                                    <a:gd name="T106" fmla="+- 0 319 171"/>
                                    <a:gd name="T107" fmla="*/ 319 h 172"/>
                                    <a:gd name="T108" fmla="+- 0 2280 2121"/>
                                    <a:gd name="T109" fmla="*/ T108 w 172"/>
                                    <a:gd name="T110" fmla="+- 0 304 171"/>
                                    <a:gd name="T111" fmla="*/ 304 h 172"/>
                                    <a:gd name="T112" fmla="+- 0 2289 2121"/>
                                    <a:gd name="T113" fmla="*/ T112 w 172"/>
                                    <a:gd name="T114" fmla="+- 0 286 171"/>
                                    <a:gd name="T115" fmla="*/ 286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5"/>
                                      </a:moveTo>
                                      <a:lnTo>
                                        <a:pt x="172" y="96"/>
                                      </a:lnTo>
                                      <a:lnTo>
                                        <a:pt x="172" y="77"/>
                                      </a:lnTo>
                                      <a:lnTo>
                                        <a:pt x="168" y="58"/>
                                      </a:lnTo>
                                      <a:lnTo>
                                        <a:pt x="160" y="41"/>
                                      </a:lnTo>
                                      <a:lnTo>
                                        <a:pt x="148" y="26"/>
                                      </a:lnTo>
                                      <a:lnTo>
                                        <a:pt x="133" y="13"/>
                                      </a:lnTo>
                                      <a:lnTo>
                                        <a:pt x="115" y="5"/>
                                      </a:lnTo>
                                      <a:lnTo>
                                        <a:pt x="96" y="0"/>
                                      </a:lnTo>
                                      <a:lnTo>
                                        <a:pt x="77" y="0"/>
                                      </a:lnTo>
                                      <a:lnTo>
                                        <a:pt x="58" y="5"/>
                                      </a:lnTo>
                                      <a:lnTo>
                                        <a:pt x="41" y="13"/>
                                      </a:lnTo>
                                      <a:lnTo>
                                        <a:pt x="26" y="25"/>
                                      </a:lnTo>
                                      <a:lnTo>
                                        <a:pt x="13" y="40"/>
                                      </a:lnTo>
                                      <a:lnTo>
                                        <a:pt x="5" y="58"/>
                                      </a:lnTo>
                                      <a:lnTo>
                                        <a:pt x="0" y="76"/>
                                      </a:lnTo>
                                      <a:lnTo>
                                        <a:pt x="0" y="96"/>
                                      </a:lnTo>
                                      <a:lnTo>
                                        <a:pt x="5" y="115"/>
                                      </a:lnTo>
                                      <a:lnTo>
                                        <a:pt x="13" y="132"/>
                                      </a:lnTo>
                                      <a:lnTo>
                                        <a:pt x="25" y="147"/>
                                      </a:lnTo>
                                      <a:lnTo>
                                        <a:pt x="40" y="159"/>
                                      </a:lnTo>
                                      <a:lnTo>
                                        <a:pt x="58" y="168"/>
                                      </a:lnTo>
                                      <a:lnTo>
                                        <a:pt x="77" y="172"/>
                                      </a:lnTo>
                                      <a:lnTo>
                                        <a:pt x="96" y="172"/>
                                      </a:lnTo>
                                      <a:lnTo>
                                        <a:pt x="115" y="168"/>
                                      </a:lnTo>
                                      <a:lnTo>
                                        <a:pt x="132" y="160"/>
                                      </a:lnTo>
                                      <a:lnTo>
                                        <a:pt x="147" y="148"/>
                                      </a:lnTo>
                                      <a:lnTo>
                                        <a:pt x="159" y="133"/>
                                      </a:lnTo>
                                      <a:lnTo>
                                        <a:pt x="168" y="115"/>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cNvPr id="12" name="Group 24"/>
                            <wpg:cNvGrpSpPr>
                              <a:grpSpLocks/>
                            </wpg:cNvGrpSpPr>
                            <wpg:grpSpPr bwMode="auto">
                              <a:xfrm>
                                <a:off x="460" y="89"/>
                                <a:ext cx="159" cy="159"/>
                                <a:chOff x="460" y="89"/>
                                <a:chExt cx="159" cy="159"/>
                              </a:xfrm>
                            </wpg:grpSpPr>
                            <wps:wsp>
                              <wps:cNvPr id="13" name="Freeform 25"/>
                              <wps:cNvSpPr>
                                <a:spLocks noChangeArrowheads="1"/>
                              </wps:cNvSpPr>
                              <wps:spPr bwMode="auto">
                                <a:xfrm>
                                  <a:off x="460" y="89"/>
                                  <a:ext cx="159" cy="159"/>
                                </a:xfrm>
                                <a:custGeom>
                                  <a:avLst/>
                                  <a:gdLst>
                                    <a:gd name="T0" fmla="+- 0 2376 2208"/>
                                    <a:gd name="T1" fmla="*/ T0 w 172"/>
                                    <a:gd name="T2" fmla="+- 0 2135 2021"/>
                                    <a:gd name="T3" fmla="*/ 2135 h 172"/>
                                    <a:gd name="T4" fmla="+- 0 2380 2208"/>
                                    <a:gd name="T5" fmla="*/ T4 w 172"/>
                                    <a:gd name="T6" fmla="+- 0 2117 2021"/>
                                    <a:gd name="T7" fmla="*/ 2117 h 172"/>
                                    <a:gd name="T8" fmla="+- 0 2380 2208"/>
                                    <a:gd name="T9" fmla="*/ T8 w 172"/>
                                    <a:gd name="T10" fmla="+- 0 2097 2021"/>
                                    <a:gd name="T11" fmla="*/ 2097 h 172"/>
                                    <a:gd name="T12" fmla="+- 0 2376 2208"/>
                                    <a:gd name="T13" fmla="*/ T12 w 172"/>
                                    <a:gd name="T14" fmla="+- 0 2079 2021"/>
                                    <a:gd name="T15" fmla="*/ 2079 h 172"/>
                                    <a:gd name="T16" fmla="+- 0 2367 2208"/>
                                    <a:gd name="T17" fmla="*/ T16 w 172"/>
                                    <a:gd name="T18" fmla="+- 0 2061 2021"/>
                                    <a:gd name="T19" fmla="*/ 2061 h 172"/>
                                    <a:gd name="T20" fmla="+- 0 2355 2208"/>
                                    <a:gd name="T21" fmla="*/ T20 w 172"/>
                                    <a:gd name="T22" fmla="+- 0 2046 2021"/>
                                    <a:gd name="T23" fmla="*/ 2046 h 172"/>
                                    <a:gd name="T24" fmla="+- 0 2340 2208"/>
                                    <a:gd name="T25" fmla="*/ T24 w 172"/>
                                    <a:gd name="T26" fmla="+- 0 2034 2021"/>
                                    <a:gd name="T27" fmla="*/ 2034 h 172"/>
                                    <a:gd name="T28" fmla="+- 0 2322 2208"/>
                                    <a:gd name="T29" fmla="*/ T28 w 172"/>
                                    <a:gd name="T30" fmla="+- 0 2025 2021"/>
                                    <a:gd name="T31" fmla="*/ 2025 h 172"/>
                                    <a:gd name="T32" fmla="+- 0 2304 2208"/>
                                    <a:gd name="T33" fmla="*/ T32 w 172"/>
                                    <a:gd name="T34" fmla="+- 0 2021 2021"/>
                                    <a:gd name="T35" fmla="*/ 2021 h 172"/>
                                    <a:gd name="T36" fmla="+- 0 2284 2208"/>
                                    <a:gd name="T37" fmla="*/ T36 w 172"/>
                                    <a:gd name="T38" fmla="+- 0 2021 2021"/>
                                    <a:gd name="T39" fmla="*/ 2021 h 172"/>
                                    <a:gd name="T40" fmla="+- 0 2266 2208"/>
                                    <a:gd name="T41" fmla="*/ T40 w 172"/>
                                    <a:gd name="T42" fmla="+- 0 2025 2021"/>
                                    <a:gd name="T43" fmla="*/ 2025 h 172"/>
                                    <a:gd name="T44" fmla="+- 0 2248 2208"/>
                                    <a:gd name="T45" fmla="*/ T44 w 172"/>
                                    <a:gd name="T46" fmla="+- 0 2034 2021"/>
                                    <a:gd name="T47" fmla="*/ 2034 h 172"/>
                                    <a:gd name="T48" fmla="+- 0 2233 2208"/>
                                    <a:gd name="T49" fmla="*/ T48 w 172"/>
                                    <a:gd name="T50" fmla="+- 0 2045 2021"/>
                                    <a:gd name="T51" fmla="*/ 2045 h 172"/>
                                    <a:gd name="T52" fmla="+- 0 2221 2208"/>
                                    <a:gd name="T53" fmla="*/ T52 w 172"/>
                                    <a:gd name="T54" fmla="+- 0 2061 2021"/>
                                    <a:gd name="T55" fmla="*/ 2061 h 172"/>
                                    <a:gd name="T56" fmla="+- 0 2212 2208"/>
                                    <a:gd name="T57" fmla="*/ T56 w 172"/>
                                    <a:gd name="T58" fmla="+- 0 2079 2021"/>
                                    <a:gd name="T59" fmla="*/ 2079 h 172"/>
                                    <a:gd name="T60" fmla="+- 0 2208 2208"/>
                                    <a:gd name="T61" fmla="*/ T60 w 172"/>
                                    <a:gd name="T62" fmla="+- 0 2097 2021"/>
                                    <a:gd name="T63" fmla="*/ 2097 h 172"/>
                                    <a:gd name="T64" fmla="+- 0 2208 2208"/>
                                    <a:gd name="T65" fmla="*/ T64 w 172"/>
                                    <a:gd name="T66" fmla="+- 0 2117 2021"/>
                                    <a:gd name="T67" fmla="*/ 2117 h 172"/>
                                    <a:gd name="T68" fmla="+- 0 2212 2208"/>
                                    <a:gd name="T69" fmla="*/ T68 w 172"/>
                                    <a:gd name="T70" fmla="+- 0 2135 2021"/>
                                    <a:gd name="T71" fmla="*/ 2135 h 172"/>
                                    <a:gd name="T72" fmla="+- 0 2220 2208"/>
                                    <a:gd name="T73" fmla="*/ T72 w 172"/>
                                    <a:gd name="T74" fmla="+- 0 2153 2021"/>
                                    <a:gd name="T75" fmla="*/ 2153 h 172"/>
                                    <a:gd name="T76" fmla="+- 0 2232 2208"/>
                                    <a:gd name="T77" fmla="*/ T76 w 172"/>
                                    <a:gd name="T78" fmla="+- 0 2168 2021"/>
                                    <a:gd name="T79" fmla="*/ 2168 h 172"/>
                                    <a:gd name="T80" fmla="+- 0 2247 2208"/>
                                    <a:gd name="T81" fmla="*/ T80 w 172"/>
                                    <a:gd name="T82" fmla="+- 0 2180 2021"/>
                                    <a:gd name="T83" fmla="*/ 2180 h 172"/>
                                    <a:gd name="T84" fmla="+- 0 2266 2208"/>
                                    <a:gd name="T85" fmla="*/ T84 w 172"/>
                                    <a:gd name="T86" fmla="+- 0 2189 2021"/>
                                    <a:gd name="T87" fmla="*/ 2189 h 172"/>
                                    <a:gd name="T88" fmla="+- 0 2284 2208"/>
                                    <a:gd name="T89" fmla="*/ T88 w 172"/>
                                    <a:gd name="T90" fmla="+- 0 2193 2021"/>
                                    <a:gd name="T91" fmla="*/ 2193 h 172"/>
                                    <a:gd name="T92" fmla="+- 0 2304 2208"/>
                                    <a:gd name="T93" fmla="*/ T92 w 172"/>
                                    <a:gd name="T94" fmla="+- 0 2193 2021"/>
                                    <a:gd name="T95" fmla="*/ 2193 h 172"/>
                                    <a:gd name="T96" fmla="+- 0 2322 2208"/>
                                    <a:gd name="T97" fmla="*/ T96 w 172"/>
                                    <a:gd name="T98" fmla="+- 0 2189 2021"/>
                                    <a:gd name="T99" fmla="*/ 2189 h 172"/>
                                    <a:gd name="T100" fmla="+- 0 2340 2208"/>
                                    <a:gd name="T101" fmla="*/ T100 w 172"/>
                                    <a:gd name="T102" fmla="+- 0 2180 2021"/>
                                    <a:gd name="T103" fmla="*/ 2180 h 172"/>
                                    <a:gd name="T104" fmla="+- 0 2355 2208"/>
                                    <a:gd name="T105" fmla="*/ T104 w 172"/>
                                    <a:gd name="T106" fmla="+- 0 2169 2021"/>
                                    <a:gd name="T107" fmla="*/ 2169 h 172"/>
                                    <a:gd name="T108" fmla="+- 0 2367 2208"/>
                                    <a:gd name="T109" fmla="*/ T108 w 172"/>
                                    <a:gd name="T110" fmla="+- 0 2153 2021"/>
                                    <a:gd name="T111" fmla="*/ 2153 h 172"/>
                                    <a:gd name="T112" fmla="+- 0 2376 2208"/>
                                    <a:gd name="T113" fmla="*/ T112 w 172"/>
                                    <a:gd name="T114" fmla="+- 0 2135 2021"/>
                                    <a:gd name="T115" fmla="*/ 2135 h 1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72" h="172">
                                      <a:moveTo>
                                        <a:pt x="168" y="114"/>
                                      </a:moveTo>
                                      <a:lnTo>
                                        <a:pt x="172" y="96"/>
                                      </a:lnTo>
                                      <a:lnTo>
                                        <a:pt x="172" y="76"/>
                                      </a:lnTo>
                                      <a:lnTo>
                                        <a:pt x="168" y="58"/>
                                      </a:lnTo>
                                      <a:lnTo>
                                        <a:pt x="159" y="40"/>
                                      </a:lnTo>
                                      <a:lnTo>
                                        <a:pt x="147" y="25"/>
                                      </a:lnTo>
                                      <a:lnTo>
                                        <a:pt x="132" y="13"/>
                                      </a:lnTo>
                                      <a:lnTo>
                                        <a:pt x="114" y="4"/>
                                      </a:lnTo>
                                      <a:lnTo>
                                        <a:pt x="96" y="0"/>
                                      </a:lnTo>
                                      <a:lnTo>
                                        <a:pt x="76" y="0"/>
                                      </a:lnTo>
                                      <a:lnTo>
                                        <a:pt x="58" y="4"/>
                                      </a:lnTo>
                                      <a:lnTo>
                                        <a:pt x="40" y="13"/>
                                      </a:lnTo>
                                      <a:lnTo>
                                        <a:pt x="25" y="24"/>
                                      </a:lnTo>
                                      <a:lnTo>
                                        <a:pt x="13" y="40"/>
                                      </a:lnTo>
                                      <a:lnTo>
                                        <a:pt x="4" y="58"/>
                                      </a:lnTo>
                                      <a:lnTo>
                                        <a:pt x="0" y="76"/>
                                      </a:lnTo>
                                      <a:lnTo>
                                        <a:pt x="0" y="96"/>
                                      </a:lnTo>
                                      <a:lnTo>
                                        <a:pt x="4" y="114"/>
                                      </a:lnTo>
                                      <a:lnTo>
                                        <a:pt x="12" y="132"/>
                                      </a:lnTo>
                                      <a:lnTo>
                                        <a:pt x="24" y="147"/>
                                      </a:lnTo>
                                      <a:lnTo>
                                        <a:pt x="39" y="159"/>
                                      </a:lnTo>
                                      <a:lnTo>
                                        <a:pt x="58" y="168"/>
                                      </a:lnTo>
                                      <a:lnTo>
                                        <a:pt x="76" y="172"/>
                                      </a:lnTo>
                                      <a:lnTo>
                                        <a:pt x="96" y="172"/>
                                      </a:lnTo>
                                      <a:lnTo>
                                        <a:pt x="114" y="168"/>
                                      </a:lnTo>
                                      <a:lnTo>
                                        <a:pt x="132" y="159"/>
                                      </a:lnTo>
                                      <a:lnTo>
                                        <a:pt x="147" y="148"/>
                                      </a:lnTo>
                                      <a:lnTo>
                                        <a:pt x="159" y="132"/>
                                      </a:lnTo>
                                      <a:lnTo>
                                        <a:pt x="168" y="114"/>
                                      </a:lnTo>
                                      <a:close/>
                                    </a:path>
                                  </a:pathLst>
                                </a:custGeom>
                                <a:solidFill>
                                  <a:srgbClr val="307A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wpg:grpSp>
                        </wpg:grpSp>
                        <wpg:grpSp>
                          <wpg:cNvPr id="25" name="Group 25"/>
                          <wpg:cNvGrpSpPr/>
                          <wpg:grpSpPr>
                            <a:xfrm>
                              <a:off x="0" y="0"/>
                              <a:ext cx="7555230" cy="1052830"/>
                              <a:chOff x="0" y="0"/>
                              <a:chExt cx="7555230" cy="1052830"/>
                            </a:xfrm>
                          </wpg:grpSpPr>
                          <wpg:grpSp>
                            <wpg:cNvPr id="14" name="Group 12"/>
                            <wpg:cNvGrpSpPr>
                              <a:grpSpLocks/>
                            </wpg:cNvGrpSpPr>
                            <wpg:grpSpPr bwMode="auto">
                              <a:xfrm>
                                <a:off x="0" y="0"/>
                                <a:ext cx="7555230" cy="1052830"/>
                                <a:chOff x="-1525" y="42"/>
                                <a:chExt cx="11897" cy="1657"/>
                              </a:xfrm>
                            </wpg:grpSpPr>
                            <wpg:grpSp>
                              <wpg:cNvPr id="15" name="Group 13"/>
                              <wpg:cNvGrpSpPr>
                                <a:grpSpLocks/>
                              </wpg:cNvGrpSpPr>
                              <wpg:grpSpPr bwMode="auto">
                                <a:xfrm>
                                  <a:off x="-1525" y="42"/>
                                  <a:ext cx="11897" cy="1657"/>
                                  <a:chOff x="-1525" y="42"/>
                                  <a:chExt cx="11897" cy="1657"/>
                                </a:xfrm>
                              </wpg:grpSpPr>
                              <wps:wsp>
                                <wps:cNvPr id="16" name="Freeform 14"/>
                                <wps:cNvSpPr>
                                  <a:spLocks noChangeArrowheads="1"/>
                                </wps:cNvSpPr>
                                <wps:spPr bwMode="auto">
                                  <a:xfrm>
                                    <a:off x="-1525" y="966"/>
                                    <a:ext cx="11897" cy="733"/>
                                  </a:xfrm>
                                  <a:custGeom>
                                    <a:avLst/>
                                    <a:gdLst>
                                      <a:gd name="T0" fmla="*/ 0 w 11906"/>
                                      <a:gd name="T1" fmla="+- 0 16346 15704"/>
                                      <a:gd name="T2" fmla="*/ 16346 h 643"/>
                                      <a:gd name="T3" fmla="*/ 11906 w 11906"/>
                                      <a:gd name="T4" fmla="+- 0 16346 15704"/>
                                      <a:gd name="T5" fmla="*/ 16346 h 643"/>
                                      <a:gd name="T6" fmla="*/ 11906 w 11906"/>
                                      <a:gd name="T7" fmla="+- 0 15704 15704"/>
                                      <a:gd name="T8" fmla="*/ 15704 h 643"/>
                                      <a:gd name="T9" fmla="*/ 0 w 11906"/>
                                      <a:gd name="T10" fmla="+- 0 15704 15704"/>
                                      <a:gd name="T11" fmla="*/ 15704 h 643"/>
                                      <a:gd name="T12" fmla="*/ 0 w 11906"/>
                                      <a:gd name="T13" fmla="+- 0 16346 15704"/>
                                      <a:gd name="T14" fmla="*/ 16346 h 643"/>
                                    </a:gdLst>
                                    <a:ahLst/>
                                    <a:cxnLst>
                                      <a:cxn ang="0">
                                        <a:pos x="T0" y="T2"/>
                                      </a:cxn>
                                      <a:cxn ang="0">
                                        <a:pos x="T3" y="T5"/>
                                      </a:cxn>
                                      <a:cxn ang="0">
                                        <a:pos x="T6" y="T8"/>
                                      </a:cxn>
                                      <a:cxn ang="0">
                                        <a:pos x="T9" y="T11"/>
                                      </a:cxn>
                                      <a:cxn ang="0">
                                        <a:pos x="T12" y="T14"/>
                                      </a:cxn>
                                    </a:cxnLst>
                                    <a:rect l="0" t="0" r="r" b="b"/>
                                    <a:pathLst>
                                      <a:path w="11906" h="643">
                                        <a:moveTo>
                                          <a:pt x="0" y="642"/>
                                        </a:moveTo>
                                        <a:lnTo>
                                          <a:pt x="11906" y="642"/>
                                        </a:lnTo>
                                        <a:lnTo>
                                          <a:pt x="11906" y="0"/>
                                        </a:lnTo>
                                        <a:lnTo>
                                          <a:pt x="0" y="0"/>
                                        </a:lnTo>
                                        <a:lnTo>
                                          <a:pt x="0" y="642"/>
                                        </a:lnTo>
                                        <a:close/>
                                      </a:path>
                                    </a:pathLst>
                                  </a:custGeom>
                                  <a:solidFill>
                                    <a:srgbClr val="2A7BBD"/>
                                  </a:solidFill>
                                  <a:ln>
                                    <a:noFill/>
                                  </a:ln>
                                  <a:effectLst/>
                                  <a:extLs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none" lIns="91440" tIns="45720" rIns="91440" bIns="45720" anchor="ctr" anchorCtr="0" upright="1">
                                  <a:noAutofit/>
                                </wps:bodyPr>
                              </wps:wsp>
                              <pic:pic xmlns:pic="http://schemas.openxmlformats.org/drawingml/2006/picture">
                                <pic:nvPicPr>
                                  <pic:cNvPr id="17"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8607" y="42"/>
                                    <a:ext cx="884" cy="840"/>
                                  </a:xfrm>
                                  <a:prstGeom prst="rect">
                                    <a:avLst/>
                                  </a:prstGeom>
                                  <a:noFill/>
                                  <a:ln>
                                    <a:noFill/>
                                  </a:ln>
                                  <a:effectLst/>
                                  <a:extLst>
                                    <a:ext uri="{909E8E84-426E-40dd-AFC4-6F175D3DCCD1}">
                                      <a14:hiddenFill xmlns:a14="http://schemas.microsoft.com/office/drawing/2010/main">
                                        <a:blipFill dpi="0" rotWithShape="0">
                                          <a:blip/>
                                          <a:srcRect/>
                                          <a:stretch>
                                            <a:fillRect/>
                                          </a:stretch>
                                        </a:blip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14:hiddenEffects>
                                    </a:ext>
                                  </a:extLst>
                                </pic:spPr>
                              </pic:pic>
                            </wpg:grpSp>
                          </wpg:grpSp>
                          <wps:wsp>
                            <wps:cNvPr id="3" name="Text Box 29"/>
                            <wps:cNvSpPr txBox="1">
                              <a:spLocks noChangeArrowheads="1"/>
                            </wps:cNvSpPr>
                            <wps:spPr bwMode="auto">
                              <a:xfrm>
                                <a:off x="1043305" y="705485"/>
                                <a:ext cx="6103620" cy="3086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round/>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277E6A5" w14:textId="77777777" w:rsidR="008B050D" w:rsidRDefault="008B050D">
                                  <w:pPr>
                                    <w:rPr>
                                      <w:color w:val="FFFFFF"/>
                                    </w:rPr>
                                  </w:pPr>
                                  <w:r>
                                    <w:rPr>
                                      <w:color w:val="FFFFFF"/>
                                    </w:rPr>
                                    <w:t>DASISH - Data Service Infrastructure for the Social Sciences and Humanities        www.dasish.eu</w:t>
                                  </w:r>
                                </w:p>
                              </w:txbxContent>
                            </wps:txbx>
                            <wps:bodyPr rot="0" vert="horz" wrap="square" lIns="0" tIns="0" rIns="0" bIns="0" anchor="t" anchorCtr="0">
                              <a:noAutofit/>
                            </wps:bodyPr>
                          </wps:wsp>
                        </wpg:grpSp>
                      </wpg:grpSp>
                      <wps:wsp>
                        <wps:cNvPr id="27" name="Text Box 27"/>
                        <wps:cNvSpPr txBox="1"/>
                        <wps:spPr>
                          <a:xfrm>
                            <a:off x="1158875" y="177800"/>
                            <a:ext cx="1544320" cy="373380"/>
                          </a:xfrm>
                          <a:prstGeom prst="rect">
                            <a:avLst/>
                          </a:prstGeom>
                          <a:noFill/>
                          <a:ln>
                            <a:noFill/>
                          </a:ln>
                          <a:effectLst/>
                          <a:extLst>
                            <a:ext uri="{C572A759-6A51-4108-AA02-DFA0A04FC94B}">
                              <ma14:wrappingTextBoxFlag xmlns:ma14="http://schemas.microsoft.com/office/mac/drawingml/2011/main"/>
                            </a:ext>
                          </a:extLst>
                        </wps:spPr>
                        <wps:txbx>
                          <w:txbxContent>
                            <w:p w14:paraId="1D9B0C82" w14:textId="77777777" w:rsidR="008B050D" w:rsidRDefault="008B050D"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8B050D" w:rsidRPr="00D64794" w:rsidRDefault="008B050D" w:rsidP="008C5F96">
                              <w:pPr>
                                <w:tabs>
                                  <w:tab w:val="left" w:pos="1380"/>
                                </w:tabs>
                                <w:ind w:right="1776"/>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8" o:spid="_x0000_s1030" style="position:absolute;left:0;text-align:left;margin-left:-76.95pt;margin-top:702.8pt;width:594.9pt;height:82.9pt;z-index:251671552;mso-position-vertical-relative:margin" coordsize="7555230,105283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">
                <v:group id="Group 26" o:spid="_x0000_s1031" style="position:absolute;width:7555230;height:1052830" coordsize="7555230,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DD9DVIxAAAANsAAAAP&#10;AAAAAAAAAAAAAAAAAKkCAABkcnMvZG93bnJldi54bWxQSwUGAAAAAAQABAD6AAAAmgMAAAAA&#10;">
                  <v:group id="Group 16" o:spid="_x0000_s1032" style="position:absolute;left:1045845;top:29845;width:436880;height:422910" coordorigin="122,89" coordsize="687,665"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CyMBtcxAAAANoAAAAP&#10;AAAAAAAAAAAAAAAAAKkCAABkcnMvZG93bnJldi54bWxQSwUGAAAAAAQABAD6AAAAmgMAAAAA&#10;">
                    <v:group id="Group 17" o:spid="_x0000_s1033" style="position:absolute;left:650;top:257;width:159;height:159" coordorigin="650,257"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SlSazxQAAANoAAAAPAAAAZHJzL2Rvd25yZXYueG1sRI9Pa8JAFMTvBb/D8oTe&#10;6ibaFomuEkItPYRCVRBvj+wzCWbfhuw2f759t1DocZiZ3zDb/Wga0VPnassK4kUEgriwuuZSwfl0&#10;eFqDcB5ZY2OZFEzkYL+bPWwx0XbgL+qPvhQBwi5BBZX3bSKlKyoy6Ba2JQ7ezXYGfZBdKXWHQ4Cb&#10;Ri6j6FUarDksVNhSVlFxP34bBe8DDukqfuvz+y2brqeXz0sek1KP8zHdgPA0+v/wX/tDK3iG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UpUms8UAAADaAAAA&#10;DwAAAAAAAAAAAAAAAACpAgAAZHJzL2Rvd25yZXYueG1sUEsFBgAAAAAEAAQA+gAAAJsDAAAAAA==&#10;">
                      <v:shape id="Freeform 18" o:spid="_x0000_s1034" style="position:absolute;left:650;top:257;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vbkDAwwAA&#10;ANoAAAAPAAAAZHJzL2Rvd25yZXYueG1sRI/BasMwEETvgf6D2EBvsZweTHCihFKaUigU106hx8Xa&#10;2ibSyliqY/99FAj0OMzMG2Z3mKwRIw2+c6xgnaQgiGunO24UnKrjagPCB2SNxjEpmMnDYf+w2GGu&#10;3YW/aCxDIyKEfY4K2hD6XEpft2TRJ64njt6vGyyGKIdG6gEvEW6NfErTTFrsOC602NNLS/W5/LMK&#10;iuMHWZsaX/TV/DOeP79f3yqj1ONyet6CCDSF//C9/a4VZHC7Em+A3F8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vbkDAwwAAANoAAAAPAAAAAAAAAAAAAAAAAJcCAABkcnMvZG93&#10;bnJldi54bWxQSwUGAAAAAAQABAD1AAAAhwMAAAAA&#10;" path="m167,114l171,96,171,76,167,57,159,40,147,25,132,13,114,4,95,,76,,57,4,40,12,25,24,13,39,4,57,,76,,95,4,114,12,131,24,146,39,159,57,167,76,172,95,172,114,167,131,159,146,147,158,132,167,114xe" fillcolor="#307abd" stroked="f" strokecolor="gray">
                        <v:shadow opacity="49150f"/>
                        <v:path o:connecttype="custom" o:connectlocs="154,-43;158,-59;158,-78;154,-95;147,-111;136,-125;122,-136;105,-144;88,-148;70,-148;53,-144;37,-137;23,-126;12,-112;4,-95;0,-78;0,-60;4,-43;11,-27;22,-13;36,-1;53,6;70,11;88,11;105,6;121,-1;135,-12;146,-26;154,-43" o:connectangles="0,0,0,0,0,0,0,0,0,0,0,0,0,0,0,0,0,0,0,0,0,0,0,0,0,0,0,0,0"/>
                      </v:shape>
                    </v:group>
                    <v:group id="Group 19" o:spid="_x0000_s1035" style="position:absolute;left:180;top:176;width:159;height:159" coordorigin="180,176"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oke4xMUAAADaAAAA&#10;DwAAAAAAAAAAAAAAAACpAgAAZHJzL2Rvd25yZXYueG1sUEsFBgAAAAAEAAQA+gAAAJsDAAAAAA==&#10;">
                      <v:shape id="Freeform 20" o:spid="_x0000_s1036" style="position:absolute;left:180;top:176;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vXEpwAAA&#10;ANoAAAAPAAAAZHJzL2Rvd25yZXYueG1sRE/Pa8IwFL4P/B/CG3ib6TzIqKZFxpTBQGrrYMdH82yL&#10;yUtpYq3/vTkMPH58vzf5ZI0YafCdYwXviwQEce10x42CU7V7+wDhA7JG45gU3MlDns1eNphqd+Mj&#10;jWVoRAxhn6KCNoQ+ldLXLVn0C9cTR+7sBoshwqGResBbDLdGLpNkJS12HBta7OmzpfpSXq2CYvdD&#10;1ibGF311/xsvh9+vfWWUmr9O2zWIQFN4iv/d31pB3BqvxBsgsw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xvXEpwAAAANoAAAAPAAAAAAAAAAAAAAAAAJcCAABkcnMvZG93bnJl&#10;di54bWxQSwUGAAAAAAQABAD1AAAAhAMAAAAA&#10;" path="m168,114l172,95,172,76,168,57,160,40,148,25,133,13,115,4,96,,77,,58,4,41,12,26,24,13,39,5,57,,76,,95,5,114,13,131,25,146,40,158,58,167,76,171,96,171,115,167,132,159,147,147,159,132,168,114xe" fillcolor="#307abd" stroked="f" strokecolor="gray">
                        <v:shadow opacity="49150f"/>
                        <v:path o:connecttype="custom" o:connectlocs="155,2054;159,2036;159,2019;155,2001;148,1986;137,1972;123,1961;106,1952;89,1949;71,1949;54,1952;38,1960;24,1971;12,1985;5,2001;0,2019;0,2036;5,2054;12,2070;23,2084;37,2095;54,2103;70,2107;89,2107;106,2103;122,2096;136,2085;147,2071;155,2054" o:connectangles="0,0,0,0,0,0,0,0,0,0,0,0,0,0,0,0,0,0,0,0,0,0,0,0,0,0,0,0,0"/>
                      </v:shape>
                    </v:group>
                    <v:shape id="Freeform 21" o:spid="_x0000_s1037" style="position:absolute;left:122;top:432;width:166;height:16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" path="m168,114l172,96,172,76,168,58,160,40,148,25,133,13,115,4,96,,77,,58,4,41,12,26,24,13,39,5,58,,76,,96,5,114,13,132,25,147,40,159,58,168,76,172,96,172,115,168,132,159,147,147,159,132,168,114xe" fillcolor="#307abd" stroked="f" strokecolor="gray">
                      <v:shadow opacity="49150f"/>
                      <v:path o:connecttype="custom" o:connectlocs="162,137;166,119;166,99;162,82;154,64;143,49;128,37;111,28;93,25;74,25;56,28;40,36;25,48;13,63;5,82;0,99;0,119;5,137;13,154;24,169;39,181;56,190;73,194;93,194;111,190;127,181;142,169;153,154;162,137" o:connectangles="0,0,0,0,0,0,0,0,0,0,0,0,0,0,0,0,0,0,0,0,0,0,0,0,0,0,0,0,0"/>
                    </v:shape>
                    <v:group id="Group 22" o:spid="_x0000_s1038" style="position:absolute;left:373;top:586;width:165;height:168" coordorigin="373,586" coordsize="165,1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7T3CGsUAAADbAAAA&#10;DwAAAAAAAAAAAAAAAACpAgAAZHJzL2Rvd25yZXYueG1sUEsFBgAAAAAEAAQA+gAAAJsDAAAAAA==&#10;">
                      <v:shape id="Freeform 23" o:spid="_x0000_s1039" style="position:absolute;left:373;top:586;width:165;height:168;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7iC5vwAA&#10;ANsAAAAPAAAAZHJzL2Rvd25yZXYueG1sRE9Ni8IwEL0v+B/CCN7WVA8i1SiLqAiCqHVhj0Mz2xaT&#10;SWlirf/eCIK3ebzPmS87a0RLja8cKxgNExDEudMVFwou2eZ7CsIHZI3GMSl4kIflovc1x1S7O5+o&#10;PYdCxBD2KSooQ6hTKX1ekkU/dDVx5P5dYzFE2BRSN3iP4dbIcZJMpMWKY0OJNa1Kyq/nm1Vw3OzJ&#10;2sT4Y509/trr4Xe9zYxSg373MwMRqAsf8du903H+CF6/xAPk4gk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CPuILm/AAAA2wAAAA8AAAAAAAAAAAAAAAAAlwIAAGRycy9kb3ducmV2&#10;LnhtbFBLBQYAAAAABAAEAPUAAACDAwAAAAA=&#10;" path="m168,115l172,96,172,77,168,58,160,41,148,26,133,13,115,5,96,,77,,58,5,41,13,26,25,13,40,5,58,,76,,96,5,115,13,132,25,147,40,159,58,168,77,172,96,172,115,168,132,160,147,148,159,133,168,115xe" fillcolor="#307abd" stroked="f" strokecolor="gray">
                        <v:shadow opacity="49150f"/>
                        <v:path o:connecttype="custom" o:connectlocs="161,279;165,261;165,242;161,224;153,207;142,192;128,180;110,172;92,167;74,167;56,172;39,180;25,191;12,206;5,224;0,241;0,261;5,279;12,296;24,311;38,322;56,331;74,335;92,335;110,331;127,323;141,312;153,297;161,279" o:connectangles="0,0,0,0,0,0,0,0,0,0,0,0,0,0,0,0,0,0,0,0,0,0,0,0,0,0,0,0,0"/>
                      </v:shape>
                    </v:group>
                    <v:group id="Group 24" o:spid="_x0000_s1040" style="position:absolute;left:460;top:89;width:159;height:159" coordorigin="460,89" coordsize="159,15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yo/n2wQAAANsAAAAPAAAA&#10;AAAAAAAAAAAAAKkCAABkcnMvZG93bnJldi54bWxQSwUGAAAAAAQABAD6AAAAlwMAAAAA&#10;">
                      <v:shape id="Freeform 25" o:spid="_x0000_s1041" style="position:absolute;left:460;top:89;width:159;height:159;visibility:visible;mso-wrap-style:none;v-text-anchor:middle" coordsize="172,17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8cBtVwAAA&#10;ANsAAAAPAAAAZHJzL2Rvd25yZXYueG1sRE9Ni8IwEL0v+B/CCN7WVIVlqUYRUREEce0ueByasS0m&#10;k9LEWv+9WRC8zeN9zmzRWSNaanzlWMFomIAgzp2uuFDwm20+v0H4gKzROCYFD/KwmPc+Zphqd+cf&#10;ak+hEDGEfYoKyhDqVEqfl2TRD11NHLmLayyGCJtC6gbvMdwaOU6SL2mx4thQYk2rkvLr6WYVHDd7&#10;sjYx/lhnj3N7Pfytt5lRatDvllMQgbrwFr/cOx3nT+D/l3iAnD8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8cBtVwAAAANsAAAAPAAAAAAAAAAAAAAAAAJcCAABkcnMvZG93bnJl&#10;di54bWxQSwUGAAAAAAQABAD1AAAAhAMAAAAA&#10;" path="m168,114l172,96,172,76,168,58,159,40,147,25,132,13,114,4,96,,76,,58,4,40,13,25,24,13,40,4,58,,76,,96,4,114,12,132,24,147,39,159,58,168,76,172,96,172,114,168,132,159,147,148,159,132,168,114xe" fillcolor="#307abd" stroked="f" strokecolor="gray">
                        <v:shadow opacity="49150f"/>
                        <v:path o:connecttype="custom" o:connectlocs="155,1974;159,1957;159,1939;155,1922;147,1905;136,1891;122,1880;105,1872;89,1868;70,1868;54,1872;37,1880;23,1890;12,1905;4,1922;0,1939;0,1957;4,1974;11,1990;22,2004;36,2015;54,2024;70,2027;89,2027;105,2024;122,2015;136,2005;147,1990;155,1974" o:connectangles="0,0,0,0,0,0,0,0,0,0,0,0,0,0,0,0,0,0,0,0,0,0,0,0,0,0,0,0,0"/>
                      </v:shape>
                    </v:group>
                  </v:group>
                  <v:group id="Group 25" o:spid="_x0000_s1042" style="position:absolute;width:7555230;height:1052830" coordsize="7555230,105283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MyarP8UAAADbAAAA&#10;DwAAAAAAAAAAAAAAAACpAgAAZHJzL2Rvd25yZXYueG1sUEsFBgAAAAAEAAQA+gAAAJsDAAAAAA==&#10;">
                    <v:group id="Group 12" o:spid="_x0000_s1043" style="position:absolute;width:7555230;height:1052830" coordorigin="-1525,42" coordsize="11897,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SBsQZwQAAANsAAAAPAAAAZHJzL2Rvd25yZXYueG1sRE9Ni8IwEL0L+x/CLHjT&#10;tLsqS9coIq54EEFdEG9DM7bFZlKa2NZ/bwTB2zze50znnSlFQ7UrLCuIhxEI4tTqgjMF/8e/wQ8I&#10;55E1lpZJwZ0czGcfvSkm2ra8p+bgMxFC2CWoIPe+SqR0aU4G3dBWxIG72NqgD7DOpK6xDeGmlF9R&#10;NJEGCw4NOVa0zCm9Hm5GwbrFdvEdr5rt9bK8n4/j3Wkbk1L9z27xC8JT59/il3ujw/wR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CSBsQZwQAAANsAAAAPAAAA&#10;AAAAAAAAAAAAAKkCAABkcnMvZG93bnJldi54bWxQSwUGAAAAAAQABAD6AAAAlwMAAAAA&#10;">
                      <v:group id="Group 13" o:spid="_x0000_s1044" style="position:absolute;left:-1525;top:42;width:11897;height:1657" coordorigin="-1525,42" coordsize="11897,1657"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P1KYYLDAAAA2wAAAA8A&#10;AAAAAAAAAAAAAAAAqQIAAGRycy9kb3ducmV2LnhtbFBLBQYAAAAABAAEAPoAAACZAwAAAAA=&#10;">
                        <v:shape id="Freeform 14" o:spid="_x0000_s1045" style="position:absolute;left:-1525;top:966;width:11897;height:733;visibility:visible;mso-wrap-style:none;v-text-anchor:middle" coordsize="11906,64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weDQwAAA&#10;ANsAAAAPAAAAZHJzL2Rvd25yZXYueG1sRE9NawIxEL0X/A9hhN5qVqkiq1FEFNpbu3rxNm7G7Opm&#10;Ejbpuv33TUHwNo/3Oct1bxvRURtqxwrGowwEcel0zUbB8bB/m4MIEVlj45gU/FKA9WrwssRcuzt/&#10;U1dEI1IIhxwVVDH6XMpQVmQxjJwnTtzFtRZjgq2RusV7CreNnGTZTFqsOTVU6GlbUXkrfqyC3XTf&#10;mevpS0/9p4mF3vr35nxS6nXYbxYgIvXxKX64P3SaP4P/X9IBcvU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weDQwAAAANsAAAAPAAAAAAAAAAAAAAAAAJcCAABkcnMvZG93bnJl&#10;di54bWxQSwUGAAAAAAQABAD1AAAAhAMAAAAA&#10;" path="m0,642l11906,642,11906,,,,,642xe" fillcolor="#2a7bbd" stroked="f" strokecolor="gray">
                          <v:shadow opacity="49150f"/>
                          <v:path o:connecttype="custom" o:connectlocs="0,18634;11897,18634;11897,17902;0,17902;0,18634"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46" type="#_x0000_t75" style="position:absolute;left:8607;top:42;width:884;height:8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X&#10;EzTDAAAA2wAAAA8AAABkcnMvZG93bnJldi54bWxET01rwkAQvRf8D8sUvNVNbdEQs5FgaOmhl2qt&#10;1zE7JsHsbMiuMf333YLgbR7vc9L1aFoxUO8aywqeZxEI4tLqhisF37u3pxiE88gaW8uk4JccrLPJ&#10;Q4qJtlf+omHrKxFC2CWooPa+S6R0ZU0G3cx2xIE72d6gD7CvpO7xGsJNK+dRtJAGGw4NNXa0qak8&#10;by9GwftncbDFsH8djvFLPt/nP0V7NkpNH8d8BcLT6O/im/tDh/lL+P8lHCCz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IxcTNMMAAADbAAAADwAAAAAAAAAAAAAAAACcAgAA&#10;ZHJzL2Rvd25yZXYueG1sUEsFBgAAAAAEAAQA9wAAAIwDAAAAAA==&#10;" strokecolor="gray">
                          <v:fill type="frame"/>
                          <v:stroke joinstyle="round"/>
                          <v:imagedata r:id="rId20" o:title=""/>
                        </v:shape>
                      </v:group>
                    </v:group>
                    <v:shapetype id="_x0000_t202" coordsize="21600,21600" o:spt="202" path="m0,0l0,21600,21600,21600,21600,0xe">
                      <v:stroke joinstyle="miter"/>
                      <v:path gradientshapeok="t" o:connecttype="rect"/>
                    </v:shapetype>
                    <v:shape id="Text Box 29" o:spid="_x0000_s1047" type="#_x0000_t202" style="position:absolute;left:1043305;top:705485;width:6103620;height:3086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Q5rcwgAA&#10;ANoAAAAPAAAAZHJzL2Rvd25yZXYueG1sRI9Ra8IwFIXfhf2HcAe+aarCGNUoUhmMCRt1w+dLc21L&#10;k5uSZLX998tgsMfDOec7nN1htEYM5EPrWMFqmYEgrpxuuVbw9fmyeAYRIrJG45gUTBTgsH+Y7TDX&#10;7s4lDZdYiwThkKOCJsY+lzJUDVkMS9cTJ+/mvMWYpK+l9nhPcGvkOsuepMWW00KDPRUNVd3l2yoY&#10;eTpdy654P6/bDZvr2+DN6UOp+eN43IKINMb/8F/7VSvYwO+VdAPk/g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I5DmtzCAAAA2gAAAA8AAAAAAAAAAAAAAAAAlwIAAGRycy9kb3du&#10;cmV2LnhtbFBLBQYAAAAABAAEAPUAAACGAwAAAAA=&#10;" filled="f" stroked="f" strokecolor="gray">
                      <v:stroke joinstyle="round"/>
                      <v:shadow opacity="49150f"/>
                      <v:textbox inset="0,0,0,0">
                        <w:txbxContent>
                          <w:p w14:paraId="7277E6A5" w14:textId="77777777" w:rsidR="00AA7A6A" w:rsidRDefault="00AA7A6A">
                            <w:pPr>
                              <w:rPr>
                                <w:color w:val="FFFFFF"/>
                              </w:rPr>
                            </w:pPr>
                            <w:r>
                              <w:rPr>
                                <w:color w:val="FFFFFF"/>
                              </w:rPr>
                              <w:t>DASISH - Data Service Infrastructure for the Social Sciences and Humanities        www.dasish.eu</w:t>
                            </w:r>
                          </w:p>
                        </w:txbxContent>
                      </v:textbox>
                    </v:shape>
                  </v:group>
                </v:group>
                <v:shape id="Text Box 27" o:spid="_x0000_s1048" type="#_x0000_t202" style="position:absolute;left:1158875;top:177800;width:1544320;height:3733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1D9B0C82" w14:textId="77777777" w:rsidR="00AA7A6A" w:rsidRDefault="00AA7A6A" w:rsidP="00581EAC">
                        <w:pPr>
                          <w:spacing w:before="14" w:line="440" w:lineRule="exact"/>
                          <w:ind w:left="159"/>
                          <w:rPr>
                            <w:sz w:val="28"/>
                            <w:szCs w:val="28"/>
                            <w:lang w:val="en-GB"/>
                          </w:rPr>
                        </w:pPr>
                        <w:r>
                          <w:rPr>
                            <w:rFonts w:ascii="Arial" w:eastAsia="Arial" w:hAnsi="Arial" w:cs="Arial"/>
                            <w:b/>
                            <w:color w:val="F69633"/>
                            <w:spacing w:val="-22"/>
                            <w:w w:val="122"/>
                            <w:sz w:val="40"/>
                            <w:szCs w:val="40"/>
                            <w:lang w:val="en-GB"/>
                          </w:rPr>
                          <w:t>D</w:t>
                        </w:r>
                        <w:r>
                          <w:rPr>
                            <w:rFonts w:ascii="Arial" w:eastAsia="Arial" w:hAnsi="Arial" w:cs="Arial"/>
                            <w:b/>
                            <w:color w:val="F69633"/>
                            <w:spacing w:val="-15"/>
                            <w:w w:val="122"/>
                            <w:sz w:val="40"/>
                            <w:szCs w:val="40"/>
                            <w:lang w:val="en-GB"/>
                          </w:rPr>
                          <w:t>A</w:t>
                        </w:r>
                        <w:r>
                          <w:rPr>
                            <w:rFonts w:ascii="Arial" w:eastAsia="Arial" w:hAnsi="Arial" w:cs="Arial"/>
                            <w:b/>
                            <w:color w:val="F69633"/>
                            <w:spacing w:val="-11"/>
                            <w:w w:val="120"/>
                            <w:sz w:val="40"/>
                            <w:szCs w:val="40"/>
                            <w:lang w:val="en-GB"/>
                          </w:rPr>
                          <w:t>S</w:t>
                        </w:r>
                        <w:r>
                          <w:rPr>
                            <w:rFonts w:ascii="Arial" w:eastAsia="Arial" w:hAnsi="Arial" w:cs="Arial"/>
                            <w:b/>
                            <w:color w:val="F69633"/>
                            <w:spacing w:val="-13"/>
                            <w:w w:val="136"/>
                            <w:sz w:val="40"/>
                            <w:szCs w:val="40"/>
                            <w:lang w:val="en-GB"/>
                          </w:rPr>
                          <w:t>I</w:t>
                        </w:r>
                        <w:r>
                          <w:rPr>
                            <w:rFonts w:ascii="Arial" w:eastAsia="Arial" w:hAnsi="Arial" w:cs="Arial"/>
                            <w:b/>
                            <w:color w:val="F69633"/>
                            <w:spacing w:val="-10"/>
                            <w:w w:val="120"/>
                            <w:sz w:val="40"/>
                            <w:szCs w:val="40"/>
                            <w:lang w:val="en-GB"/>
                          </w:rPr>
                          <w:t>S</w:t>
                        </w:r>
                        <w:r>
                          <w:rPr>
                            <w:rFonts w:ascii="Arial" w:eastAsia="Arial" w:hAnsi="Arial" w:cs="Arial"/>
                            <w:b/>
                            <w:color w:val="F69633"/>
                            <w:w w:val="127"/>
                            <w:sz w:val="40"/>
                            <w:szCs w:val="40"/>
                            <w:lang w:val="en-GB"/>
                          </w:rPr>
                          <w:t>H</w:t>
                        </w:r>
                      </w:p>
                      <w:p w14:paraId="443A8E6C" w14:textId="77777777" w:rsidR="00AA7A6A" w:rsidRPr="00D64794" w:rsidRDefault="00AA7A6A" w:rsidP="008C5F96">
                        <w:pPr>
                          <w:tabs>
                            <w:tab w:val="left" w:pos="1380"/>
                          </w:tabs>
                          <w:ind w:right="1776"/>
                          <w:rPr>
                            <w:lang w:val="en-GB"/>
                          </w:rPr>
                        </w:pPr>
                      </w:p>
                    </w:txbxContent>
                  </v:textbox>
                </v:shape>
                <w10:wrap type="through" anchory="margin"/>
              </v:group>
            </w:pict>
          </mc:Fallback>
        </mc:AlternateContent>
      </w:r>
    </w:p>
    <w:sectPr w:rsidR="00AA02B5" w:rsidRPr="001E2FF5" w:rsidSect="00C02A22">
      <w:type w:val="continuous"/>
      <w:pgSz w:w="11920" w:h="16838"/>
      <w:pgMar w:top="640" w:right="640" w:bottom="280" w:left="1540" w:header="720" w:footer="720" w:gutter="0"/>
      <w:cols w:num="2" w:space="720"/>
      <w:docGrid w:linePitch="600" w:charSpace="409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84F72D" w14:textId="77777777" w:rsidR="008B050D" w:rsidRDefault="008B050D" w:rsidP="00C02A22">
      <w:r>
        <w:separator/>
      </w:r>
    </w:p>
  </w:endnote>
  <w:endnote w:type="continuationSeparator" w:id="0">
    <w:p w14:paraId="721CEE3A" w14:textId="77777777" w:rsidR="008B050D" w:rsidRDefault="008B050D" w:rsidP="00C02A22">
      <w:r>
        <w:continuationSeparator/>
      </w:r>
    </w:p>
  </w:endnote>
  <w:endnote w:id="1">
    <w:p w14:paraId="5E36E225" w14:textId="4E784D19" w:rsidR="008B050D" w:rsidRDefault="008B050D">
      <w:pPr>
        <w:pStyle w:val="EndnoteText"/>
      </w:pPr>
      <w:r>
        <w:rPr>
          <w:rStyle w:val="EndnoteReference"/>
        </w:rPr>
        <w:endnoteRef/>
      </w:r>
      <w:r>
        <w:t xml:space="preserve"> </w:t>
      </w:r>
      <w:r w:rsidRPr="001E2FF5">
        <w:t>http://www.openannotation.org/</w:t>
      </w:r>
    </w:p>
  </w:endnote>
  <w:endnote w:id="2">
    <w:p w14:paraId="5D3A32E6" w14:textId="347358D1" w:rsidR="008B050D" w:rsidRDefault="008B050D">
      <w:pPr>
        <w:pStyle w:val="EndnoteText"/>
      </w:pPr>
      <w:r>
        <w:rPr>
          <w:rStyle w:val="EndnoteReference"/>
        </w:rPr>
        <w:endnoteRef/>
      </w:r>
      <w:r>
        <w:t xml:space="preserve"> </w:t>
      </w:r>
      <w:r w:rsidRPr="00E07B02">
        <w:t>http://www.wired-marker.org/</w:t>
      </w:r>
    </w:p>
  </w:endnote>
  <w:endnote w:id="3">
    <w:p w14:paraId="0EC5464A" w14:textId="38BF8C96" w:rsidR="008B050D" w:rsidRDefault="008B050D">
      <w:pPr>
        <w:pStyle w:val="EndnoteText"/>
      </w:pPr>
      <w:r>
        <w:rPr>
          <w:rStyle w:val="EndnoteReference"/>
        </w:rPr>
        <w:endnoteRef/>
      </w:r>
      <w:r>
        <w:t xml:space="preserve"> http</w:t>
      </w:r>
      <w:r w:rsidRPr="00C36D76">
        <w:t>://tla.mpi.nl/tools/elan</w:t>
      </w:r>
    </w:p>
  </w:endnote>
  <w:endnote w:id="4">
    <w:p w14:paraId="54208448" w14:textId="5D6AA2D7" w:rsidR="008B050D" w:rsidRDefault="008B050D">
      <w:pPr>
        <w:pStyle w:val="EndnoteText"/>
      </w:pPr>
      <w:r>
        <w:rPr>
          <w:rStyle w:val="EndnoteReference"/>
        </w:rPr>
        <w:endnoteRef/>
      </w:r>
      <w:r>
        <w:t xml:space="preserve"> </w:t>
      </w:r>
      <w:r w:rsidRPr="00C36D76">
        <w:t>http://www.ru.nl/sign-lang/projects/coltime/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BFCA4A" w14:textId="48B0CEF7" w:rsidR="008B050D" w:rsidRDefault="00EA73A1">
    <w:pPr>
      <w:pStyle w:val="Footer"/>
    </w:pPr>
    <w:sdt>
      <w:sdtPr>
        <w:id w:val="432710433"/>
        <w:placeholder>
          <w:docPart w:val="8BF433F70A836F4A803233D56DE29DFE"/>
        </w:placeholder>
        <w:temporary/>
        <w:showingPlcHdr/>
      </w:sdtPr>
      <w:sdtEndPr/>
      <w:sdtContent>
        <w:r w:rsidR="008B050D">
          <w:t>[Type text]</w:t>
        </w:r>
      </w:sdtContent>
    </w:sdt>
    <w:r w:rsidR="008B050D">
      <w:ptab w:relativeTo="margin" w:alignment="center" w:leader="none"/>
    </w:r>
    <w:sdt>
      <w:sdtPr>
        <w:id w:val="-1900967827"/>
        <w:placeholder>
          <w:docPart w:val="55A7579F47B98F43B326740A595C5C5A"/>
        </w:placeholder>
        <w:temporary/>
        <w:showingPlcHdr/>
      </w:sdtPr>
      <w:sdtEndPr/>
      <w:sdtContent>
        <w:r w:rsidR="008B050D">
          <w:t>[Type text]</w:t>
        </w:r>
      </w:sdtContent>
    </w:sdt>
    <w:r w:rsidR="008B050D">
      <w:ptab w:relativeTo="margin" w:alignment="right" w:leader="none"/>
    </w:r>
    <w:sdt>
      <w:sdtPr>
        <w:id w:val="158048282"/>
        <w:placeholder>
          <w:docPart w:val="F6473068BE345B4580BE2C63C2D622B3"/>
        </w:placeholder>
        <w:temporary/>
        <w:showingPlcHdr/>
      </w:sdtPr>
      <w:sdtEndPr/>
      <w:sdtContent>
        <w:r w:rsidR="008B050D">
          <w:t>[Type text]</w:t>
        </w:r>
      </w:sdtContent>
    </w:sdt>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B9435D" w14:textId="6A17B6A2" w:rsidR="008B050D" w:rsidRDefault="008B050D">
    <w:pPr>
      <w:pStyle w:val="Footer"/>
    </w:pPr>
    <w:r>
      <w:ptab w:relativeTo="margin" w:alignment="center" w:leader="none"/>
    </w:r>
    <w:r>
      <w:ptab w:relativeTo="margin" w:alignment="right" w:leader="none"/>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54DBD1" w14:textId="77777777" w:rsidR="008B050D" w:rsidRDefault="008B050D" w:rsidP="00C02A22">
      <w:r>
        <w:separator/>
      </w:r>
    </w:p>
  </w:footnote>
  <w:footnote w:type="continuationSeparator" w:id="0">
    <w:p w14:paraId="4A3B2AB3" w14:textId="77777777" w:rsidR="008B050D" w:rsidRDefault="008B050D" w:rsidP="00C02A2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embedSystemFonts/>
  <w:proofState w:spelling="clean"/>
  <w:trackRevisions/>
  <w:defaultTabStop w:val="708"/>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savePreviewPicture/>
  <w:hdrShapeDefaults>
    <o:shapedefaults v:ext="edit" spidmax="2050">
      <o:colormenu v:ext="edit" fillcolor="none [4]" strokecolor="none [1]" shadowcolor="none [2]"/>
    </o:shapedefaults>
  </w:hdrShapeDefaults>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28F"/>
    <w:rsid w:val="00035995"/>
    <w:rsid w:val="00047A75"/>
    <w:rsid w:val="00050877"/>
    <w:rsid w:val="0012701C"/>
    <w:rsid w:val="001666D6"/>
    <w:rsid w:val="00174648"/>
    <w:rsid w:val="001757BE"/>
    <w:rsid w:val="001A3ADF"/>
    <w:rsid w:val="001C759B"/>
    <w:rsid w:val="001E2FF5"/>
    <w:rsid w:val="00225355"/>
    <w:rsid w:val="00273B74"/>
    <w:rsid w:val="002938EE"/>
    <w:rsid w:val="002A7F26"/>
    <w:rsid w:val="002B59E4"/>
    <w:rsid w:val="002C5096"/>
    <w:rsid w:val="003562E8"/>
    <w:rsid w:val="00373367"/>
    <w:rsid w:val="003968B0"/>
    <w:rsid w:val="003A26A6"/>
    <w:rsid w:val="004108D1"/>
    <w:rsid w:val="004706B2"/>
    <w:rsid w:val="004756F1"/>
    <w:rsid w:val="004C47B6"/>
    <w:rsid w:val="004D7E53"/>
    <w:rsid w:val="00523C8E"/>
    <w:rsid w:val="005341D2"/>
    <w:rsid w:val="005437C2"/>
    <w:rsid w:val="00581EAC"/>
    <w:rsid w:val="005B1F87"/>
    <w:rsid w:val="005C0DD2"/>
    <w:rsid w:val="005C42FE"/>
    <w:rsid w:val="005F128F"/>
    <w:rsid w:val="005F203E"/>
    <w:rsid w:val="00666B0B"/>
    <w:rsid w:val="006978C7"/>
    <w:rsid w:val="006D49B8"/>
    <w:rsid w:val="00763666"/>
    <w:rsid w:val="007C7167"/>
    <w:rsid w:val="007D033E"/>
    <w:rsid w:val="00821DA3"/>
    <w:rsid w:val="00834A58"/>
    <w:rsid w:val="00842793"/>
    <w:rsid w:val="00872DFB"/>
    <w:rsid w:val="008B050D"/>
    <w:rsid w:val="008C5F96"/>
    <w:rsid w:val="008F69C0"/>
    <w:rsid w:val="009061E7"/>
    <w:rsid w:val="00924D4E"/>
    <w:rsid w:val="00951861"/>
    <w:rsid w:val="00981B9A"/>
    <w:rsid w:val="009929C9"/>
    <w:rsid w:val="009B2692"/>
    <w:rsid w:val="009F02A0"/>
    <w:rsid w:val="009F1555"/>
    <w:rsid w:val="009F263C"/>
    <w:rsid w:val="00A14377"/>
    <w:rsid w:val="00A32B37"/>
    <w:rsid w:val="00A962DB"/>
    <w:rsid w:val="00AA02B5"/>
    <w:rsid w:val="00AA56BF"/>
    <w:rsid w:val="00AA7A6A"/>
    <w:rsid w:val="00AD0511"/>
    <w:rsid w:val="00AF2F21"/>
    <w:rsid w:val="00B03BBE"/>
    <w:rsid w:val="00B81300"/>
    <w:rsid w:val="00BA57F6"/>
    <w:rsid w:val="00BB05C5"/>
    <w:rsid w:val="00BB71F1"/>
    <w:rsid w:val="00C01599"/>
    <w:rsid w:val="00C02A22"/>
    <w:rsid w:val="00C274B4"/>
    <w:rsid w:val="00C33EA6"/>
    <w:rsid w:val="00C36D76"/>
    <w:rsid w:val="00C8034A"/>
    <w:rsid w:val="00CC1E02"/>
    <w:rsid w:val="00D13854"/>
    <w:rsid w:val="00D20D24"/>
    <w:rsid w:val="00D4615F"/>
    <w:rsid w:val="00D96207"/>
    <w:rsid w:val="00DA4445"/>
    <w:rsid w:val="00DE42BE"/>
    <w:rsid w:val="00DE5213"/>
    <w:rsid w:val="00E07B02"/>
    <w:rsid w:val="00E144EA"/>
    <w:rsid w:val="00E24A4A"/>
    <w:rsid w:val="00E36771"/>
    <w:rsid w:val="00E41C54"/>
    <w:rsid w:val="00E831C8"/>
    <w:rsid w:val="00E9269C"/>
    <w:rsid w:val="00EA73A1"/>
    <w:rsid w:val="00EB79E7"/>
    <w:rsid w:val="00F742B2"/>
    <w:rsid w:val="00F929B2"/>
    <w:rsid w:val="00FE32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enu v:ext="edit" fillcolor="none [4]" strokecolor="none [1]" shadowcolor="none [2]"/>
    </o:shapedefaults>
    <o:shapelayout v:ext="edit">
      <o:idmap v:ext="edit" data="1"/>
    </o:shapelayout>
  </w:shapeDefaults>
  <w:doNotEmbedSmartTags/>
  <w:decimalSymbol w:val=","/>
  <w:listSeparator w:val=";"/>
  <w14:docId w14:val="33CDBB2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 w:type="paragraph" w:styleId="EndnoteText">
    <w:name w:val="endnote text"/>
    <w:basedOn w:val="Normal"/>
    <w:link w:val="EndnoteTextChar"/>
    <w:uiPriority w:val="99"/>
    <w:unhideWhenUsed/>
    <w:rsid w:val="001E2FF5"/>
    <w:rPr>
      <w:sz w:val="24"/>
      <w:szCs w:val="24"/>
    </w:rPr>
  </w:style>
  <w:style w:type="character" w:customStyle="1" w:styleId="EndnoteTextChar">
    <w:name w:val="Endnote Text Char"/>
    <w:basedOn w:val="DefaultParagraphFont"/>
    <w:link w:val="EndnoteText"/>
    <w:uiPriority w:val="99"/>
    <w:rsid w:val="001E2FF5"/>
    <w:rPr>
      <w:sz w:val="24"/>
      <w:szCs w:val="24"/>
      <w:lang w:eastAsia="zh-CN"/>
    </w:rPr>
  </w:style>
  <w:style w:type="character" w:styleId="EndnoteReference">
    <w:name w:val="endnote reference"/>
    <w:basedOn w:val="DefaultParagraphFont"/>
    <w:uiPriority w:val="99"/>
    <w:unhideWhenUsed/>
    <w:rsid w:val="001E2FF5"/>
    <w:rPr>
      <w:vertAlign w:val="superscript"/>
    </w:rPr>
  </w:style>
  <w:style w:type="paragraph" w:styleId="CommentSubject">
    <w:name w:val="annotation subject"/>
    <w:basedOn w:val="CommentText"/>
    <w:next w:val="CommentText"/>
    <w:link w:val="CommentSubjectChar"/>
    <w:uiPriority w:val="99"/>
    <w:semiHidden/>
    <w:unhideWhenUsed/>
    <w:rsid w:val="005C42FE"/>
    <w:pPr>
      <w:suppressAutoHyphens/>
    </w:pPr>
    <w:rPr>
      <w:rFonts w:ascii="Times New Roman" w:eastAsia="Times New Roman" w:hAnsi="Times New Roman" w:cs="Times New Roman"/>
      <w:b/>
      <w:bCs/>
      <w:sz w:val="20"/>
      <w:szCs w:val="20"/>
      <w:lang w:val="en-US" w:eastAsia="zh-CN"/>
    </w:rPr>
  </w:style>
  <w:style w:type="character" w:customStyle="1" w:styleId="CommentSubjectChar">
    <w:name w:val="Comment Subject Char"/>
    <w:basedOn w:val="CommentTextChar"/>
    <w:link w:val="CommentSubject"/>
    <w:uiPriority w:val="99"/>
    <w:semiHidden/>
    <w:rsid w:val="005C42FE"/>
    <w:rPr>
      <w:rFonts w:asciiTheme="minorHAnsi" w:eastAsiaTheme="minorEastAsia" w:hAnsiTheme="minorHAnsi" w:cstheme="minorBidi"/>
      <w:b/>
      <w:bCs/>
      <w:sz w:val="24"/>
      <w:szCs w:val="24"/>
      <w:lang w:val="en-GB" w:eastAsia="zh-C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pPr>
    <w:rPr>
      <w:lang w:eastAsia="zh-CN"/>
    </w:rPr>
  </w:style>
  <w:style w:type="paragraph" w:styleId="Heading1">
    <w:name w:val="heading 1"/>
    <w:basedOn w:val="Normal"/>
    <w:next w:val="Normal"/>
    <w:qFormat/>
    <w:pPr>
      <w:keepNext/>
      <w:spacing w:before="240" w:after="60"/>
      <w:outlineLvl w:val="0"/>
    </w:pPr>
    <w:rPr>
      <w:rFonts w:ascii="Cambria" w:hAnsi="Cambria"/>
      <w:b/>
      <w:bCs/>
      <w:kern w:val="1"/>
      <w:sz w:val="32"/>
      <w:szCs w:val="32"/>
    </w:rPr>
  </w:style>
  <w:style w:type="paragraph" w:styleId="Heading2">
    <w:name w:val="heading 2"/>
    <w:basedOn w:val="Normal"/>
    <w:next w:val="Normal"/>
    <w:qFormat/>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qFormat/>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qFormat/>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qFormat/>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rPr>
      <w:rFonts w:ascii="Calibri" w:hAnsi="Calibri"/>
      <w:sz w:val="24"/>
      <w:szCs w:val="24"/>
    </w:rPr>
  </w:style>
  <w:style w:type="paragraph" w:styleId="Heading8">
    <w:name w:val="heading 8"/>
    <w:basedOn w:val="Normal"/>
    <w:next w:val="Normal"/>
    <w:qFormat/>
    <w:pPr>
      <w:numPr>
        <w:ilvl w:val="7"/>
        <w:numId w:val="1"/>
      </w:numPr>
      <w:spacing w:before="240" w:after="60"/>
      <w:outlineLvl w:val="7"/>
    </w:pPr>
    <w:rPr>
      <w:rFonts w:ascii="Calibri" w:hAnsi="Calibri"/>
      <w:i/>
      <w:iCs/>
      <w:sz w:val="24"/>
      <w:szCs w:val="24"/>
    </w:rPr>
  </w:style>
  <w:style w:type="paragraph" w:styleId="Heading9">
    <w:name w:val="heading 9"/>
    <w:basedOn w:val="Normal"/>
    <w:next w:val="Normal"/>
    <w:qFormat/>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bsatz-Standardschriftart">
    <w:name w:val="Absatz-Standardschriftart"/>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cs="Times New Roman"/>
      <w:spacing w:val="-3"/>
      <w:w w:val="86"/>
      <w:sz w:val="22"/>
      <w:szCs w:val="22"/>
      <w:lang w:val="da-DK" w:eastAsia="da-DK"/>
    </w:rPr>
  </w:style>
  <w:style w:type="character" w:customStyle="1" w:styleId="WW8Num3z0">
    <w:name w:val="WW8Num3z0"/>
    <w:rPr>
      <w:rFonts w:cs="Times New Roman"/>
    </w:rPr>
  </w:style>
  <w:style w:type="character" w:customStyle="1" w:styleId="WW8Num2z1">
    <w:name w:val="WW8Num2z1"/>
    <w:rPr>
      <w:rFonts w:cs="Times New Roman"/>
    </w:rPr>
  </w:style>
  <w:style w:type="character" w:customStyle="1" w:styleId="WW8Num3z1">
    <w:name w:val="WW8Num3z1"/>
    <w:rPr>
      <w:rFonts w:cs="Times New Roman"/>
    </w:rPr>
  </w:style>
  <w:style w:type="character" w:customStyle="1" w:styleId="Heading1Char">
    <w:name w:val="Heading 1 Char"/>
    <w:rPr>
      <w:rFonts w:ascii="Cambria" w:eastAsia="Times New Roman" w:hAnsi="Cambria" w:cs="Times New Roman"/>
      <w:b/>
      <w:bCs/>
      <w:kern w:val="1"/>
      <w:sz w:val="32"/>
      <w:szCs w:val="32"/>
    </w:rPr>
  </w:style>
  <w:style w:type="character" w:customStyle="1" w:styleId="Heading2Char">
    <w:name w:val="Heading 2 Char"/>
    <w:rPr>
      <w:rFonts w:ascii="Cambria" w:eastAsia="Times New Roman" w:hAnsi="Cambria" w:cs="Times New Roman"/>
      <w:b/>
      <w:bCs/>
      <w:i/>
      <w:iCs/>
      <w:sz w:val="28"/>
      <w:szCs w:val="28"/>
    </w:rPr>
  </w:style>
  <w:style w:type="character" w:customStyle="1" w:styleId="Heading3Char">
    <w:name w:val="Heading 3 Char"/>
    <w:rPr>
      <w:rFonts w:ascii="Cambria" w:eastAsia="Times New Roman" w:hAnsi="Cambria" w:cs="Times New Roman"/>
      <w:b/>
      <w:bCs/>
      <w:sz w:val="26"/>
      <w:szCs w:val="26"/>
    </w:rPr>
  </w:style>
  <w:style w:type="character" w:customStyle="1" w:styleId="Heading4Char">
    <w:name w:val="Heading 4 Char"/>
    <w:rPr>
      <w:rFonts w:ascii="Calibri" w:eastAsia="Times New Roman" w:hAnsi="Calibri" w:cs="Times New Roman"/>
      <w:b/>
      <w:bCs/>
      <w:sz w:val="28"/>
      <w:szCs w:val="28"/>
    </w:rPr>
  </w:style>
  <w:style w:type="character" w:customStyle="1" w:styleId="Heading5Char">
    <w:name w:val="Heading 5 Char"/>
    <w:rPr>
      <w:rFonts w:ascii="Calibri" w:eastAsia="Times New Roman" w:hAnsi="Calibri" w:cs="Times New Roman"/>
      <w:b/>
      <w:bCs/>
      <w:i/>
      <w:iCs/>
      <w:sz w:val="26"/>
      <w:szCs w:val="26"/>
    </w:rPr>
  </w:style>
  <w:style w:type="character" w:customStyle="1" w:styleId="Heading6Char">
    <w:name w:val="Heading 6 Char"/>
    <w:rPr>
      <w:b/>
      <w:bCs/>
      <w:sz w:val="22"/>
      <w:szCs w:val="22"/>
    </w:rPr>
  </w:style>
  <w:style w:type="character" w:customStyle="1" w:styleId="Heading7Char">
    <w:name w:val="Heading 7 Char"/>
    <w:rPr>
      <w:rFonts w:ascii="Calibri" w:eastAsia="Times New Roman" w:hAnsi="Calibri" w:cs="Times New Roman"/>
      <w:sz w:val="24"/>
      <w:szCs w:val="24"/>
    </w:rPr>
  </w:style>
  <w:style w:type="character" w:customStyle="1" w:styleId="Heading8Char">
    <w:name w:val="Heading 8 Char"/>
    <w:rPr>
      <w:rFonts w:ascii="Calibri" w:eastAsia="Times New Roman" w:hAnsi="Calibri" w:cs="Times New Roman"/>
      <w:i/>
      <w:iCs/>
      <w:sz w:val="24"/>
      <w:szCs w:val="24"/>
    </w:rPr>
  </w:style>
  <w:style w:type="character" w:customStyle="1" w:styleId="Heading9Char">
    <w:name w:val="Heading 9 Char"/>
    <w:rPr>
      <w:rFonts w:ascii="Cambria" w:eastAsia="Times New Roman" w:hAnsi="Cambria" w:cs="Times New Roman"/>
      <w:sz w:val="22"/>
      <w:szCs w:val="22"/>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mo" w:eastAsia="DejaVu Sans" w:hAnsi="Arimo" w:cs="DejaVu Sans"/>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pPr>
      <w:suppressLineNumbers/>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BalloonText">
    <w:name w:val="Balloon Text"/>
    <w:basedOn w:val="Normal"/>
    <w:link w:val="BalloonTextChar"/>
    <w:uiPriority w:val="99"/>
    <w:semiHidden/>
    <w:unhideWhenUsed/>
    <w:rsid w:val="00872DF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2DFB"/>
    <w:rPr>
      <w:rFonts w:ascii="Lucida Grande" w:hAnsi="Lucida Grande" w:cs="Lucida Grande"/>
      <w:sz w:val="18"/>
      <w:szCs w:val="18"/>
      <w:lang w:eastAsia="zh-CN"/>
    </w:rPr>
  </w:style>
  <w:style w:type="paragraph" w:styleId="Header">
    <w:name w:val="header"/>
    <w:basedOn w:val="Normal"/>
    <w:link w:val="HeaderChar"/>
    <w:uiPriority w:val="99"/>
    <w:unhideWhenUsed/>
    <w:rsid w:val="00C02A22"/>
    <w:pPr>
      <w:tabs>
        <w:tab w:val="center" w:pos="4320"/>
        <w:tab w:val="right" w:pos="8640"/>
      </w:tabs>
    </w:pPr>
  </w:style>
  <w:style w:type="character" w:customStyle="1" w:styleId="HeaderChar">
    <w:name w:val="Header Char"/>
    <w:basedOn w:val="DefaultParagraphFont"/>
    <w:link w:val="Header"/>
    <w:uiPriority w:val="99"/>
    <w:rsid w:val="00C02A22"/>
    <w:rPr>
      <w:lang w:eastAsia="zh-CN"/>
    </w:rPr>
  </w:style>
  <w:style w:type="paragraph" w:styleId="Footer">
    <w:name w:val="footer"/>
    <w:basedOn w:val="Normal"/>
    <w:link w:val="FooterChar"/>
    <w:uiPriority w:val="99"/>
    <w:unhideWhenUsed/>
    <w:rsid w:val="00C02A22"/>
    <w:pPr>
      <w:tabs>
        <w:tab w:val="center" w:pos="4320"/>
        <w:tab w:val="right" w:pos="8640"/>
      </w:tabs>
    </w:pPr>
  </w:style>
  <w:style w:type="character" w:customStyle="1" w:styleId="FooterChar">
    <w:name w:val="Footer Char"/>
    <w:basedOn w:val="DefaultParagraphFont"/>
    <w:link w:val="Footer"/>
    <w:uiPriority w:val="99"/>
    <w:rsid w:val="00C02A22"/>
    <w:rPr>
      <w:lang w:eastAsia="zh-CN"/>
    </w:rPr>
  </w:style>
  <w:style w:type="paragraph" w:styleId="NoSpacing">
    <w:name w:val="No Spacing"/>
    <w:uiPriority w:val="1"/>
    <w:qFormat/>
    <w:rsid w:val="00AA02B5"/>
    <w:pPr>
      <w:suppressAutoHyphens/>
    </w:pPr>
    <w:rPr>
      <w:lang w:eastAsia="zh-CN"/>
    </w:rPr>
  </w:style>
  <w:style w:type="table" w:styleId="LightShading-Accent1">
    <w:name w:val="Light Shading Accent 1"/>
    <w:basedOn w:val="TableNormal"/>
    <w:uiPriority w:val="60"/>
    <w:rsid w:val="008C5F96"/>
    <w:rPr>
      <w:rFonts w:asciiTheme="minorHAnsi" w:eastAsiaTheme="minorEastAsia" w:hAnsiTheme="minorHAnsi" w:cstheme="minorBidi"/>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Body">
    <w:name w:val="Body"/>
    <w:rsid w:val="002938EE"/>
    <w:pPr>
      <w:pBdr>
        <w:top w:val="nil"/>
        <w:left w:val="nil"/>
        <w:bottom w:val="nil"/>
        <w:right w:val="nil"/>
        <w:between w:val="nil"/>
        <w:bar w:val="nil"/>
      </w:pBdr>
    </w:pPr>
    <w:rPr>
      <w:rFonts w:ascii="Helvetica" w:eastAsia="Arial Unicode MS" w:hAnsi="Arial Unicode MS" w:cs="Arial Unicode MS"/>
      <w:color w:val="000000"/>
      <w:sz w:val="22"/>
      <w:szCs w:val="22"/>
      <w:bdr w:val="nil"/>
    </w:rPr>
  </w:style>
  <w:style w:type="paragraph" w:styleId="FootnoteText">
    <w:name w:val="footnote text"/>
    <w:basedOn w:val="Normal"/>
    <w:link w:val="FootnoteTextChar"/>
    <w:unhideWhenUsed/>
    <w:rsid w:val="00F929B2"/>
    <w:pPr>
      <w:suppressAutoHyphens w:val="0"/>
      <w:spacing w:beforeAutospacing="1" w:afterAutospacing="1"/>
    </w:pPr>
    <w:rPr>
      <w:rFonts w:eastAsiaTheme="minorEastAsia"/>
      <w:sz w:val="24"/>
      <w:szCs w:val="24"/>
      <w:lang w:val="en-GB" w:eastAsia="nb-NO"/>
    </w:rPr>
  </w:style>
  <w:style w:type="character" w:customStyle="1" w:styleId="FootnoteTextChar">
    <w:name w:val="Footnote Text Char"/>
    <w:basedOn w:val="DefaultParagraphFont"/>
    <w:link w:val="FootnoteText"/>
    <w:rsid w:val="00F929B2"/>
    <w:rPr>
      <w:rFonts w:eastAsiaTheme="minorEastAsia"/>
      <w:sz w:val="24"/>
      <w:szCs w:val="24"/>
      <w:lang w:val="en-GB" w:eastAsia="nb-NO"/>
    </w:rPr>
  </w:style>
  <w:style w:type="character" w:styleId="FootnoteReference">
    <w:name w:val="footnote reference"/>
    <w:basedOn w:val="DefaultParagraphFont"/>
    <w:uiPriority w:val="99"/>
    <w:unhideWhenUsed/>
    <w:rsid w:val="00F929B2"/>
    <w:rPr>
      <w:vertAlign w:val="superscript"/>
    </w:rPr>
  </w:style>
  <w:style w:type="character" w:styleId="CommentReference">
    <w:name w:val="annotation reference"/>
    <w:basedOn w:val="DefaultParagraphFont"/>
    <w:uiPriority w:val="99"/>
    <w:semiHidden/>
    <w:unhideWhenUsed/>
    <w:rsid w:val="00F929B2"/>
    <w:rPr>
      <w:sz w:val="18"/>
      <w:szCs w:val="18"/>
    </w:rPr>
  </w:style>
  <w:style w:type="paragraph" w:styleId="CommentText">
    <w:name w:val="annotation text"/>
    <w:basedOn w:val="Normal"/>
    <w:link w:val="CommentTextChar"/>
    <w:uiPriority w:val="99"/>
    <w:semiHidden/>
    <w:unhideWhenUsed/>
    <w:rsid w:val="00F929B2"/>
    <w:pPr>
      <w:suppressAutoHyphens w:val="0"/>
    </w:pPr>
    <w:rPr>
      <w:rFonts w:asciiTheme="minorHAnsi" w:eastAsiaTheme="minorEastAsia" w:hAnsiTheme="minorHAnsi" w:cstheme="minorBidi"/>
      <w:sz w:val="24"/>
      <w:szCs w:val="24"/>
      <w:lang w:val="en-GB" w:eastAsia="sv-SE"/>
    </w:rPr>
  </w:style>
  <w:style w:type="character" w:customStyle="1" w:styleId="CommentTextChar">
    <w:name w:val="Comment Text Char"/>
    <w:basedOn w:val="DefaultParagraphFont"/>
    <w:link w:val="CommentText"/>
    <w:uiPriority w:val="99"/>
    <w:semiHidden/>
    <w:rsid w:val="00F929B2"/>
    <w:rPr>
      <w:rFonts w:asciiTheme="minorHAnsi" w:eastAsiaTheme="minorEastAsia" w:hAnsiTheme="minorHAnsi" w:cstheme="minorBidi"/>
      <w:sz w:val="24"/>
      <w:szCs w:val="24"/>
      <w:lang w:val="en-GB" w:eastAsia="sv-SE"/>
    </w:rPr>
  </w:style>
  <w:style w:type="paragraph" w:styleId="EndnoteText">
    <w:name w:val="endnote text"/>
    <w:basedOn w:val="Normal"/>
    <w:link w:val="EndnoteTextChar"/>
    <w:uiPriority w:val="99"/>
    <w:unhideWhenUsed/>
    <w:rsid w:val="001E2FF5"/>
    <w:rPr>
      <w:sz w:val="24"/>
      <w:szCs w:val="24"/>
    </w:rPr>
  </w:style>
  <w:style w:type="character" w:customStyle="1" w:styleId="EndnoteTextChar">
    <w:name w:val="Endnote Text Char"/>
    <w:basedOn w:val="DefaultParagraphFont"/>
    <w:link w:val="EndnoteText"/>
    <w:uiPriority w:val="99"/>
    <w:rsid w:val="001E2FF5"/>
    <w:rPr>
      <w:sz w:val="24"/>
      <w:szCs w:val="24"/>
      <w:lang w:eastAsia="zh-CN"/>
    </w:rPr>
  </w:style>
  <w:style w:type="character" w:styleId="EndnoteReference">
    <w:name w:val="endnote reference"/>
    <w:basedOn w:val="DefaultParagraphFont"/>
    <w:uiPriority w:val="99"/>
    <w:unhideWhenUsed/>
    <w:rsid w:val="001E2FF5"/>
    <w:rPr>
      <w:vertAlign w:val="superscript"/>
    </w:rPr>
  </w:style>
  <w:style w:type="paragraph" w:styleId="CommentSubject">
    <w:name w:val="annotation subject"/>
    <w:basedOn w:val="CommentText"/>
    <w:next w:val="CommentText"/>
    <w:link w:val="CommentSubjectChar"/>
    <w:uiPriority w:val="99"/>
    <w:semiHidden/>
    <w:unhideWhenUsed/>
    <w:rsid w:val="005C42FE"/>
    <w:pPr>
      <w:suppressAutoHyphens/>
    </w:pPr>
    <w:rPr>
      <w:rFonts w:ascii="Times New Roman" w:eastAsia="Times New Roman" w:hAnsi="Times New Roman" w:cs="Times New Roman"/>
      <w:b/>
      <w:bCs/>
      <w:sz w:val="20"/>
      <w:szCs w:val="20"/>
      <w:lang w:val="en-US" w:eastAsia="zh-CN"/>
    </w:rPr>
  </w:style>
  <w:style w:type="character" w:customStyle="1" w:styleId="CommentSubjectChar">
    <w:name w:val="Comment Subject Char"/>
    <w:basedOn w:val="CommentTextChar"/>
    <w:link w:val="CommentSubject"/>
    <w:uiPriority w:val="99"/>
    <w:semiHidden/>
    <w:rsid w:val="005C42FE"/>
    <w:rPr>
      <w:rFonts w:asciiTheme="minorHAnsi" w:eastAsiaTheme="minorEastAsia" w:hAnsiTheme="minorHAnsi" w:cstheme="minorBidi"/>
      <w:b/>
      <w:bCs/>
      <w:sz w:val="24"/>
      <w:szCs w:val="24"/>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1807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tiff"/><Relationship Id="rId13" Type="http://schemas.openxmlformats.org/officeDocument/2006/relationships/image" Target="media/image3.pn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jpeg"/><Relationship Id="rId18"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BF433F70A836F4A803233D56DE29DFE"/>
        <w:category>
          <w:name w:val="General"/>
          <w:gallery w:val="placeholder"/>
        </w:category>
        <w:types>
          <w:type w:val="bbPlcHdr"/>
        </w:types>
        <w:behaviors>
          <w:behavior w:val="content"/>
        </w:behaviors>
        <w:guid w:val="{FEB5531C-6374-D649-9B25-96109B1BA0D2}"/>
      </w:docPartPr>
      <w:docPartBody>
        <w:p w14:paraId="476B55A0" w14:textId="27264EBF" w:rsidR="006A4133" w:rsidRDefault="006A4133" w:rsidP="006A4133">
          <w:pPr>
            <w:pStyle w:val="8BF433F70A836F4A803233D56DE29DFE"/>
          </w:pPr>
          <w:r>
            <w:t>[Type text]</w:t>
          </w:r>
        </w:p>
      </w:docPartBody>
    </w:docPart>
    <w:docPart>
      <w:docPartPr>
        <w:name w:val="55A7579F47B98F43B326740A595C5C5A"/>
        <w:category>
          <w:name w:val="General"/>
          <w:gallery w:val="placeholder"/>
        </w:category>
        <w:types>
          <w:type w:val="bbPlcHdr"/>
        </w:types>
        <w:behaviors>
          <w:behavior w:val="content"/>
        </w:behaviors>
        <w:guid w:val="{F31FDCAE-0166-8C4B-91BE-5B468E98F13A}"/>
      </w:docPartPr>
      <w:docPartBody>
        <w:p w14:paraId="0819F083" w14:textId="71E7E35D" w:rsidR="006A4133" w:rsidRDefault="006A4133" w:rsidP="006A4133">
          <w:pPr>
            <w:pStyle w:val="55A7579F47B98F43B326740A595C5C5A"/>
          </w:pPr>
          <w:r>
            <w:t>[Type text]</w:t>
          </w:r>
        </w:p>
      </w:docPartBody>
    </w:docPart>
    <w:docPart>
      <w:docPartPr>
        <w:name w:val="F6473068BE345B4580BE2C63C2D622B3"/>
        <w:category>
          <w:name w:val="General"/>
          <w:gallery w:val="placeholder"/>
        </w:category>
        <w:types>
          <w:type w:val="bbPlcHdr"/>
        </w:types>
        <w:behaviors>
          <w:behavior w:val="content"/>
        </w:behaviors>
        <w:guid w:val="{D54152C1-918B-3C45-8D4D-DA67E4E63288}"/>
      </w:docPartPr>
      <w:docPartBody>
        <w:p w14:paraId="7086B6FB" w14:textId="51DD2B87" w:rsidR="006A4133" w:rsidRDefault="006A4133" w:rsidP="006A4133">
          <w:pPr>
            <w:pStyle w:val="F6473068BE345B4580BE2C63C2D622B3"/>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OpenSymbol">
    <w:altName w:val="Arial Unicode MS"/>
    <w:charset w:val="80"/>
    <w:family w:val="auto"/>
    <w:pitch w:val="default"/>
  </w:font>
  <w:font w:name="Arimo">
    <w:altName w:val="arial"/>
    <w:charset w:val="80"/>
    <w:family w:val="swiss"/>
    <w:pitch w:val="variable"/>
  </w:font>
  <w:font w:name="DejaVu Sans">
    <w:charset w:val="80"/>
    <w:family w:val="auto"/>
    <w:pitch w:val="variable"/>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Liberation Serif">
    <w:altName w:val="Times New Roman"/>
    <w:charset w:val="80"/>
    <w:family w:val="roman"/>
    <w:pitch w:val="variable"/>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133"/>
    <w:rsid w:val="00431B59"/>
    <w:rsid w:val="005C682B"/>
    <w:rsid w:val="006A4133"/>
    <w:rsid w:val="009E5BF8"/>
    <w:rsid w:val="00D823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3FD45FA182F6749B8A85CED25C7F16B">
    <w:name w:val="33FD45FA182F6749B8A85CED25C7F16B"/>
    <w:rsid w:val="006A4133"/>
  </w:style>
  <w:style w:type="paragraph" w:customStyle="1" w:styleId="EFEC2B94749B4D4C9D6628177186B927">
    <w:name w:val="EFEC2B94749B4D4C9D6628177186B927"/>
    <w:rsid w:val="006A4133"/>
  </w:style>
  <w:style w:type="paragraph" w:customStyle="1" w:styleId="28AE12433A404F4CB609210575DD3C1E">
    <w:name w:val="28AE12433A404F4CB609210575DD3C1E"/>
    <w:rsid w:val="006A4133"/>
  </w:style>
  <w:style w:type="paragraph" w:customStyle="1" w:styleId="86D88BE65A145F429B85E256C30FFB3D">
    <w:name w:val="86D88BE65A145F429B85E256C30FFB3D"/>
    <w:rsid w:val="006A4133"/>
  </w:style>
  <w:style w:type="paragraph" w:customStyle="1" w:styleId="0CB2E74A467101429E040C17AAC5021C">
    <w:name w:val="0CB2E74A467101429E040C17AAC5021C"/>
    <w:rsid w:val="006A4133"/>
  </w:style>
  <w:style w:type="paragraph" w:customStyle="1" w:styleId="B0E50898CC557D438020C5AFFD41D08D">
    <w:name w:val="B0E50898CC557D438020C5AFFD41D08D"/>
    <w:rsid w:val="006A4133"/>
  </w:style>
  <w:style w:type="paragraph" w:customStyle="1" w:styleId="8BF433F70A836F4A803233D56DE29DFE">
    <w:name w:val="8BF433F70A836F4A803233D56DE29DFE"/>
    <w:rsid w:val="006A4133"/>
  </w:style>
  <w:style w:type="paragraph" w:customStyle="1" w:styleId="55A7579F47B98F43B326740A595C5C5A">
    <w:name w:val="55A7579F47B98F43B326740A595C5C5A"/>
    <w:rsid w:val="006A4133"/>
  </w:style>
  <w:style w:type="paragraph" w:customStyle="1" w:styleId="F6473068BE345B4580BE2C63C2D622B3">
    <w:name w:val="F6473068BE345B4580BE2C63C2D622B3"/>
    <w:rsid w:val="006A4133"/>
  </w:style>
  <w:style w:type="paragraph" w:customStyle="1" w:styleId="8D4A66A4C80F38468666448D45BCE58A">
    <w:name w:val="8D4A66A4C80F38468666448D45BCE58A"/>
    <w:rsid w:val="006A4133"/>
  </w:style>
  <w:style w:type="paragraph" w:customStyle="1" w:styleId="AE51B0B1587F004FBDCFC13BA31A0C5D">
    <w:name w:val="AE51B0B1587F004FBDCFC13BA31A0C5D"/>
    <w:rsid w:val="006A4133"/>
  </w:style>
  <w:style w:type="paragraph" w:customStyle="1" w:styleId="BB4FFC314824544DA687046279E27EE8">
    <w:name w:val="BB4FFC314824544DA687046279E27EE8"/>
    <w:rsid w:val="006A41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C5D962-78EB-D94B-A77F-D77263A8A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2</Pages>
  <Words>895</Words>
  <Characters>5103</Characters>
  <Application>Microsoft Macintosh Word</Application>
  <DocSecurity>0</DocSecurity>
  <Lines>42</Lines>
  <Paragraphs>11</Paragraphs>
  <ScaleCrop>false</ScaleCrop>
  <Company>mpi</Company>
  <LinksUpToDate>false</LinksUpToDate>
  <CharactersWithSpaces>5987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Bjarne Øymyr</dc:creator>
  <cp:keywords/>
  <dc:description/>
  <cp:lastModifiedBy>Olha Shakaravska</cp:lastModifiedBy>
  <cp:revision>9</cp:revision>
  <cp:lastPrinted>2014-10-08T14:18:00Z</cp:lastPrinted>
  <dcterms:created xsi:type="dcterms:W3CDTF">2014-11-17T10:09:00Z</dcterms:created>
  <dcterms:modified xsi:type="dcterms:W3CDTF">2014-11-17T10:21:00Z</dcterms:modified>
</cp:coreProperties>
</file>