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04F9DF" w14:textId="77777777" w:rsidR="00821DA3" w:rsidRPr="001E2FF5" w:rsidRDefault="00E24A4A">
      <w:pPr>
        <w:spacing w:before="8" w:line="120" w:lineRule="exact"/>
        <w:rPr>
          <w:sz w:val="13"/>
          <w:szCs w:val="13"/>
          <w:lang w:val="en-GB"/>
        </w:rPr>
      </w:pPr>
      <w:r w:rsidRPr="00225355">
        <w:rPr>
          <w:noProof/>
          <w:lang w:eastAsia="en-US"/>
        </w:rPr>
        <mc:AlternateContent>
          <mc:Choice Requires="wps">
            <w:drawing>
              <wp:anchor distT="0" distB="0" distL="114300" distR="114300" simplePos="0" relativeHeight="251661312" behindDoc="0" locked="0" layoutInCell="1" allowOverlap="1" wp14:anchorId="473901DA" wp14:editId="5897B2B2">
                <wp:simplePos x="0" y="0"/>
                <wp:positionH relativeFrom="column">
                  <wp:posOffset>3416300</wp:posOffset>
                </wp:positionH>
                <wp:positionV relativeFrom="paragraph">
                  <wp:posOffset>1270</wp:posOffset>
                </wp:positionV>
                <wp:extent cx="2717800" cy="1954530"/>
                <wp:effectExtent l="0" t="0" r="0" b="0"/>
                <wp:wrapTight wrapText="bothSides">
                  <wp:wrapPolygon edited="0">
                    <wp:start x="202" y="281"/>
                    <wp:lineTo x="202" y="21053"/>
                    <wp:lineTo x="21196" y="21053"/>
                    <wp:lineTo x="21196" y="281"/>
                    <wp:lineTo x="202" y="281"/>
                  </wp:wrapPolygon>
                </wp:wrapTight>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54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02D58" w14:textId="5C67C69C" w:rsidR="005C42FE" w:rsidRDefault="005C42FE"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 xml:space="preserve">researchers need to be able to store the results of collaborative intellectual work either as an annotation of a single fragment or in the form of typed relations between a </w:t>
                            </w:r>
                            <w:proofErr w:type="gramStart"/>
                            <w:r w:rsidRPr="008F69C0">
                              <w:rPr>
                                <w:i/>
                                <w:color w:val="7F7F7F"/>
                              </w:rPr>
                              <w:t>number</w:t>
                            </w:r>
                            <w:proofErr w:type="gramEnd"/>
                            <w:r w:rsidRPr="008F69C0">
                              <w:rPr>
                                <w:i/>
                                <w:color w:val="7F7F7F"/>
                              </w:rPr>
                              <w:t xml:space="preserve"> of fragments.</w:t>
                            </w:r>
                          </w:p>
                          <w:p w14:paraId="0DB838ED" w14:textId="77777777" w:rsidR="005C42FE" w:rsidRDefault="005C42FE"/>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margin-left:269pt;margin-top:.1pt;width:214pt;height:15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" filled="f" stroked="f">
                <v:textbox inset=",7.2pt,,7.2pt">
                  <w:txbxContent>
                    <w:p w14:paraId="1D602D58" w14:textId="5C67C69C" w:rsidR="005C42FE" w:rsidRDefault="005C42FE"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 xml:space="preserve">researchers need to be able to store the results of collaborative intellectual work either as an annotation of a single fragment or in the form of typed relations between a </w:t>
                      </w:r>
                      <w:proofErr w:type="gramStart"/>
                      <w:r w:rsidRPr="008F69C0">
                        <w:rPr>
                          <w:i/>
                          <w:color w:val="7F7F7F"/>
                        </w:rPr>
                        <w:t>number</w:t>
                      </w:r>
                      <w:proofErr w:type="gramEnd"/>
                      <w:r w:rsidRPr="008F69C0">
                        <w:rPr>
                          <w:i/>
                          <w:color w:val="7F7F7F"/>
                        </w:rPr>
                        <w:t xml:space="preserve"> of fragments.</w:t>
                      </w:r>
                    </w:p>
                    <w:p w14:paraId="0DB838ED" w14:textId="77777777" w:rsidR="005C42FE" w:rsidRDefault="005C42FE"/>
                  </w:txbxContent>
                </v:textbox>
                <w10:wrap type="tight"/>
              </v:shape>
            </w:pict>
          </mc:Fallback>
        </mc:AlternateContent>
      </w:r>
    </w:p>
    <w:p w14:paraId="2BF2C804" w14:textId="77777777" w:rsidR="00273B74" w:rsidRPr="001E2FF5" w:rsidRDefault="00E24A4A">
      <w:pPr>
        <w:spacing w:before="58"/>
        <w:ind w:right="82"/>
        <w:rPr>
          <w:i/>
          <w:color w:val="727376"/>
          <w:lang w:val="en-GB"/>
        </w:rPr>
      </w:pPr>
      <w:r w:rsidRPr="00225355">
        <w:rPr>
          <w:rFonts w:ascii="Verdana" w:hAnsi="Verdana"/>
          <w:noProof/>
          <w:lang w:eastAsia="en-US"/>
        </w:rPr>
        <w:drawing>
          <wp:inline distT="0" distB="0" distL="0" distR="0" wp14:anchorId="7B89B3CF" wp14:editId="4EAF373F">
            <wp:extent cx="2755900" cy="952500"/>
            <wp:effectExtent l="0" t="0" r="12700" b="1270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952500"/>
                    </a:xfrm>
                    <a:prstGeom prst="rect">
                      <a:avLst/>
                    </a:prstGeom>
                    <a:noFill/>
                    <a:ln>
                      <a:noFill/>
                    </a:ln>
                  </pic:spPr>
                </pic:pic>
              </a:graphicData>
            </a:graphic>
          </wp:inline>
        </w:drawing>
      </w:r>
    </w:p>
    <w:p w14:paraId="6040985F" w14:textId="17D7D21B" w:rsidR="00821DA3" w:rsidRPr="001E2FF5" w:rsidRDefault="00AD0511" w:rsidP="00E41C54">
      <w:pPr>
        <w:spacing w:before="58"/>
        <w:ind w:right="82"/>
        <w:rPr>
          <w:i/>
          <w:color w:val="727376"/>
          <w:lang w:val="en-GB"/>
        </w:rPr>
        <w:sectPr w:rsidR="00821DA3" w:rsidRPr="001E2FF5">
          <w:footerReference w:type="even" r:id="rId10"/>
          <w:footerReference w:type="default" r:id="rId11"/>
          <w:type w:val="continuous"/>
          <w:pgSz w:w="11920" w:h="16838"/>
          <w:pgMar w:top="640" w:right="640" w:bottom="280" w:left="1540" w:header="720" w:footer="720" w:gutter="0"/>
          <w:cols w:space="720"/>
          <w:docGrid w:linePitch="600" w:charSpace="40960"/>
        </w:sectPr>
      </w:pPr>
      <w:r w:rsidRPr="00225355">
        <w:rPr>
          <w:noProof/>
          <w:lang w:eastAsia="en-US"/>
        </w:rPr>
        <mc:AlternateContent>
          <mc:Choice Requires="wps">
            <w:drawing>
              <wp:anchor distT="0" distB="0" distL="114300" distR="114300" simplePos="0" relativeHeight="251669504" behindDoc="0" locked="0" layoutInCell="1" allowOverlap="1" wp14:anchorId="696661E2" wp14:editId="2A4CC24E">
                <wp:simplePos x="0" y="0"/>
                <wp:positionH relativeFrom="column">
                  <wp:posOffset>-948690</wp:posOffset>
                </wp:positionH>
                <wp:positionV relativeFrom="paragraph">
                  <wp:posOffset>960755</wp:posOffset>
                </wp:positionV>
                <wp:extent cx="7505700" cy="939800"/>
                <wp:effectExtent l="0" t="0" r="12700" b="0"/>
                <wp:wrapThrough wrapText="bothSides">
                  <wp:wrapPolygon edited="0">
                    <wp:start x="0" y="0"/>
                    <wp:lineTo x="0" y="21016"/>
                    <wp:lineTo x="21563" y="21016"/>
                    <wp:lineTo x="21563" y="0"/>
                    <wp:lineTo x="0" y="0"/>
                  </wp:wrapPolygon>
                </wp:wrapThrough>
                <wp:docPr id="1"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939800"/>
                        </a:xfrm>
                        <a:custGeom>
                          <a:avLst/>
                          <a:gdLst>
                            <a:gd name="T0" fmla="*/ 0 w 11906"/>
                            <a:gd name="T1" fmla="+- 0 4284 2576"/>
                            <a:gd name="T2" fmla="*/ 4284 h 1708"/>
                            <a:gd name="T3" fmla="*/ 11906 w 11906"/>
                            <a:gd name="T4" fmla="+- 0 4284 2576"/>
                            <a:gd name="T5" fmla="*/ 4284 h 1708"/>
                            <a:gd name="T6" fmla="*/ 11906 w 11906"/>
                            <a:gd name="T7" fmla="+- 0 2576 2576"/>
                            <a:gd name="T8" fmla="*/ 2576 h 1708"/>
                            <a:gd name="T9" fmla="*/ 0 w 11906"/>
                            <a:gd name="T10" fmla="+- 0 2576 2576"/>
                            <a:gd name="T11" fmla="*/ 2576 h 1708"/>
                            <a:gd name="T12" fmla="*/ 0 w 11906"/>
                            <a:gd name="T13" fmla="+- 0 4284 2576"/>
                            <a:gd name="T14" fmla="*/ 4284 h 1708"/>
                          </a:gdLst>
                          <a:ahLst/>
                          <a:cxnLst>
                            <a:cxn ang="0">
                              <a:pos x="T0" y="T2"/>
                            </a:cxn>
                            <a:cxn ang="0">
                              <a:pos x="T3" y="T5"/>
                            </a:cxn>
                            <a:cxn ang="0">
                              <a:pos x="T6" y="T8"/>
                            </a:cxn>
                            <a:cxn ang="0">
                              <a:pos x="T9" y="T11"/>
                            </a:cxn>
                            <a:cxn ang="0">
                              <a:pos x="T12" y="T14"/>
                            </a:cxn>
                          </a:cxnLst>
                          <a:rect l="0" t="0" r="r" b="b"/>
                          <a:pathLst>
                            <a:path w="11906" h="1708">
                              <a:moveTo>
                                <a:pt x="0" y="1708"/>
                              </a:moveTo>
                              <a:lnTo>
                                <a:pt x="11906" y="1708"/>
                              </a:lnTo>
                              <a:lnTo>
                                <a:pt x="11906" y="0"/>
                              </a:lnTo>
                              <a:lnTo>
                                <a:pt x="0" y="0"/>
                              </a:lnTo>
                              <a:lnTo>
                                <a:pt x="0" y="1708"/>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B3FDB6" w14:textId="6286BEAD" w:rsidR="005C42FE" w:rsidRPr="00C33EA6" w:rsidRDefault="005C42FE"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 xml:space="preserve">DWAN:  DASISH Web </w:t>
                            </w:r>
                            <w:del w:id="0" w:author="Twan Goosen" w:date="2014-10-10T15:44:00Z">
                              <w:r w:rsidRPr="00C33EA6" w:rsidDel="001757BE">
                                <w:rPr>
                                  <w:rFonts w:ascii="Times" w:hAnsi="Times"/>
                                  <w:b/>
                                  <w:bCs/>
                                  <w:color w:val="FFFFFF" w:themeColor="background1"/>
                                  <w:sz w:val="52"/>
                                  <w:szCs w:val="52"/>
                                </w:rPr>
                                <w:delText>ANno</w:delText>
                              </w:r>
                              <w:r w:rsidDel="001757BE">
                                <w:rPr>
                                  <w:rFonts w:ascii="Times" w:hAnsi="Times"/>
                                  <w:b/>
                                  <w:bCs/>
                                  <w:color w:val="FFFFFF" w:themeColor="background1"/>
                                  <w:sz w:val="52"/>
                                  <w:szCs w:val="52"/>
                                </w:rPr>
                                <w:delText>t</w:delText>
                              </w:r>
                              <w:r w:rsidRPr="00C33EA6" w:rsidDel="001757BE">
                                <w:rPr>
                                  <w:rFonts w:ascii="Times" w:hAnsi="Times"/>
                                  <w:b/>
                                  <w:bCs/>
                                  <w:color w:val="FFFFFF" w:themeColor="background1"/>
                                  <w:sz w:val="52"/>
                                  <w:szCs w:val="52"/>
                                </w:rPr>
                                <w:delText>ator</w:delText>
                              </w:r>
                            </w:del>
                            <w:ins w:id="1" w:author="Twan Goosen" w:date="2014-10-10T15:44:00Z">
                              <w:r w:rsidR="001757BE" w:rsidRPr="00C33EA6">
                                <w:rPr>
                                  <w:rFonts w:ascii="Times" w:hAnsi="Times"/>
                                  <w:b/>
                                  <w:bCs/>
                                  <w:color w:val="FFFFFF" w:themeColor="background1"/>
                                  <w:sz w:val="52"/>
                                  <w:szCs w:val="52"/>
                                </w:rPr>
                                <w:t>A</w:t>
                              </w:r>
                              <w:r w:rsidR="001757BE">
                                <w:rPr>
                                  <w:rFonts w:ascii="Times" w:hAnsi="Times"/>
                                  <w:b/>
                                  <w:bCs/>
                                  <w:color w:val="FFFFFF" w:themeColor="background1"/>
                                  <w:sz w:val="52"/>
                                  <w:szCs w:val="52"/>
                                </w:rPr>
                                <w:t>n</w:t>
                              </w:r>
                              <w:r w:rsidR="001757BE" w:rsidRPr="00C33EA6">
                                <w:rPr>
                                  <w:rFonts w:ascii="Times" w:hAnsi="Times"/>
                                  <w:b/>
                                  <w:bCs/>
                                  <w:color w:val="FFFFFF" w:themeColor="background1"/>
                                  <w:sz w:val="52"/>
                                  <w:szCs w:val="52"/>
                                </w:rPr>
                                <w:t>no</w:t>
                              </w:r>
                              <w:r w:rsidR="001757BE">
                                <w:rPr>
                                  <w:rFonts w:ascii="Times" w:hAnsi="Times"/>
                                  <w:b/>
                                  <w:bCs/>
                                  <w:color w:val="FFFFFF" w:themeColor="background1"/>
                                  <w:sz w:val="52"/>
                                  <w:szCs w:val="52"/>
                                </w:rPr>
                                <w:t>t</w:t>
                              </w:r>
                              <w:r w:rsidR="001757BE" w:rsidRPr="00C33EA6">
                                <w:rPr>
                                  <w:rFonts w:ascii="Times" w:hAnsi="Times"/>
                                  <w:b/>
                                  <w:bCs/>
                                  <w:color w:val="FFFFFF" w:themeColor="background1"/>
                                  <w:sz w:val="52"/>
                                  <w:szCs w:val="52"/>
                                </w:rPr>
                                <w:t>ator</w:t>
                              </w:r>
                            </w:ins>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reeform 33" o:spid="_x0000_s1027" style="position:absolute;margin-left:-74.65pt;margin-top:75.65pt;width:591pt;height: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1708"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" adj="-11796480,,5400" path="m0,1708l11906,1708,11906,,,,,1708xe" fillcolor="#2a7bbd" stroked="f" strokecolor="gray">
                <v:stroke joinstyle="round"/>
                <v:shadow opacity="49150f"/>
                <v:formulas/>
                <v:path o:connecttype="custom" o:connectlocs="0,2357203;7505700,2357203;7505700,1417403;0,1417403;0,2357203" o:connectangles="0,0,0,0,0" textboxrect="0,0,11906,1708"/>
                <v:textbox>
                  <w:txbxContent>
                    <w:p w14:paraId="65B3FDB6" w14:textId="6286BEAD" w:rsidR="005C42FE" w:rsidRPr="00C33EA6" w:rsidRDefault="005C42FE"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 xml:space="preserve">DWAN:  DASISH Web </w:t>
                      </w:r>
                      <w:del w:id="2" w:author="Twan Goosen" w:date="2014-10-10T15:44:00Z">
                        <w:r w:rsidRPr="00C33EA6" w:rsidDel="001757BE">
                          <w:rPr>
                            <w:rFonts w:ascii="Times" w:hAnsi="Times"/>
                            <w:b/>
                            <w:bCs/>
                            <w:color w:val="FFFFFF" w:themeColor="background1"/>
                            <w:sz w:val="52"/>
                            <w:szCs w:val="52"/>
                          </w:rPr>
                          <w:delText>ANno</w:delText>
                        </w:r>
                        <w:r w:rsidDel="001757BE">
                          <w:rPr>
                            <w:rFonts w:ascii="Times" w:hAnsi="Times"/>
                            <w:b/>
                            <w:bCs/>
                            <w:color w:val="FFFFFF" w:themeColor="background1"/>
                            <w:sz w:val="52"/>
                            <w:szCs w:val="52"/>
                          </w:rPr>
                          <w:delText>t</w:delText>
                        </w:r>
                        <w:r w:rsidRPr="00C33EA6" w:rsidDel="001757BE">
                          <w:rPr>
                            <w:rFonts w:ascii="Times" w:hAnsi="Times"/>
                            <w:b/>
                            <w:bCs/>
                            <w:color w:val="FFFFFF" w:themeColor="background1"/>
                            <w:sz w:val="52"/>
                            <w:szCs w:val="52"/>
                          </w:rPr>
                          <w:delText>ator</w:delText>
                        </w:r>
                      </w:del>
                      <w:ins w:id="3" w:author="Twan Goosen" w:date="2014-10-10T15:44:00Z">
                        <w:r w:rsidR="001757BE" w:rsidRPr="00C33EA6">
                          <w:rPr>
                            <w:rFonts w:ascii="Times" w:hAnsi="Times"/>
                            <w:b/>
                            <w:bCs/>
                            <w:color w:val="FFFFFF" w:themeColor="background1"/>
                            <w:sz w:val="52"/>
                            <w:szCs w:val="52"/>
                          </w:rPr>
                          <w:t>A</w:t>
                        </w:r>
                        <w:r w:rsidR="001757BE">
                          <w:rPr>
                            <w:rFonts w:ascii="Times" w:hAnsi="Times"/>
                            <w:b/>
                            <w:bCs/>
                            <w:color w:val="FFFFFF" w:themeColor="background1"/>
                            <w:sz w:val="52"/>
                            <w:szCs w:val="52"/>
                          </w:rPr>
                          <w:t>n</w:t>
                        </w:r>
                        <w:r w:rsidR="001757BE" w:rsidRPr="00C33EA6">
                          <w:rPr>
                            <w:rFonts w:ascii="Times" w:hAnsi="Times"/>
                            <w:b/>
                            <w:bCs/>
                            <w:color w:val="FFFFFF" w:themeColor="background1"/>
                            <w:sz w:val="52"/>
                            <w:szCs w:val="52"/>
                          </w:rPr>
                          <w:t>no</w:t>
                        </w:r>
                        <w:r w:rsidR="001757BE">
                          <w:rPr>
                            <w:rFonts w:ascii="Times" w:hAnsi="Times"/>
                            <w:b/>
                            <w:bCs/>
                            <w:color w:val="FFFFFF" w:themeColor="background1"/>
                            <w:sz w:val="52"/>
                            <w:szCs w:val="52"/>
                          </w:rPr>
                          <w:t>t</w:t>
                        </w:r>
                        <w:r w:rsidR="001757BE" w:rsidRPr="00C33EA6">
                          <w:rPr>
                            <w:rFonts w:ascii="Times" w:hAnsi="Times"/>
                            <w:b/>
                            <w:bCs/>
                            <w:color w:val="FFFFFF" w:themeColor="background1"/>
                            <w:sz w:val="52"/>
                            <w:szCs w:val="52"/>
                          </w:rPr>
                          <w:t>ator</w:t>
                        </w:r>
                      </w:ins>
                    </w:p>
                  </w:txbxContent>
                </v:textbox>
                <w10:wrap type="through"/>
              </v:shape>
            </w:pict>
          </mc:Fallback>
        </mc:AlternateContent>
      </w:r>
      <w:r w:rsidR="00C33EA6" w:rsidRPr="00225355">
        <w:rPr>
          <w:i/>
          <w:noProof/>
          <w:color w:val="727376"/>
          <w:lang w:eastAsia="en-US"/>
        </w:rPr>
        <mc:AlternateContent>
          <mc:Choice Requires="wps">
            <w:drawing>
              <wp:anchor distT="0" distB="0" distL="114300" distR="114300" simplePos="0" relativeHeight="251667456" behindDoc="0" locked="0" layoutInCell="1" allowOverlap="1" wp14:anchorId="07D01506" wp14:editId="6E311951">
                <wp:simplePos x="0" y="0"/>
                <wp:positionH relativeFrom="column">
                  <wp:posOffset>63500</wp:posOffset>
                </wp:positionH>
                <wp:positionV relativeFrom="paragraph">
                  <wp:posOffset>46990</wp:posOffset>
                </wp:positionV>
                <wp:extent cx="28067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806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AB0552" w14:textId="77777777" w:rsidR="005C42FE" w:rsidRDefault="005C42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5pt;margin-top:3.7pt;width:221pt;height: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CJDtECAAAX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" filled="f" stroked="f">
                <v:textbox>
                  <w:txbxContent>
                    <w:p w14:paraId="61AB0552" w14:textId="77777777" w:rsidR="005C42FE" w:rsidRDefault="005C42FE"/>
                  </w:txbxContent>
                </v:textbox>
                <w10:wrap type="square"/>
              </v:shape>
            </w:pict>
          </mc:Fallback>
        </mc:AlternateContent>
      </w:r>
    </w:p>
    <w:p w14:paraId="784E4ED7" w14:textId="4F53F0D2" w:rsidR="00AF2F21" w:rsidRPr="001E2FF5" w:rsidRDefault="00373367" w:rsidP="00F929B2">
      <w:pPr>
        <w:pStyle w:val="Heading1"/>
        <w:rPr>
          <w:lang w:val="en-GB"/>
        </w:rPr>
      </w:pPr>
      <w:r w:rsidRPr="001E2FF5">
        <w:rPr>
          <w:sz w:val="28"/>
          <w:szCs w:val="28"/>
          <w:lang w:val="en-GB"/>
        </w:rPr>
        <w:t xml:space="preserve">Instrumenting </w:t>
      </w:r>
      <w:r w:rsidR="00AF2F21" w:rsidRPr="001E2FF5">
        <w:rPr>
          <w:sz w:val="28"/>
          <w:szCs w:val="28"/>
          <w:lang w:val="en-GB"/>
        </w:rPr>
        <w:t>c</w:t>
      </w:r>
      <w:r w:rsidR="003968B0" w:rsidRPr="001E2FF5">
        <w:rPr>
          <w:sz w:val="28"/>
          <w:szCs w:val="28"/>
          <w:lang w:val="en-GB"/>
        </w:rPr>
        <w:t>ollaboration with web-annotating</w:t>
      </w:r>
      <w:r w:rsidR="00AF2F21" w:rsidRPr="001E2FF5">
        <w:rPr>
          <w:sz w:val="28"/>
          <w:szCs w:val="28"/>
          <w:lang w:val="en-GB"/>
        </w:rPr>
        <w:t xml:space="preserve"> tools</w:t>
      </w:r>
    </w:p>
    <w:p w14:paraId="2D944381" w14:textId="5C479A1A" w:rsidR="00AF2F21" w:rsidRPr="001E2FF5" w:rsidRDefault="00AF2F21" w:rsidP="00DE42BE">
      <w:pPr>
        <w:rPr>
          <w:rFonts w:ascii="Liberation Serif" w:hAnsi="Liberation Serif" w:cs="Liberation Serif"/>
          <w:b/>
          <w:bCs/>
          <w:color w:val="363435"/>
          <w:sz w:val="28"/>
          <w:szCs w:val="28"/>
          <w:lang w:val="en-GB"/>
        </w:rPr>
      </w:pPr>
      <w:r w:rsidRPr="001E2FF5">
        <w:rPr>
          <w:lang w:val="en-GB"/>
        </w:rPr>
        <w:t>The availability of digital archives and other research data via the Internet creates new chances for collaboration.  Indeed, equipped with special software, researchers from different institution</w:t>
      </w:r>
      <w:ins w:id="4" w:author="Twan Goosen" w:date="2014-10-10T15:24:00Z">
        <w:r w:rsidR="001E2FF5" w:rsidRPr="001E2FF5">
          <w:rPr>
            <w:lang w:val="en-GB"/>
          </w:rPr>
          <w:t>s</w:t>
        </w:r>
      </w:ins>
      <w:r w:rsidRPr="001E2FF5">
        <w:rPr>
          <w:lang w:val="en-GB"/>
        </w:rPr>
        <w:t xml:space="preserve">, countries and fields can work together via the network. Such collaboration can take the form of annotating the data and sharing these annotations using an annotation infrastructure. By an annotation we mean a remark </w:t>
      </w:r>
      <w:r w:rsidR="00373367" w:rsidRPr="001E2FF5">
        <w:rPr>
          <w:lang w:val="en-GB"/>
        </w:rPr>
        <w:t xml:space="preserve">or other additional information </w:t>
      </w:r>
      <w:del w:id="5" w:author="Twan Goosen" w:date="2014-10-10T15:23:00Z">
        <w:r w:rsidRPr="001E2FF5" w:rsidDel="001E2FF5">
          <w:rPr>
            <w:lang w:val="en-GB"/>
          </w:rPr>
          <w:delText xml:space="preserve">over </w:delText>
        </w:r>
      </w:del>
      <w:ins w:id="6" w:author="Twan Goosen" w:date="2014-10-10T15:23:00Z">
        <w:r w:rsidR="001E2FF5" w:rsidRPr="001E2FF5">
          <w:rPr>
            <w:lang w:val="en-GB"/>
          </w:rPr>
          <w:t>pertaining to one or more</w:t>
        </w:r>
      </w:ins>
      <w:del w:id="7" w:author="Twan Goosen" w:date="2014-10-10T15:23:00Z">
        <w:r w:rsidRPr="001E2FF5" w:rsidDel="001E2FF5">
          <w:rPr>
            <w:lang w:val="en-GB"/>
          </w:rPr>
          <w:delText>a</w:delText>
        </w:r>
      </w:del>
      <w:r w:rsidRPr="001E2FF5">
        <w:rPr>
          <w:lang w:val="en-GB"/>
        </w:rPr>
        <w:t xml:space="preserve"> fragment</w:t>
      </w:r>
      <w:del w:id="8" w:author="Twan Goosen" w:date="2014-10-10T15:23:00Z">
        <w:r w:rsidRPr="001E2FF5" w:rsidDel="001E2FF5">
          <w:rPr>
            <w:lang w:val="en-GB"/>
          </w:rPr>
          <w:delText>(</w:delText>
        </w:r>
      </w:del>
      <w:r w:rsidRPr="001E2FF5">
        <w:rPr>
          <w:lang w:val="en-GB"/>
        </w:rPr>
        <w:t>s</w:t>
      </w:r>
      <w:del w:id="9" w:author="Twan Goosen" w:date="2014-10-10T15:23:00Z">
        <w:r w:rsidRPr="001E2FF5" w:rsidDel="001E2FF5">
          <w:rPr>
            <w:lang w:val="en-GB"/>
          </w:rPr>
          <w:delText>)</w:delText>
        </w:r>
      </w:del>
      <w:r w:rsidRPr="001E2FF5">
        <w:rPr>
          <w:lang w:val="en-GB"/>
        </w:rPr>
        <w:t xml:space="preserve"> of a document</w:t>
      </w:r>
      <w:ins w:id="10" w:author="Twan Goosen" w:date="2014-10-10T15:23:00Z">
        <w:r w:rsidR="001E2FF5" w:rsidRPr="001E2FF5">
          <w:rPr>
            <w:lang w:val="en-GB"/>
          </w:rPr>
          <w:t xml:space="preserve"> or set of documents.</w:t>
        </w:r>
      </w:ins>
      <w:del w:id="11" w:author="Twan Goosen" w:date="2014-10-10T15:23:00Z">
        <w:r w:rsidRPr="001E2FF5" w:rsidDel="001E2FF5">
          <w:rPr>
            <w:lang w:val="en-GB"/>
          </w:rPr>
          <w:delText>(s).</w:delText>
        </w:r>
      </w:del>
      <w:r w:rsidRPr="001E2FF5">
        <w:rPr>
          <w:lang w:val="en-GB"/>
        </w:rPr>
        <w:t xml:space="preserve"> </w:t>
      </w:r>
    </w:p>
    <w:p w14:paraId="3DE52710" w14:textId="56CFF576" w:rsidR="00C02A22" w:rsidRPr="001E2FF5" w:rsidRDefault="00273B74" w:rsidP="00C02A22">
      <w:pPr>
        <w:pStyle w:val="Heading1"/>
        <w:rPr>
          <w:lang w:val="en-GB"/>
        </w:rPr>
      </w:pPr>
      <w:r w:rsidRPr="001E2FF5">
        <w:rPr>
          <w:lang w:val="en-GB"/>
        </w:rPr>
        <w:t>DWAN</w:t>
      </w:r>
      <w:r w:rsidRPr="001E2FF5">
        <w:rPr>
          <w:rFonts w:hint="eastAsia"/>
          <w:lang w:val="en-GB"/>
        </w:rPr>
        <w:t xml:space="preserve"> </w:t>
      </w:r>
      <w:r w:rsidRPr="001E2FF5">
        <w:rPr>
          <w:lang w:val="en-GB"/>
        </w:rPr>
        <w:t>framework</w:t>
      </w:r>
      <w:r w:rsidR="008F69C0" w:rsidRPr="001E2FF5">
        <w:rPr>
          <w:lang w:val="en-GB"/>
        </w:rPr>
        <w:t xml:space="preserve"> </w:t>
      </w:r>
    </w:p>
    <w:p w14:paraId="78591F71" w14:textId="3210195D" w:rsidR="00047A75" w:rsidRPr="001E2FF5" w:rsidRDefault="00273B74" w:rsidP="00DE42BE">
      <w:pPr>
        <w:rPr>
          <w:lang w:val="en-GB"/>
        </w:rPr>
      </w:pPr>
      <w:r w:rsidRPr="001E2FF5">
        <w:rPr>
          <w:lang w:val="en-GB"/>
        </w:rPr>
        <w:t xml:space="preserve">DWAN is a </w:t>
      </w:r>
      <w:r w:rsidR="00174648" w:rsidRPr="001E2FF5">
        <w:rPr>
          <w:lang w:val="en-GB"/>
        </w:rPr>
        <w:t xml:space="preserve">software </w:t>
      </w:r>
      <w:r w:rsidRPr="001E2FF5">
        <w:rPr>
          <w:lang w:val="en-GB"/>
        </w:rPr>
        <w:t xml:space="preserve">framework </w:t>
      </w:r>
      <w:del w:id="12" w:author="Twan Goosen" w:date="2014-10-10T15:24:00Z">
        <w:r w:rsidRPr="001E2FF5" w:rsidDel="001E2FF5">
          <w:rPr>
            <w:lang w:val="en-GB"/>
          </w:rPr>
          <w:delText xml:space="preserve">for </w:delText>
        </w:r>
        <w:r w:rsidR="00174648" w:rsidRPr="001E2FF5" w:rsidDel="001E2FF5">
          <w:rPr>
            <w:lang w:val="en-GB"/>
          </w:rPr>
          <w:delText>possibly</w:delText>
        </w:r>
      </w:del>
      <w:ins w:id="13" w:author="Twan Goosen" w:date="2014-10-10T15:24:00Z">
        <w:r w:rsidR="001E2FF5" w:rsidRPr="001E2FF5">
          <w:rPr>
            <w:lang w:val="en-GB"/>
          </w:rPr>
          <w:t>allowing</w:t>
        </w:r>
      </w:ins>
      <w:r w:rsidR="00174648" w:rsidRPr="001E2FF5">
        <w:rPr>
          <w:lang w:val="en-GB"/>
        </w:rPr>
        <w:t xml:space="preserve"> multiple </w:t>
      </w:r>
      <w:r w:rsidRPr="001E2FF5">
        <w:rPr>
          <w:lang w:val="en-GB"/>
        </w:rPr>
        <w:t xml:space="preserve">annotation clients </w:t>
      </w:r>
      <w:ins w:id="14" w:author="Twan Goosen" w:date="2014-10-10T15:24:00Z">
        <w:r w:rsidR="001E2FF5" w:rsidRPr="001E2FF5">
          <w:rPr>
            <w:lang w:val="en-GB"/>
          </w:rPr>
          <w:t xml:space="preserve">to </w:t>
        </w:r>
      </w:ins>
      <w:r w:rsidRPr="001E2FF5">
        <w:rPr>
          <w:lang w:val="en-GB"/>
        </w:rPr>
        <w:t>work</w:t>
      </w:r>
      <w:del w:id="15" w:author="Twan Goosen" w:date="2014-10-10T15:24:00Z">
        <w:r w:rsidRPr="001E2FF5" w:rsidDel="001E2FF5">
          <w:rPr>
            <w:lang w:val="en-GB"/>
          </w:rPr>
          <w:delText>ing</w:delText>
        </w:r>
      </w:del>
      <w:r w:rsidRPr="001E2FF5">
        <w:rPr>
          <w:lang w:val="en-GB"/>
        </w:rPr>
        <w:t xml:space="preserve"> together with a single backend. </w:t>
      </w:r>
      <w:del w:id="16" w:author="Twan Goosen" w:date="2014-10-10T15:25:00Z">
        <w:r w:rsidRPr="001E2FF5" w:rsidDel="001E2FF5">
          <w:rPr>
            <w:lang w:val="en-GB"/>
          </w:rPr>
          <w:delText xml:space="preserve"> </w:delText>
        </w:r>
      </w:del>
      <w:r w:rsidRPr="001E2FF5">
        <w:rPr>
          <w:lang w:val="en-GB"/>
        </w:rPr>
        <w:t>The backend consists of a database and a Representational State Tra</w:t>
      </w:r>
      <w:r w:rsidR="00E41C54" w:rsidRPr="001E2FF5">
        <w:rPr>
          <w:lang w:val="en-GB"/>
        </w:rPr>
        <w:t>nsfer (REST) web service impleme</w:t>
      </w:r>
      <w:r w:rsidRPr="001E2FF5">
        <w:rPr>
          <w:lang w:val="en-GB"/>
        </w:rPr>
        <w:t>nted in Java.</w:t>
      </w:r>
      <w:r w:rsidR="00047A75" w:rsidRPr="001E2FF5">
        <w:rPr>
          <w:lang w:val="en-GB"/>
        </w:rPr>
        <w:t xml:space="preserve"> </w:t>
      </w:r>
    </w:p>
    <w:p w14:paraId="6D398124" w14:textId="5B47CBA9" w:rsidR="00821DA3" w:rsidRPr="001E2FF5" w:rsidRDefault="00821DA3" w:rsidP="00DE42BE">
      <w:pPr>
        <w:rPr>
          <w:lang w:val="en-GB"/>
        </w:rPr>
      </w:pPr>
    </w:p>
    <w:p w14:paraId="2AFC788F" w14:textId="51F33B30" w:rsidR="00C02A22" w:rsidRPr="001E2FF5" w:rsidRDefault="00C02A22" w:rsidP="00FE3251">
      <w:pPr>
        <w:rPr>
          <w:lang w:val="en-GB"/>
        </w:rPr>
      </w:pPr>
      <w:del w:id="17" w:author="Twan Goosen" w:date="2014-10-10T15:25:00Z">
        <w:r w:rsidRPr="001E2FF5" w:rsidDel="001E2FF5">
          <w:rPr>
            <w:lang w:val="en-GB"/>
          </w:rPr>
          <w:delText>A c</w:delText>
        </w:r>
      </w:del>
      <w:ins w:id="18" w:author="Twan Goosen" w:date="2014-10-10T15:25:00Z">
        <w:r w:rsidR="001E2FF5">
          <w:rPr>
            <w:lang w:val="en-GB"/>
          </w:rPr>
          <w:t>C</w:t>
        </w:r>
      </w:ins>
      <w:r w:rsidRPr="001E2FF5">
        <w:rPr>
          <w:lang w:val="en-GB"/>
        </w:rPr>
        <w:t>lient</w:t>
      </w:r>
      <w:del w:id="19" w:author="Twan Goosen" w:date="2014-10-10T15:25:00Z">
        <w:r w:rsidRPr="001E2FF5" w:rsidDel="001E2FF5">
          <w:rPr>
            <w:lang w:val="en-GB"/>
          </w:rPr>
          <w:delText xml:space="preserve"> is</w:delText>
        </w:r>
      </w:del>
      <w:ins w:id="20" w:author="Twan Goosen" w:date="2014-10-10T15:25:00Z">
        <w:r w:rsidR="001E2FF5">
          <w:rPr>
            <w:lang w:val="en-GB"/>
          </w:rPr>
          <w:t>s can be</w:t>
        </w:r>
      </w:ins>
      <w:r w:rsidRPr="001E2FF5">
        <w:rPr>
          <w:lang w:val="en-GB"/>
        </w:rPr>
        <w:t xml:space="preserve"> develo</w:t>
      </w:r>
      <w:bookmarkStart w:id="21" w:name="_GoBack"/>
      <w:bookmarkEnd w:id="21"/>
      <w:r w:rsidRPr="001E2FF5">
        <w:rPr>
          <w:lang w:val="en-GB"/>
        </w:rPr>
        <w:t xml:space="preserve">ped </w:t>
      </w:r>
      <w:del w:id="22" w:author="Twan Goosen" w:date="2014-10-10T15:25:00Z">
        <w:r w:rsidRPr="001E2FF5" w:rsidDel="001E2FF5">
          <w:rPr>
            <w:lang w:val="en-GB"/>
          </w:rPr>
          <w:delText xml:space="preserve">specifically </w:delText>
        </w:r>
      </w:del>
      <w:r w:rsidRPr="001E2FF5">
        <w:rPr>
          <w:lang w:val="en-GB"/>
        </w:rPr>
        <w:t>for a particular sort</w:t>
      </w:r>
      <w:del w:id="23" w:author="Twan Goosen" w:date="2014-10-10T15:26:00Z">
        <w:r w:rsidRPr="001E2FF5" w:rsidDel="001E2FF5">
          <w:rPr>
            <w:lang w:val="en-GB"/>
          </w:rPr>
          <w:delText>(</w:delText>
        </w:r>
      </w:del>
      <w:r w:rsidRPr="001E2FF5">
        <w:rPr>
          <w:lang w:val="en-GB"/>
        </w:rPr>
        <w:t>s</w:t>
      </w:r>
      <w:del w:id="24" w:author="Twan Goosen" w:date="2014-10-10T15:26:00Z">
        <w:r w:rsidRPr="001E2FF5" w:rsidDel="001E2FF5">
          <w:rPr>
            <w:lang w:val="en-GB"/>
          </w:rPr>
          <w:delText>)</w:delText>
        </w:r>
      </w:del>
      <w:r w:rsidRPr="001E2FF5">
        <w:rPr>
          <w:lang w:val="en-GB"/>
        </w:rPr>
        <w:t xml:space="preserve"> of web-documents, whereas the backend is not </w:t>
      </w:r>
      <w:ins w:id="25" w:author="Twan Goosen" w:date="2014-10-10T15:26:00Z">
        <w:r w:rsidR="001E2FF5">
          <w:rPr>
            <w:lang w:val="en-GB"/>
          </w:rPr>
          <w:t xml:space="preserve">domain </w:t>
        </w:r>
      </w:ins>
      <w:r w:rsidRPr="001E2FF5">
        <w:rPr>
          <w:lang w:val="en-GB"/>
        </w:rPr>
        <w:t xml:space="preserve">specific and treats requests of all clients in the same way. </w:t>
      </w:r>
    </w:p>
    <w:p w14:paraId="4895842C" w14:textId="7912AD57" w:rsidR="00C02A22" w:rsidRPr="001E2FF5" w:rsidDel="001E2FF5" w:rsidRDefault="00C02A22" w:rsidP="008C5F96">
      <w:pPr>
        <w:rPr>
          <w:del w:id="26" w:author="Twan Goosen" w:date="2014-10-10T15:27:00Z"/>
          <w:lang w:val="en-GB"/>
        </w:rPr>
      </w:pPr>
      <w:del w:id="27" w:author="Twan Goosen" w:date="2014-10-10T15:26:00Z">
        <w:r w:rsidRPr="001E2FF5" w:rsidDel="001E2FF5">
          <w:rPr>
            <w:lang w:val="en-GB"/>
          </w:rPr>
          <w:delText>A client and t</w:delText>
        </w:r>
      </w:del>
      <w:ins w:id="28" w:author="Twan Goosen" w:date="2014-10-10T15:26:00Z">
        <w:r w:rsidR="001E2FF5">
          <w:rPr>
            <w:lang w:val="en-GB"/>
          </w:rPr>
          <w:t>T</w:t>
        </w:r>
      </w:ins>
      <w:r w:rsidRPr="001E2FF5">
        <w:rPr>
          <w:lang w:val="en-GB"/>
        </w:rPr>
        <w:t xml:space="preserve">he server </w:t>
      </w:r>
      <w:ins w:id="29" w:author="Twan Goosen" w:date="2014-10-10T15:26:00Z">
        <w:r w:rsidR="001E2FF5">
          <w:rPr>
            <w:lang w:val="en-GB"/>
          </w:rPr>
          <w:t xml:space="preserve">and its clients </w:t>
        </w:r>
      </w:ins>
      <w:r w:rsidRPr="001E2FF5">
        <w:rPr>
          <w:lang w:val="en-GB"/>
        </w:rPr>
        <w:t xml:space="preserve">exchange data </w:t>
      </w:r>
      <w:del w:id="30" w:author="Twan Goosen" w:date="2014-10-10T15:26:00Z">
        <w:r w:rsidRPr="001E2FF5" w:rsidDel="001E2FF5">
          <w:rPr>
            <w:lang w:val="en-GB"/>
          </w:rPr>
          <w:delText xml:space="preserve">via </w:delText>
        </w:r>
      </w:del>
      <w:ins w:id="31" w:author="Twan Goosen" w:date="2014-10-10T15:26:00Z">
        <w:r w:rsidR="001E2FF5">
          <w:rPr>
            <w:lang w:val="en-GB"/>
          </w:rPr>
          <w:t>by</w:t>
        </w:r>
        <w:r w:rsidR="001E2FF5" w:rsidRPr="001E2FF5">
          <w:rPr>
            <w:lang w:val="en-GB"/>
          </w:rPr>
          <w:t xml:space="preserve"> </w:t>
        </w:r>
      </w:ins>
      <w:r w:rsidRPr="001E2FF5">
        <w:rPr>
          <w:lang w:val="en-GB"/>
        </w:rPr>
        <w:t>sending REST requests and respon</w:t>
      </w:r>
      <w:r w:rsidR="001A3ADF" w:rsidRPr="001E2FF5">
        <w:rPr>
          <w:lang w:val="en-GB"/>
        </w:rPr>
        <w:t>ses</w:t>
      </w:r>
      <w:r w:rsidRPr="001E2FF5">
        <w:rPr>
          <w:lang w:val="en-GB"/>
        </w:rPr>
        <w:t xml:space="preserve">. A client accepts and sends XML </w:t>
      </w:r>
      <w:del w:id="32" w:author="Twan Goosen" w:date="2014-10-10T15:26:00Z">
        <w:r w:rsidRPr="001E2FF5" w:rsidDel="001E2FF5">
          <w:rPr>
            <w:lang w:val="en-GB"/>
          </w:rPr>
          <w:delText xml:space="preserve">files </w:delText>
        </w:r>
      </w:del>
      <w:ins w:id="33" w:author="Twan Goosen" w:date="2014-10-10T15:26:00Z">
        <w:r w:rsidR="001E2FF5">
          <w:rPr>
            <w:lang w:val="en-GB"/>
          </w:rPr>
          <w:t>documents</w:t>
        </w:r>
        <w:r w:rsidR="001E2FF5" w:rsidRPr="001E2FF5">
          <w:rPr>
            <w:lang w:val="en-GB"/>
          </w:rPr>
          <w:t xml:space="preserve"> </w:t>
        </w:r>
      </w:ins>
      <w:r w:rsidRPr="001E2FF5">
        <w:rPr>
          <w:lang w:val="en-GB"/>
        </w:rPr>
        <w:t xml:space="preserve">that obey </w:t>
      </w:r>
      <w:ins w:id="34" w:author="Twan Goosen" w:date="2014-10-10T15:26:00Z">
        <w:r w:rsidR="001E2FF5">
          <w:rPr>
            <w:lang w:val="en-GB"/>
          </w:rPr>
          <w:t xml:space="preserve">the common </w:t>
        </w:r>
      </w:ins>
      <w:r w:rsidRPr="001E2FF5">
        <w:rPr>
          <w:lang w:val="en-GB"/>
        </w:rPr>
        <w:t>DWAN XML schema</w:t>
      </w:r>
      <w:del w:id="35" w:author="Twan Goosen" w:date="2014-10-10T15:26:00Z">
        <w:r w:rsidR="00F929B2" w:rsidRPr="001E2FF5" w:rsidDel="001E2FF5">
          <w:rPr>
            <w:lang w:val="en-GB"/>
          </w:rPr>
          <w:delText>,</w:delText>
        </w:r>
        <w:r w:rsidRPr="001E2FF5" w:rsidDel="001E2FF5">
          <w:rPr>
            <w:lang w:val="en-GB"/>
          </w:rPr>
          <w:delText xml:space="preserve"> which is a part of the server-side software</w:delText>
        </w:r>
      </w:del>
      <w:r w:rsidRPr="001E2FF5">
        <w:rPr>
          <w:lang w:val="en-GB"/>
        </w:rPr>
        <w:t xml:space="preserve">. </w:t>
      </w:r>
      <w:del w:id="36" w:author="Twan Goosen" w:date="2014-10-10T15:27:00Z">
        <w:r w:rsidRPr="001E2FF5" w:rsidDel="001E2FF5">
          <w:rPr>
            <w:lang w:val="en-GB"/>
          </w:rPr>
          <w:delText xml:space="preserve">It </w:delText>
        </w:r>
      </w:del>
      <w:ins w:id="37" w:author="Twan Goosen" w:date="2014-10-10T15:27:00Z">
        <w:r w:rsidR="001E2FF5">
          <w:rPr>
            <w:lang w:val="en-GB"/>
          </w:rPr>
          <w:t xml:space="preserve">This schema </w:t>
        </w:r>
      </w:ins>
      <w:del w:id="38" w:author="Twan Goosen" w:date="2014-10-10T15:27:00Z">
        <w:r w:rsidRPr="001E2FF5" w:rsidDel="001E2FF5">
          <w:rPr>
            <w:lang w:val="en-GB"/>
          </w:rPr>
          <w:delText xml:space="preserve">mirrors </w:delText>
        </w:r>
      </w:del>
      <w:ins w:id="39" w:author="Twan Goosen" w:date="2014-10-10T15:27:00Z">
        <w:r w:rsidR="001E2FF5">
          <w:rPr>
            <w:lang w:val="en-GB"/>
          </w:rPr>
          <w:t>represents</w:t>
        </w:r>
        <w:r w:rsidR="001E2FF5" w:rsidRPr="001E2FF5">
          <w:rPr>
            <w:lang w:val="en-GB"/>
          </w:rPr>
          <w:t xml:space="preserve"> </w:t>
        </w:r>
      </w:ins>
      <w:r w:rsidRPr="001E2FF5">
        <w:rPr>
          <w:lang w:val="en-GB"/>
        </w:rPr>
        <w:t>a data model that has been designed to represent the main data classes, which are involved in constructing annotations, and relations between these classes.</w:t>
      </w:r>
    </w:p>
    <w:p w14:paraId="00794F4E" w14:textId="659572E3" w:rsidR="00EB79E7" w:rsidRPr="001E2FF5" w:rsidRDefault="00EB79E7" w:rsidP="008C5F96">
      <w:pPr>
        <w:rPr>
          <w:lang w:val="en-GB"/>
        </w:rPr>
      </w:pPr>
    </w:p>
    <w:p w14:paraId="23A76500" w14:textId="7F8823CE" w:rsidR="00F929B2" w:rsidRPr="001E2FF5" w:rsidRDefault="00F929B2" w:rsidP="00F929B2">
      <w:pPr>
        <w:pStyle w:val="Heading1"/>
        <w:rPr>
          <w:lang w:val="en-GB"/>
        </w:rPr>
      </w:pPr>
      <w:r w:rsidRPr="001E2FF5">
        <w:rPr>
          <w:lang w:val="en-GB"/>
        </w:rPr>
        <w:t xml:space="preserve">DWAN data model </w:t>
      </w:r>
    </w:p>
    <w:p w14:paraId="32AB4087" w14:textId="344797A0" w:rsidR="00F929B2" w:rsidRPr="001E2FF5" w:rsidRDefault="00E831C8" w:rsidP="00F929B2">
      <w:pPr>
        <w:rPr>
          <w:lang w:val="en-GB"/>
        </w:rPr>
      </w:pPr>
      <w:r w:rsidRPr="001E2FF5">
        <w:rPr>
          <w:noProof/>
          <w:lang w:eastAsia="en-US"/>
        </w:rPr>
        <mc:AlternateContent>
          <mc:Choice Requires="wps">
            <w:drawing>
              <wp:anchor distT="0" distB="0" distL="114300" distR="114300" simplePos="0" relativeHeight="251679744" behindDoc="0" locked="0" layoutInCell="1" allowOverlap="1" wp14:anchorId="479DD775" wp14:editId="09D1DDD4">
                <wp:simplePos x="0" y="0"/>
                <wp:positionH relativeFrom="column">
                  <wp:posOffset>-192617</wp:posOffset>
                </wp:positionH>
                <wp:positionV relativeFrom="paragraph">
                  <wp:posOffset>4350385</wp:posOffset>
                </wp:positionV>
                <wp:extent cx="1616922" cy="8890"/>
                <wp:effectExtent l="0" t="101600" r="0" b="168910"/>
                <wp:wrapNone/>
                <wp:docPr id="22" name="Curved Connector 53"/>
                <wp:cNvGraphicFramePr/>
                <a:graphic xmlns:a="http://schemas.openxmlformats.org/drawingml/2006/main">
                  <a:graphicData uri="http://schemas.microsoft.com/office/word/2010/wordprocessingShape">
                    <wps:wsp>
                      <wps:cNvCnPr/>
                      <wps:spPr>
                        <a:xfrm flipH="1">
                          <a:off x="0" y="0"/>
                          <a:ext cx="1616922" cy="8890"/>
                        </a:xfrm>
                        <a:prstGeom prst="straightConnector1">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urved Connector 53" o:spid="_x0000_s1026" type="#_x0000_t32" style="position:absolute;margin-left:-15.1pt;margin-top:342.55pt;width:127.3pt;height:.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" strokecolor="#a5a5a5 [2092]" strokeweight="2pt">
                <v:stroke endarrow="block" endarrowwidth="wide" opacity="32896f"/>
                <v:shadow on="t" opacity="24903f" mv:blur="40000f" origin=",.5" offset="0,20000emu"/>
              </v:shape>
            </w:pict>
          </mc:Fallback>
        </mc:AlternateContent>
      </w:r>
      <w:r w:rsidRPr="001E2FF5">
        <w:rPr>
          <w:noProof/>
          <w:lang w:eastAsia="en-US"/>
        </w:rPr>
        <mc:AlternateContent>
          <mc:Choice Requires="wps">
            <w:drawing>
              <wp:anchor distT="0" distB="0" distL="114300" distR="114300" simplePos="0" relativeHeight="251677696" behindDoc="0" locked="0" layoutInCell="1" allowOverlap="1" wp14:anchorId="03BA548C" wp14:editId="5337D665">
                <wp:simplePos x="0" y="0"/>
                <wp:positionH relativeFrom="column">
                  <wp:posOffset>4735830</wp:posOffset>
                </wp:positionH>
                <wp:positionV relativeFrom="paragraph">
                  <wp:posOffset>974090</wp:posOffset>
                </wp:positionV>
                <wp:extent cx="1320800" cy="559435"/>
                <wp:effectExtent l="25400" t="25400" r="127000" b="100965"/>
                <wp:wrapSquare wrapText="bothSides"/>
                <wp:docPr id="21" name="Text Box 21"/>
                <wp:cNvGraphicFramePr/>
                <a:graphic xmlns:a="http://schemas.openxmlformats.org/drawingml/2006/main">
                  <a:graphicData uri="http://schemas.microsoft.com/office/word/2010/wordprocessingShape">
                    <wps:wsp>
                      <wps:cNvSpPr txBox="1"/>
                      <wps:spPr>
                        <a:xfrm>
                          <a:off x="0" y="0"/>
                          <a:ext cx="1320800" cy="559435"/>
                        </a:xfrm>
                        <a:prstGeom prst="rect">
                          <a:avLst/>
                        </a:prstGeom>
                        <a:noFill/>
                        <a:ln w="19050">
                          <a:solidFill>
                            <a:schemeClr val="tx1">
                              <a:lumMod val="50000"/>
                              <a:lumOff val="50000"/>
                            </a:schemeClr>
                          </a:solidFill>
                        </a:ln>
                        <a:effectLst>
                          <a:outerShdw blurRad="25400" dir="2700000" sx="105000" sy="105000" algn="tl" rotWithShape="0">
                            <a:schemeClr val="tx1">
                              <a:lumMod val="85000"/>
                              <a:lumOff val="15000"/>
                              <a:alpha val="43000"/>
                            </a:schemeClr>
                          </a:outerShdw>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CB33C" w14:textId="77777777" w:rsidR="005C42FE" w:rsidRDefault="005C42FE" w:rsidP="009F02A0">
                            <w:pPr>
                              <w:jc w:val="center"/>
                            </w:pPr>
                          </w:p>
                          <w:p w14:paraId="666904C5" w14:textId="297CC32C" w:rsidR="005C42FE" w:rsidRDefault="005C42FE" w:rsidP="009F02A0">
                            <w:pPr>
                              <w:jc w:val="center"/>
                            </w:pPr>
                            <w:r>
                              <w:t xml:space="preserve">Yet another client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margin-left:372.9pt;margin-top:76.7pt;width:104pt;height:4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" filled="f" strokecolor="gray [1629]" strokeweight="1.5pt">
                <v:shadow on="t" type="perspective" color="#272727 [2749]" opacity="28180f" mv:blur="25400f" origin="-.5,-.5" offset="0,0" matrix="68813f,,,68813f"/>
                <v:textbox>
                  <w:txbxContent>
                    <w:p w14:paraId="359CB33C" w14:textId="77777777" w:rsidR="005C42FE" w:rsidRDefault="005C42FE" w:rsidP="009F02A0">
                      <w:pPr>
                        <w:jc w:val="center"/>
                      </w:pPr>
                    </w:p>
                    <w:p w14:paraId="666904C5" w14:textId="297CC32C" w:rsidR="005C42FE" w:rsidRDefault="005C42FE" w:rsidP="009F02A0">
                      <w:pPr>
                        <w:jc w:val="center"/>
                      </w:pPr>
                      <w:r>
                        <w:t xml:space="preserve">Yet another client </w:t>
                      </w:r>
                    </w:p>
                  </w:txbxContent>
                </v:textbox>
                <w10:wrap type="square"/>
              </v:shape>
            </w:pict>
          </mc:Fallback>
        </mc:AlternateContent>
      </w:r>
      <w:r w:rsidR="00A32B37" w:rsidRPr="001E2FF5">
        <w:rPr>
          <w:noProof/>
          <w:lang w:eastAsia="en-US"/>
        </w:rPr>
        <mc:AlternateContent>
          <mc:Choice Requires="wps">
            <w:drawing>
              <wp:anchor distT="0" distB="0" distL="114300" distR="114300" simplePos="0" relativeHeight="251676672" behindDoc="0" locked="0" layoutInCell="1" allowOverlap="1" wp14:anchorId="710C0FFF" wp14:editId="2028CC5E">
                <wp:simplePos x="0" y="0"/>
                <wp:positionH relativeFrom="column">
                  <wp:posOffset>-183091</wp:posOffset>
                </wp:positionH>
                <wp:positionV relativeFrom="paragraph">
                  <wp:posOffset>3080385</wp:posOffset>
                </wp:positionV>
                <wp:extent cx="1201843" cy="1009862"/>
                <wp:effectExtent l="50800" t="25400" r="68580" b="158750"/>
                <wp:wrapNone/>
                <wp:docPr id="18" name="Curved Connector 53"/>
                <wp:cNvGraphicFramePr/>
                <a:graphic xmlns:a="http://schemas.openxmlformats.org/drawingml/2006/main">
                  <a:graphicData uri="http://schemas.microsoft.com/office/word/2010/wordprocessingShape">
                    <wps:wsp>
                      <wps:cNvCnPr/>
                      <wps:spPr>
                        <a:xfrm rot="10800000" flipV="1">
                          <a:off x="0" y="0"/>
                          <a:ext cx="1201843" cy="1009862"/>
                        </a:xfrm>
                        <a:prstGeom prst="bentConnector3">
                          <a:avLst>
                            <a:gd name="adj1" fmla="val -35"/>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urved Connector 53" o:spid="_x0000_s1026" type="#_x0000_t34" style="position:absolute;margin-left:-14.35pt;margin-top:242.55pt;width:94.65pt;height:79.5pt;rotation:18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" adj="-8" strokecolor="#a5a5a5 [2092]" strokeweight="2pt">
                <v:stroke endarrow="block" endarrowwidth="wide" opacity="32896f"/>
                <v:shadow on="t" opacity="24903f" mv:blur="40000f" origin=",.5" offset="0,20000emu"/>
              </v:shape>
            </w:pict>
          </mc:Fallback>
        </mc:AlternateContent>
      </w:r>
      <w:r w:rsidR="00A32B37" w:rsidRPr="001E2FF5">
        <w:rPr>
          <w:noProof/>
          <w:lang w:eastAsia="en-US"/>
        </w:rPr>
        <mc:AlternateContent>
          <mc:Choice Requires="wps">
            <w:drawing>
              <wp:anchor distT="0" distB="0" distL="114300" distR="114300" simplePos="0" relativeHeight="251674624" behindDoc="0" locked="0" layoutInCell="1" allowOverlap="1" wp14:anchorId="1C683089" wp14:editId="5834E64C">
                <wp:simplePos x="0" y="0"/>
                <wp:positionH relativeFrom="column">
                  <wp:posOffset>-1814195</wp:posOffset>
                </wp:positionH>
                <wp:positionV relativeFrom="paragraph">
                  <wp:posOffset>3630295</wp:posOffset>
                </wp:positionV>
                <wp:extent cx="762635" cy="651510"/>
                <wp:effectExtent l="55563" t="20637" r="105727" b="181928"/>
                <wp:wrapNone/>
                <wp:docPr id="53" name="Curved Connector 53"/>
                <wp:cNvGraphicFramePr/>
                <a:graphic xmlns:a="http://schemas.openxmlformats.org/drawingml/2006/main">
                  <a:graphicData uri="http://schemas.microsoft.com/office/word/2010/wordprocessingShape">
                    <wps:wsp>
                      <wps:cNvCnPr/>
                      <wps:spPr>
                        <a:xfrm rot="16200000" flipH="1">
                          <a:off x="0" y="0"/>
                          <a:ext cx="762635" cy="651510"/>
                        </a:xfrm>
                        <a:prstGeom prst="bentConnector3">
                          <a:avLst>
                            <a:gd name="adj1" fmla="val 99958"/>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3" o:spid="_x0000_s1026" type="#_x0000_t34" style="position:absolute;margin-left:-142.8pt;margin-top:285.85pt;width:60.05pt;height:51.3pt;rotation:9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" adj="21591" strokecolor="#a5a5a5 [2092]" strokeweight="2pt">
                <v:stroke endarrow="block" endarrowwidth="wide" opacity="32896f"/>
                <v:shadow on="t" opacity="24903f" mv:blur="40000f" origin=",.5" offset="0,20000emu"/>
              </v:shape>
            </w:pict>
          </mc:Fallback>
        </mc:AlternateContent>
      </w:r>
      <w:r w:rsidR="00A32B37" w:rsidRPr="001E2FF5">
        <w:rPr>
          <w:noProof/>
          <w:lang w:eastAsia="en-US"/>
        </w:rPr>
        <mc:AlternateContent>
          <mc:Choice Requires="wpg">
            <w:drawing>
              <wp:anchor distT="0" distB="0" distL="114300" distR="114300" simplePos="0" relativeHeight="251672576" behindDoc="0" locked="0" layoutInCell="1" allowOverlap="1" wp14:anchorId="3BE45622" wp14:editId="14D3C10B">
                <wp:simplePos x="0" y="0"/>
                <wp:positionH relativeFrom="column">
                  <wp:posOffset>111760</wp:posOffset>
                </wp:positionH>
                <wp:positionV relativeFrom="paragraph">
                  <wp:posOffset>-2148840</wp:posOffset>
                </wp:positionV>
                <wp:extent cx="5819775" cy="3860800"/>
                <wp:effectExtent l="101600" t="101600" r="225425" b="0"/>
                <wp:wrapSquare wrapText="bothSides"/>
                <wp:docPr id="29" name="Group 1"/>
                <wp:cNvGraphicFramePr/>
                <a:graphic xmlns:a="http://schemas.openxmlformats.org/drawingml/2006/main">
                  <a:graphicData uri="http://schemas.microsoft.com/office/word/2010/wordprocessingGroup">
                    <wpg:wgp>
                      <wpg:cNvGrpSpPr/>
                      <wpg:grpSpPr>
                        <a:xfrm>
                          <a:off x="0" y="0"/>
                          <a:ext cx="5819775" cy="3860800"/>
                          <a:chOff x="0" y="-3"/>
                          <a:chExt cx="16363877" cy="13487402"/>
                        </a:xfrm>
                        <a:extLst>
                          <a:ext uri="{0CCBE362-F206-4b92-989A-16890622DB6E}">
                            <ma14:wrappingTextBoxFlag xmlns:ma14="http://schemas.microsoft.com/office/mac/drawingml/2011/main"/>
                          </a:ext>
                        </a:extLst>
                      </wpg:grpSpPr>
                      <pic:pic xmlns:pic="http://schemas.openxmlformats.org/drawingml/2006/picture">
                        <pic:nvPicPr>
                          <pic:cNvPr id="31" name="Picture 31" descr="elan_grab_1.tiff"/>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24403" y="-3"/>
                            <a:ext cx="11639474" cy="7778180"/>
                          </a:xfrm>
                          <a:prstGeom prst="rect">
                            <a:avLst/>
                          </a:prstGeom>
                          <a:ln>
                            <a:solidFill>
                              <a:schemeClr val="tx2">
                                <a:lumMod val="60000"/>
                                <a:lumOff val="40000"/>
                              </a:schemeClr>
                            </a:solidFill>
                          </a:ln>
                          <a:effectLst>
                            <a:outerShdw blurRad="82550" dist="38100" dir="2700000" sx="102000" sy="102000" algn="tl" rotWithShape="0">
                              <a:schemeClr val="tx1">
                                <a:lumMod val="75000"/>
                                <a:lumOff val="25000"/>
                                <a:alpha val="43000"/>
                              </a:schemeClr>
                            </a:outerShdw>
                          </a:effectLst>
                        </pic:spPr>
                      </pic:pic>
                      <pic:pic xmlns:pic="http://schemas.openxmlformats.org/drawingml/2006/picture">
                        <pic:nvPicPr>
                          <pic:cNvPr id="32" name="Picture 32" descr="Screen Shot 2014-05-20 at 14.04.20.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796"/>
                            <a:ext cx="10961370" cy="8045881"/>
                          </a:xfrm>
                          <a:prstGeom prst="rect">
                            <a:avLst/>
                          </a:prstGeom>
                          <a:ln w="22225">
                            <a:solidFill>
                              <a:schemeClr val="bg1">
                                <a:lumMod val="75000"/>
                              </a:schemeClr>
                            </a:solidFill>
                          </a:ln>
                          <a:effectLst>
                            <a:outerShdw blurRad="82550" dist="38100" dir="2700000" sx="102000" sy="102000" algn="tl" rotWithShape="0">
                              <a:srgbClr val="000000">
                                <a:alpha val="37000"/>
                              </a:srgbClr>
                            </a:outerShdw>
                          </a:effectLst>
                        </pic:spPr>
                      </pic:pic>
                      <pic:pic xmlns:pic="http://schemas.openxmlformats.org/drawingml/2006/picture">
                        <pic:nvPicPr>
                          <pic:cNvPr id="33" name="Picture 33" descr="Silver-Database-Icon-in-3D-PSD-Design.jpg"/>
                          <pic:cNvPicPr>
                            <a:picLocks noChangeAspect="1"/>
                          </pic:cNvPicPr>
                        </pic:nvPicPr>
                        <pic:blipFill>
                          <a:blip r:embed="rId14">
                            <a:alphaModFix amt="66000"/>
                            <a:extLst>
                              <a:ext uri="{28A0092B-C50C-407E-A947-70E740481C1C}">
                                <a14:useLocalDpi xmlns:a14="http://schemas.microsoft.com/office/drawing/2010/main" val="0"/>
                              </a:ext>
                            </a:extLst>
                          </a:blip>
                          <a:stretch>
                            <a:fillRect/>
                          </a:stretch>
                        </pic:blipFill>
                        <pic:spPr>
                          <a:xfrm>
                            <a:off x="6019800" y="10703359"/>
                            <a:ext cx="2556356" cy="27840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8.8pt;margin-top:-169.15pt;width:458.25pt;height:304pt;z-index:251672576" coordorigin=",-3" coordsize="16363877,13487402" o:gfxdata="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GvAAAAAFJn&#10;aHRsb25nAAABlw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4ADkFkb2JlAGRAAAAAAf/bAIQAAgICAgICAgIC&#10;AgMCAgIDBAMCAgMEBQQEBAQEBQYFBQUFBQUGBgcHCAcHBgkJCgoJCQwMDAwMDAwMDAwMDAwMDAED&#10;AwMFBAUJBgYJDQoJCg0PDg4ODg8PDAwMDAwPDwwMDAwMDA8MDAwMDAwMDAwMDAwMDAwMDAwMDAwM&#10;DAwMDAwM/8AAEQgBrwGXAwERAAIRAQMRAf/dAAQAM//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JiAAAA&#10;AFJnaHRsb25nAAAFXg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I/8AAAAAAAADhCSU0EFAAAAAAA&#10;BAAAAAM4QklNBAwAAAAAGxMAAAABAAAAoAAAAEcAAAHgAACFIAAAGvcAGAAB/9j/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QAMQWRvYmVfQ00AAf/uAA5BZG9iZQBkgAAAAAH/2wCEAAwICAgJ&#10;CAwJCQwRCwoLERUPDAwPFRgTExUTExgRDAwMDAwMEQwMDAwMDAwMDAwMDAwMDAwMDAwMDAwMDAwM&#10;DAwBDQsLDQ4NEA4OEBQODg4UFA4ODg4UEQwMDAwMEREMDAwMDAwRDAwMDAwMDAwMDAwMDAwMDAwM&#10;DAwMDAwMDAwMDP/AABEIAEc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elan_grab_1.tiff" style="position:absolute;left:4724403;top:-3;width:11639474;height:777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10;VrnEAAAA2wAAAA8AAABkcnMvZG93bnJldi54bWxEj0FrwkAUhO8F/8PyhF6KbmxBQ3QVKbT00EsT&#10;8fzIviSr2bcxu43Jv+8WCj0OM/MNszuMthUD9d44VrBaJiCIS6cN1wpOxdsiBeEDssbWMSmYyMNh&#10;P3vYYabdnb9oyEMtIoR9hgqaELpMSl82ZNEvXUccvcr1FkOUfS11j/cIt618TpK1tGg4LjTY0WtD&#10;5TX/tgoKjxM/XTZDUr2fDRr3Wa1vqVKP8/G4BRFoDP/hv/aHVvCygt8v8QfI/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51VrnEAAAA2wAAAA8AAAAAAAAAAAAAAAAAnAIA&#10;AGRycy9kb3ducmV2LnhtbFBLBQYAAAAABAAEAPcAAACNAwAAAAA=&#10;" stroked="t" strokecolor="#548dd4 [1951]">
                  <v:imagedata r:id="rId15" o:title="elan_grab_1.tiff"/>
                  <v:shadow on="t" type="perspective" color="#404040 [2429]" opacity="28180f" mv:blur="82550f" origin="-.5,-.5" offset="26941emu,26941emu" matrix="66847f,,,66847f"/>
                  <v:path arrowok="t"/>
                </v:shape>
                <v:shape id="Picture 32" o:spid="_x0000_s1028" type="#_x0000_t75" alt="Screen Shot 2014-05-20 at 14.04.20.png" style="position:absolute;top:1447796;width:10961370;height:804588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u&#10;OlHCAAAA2wAAAA8AAABkcnMvZG93bnJldi54bWxEj9FqAjEURN8F/yHcgm+a7Spit0aRQqEgLbj6&#10;AZfNdbO6udkmUde/b4SCj8PMnGGW69624ko+NI4VvE4yEMSV0w3XCg77z/ECRIjIGlvHpOBOAdar&#10;4WCJhXY33tG1jLVIEA4FKjAxdoWUoTJkMUxcR5y8o/MWY5K+ltrjLcFtK/Msm0uLDacFgx19GKrO&#10;5cUq2P2eyiNefsyM/Nudc7n9LvdbpUYv/eYdRKQ+PsP/7S+tYJrD40v6AXL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jpRwgAAANsAAAAPAAAAAAAAAAAAAAAAAJwCAABk&#10;cnMvZG93bnJldi54bWxQSwUGAAAAAAQABAD3AAAAiwMAAAAA&#10;" stroked="t" strokecolor="#bfbfbf [2412]" strokeweight="1.75pt">
                  <v:imagedata r:id="rId16" o:title="Screen Shot 2014-05-20 at 14.04.20.png"/>
                  <v:shadow on="t" type="perspective" opacity="24248f" mv:blur="82550f" origin="-.5,-.5" offset="26941emu,26941emu" matrix="66847f,,,66847f"/>
                  <v:path arrowok="t"/>
                </v:shape>
                <v:shape id="Picture 33" o:spid="_x0000_s1029" type="#_x0000_t75" alt="Silver-Database-Icon-in-3D-PSD-Design.jpg" style="position:absolute;left:6019800;top:10703359;width:2556356;height:278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e&#10;VALGAAAA2wAAAA8AAABkcnMvZG93bnJldi54bWxEj0FrwkAUhO8F/8PyBG91Y4RQoquIGGgPPVRb&#10;0dtr9jUJyb6N2TVJ/323UOhxmJlvmPV2NI3oqXOVZQWLeQSCOLe64kLB+yl7fALhPLLGxjIp+CYH&#10;283kYY2ptgO/UX/0hQgQdikqKL1vUyldXpJBN7ctcfC+bGfQB9kVUnc4BLhpZBxFiTRYcVgosaV9&#10;SXl9vBsF2XDTl+R0XXzsbi/Gxof6/PlaKzWbjrsVCE+j/w//tZ+1guUSfr+EHyA3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55UAsYAAADbAAAADwAAAAAAAAAAAAAAAACc&#10;AgAAZHJzL2Rvd25yZXYueG1sUEsFBgAAAAAEAAQA9wAAAI8DAAAAAA==&#10;">
                  <v:fill opacity="43254f"/>
                  <v:imagedata r:id="rId17" o:title="Silver-Database-Icon-in-3D-PSD-Design.jpg"/>
                  <v:path arrowok="t"/>
                </v:shape>
                <w10:wrap type="square"/>
              </v:group>
            </w:pict>
          </mc:Fallback>
        </mc:AlternateContent>
      </w:r>
      <w:ins w:id="40" w:author="Twan Goosen" w:date="2014-10-10T15:27:00Z">
        <w:r w:rsidR="001E2FF5">
          <w:rPr>
            <w:lang w:val="en-GB"/>
          </w:rPr>
          <w:t xml:space="preserve">The </w:t>
        </w:r>
      </w:ins>
      <w:r w:rsidR="00F929B2" w:rsidRPr="001E2FF5">
        <w:rPr>
          <w:lang w:val="en-GB"/>
        </w:rPr>
        <w:t xml:space="preserve">relations </w:t>
      </w:r>
      <w:r w:rsidR="00F929B2" w:rsidRPr="001E2FF5">
        <w:rPr>
          <w:i/>
          <w:iCs/>
          <w:lang w:val="en-GB"/>
        </w:rPr>
        <w:t>Annotation - Target</w:t>
      </w:r>
      <w:r w:rsidR="00F929B2" w:rsidRPr="001E2FF5">
        <w:rPr>
          <w:lang w:val="en-GB"/>
        </w:rPr>
        <w:t xml:space="preserve">, </w:t>
      </w:r>
      <w:r w:rsidR="00F929B2" w:rsidRPr="001E2FF5">
        <w:rPr>
          <w:i/>
          <w:iCs/>
          <w:lang w:val="en-GB"/>
        </w:rPr>
        <w:t>Target - Source</w:t>
      </w:r>
      <w:r w:rsidR="00F929B2" w:rsidRPr="001E2FF5">
        <w:rPr>
          <w:lang w:val="en-GB"/>
        </w:rPr>
        <w:t xml:space="preserve">, </w:t>
      </w:r>
      <w:r w:rsidR="00F929B2" w:rsidRPr="001E2FF5">
        <w:rPr>
          <w:i/>
          <w:iCs/>
          <w:lang w:val="en-GB"/>
        </w:rPr>
        <w:t>Target - Cached Representation</w:t>
      </w:r>
      <w:r w:rsidR="00F929B2" w:rsidRPr="001E2FF5">
        <w:rPr>
          <w:lang w:val="en-GB"/>
        </w:rPr>
        <w:t xml:space="preserve"> closely follow the </w:t>
      </w:r>
      <w:r w:rsidR="00F929B2" w:rsidRPr="001E2FF5">
        <w:rPr>
          <w:i/>
          <w:lang w:val="en-GB"/>
        </w:rPr>
        <w:t>Open Annotation</w:t>
      </w:r>
      <w:r w:rsidR="00F929B2" w:rsidRPr="001E2FF5">
        <w:rPr>
          <w:lang w:val="en-GB"/>
        </w:rPr>
        <w:t xml:space="preserve"> (OA) standard</w:t>
      </w:r>
      <w:ins w:id="41" w:author="Twan Goosen" w:date="2014-10-10T15:28:00Z">
        <w:r w:rsidR="001E2FF5">
          <w:rPr>
            <w:rStyle w:val="EndnoteReference"/>
            <w:lang w:val="en-GB"/>
          </w:rPr>
          <w:endnoteReference w:id="1"/>
        </w:r>
      </w:ins>
      <w:r w:rsidR="00F929B2" w:rsidRPr="001E2FF5">
        <w:rPr>
          <w:lang w:val="en-GB"/>
        </w:rPr>
        <w:t xml:space="preserve">. An annotation, i.e. an </w:t>
      </w:r>
      <w:del w:id="43" w:author="Twan Goosen" w:date="2014-10-10T15:29:00Z">
        <w:r w:rsidR="00F929B2" w:rsidRPr="001E2FF5" w:rsidDel="002C5096">
          <w:rPr>
            <w:lang w:val="en-GB"/>
          </w:rPr>
          <w:delText xml:space="preserve">inhabitant </w:delText>
        </w:r>
      </w:del>
      <w:ins w:id="44" w:author="Twan Goosen" w:date="2014-10-10T15:29:00Z">
        <w:r w:rsidR="002C5096">
          <w:rPr>
            <w:lang w:val="en-GB"/>
          </w:rPr>
          <w:t>instance</w:t>
        </w:r>
        <w:r w:rsidR="002C5096" w:rsidRPr="001E2FF5">
          <w:rPr>
            <w:lang w:val="en-GB"/>
          </w:rPr>
          <w:t xml:space="preserve"> </w:t>
        </w:r>
      </w:ins>
      <w:r w:rsidR="00F929B2" w:rsidRPr="001E2FF5">
        <w:rPr>
          <w:lang w:val="en-GB"/>
        </w:rPr>
        <w:t xml:space="preserve">of the class </w:t>
      </w:r>
      <w:r w:rsidR="00F929B2" w:rsidRPr="001E2FF5">
        <w:rPr>
          <w:i/>
          <w:iCs/>
          <w:lang w:val="en-GB"/>
        </w:rPr>
        <w:t>Annotation</w:t>
      </w:r>
      <w:r w:rsidR="00F929B2" w:rsidRPr="001E2FF5">
        <w:rPr>
          <w:lang w:val="en-GB"/>
        </w:rPr>
        <w:t xml:space="preserve">, is a structure that </w:t>
      </w:r>
      <w:r w:rsidR="00F929B2" w:rsidRPr="001E2FF5">
        <w:rPr>
          <w:lang w:val="en-GB"/>
        </w:rPr>
        <w:lastRenderedPageBreak/>
        <w:t xml:space="preserve">contains necessary information about </w:t>
      </w:r>
      <w:del w:id="45" w:author="Twan Goosen" w:date="2014-10-10T15:29:00Z">
        <w:r w:rsidR="00F929B2" w:rsidRPr="001E2FF5" w:rsidDel="002C5096">
          <w:rPr>
            <w:lang w:val="en-GB"/>
          </w:rPr>
          <w:delText xml:space="preserve">user's </w:delText>
        </w:r>
      </w:del>
      <w:ins w:id="46" w:author="Twan Goosen" w:date="2014-10-10T15:29:00Z">
        <w:r w:rsidR="002C5096">
          <w:rPr>
            <w:lang w:val="en-GB"/>
          </w:rPr>
          <w:t>an individual</w:t>
        </w:r>
        <w:r w:rsidR="002C5096" w:rsidRPr="001E2FF5">
          <w:rPr>
            <w:lang w:val="en-GB"/>
          </w:rPr>
          <w:t xml:space="preserve"> </w:t>
        </w:r>
      </w:ins>
      <w:r w:rsidR="00F929B2" w:rsidRPr="001E2FF5">
        <w:rPr>
          <w:lang w:val="en-GB"/>
        </w:rPr>
        <w:t xml:space="preserve">annotation. In particular it contains the annotation's identifier, the reference to the owner and the time of creation. An owner is either the principal who has created the annotation or a user to whom the ownership has been assigned. </w:t>
      </w:r>
    </w:p>
    <w:p w14:paraId="6ED74140" w14:textId="7F823F2A" w:rsidR="00F929B2" w:rsidRPr="001E2FF5" w:rsidRDefault="00F929B2" w:rsidP="00F929B2">
      <w:pPr>
        <w:rPr>
          <w:lang w:val="en-GB"/>
        </w:rPr>
      </w:pPr>
      <w:r w:rsidRPr="001E2FF5">
        <w:rPr>
          <w:lang w:val="en-GB"/>
        </w:rPr>
        <w:t xml:space="preserve">Besides the owner, an annotation has </w:t>
      </w:r>
      <w:r w:rsidRPr="001E2FF5">
        <w:rPr>
          <w:i/>
          <w:iCs/>
          <w:lang w:val="en-GB"/>
        </w:rPr>
        <w:t>readers</w:t>
      </w:r>
      <w:r w:rsidRPr="001E2FF5">
        <w:rPr>
          <w:lang w:val="en-GB"/>
        </w:rPr>
        <w:t xml:space="preserve"> and </w:t>
      </w:r>
      <w:r w:rsidRPr="001E2FF5">
        <w:rPr>
          <w:i/>
          <w:iCs/>
          <w:lang w:val="en-GB"/>
        </w:rPr>
        <w:t>writers</w:t>
      </w:r>
      <w:r w:rsidRPr="001E2FF5">
        <w:rPr>
          <w:lang w:val="en-GB"/>
        </w:rPr>
        <w:t xml:space="preserve">. As one can expect, a reader is a user that can read the annotation, and a writer can also add changes to it. Thus, a registered principal can be related to an annotation by means of one of three access modes: </w:t>
      </w:r>
      <w:r w:rsidRPr="001E2FF5">
        <w:rPr>
          <w:i/>
          <w:iCs/>
          <w:lang w:val="en-GB"/>
        </w:rPr>
        <w:t>reader</w:t>
      </w:r>
      <w:r w:rsidRPr="001E2FF5">
        <w:rPr>
          <w:lang w:val="en-GB"/>
        </w:rPr>
        <w:t xml:space="preserve">, </w:t>
      </w:r>
      <w:r w:rsidRPr="001E2FF5">
        <w:rPr>
          <w:i/>
          <w:iCs/>
          <w:lang w:val="en-GB"/>
        </w:rPr>
        <w:t>writer, none</w:t>
      </w:r>
      <w:r w:rsidRPr="001E2FF5">
        <w:rPr>
          <w:lang w:val="en-GB"/>
        </w:rPr>
        <w:t>.</w:t>
      </w:r>
      <w:r w:rsidR="005B1F87" w:rsidRPr="001E2FF5">
        <w:rPr>
          <w:i/>
          <w:iCs/>
          <w:noProof/>
          <w:lang w:val="en-GB" w:eastAsia="en-US"/>
        </w:rPr>
        <w:t xml:space="preserve"> </w:t>
      </w:r>
    </w:p>
    <w:p w14:paraId="6885825A" w14:textId="11F80239" w:rsidR="00F929B2" w:rsidRPr="001E2FF5" w:rsidRDefault="00F929B2" w:rsidP="00F929B2">
      <w:pPr>
        <w:rPr>
          <w:lang w:val="en-GB"/>
        </w:rPr>
      </w:pPr>
      <w:r w:rsidRPr="001E2FF5">
        <w:rPr>
          <w:lang w:val="en-GB"/>
        </w:rPr>
        <w:t xml:space="preserve">An annotation can have one or more </w:t>
      </w:r>
      <w:r w:rsidRPr="001E2FF5">
        <w:rPr>
          <w:i/>
          <w:iCs/>
          <w:lang w:val="en-GB"/>
        </w:rPr>
        <w:t>targets</w:t>
      </w:r>
      <w:r w:rsidRPr="001E2FF5">
        <w:rPr>
          <w:lang w:val="en-GB"/>
        </w:rPr>
        <w:t xml:space="preserve">. A target (i.e. an inhabitant of the "Target" class) contains the reference to the web-document (a </w:t>
      </w:r>
      <w:r w:rsidRPr="001E2FF5">
        <w:rPr>
          <w:i/>
          <w:iCs/>
          <w:lang w:val="en-GB"/>
        </w:rPr>
        <w:t>source</w:t>
      </w:r>
      <w:r w:rsidRPr="001E2FF5">
        <w:rPr>
          <w:lang w:val="en-GB"/>
        </w:rPr>
        <w:t xml:space="preserve">) and the precise description of the document's fragment, which is actually annotated. Moreover, a target may refer to one or more </w:t>
      </w:r>
      <w:r w:rsidRPr="002C5096">
        <w:rPr>
          <w:i/>
          <w:lang w:val="en-GB"/>
          <w:rPrChange w:id="47" w:author="Twan Goosen" w:date="2014-10-10T15:30:00Z">
            <w:rPr>
              <w:lang w:val="en-GB"/>
            </w:rPr>
          </w:rPrChange>
        </w:rPr>
        <w:t>cached representations</w:t>
      </w:r>
      <w:r w:rsidRPr="001E2FF5">
        <w:rPr>
          <w:lang w:val="en-GB"/>
        </w:rPr>
        <w:t xml:space="preserve"> of (the relevant parts of) the target document with the precise descriptions of the annotated fragments for each representation.</w:t>
      </w:r>
    </w:p>
    <w:p w14:paraId="3E1E4C8F" w14:textId="6545CBDE" w:rsidR="00C02A22" w:rsidRPr="001E2FF5" w:rsidRDefault="00F929B2" w:rsidP="00C02A22">
      <w:pPr>
        <w:rPr>
          <w:lang w:val="en-GB"/>
        </w:rPr>
      </w:pPr>
      <w:r w:rsidRPr="001E2FF5">
        <w:rPr>
          <w:lang w:val="en-GB"/>
        </w:rPr>
        <w:t>The semantics of an annotation is given in its body. In the implementation a body is an arbitrary text or an XML text.</w:t>
      </w:r>
    </w:p>
    <w:p w14:paraId="202C0095" w14:textId="24D28BA0" w:rsidR="00821DA3" w:rsidRPr="001E2FF5" w:rsidRDefault="00DE42BE" w:rsidP="00F929B2">
      <w:pPr>
        <w:pStyle w:val="Heading1"/>
        <w:rPr>
          <w:lang w:val="en-GB"/>
        </w:rPr>
      </w:pPr>
      <w:r w:rsidRPr="001E2FF5">
        <w:rPr>
          <w:lang w:val="en-GB"/>
        </w:rPr>
        <w:t xml:space="preserve">DWAN backend </w:t>
      </w:r>
    </w:p>
    <w:p w14:paraId="50023183" w14:textId="3634DBC9" w:rsidR="00C02A22" w:rsidRPr="001E2FF5" w:rsidRDefault="00C02A22" w:rsidP="00C02A22">
      <w:pPr>
        <w:rPr>
          <w:lang w:val="en-GB"/>
        </w:rPr>
      </w:pPr>
      <w:r w:rsidRPr="001E2FF5">
        <w:rPr>
          <w:lang w:val="en-GB"/>
        </w:rPr>
        <w:t xml:space="preserve">The core of the backend is </w:t>
      </w:r>
      <w:del w:id="48" w:author="Twan Goosen" w:date="2014-10-10T15:30:00Z">
        <w:r w:rsidRPr="001E2FF5" w:rsidDel="002C5096">
          <w:rPr>
            <w:lang w:val="en-GB"/>
          </w:rPr>
          <w:delText xml:space="preserve">the </w:delText>
        </w:r>
      </w:del>
      <w:ins w:id="49" w:author="Twan Goosen" w:date="2014-10-10T15:30:00Z">
        <w:r w:rsidR="002C5096">
          <w:rPr>
            <w:lang w:val="en-GB"/>
          </w:rPr>
          <w:t>a</w:t>
        </w:r>
        <w:r w:rsidR="002C5096" w:rsidRPr="001E2FF5">
          <w:rPr>
            <w:lang w:val="en-GB"/>
          </w:rPr>
          <w:t xml:space="preserve"> </w:t>
        </w:r>
      </w:ins>
      <w:r w:rsidRPr="001E2FF5">
        <w:rPr>
          <w:lang w:val="en-GB"/>
        </w:rPr>
        <w:t xml:space="preserve">database where annotations and information about annotated targets are stored together with </w:t>
      </w:r>
      <w:r w:rsidRPr="001E2FF5">
        <w:rPr>
          <w:color w:val="3366FF"/>
          <w:lang w:val="en-GB"/>
        </w:rPr>
        <w:t>cached representations</w:t>
      </w:r>
      <w:r w:rsidRPr="001E2FF5">
        <w:rPr>
          <w:lang w:val="en-GB"/>
        </w:rPr>
        <w:t xml:space="preserve"> of the targets. A cached representation is a copy</w:t>
      </w:r>
      <w:ins w:id="50" w:author="Twan Goosen" w:date="2014-10-10T15:30:00Z">
        <w:r w:rsidR="002C5096">
          <w:rPr>
            <w:lang w:val="en-GB"/>
          </w:rPr>
          <w:t xml:space="preserve"> or projection</w:t>
        </w:r>
      </w:ins>
      <w:r w:rsidRPr="001E2FF5">
        <w:rPr>
          <w:lang w:val="en-GB"/>
        </w:rPr>
        <w:t>, e.g. a screenshot, of a target document</w:t>
      </w:r>
      <w:ins w:id="51" w:author="Twan Goosen" w:date="2014-10-10T15:30:00Z">
        <w:r w:rsidR="002C5096">
          <w:rPr>
            <w:lang w:val="en-GB"/>
          </w:rPr>
          <w:t xml:space="preserve"> or a fragment thereof</w:t>
        </w:r>
      </w:ins>
      <w:r w:rsidRPr="001E2FF5">
        <w:rPr>
          <w:lang w:val="en-GB"/>
        </w:rPr>
        <w:t xml:space="preserve">. Storing cached representations allows </w:t>
      </w:r>
      <w:del w:id="52" w:author="Twan Goosen" w:date="2014-10-10T15:31:00Z">
        <w:r w:rsidRPr="001E2FF5" w:rsidDel="002C5096">
          <w:rPr>
            <w:lang w:val="en-GB"/>
          </w:rPr>
          <w:delText>to retrieve</w:delText>
        </w:r>
      </w:del>
      <w:ins w:id="53" w:author="Twan Goosen" w:date="2014-10-10T15:31:00Z">
        <w:r w:rsidR="002C5096">
          <w:rPr>
            <w:lang w:val="en-GB"/>
          </w:rPr>
          <w:t>for the retrieval of</w:t>
        </w:r>
      </w:ins>
      <w:del w:id="54" w:author="Twan Goosen" w:date="2014-10-10T15:31:00Z">
        <w:r w:rsidRPr="001E2FF5" w:rsidDel="002C5096">
          <w:rPr>
            <w:lang w:val="en-GB"/>
          </w:rPr>
          <w:delText xml:space="preserve"> the</w:delText>
        </w:r>
      </w:del>
      <w:ins w:id="55" w:author="Twan Goosen" w:date="2014-10-10T15:31:00Z">
        <w:r w:rsidR="002C5096">
          <w:rPr>
            <w:lang w:val="en-GB"/>
          </w:rPr>
          <w:t xml:space="preserve"> a</w:t>
        </w:r>
      </w:ins>
      <w:r w:rsidRPr="001E2FF5">
        <w:rPr>
          <w:lang w:val="en-GB"/>
        </w:rPr>
        <w:t xml:space="preserve"> copy of an annotated document </w:t>
      </w:r>
      <w:del w:id="56" w:author="Twan Goosen" w:date="2014-10-10T15:31:00Z">
        <w:r w:rsidRPr="001E2FF5" w:rsidDel="002C5096">
          <w:rPr>
            <w:lang w:val="en-GB"/>
          </w:rPr>
          <w:delText xml:space="preserve">when </w:delText>
        </w:r>
      </w:del>
      <w:ins w:id="57" w:author="Twan Goosen" w:date="2014-10-10T15:31:00Z">
        <w:r w:rsidR="002C5096">
          <w:rPr>
            <w:lang w:val="en-GB"/>
          </w:rPr>
          <w:t>in case</w:t>
        </w:r>
        <w:r w:rsidR="002C5096" w:rsidRPr="001E2FF5">
          <w:rPr>
            <w:lang w:val="en-GB"/>
          </w:rPr>
          <w:t xml:space="preserve"> </w:t>
        </w:r>
      </w:ins>
      <w:r w:rsidRPr="001E2FF5">
        <w:rPr>
          <w:lang w:val="en-GB"/>
        </w:rPr>
        <w:t>the actual web-document under the target’s URI has been updated so that</w:t>
      </w:r>
      <w:r w:rsidR="001A3ADF" w:rsidRPr="001E2FF5">
        <w:rPr>
          <w:lang w:val="en-GB"/>
        </w:rPr>
        <w:t xml:space="preserve"> locating </w:t>
      </w:r>
      <w:r w:rsidRPr="001E2FF5">
        <w:rPr>
          <w:lang w:val="en-GB"/>
        </w:rPr>
        <w:t xml:space="preserve">the annotation in it becomes difficult or even impossible. It may happen when the corresponding fragment has been significantly changed or disappeared. </w:t>
      </w:r>
    </w:p>
    <w:p w14:paraId="03088B95" w14:textId="77777777" w:rsidR="00C02A22" w:rsidRPr="001E2FF5" w:rsidRDefault="00C02A22" w:rsidP="00DE42BE">
      <w:pPr>
        <w:rPr>
          <w:lang w:val="en-GB"/>
        </w:rPr>
      </w:pPr>
    </w:p>
    <w:p w14:paraId="52EEA19B" w14:textId="643DCFD9" w:rsidR="00581EAC" w:rsidRPr="001E2FF5" w:rsidRDefault="00DE5213" w:rsidP="00BB71F1">
      <w:pPr>
        <w:pStyle w:val="Heading1"/>
        <w:rPr>
          <w:lang w:val="en-GB"/>
        </w:rPr>
      </w:pPr>
      <w:r w:rsidRPr="001E2FF5">
        <w:rPr>
          <w:lang w:val="en-GB"/>
        </w:rPr>
        <w:t xml:space="preserve">DWAN frontends </w:t>
      </w:r>
    </w:p>
    <w:p w14:paraId="563EAC8E" w14:textId="55273C1E" w:rsidR="001666D6" w:rsidRPr="001E2FF5" w:rsidRDefault="001666D6" w:rsidP="00DE42BE">
      <w:pPr>
        <w:rPr>
          <w:lang w:val="en-GB"/>
        </w:rPr>
      </w:pPr>
      <w:del w:id="58" w:author="Twan Goosen" w:date="2014-10-10T15:32:00Z">
        <w:r w:rsidRPr="001E2FF5" w:rsidDel="002C5096">
          <w:rPr>
            <w:b/>
            <w:lang w:val="en-GB"/>
          </w:rPr>
          <w:delText xml:space="preserve">Wired-Marker-based </w:delText>
        </w:r>
      </w:del>
      <w:r w:rsidRPr="001E2FF5">
        <w:rPr>
          <w:b/>
          <w:lang w:val="en-GB"/>
        </w:rPr>
        <w:t xml:space="preserve">DWAN </w:t>
      </w:r>
      <w:del w:id="59" w:author="Twan Goosen" w:date="2014-10-10T15:32:00Z">
        <w:r w:rsidRPr="001E2FF5" w:rsidDel="002C5096">
          <w:rPr>
            <w:b/>
            <w:lang w:val="en-GB"/>
          </w:rPr>
          <w:delText>client</w:delText>
        </w:r>
        <w:r w:rsidRPr="001E2FF5" w:rsidDel="002C5096">
          <w:rPr>
            <w:lang w:val="en-GB"/>
          </w:rPr>
          <w:delText xml:space="preserve">  </w:delText>
        </w:r>
      </w:del>
      <w:ins w:id="60" w:author="Twan Goosen" w:date="2014-10-10T15:32:00Z">
        <w:r w:rsidR="002C5096">
          <w:rPr>
            <w:b/>
            <w:lang w:val="en-GB"/>
          </w:rPr>
          <w:t xml:space="preserve">browser </w:t>
        </w:r>
      </w:ins>
      <w:ins w:id="61" w:author="Twan Goosen" w:date="2014-10-10T15:42:00Z">
        <w:r w:rsidR="00E07B02">
          <w:rPr>
            <w:b/>
            <w:lang w:val="en-GB"/>
          </w:rPr>
          <w:t>extension</w:t>
        </w:r>
      </w:ins>
      <w:ins w:id="62" w:author="Twan Goosen" w:date="2014-10-10T15:32:00Z">
        <w:r w:rsidR="001C759B">
          <w:rPr>
            <w:lang w:val="en-GB"/>
          </w:rPr>
          <w:t>:</w:t>
        </w:r>
        <w:r w:rsidR="002C5096">
          <w:rPr>
            <w:lang w:val="en-GB"/>
          </w:rPr>
          <w:t xml:space="preserve"> This client </w:t>
        </w:r>
      </w:ins>
      <w:r w:rsidRPr="001E2FF5">
        <w:rPr>
          <w:lang w:val="en-GB"/>
        </w:rPr>
        <w:t xml:space="preserve">has been developed on </w:t>
      </w:r>
      <w:del w:id="63" w:author="Twan Goosen" w:date="2014-10-10T15:32:00Z">
        <w:r w:rsidRPr="001E2FF5" w:rsidDel="002C5096">
          <w:rPr>
            <w:lang w:val="en-GB"/>
          </w:rPr>
          <w:delText xml:space="preserve">the base </w:delText>
        </w:r>
      </w:del>
      <w:ins w:id="64" w:author="Twan Goosen" w:date="2014-10-10T15:32:00Z">
        <w:r w:rsidR="002C5096">
          <w:rPr>
            <w:lang w:val="en-GB"/>
          </w:rPr>
          <w:t xml:space="preserve">basis </w:t>
        </w:r>
      </w:ins>
      <w:r w:rsidRPr="001E2FF5">
        <w:rPr>
          <w:lang w:val="en-GB"/>
        </w:rPr>
        <w:t>of the</w:t>
      </w:r>
      <w:ins w:id="65" w:author="Twan Goosen" w:date="2014-10-10T15:42:00Z">
        <w:r w:rsidR="00E07B02">
          <w:rPr>
            <w:lang w:val="en-GB"/>
          </w:rPr>
          <w:t xml:space="preserve"> freeware</w:t>
        </w:r>
      </w:ins>
      <w:r w:rsidRPr="001E2FF5">
        <w:rPr>
          <w:lang w:val="en-GB"/>
        </w:rPr>
        <w:t xml:space="preserve"> </w:t>
      </w:r>
      <w:r w:rsidRPr="001E2FF5">
        <w:rPr>
          <w:i/>
          <w:lang w:val="en-GB"/>
        </w:rPr>
        <w:t>Wired-Marker</w:t>
      </w:r>
      <w:ins w:id="66" w:author="Twan Goosen" w:date="2014-10-10T15:42:00Z">
        <w:r w:rsidR="00E07B02">
          <w:rPr>
            <w:lang w:val="en-GB"/>
          </w:rPr>
          <w:t xml:space="preserve"> extension</w:t>
        </w:r>
        <w:r w:rsidR="00E07B02">
          <w:rPr>
            <w:rStyle w:val="EndnoteReference"/>
            <w:lang w:val="en-GB"/>
          </w:rPr>
          <w:endnoteReference w:id="2"/>
        </w:r>
      </w:ins>
      <w:del w:id="68" w:author="Twan Goosen" w:date="2014-10-10T15:42:00Z">
        <w:r w:rsidRPr="001E2FF5" w:rsidDel="00E07B02">
          <w:rPr>
            <w:lang w:val="en-GB"/>
          </w:rPr>
          <w:delText xml:space="preserve"> freeware</w:delText>
        </w:r>
      </w:del>
      <w:r w:rsidRPr="001E2FF5">
        <w:rPr>
          <w:lang w:val="en-GB"/>
        </w:rPr>
        <w:t>. It is a highlighter that allows marking fragments of a web-document by different colo</w:t>
      </w:r>
      <w:ins w:id="69" w:author="Twan Goosen" w:date="2014-10-10T15:34:00Z">
        <w:r w:rsidR="005C42FE">
          <w:rPr>
            <w:lang w:val="en-GB"/>
          </w:rPr>
          <w:t>u</w:t>
        </w:r>
      </w:ins>
      <w:r w:rsidRPr="001E2FF5">
        <w:rPr>
          <w:lang w:val="en-GB"/>
        </w:rPr>
        <w:t xml:space="preserve">rs.   An annotated fragment can be a text fragment or the whole image. </w:t>
      </w:r>
      <w:del w:id="70" w:author="Twan Goosen" w:date="2014-10-10T15:35:00Z">
        <w:r w:rsidRPr="001E2FF5" w:rsidDel="005C42FE">
          <w:rPr>
            <w:lang w:val="en-GB"/>
          </w:rPr>
          <w:delText>a</w:delText>
        </w:r>
      </w:del>
      <w:r w:rsidRPr="001E2FF5">
        <w:rPr>
          <w:lang w:val="en-GB"/>
        </w:rPr>
        <w:t xml:space="preserve">An annotated fragment is preserved not only in the local client’s database within the extension but also sent by the DWAN client as an XML </w:t>
      </w:r>
      <w:del w:id="71" w:author="Twan Goosen" w:date="2014-10-10T15:35:00Z">
        <w:r w:rsidRPr="001E2FF5" w:rsidDel="005C42FE">
          <w:rPr>
            <w:lang w:val="en-GB"/>
          </w:rPr>
          <w:delText xml:space="preserve">file </w:delText>
        </w:r>
      </w:del>
      <w:ins w:id="72" w:author="Twan Goosen" w:date="2014-10-10T15:35:00Z">
        <w:r w:rsidR="005C42FE">
          <w:rPr>
            <w:lang w:val="en-GB"/>
          </w:rPr>
          <w:t>request</w:t>
        </w:r>
        <w:r w:rsidR="005C42FE" w:rsidRPr="001E2FF5">
          <w:rPr>
            <w:lang w:val="en-GB"/>
          </w:rPr>
          <w:t xml:space="preserve"> </w:t>
        </w:r>
      </w:ins>
      <w:r w:rsidRPr="001E2FF5">
        <w:rPr>
          <w:lang w:val="en-GB"/>
        </w:rPr>
        <w:t>to the backend</w:t>
      </w:r>
      <w:ins w:id="73" w:author="Twan Goosen" w:date="2014-10-10T15:35:00Z">
        <w:r w:rsidR="005C42FE">
          <w:rPr>
            <w:lang w:val="en-GB"/>
          </w:rPr>
          <w:t>,</w:t>
        </w:r>
      </w:ins>
      <w:r w:rsidRPr="001E2FF5">
        <w:rPr>
          <w:lang w:val="en-GB"/>
        </w:rPr>
        <w:t xml:space="preserve"> </w:t>
      </w:r>
      <w:del w:id="74" w:author="Twan Goosen" w:date="2014-10-10T15:35:00Z">
        <w:r w:rsidRPr="001E2FF5" w:rsidDel="005C42FE">
          <w:rPr>
            <w:lang w:val="en-GB"/>
          </w:rPr>
          <w:delText xml:space="preserve">database </w:delText>
        </w:r>
      </w:del>
      <w:r w:rsidRPr="001E2FF5">
        <w:rPr>
          <w:lang w:val="en-GB"/>
        </w:rPr>
        <w:t>where it is stored</w:t>
      </w:r>
      <w:ins w:id="75" w:author="Twan Goosen" w:date="2014-10-10T15:35:00Z">
        <w:r w:rsidR="005C42FE">
          <w:rPr>
            <w:lang w:val="en-GB"/>
          </w:rPr>
          <w:t xml:space="preserve"> in the database</w:t>
        </w:r>
      </w:ins>
      <w:r w:rsidRPr="001E2FF5">
        <w:rPr>
          <w:lang w:val="en-GB"/>
        </w:rPr>
        <w:t xml:space="preserve">. </w:t>
      </w:r>
      <w:del w:id="76" w:author="Twan Goosen" w:date="2014-10-10T15:35:00Z">
        <w:r w:rsidRPr="001E2FF5" w:rsidDel="005C42FE">
          <w:rPr>
            <w:lang w:val="en-GB"/>
          </w:rPr>
          <w:delText xml:space="preserve"> </w:delText>
        </w:r>
      </w:del>
    </w:p>
    <w:p w14:paraId="18C9072B" w14:textId="6FFBCF51" w:rsidR="00DE5213" w:rsidRPr="001E2FF5" w:rsidRDefault="001666D6" w:rsidP="00DE42BE">
      <w:pPr>
        <w:rPr>
          <w:rFonts w:ascii="Liberation Serif" w:hAnsi="Liberation Serif" w:cs="Liberation Serif"/>
          <w:lang w:val="en-GB"/>
        </w:rPr>
      </w:pPr>
      <w:commentRangeStart w:id="77"/>
      <w:r w:rsidRPr="001E2FF5">
        <w:rPr>
          <w:lang w:val="en-GB"/>
        </w:rPr>
        <w:t xml:space="preserve">When a user creates an annotation, the client sends it to the server together with a cached representation of the annotated page (on the moment of annotation). </w:t>
      </w:r>
      <w:commentRangeEnd w:id="77"/>
      <w:r w:rsidR="005C42FE">
        <w:rPr>
          <w:rStyle w:val="CommentReference"/>
          <w:rFonts w:asciiTheme="minorHAnsi" w:eastAsiaTheme="minorEastAsia" w:hAnsiTheme="minorHAnsi" w:cstheme="minorBidi"/>
          <w:lang w:val="en-GB" w:eastAsia="sv-SE"/>
        </w:rPr>
        <w:commentReference w:id="77"/>
      </w:r>
      <w:proofErr w:type="gramStart"/>
      <w:r w:rsidRPr="001E2FF5">
        <w:rPr>
          <w:lang w:val="en-GB"/>
        </w:rPr>
        <w:t>A cached representation can be requested by the user</w:t>
      </w:r>
      <w:proofErr w:type="gramEnd"/>
      <w:r w:rsidRPr="001E2FF5">
        <w:rPr>
          <w:lang w:val="en-GB"/>
        </w:rPr>
        <w:t xml:space="preserve"> later, for instance if the client cannot deliver the annotation because the page has been changed and the fragment cannot be resolved</w:t>
      </w:r>
      <w:del w:id="78" w:author="Twan Goosen" w:date="2014-10-10T15:36:00Z">
        <w:r w:rsidRPr="001E2FF5" w:rsidDel="005C42FE">
          <w:rPr>
            <w:lang w:val="en-GB"/>
          </w:rPr>
          <w:delText xml:space="preserve"> </w:delText>
        </w:r>
      </w:del>
      <w:r w:rsidRPr="001E2FF5">
        <w:rPr>
          <w:lang w:val="en-GB"/>
        </w:rPr>
        <w:t>.</w:t>
      </w:r>
      <w:r w:rsidR="005B1F87" w:rsidRPr="001E2FF5">
        <w:rPr>
          <w:i/>
          <w:iCs/>
          <w:noProof/>
          <w:lang w:val="en-GB" w:eastAsia="en-US"/>
        </w:rPr>
        <w:t xml:space="preserve"> </w:t>
      </w:r>
    </w:p>
    <w:p w14:paraId="03659FED" w14:textId="1B49D603" w:rsidR="001666D6" w:rsidRPr="005C42FE" w:rsidRDefault="001666D6" w:rsidP="001666D6">
      <w:pPr>
        <w:rPr>
          <w:lang w:val="en-GB"/>
        </w:rPr>
      </w:pPr>
      <w:del w:id="79" w:author="Twan Goosen" w:date="2014-10-10T15:37:00Z">
        <w:r w:rsidRPr="005C42FE" w:rsidDel="005C42FE">
          <w:rPr>
            <w:b/>
            <w:lang w:val="en-GB"/>
          </w:rPr>
          <w:delText xml:space="preserve">The </w:delText>
        </w:r>
      </w:del>
      <w:r w:rsidRPr="005C42FE">
        <w:rPr>
          <w:b/>
          <w:lang w:val="en-GB"/>
        </w:rPr>
        <w:t>ELAN frontend</w:t>
      </w:r>
      <w:ins w:id="80" w:author="Twan Goosen" w:date="2014-10-10T15:40:00Z">
        <w:r w:rsidR="001C759B">
          <w:rPr>
            <w:lang w:val="en-GB"/>
          </w:rPr>
          <w:t>:</w:t>
        </w:r>
      </w:ins>
      <w:ins w:id="81" w:author="Twan Goosen" w:date="2014-10-10T15:38:00Z">
        <w:r w:rsidR="005C42FE">
          <w:rPr>
            <w:lang w:val="en-GB"/>
          </w:rPr>
          <w:t xml:space="preserve"> </w:t>
        </w:r>
      </w:ins>
      <w:del w:id="82" w:author="Twan Goosen" w:date="2014-10-10T15:38:00Z">
        <w:r w:rsidRPr="005C42FE" w:rsidDel="005C42FE">
          <w:rPr>
            <w:lang w:val="en-GB"/>
          </w:rPr>
          <w:delText xml:space="preserve"> for the DWAN backend is being prepared in the context of the COLTIME project. </w:delText>
        </w:r>
      </w:del>
      <w:r w:rsidRPr="005C42FE">
        <w:rPr>
          <w:lang w:val="en-GB"/>
        </w:rPr>
        <w:t>ELAN</w:t>
      </w:r>
      <w:ins w:id="83" w:author="Twan Goosen" w:date="2014-10-10T15:40:00Z">
        <w:r w:rsidR="00C36D76">
          <w:rPr>
            <w:rStyle w:val="EndnoteReference"/>
            <w:lang w:val="en-GB"/>
          </w:rPr>
          <w:endnoteReference w:id="3"/>
        </w:r>
      </w:ins>
      <w:r w:rsidRPr="005C42FE">
        <w:rPr>
          <w:lang w:val="en-GB"/>
        </w:rPr>
        <w:t xml:space="preserve"> is an annotation program for media files. </w:t>
      </w:r>
      <w:ins w:id="85" w:author="Twan Goosen" w:date="2014-10-10T15:38:00Z">
        <w:r w:rsidR="005C42FE">
          <w:rPr>
            <w:lang w:val="en-GB"/>
          </w:rPr>
          <w:t>An integrated client</w:t>
        </w:r>
        <w:r w:rsidR="005C42FE" w:rsidRPr="005C42FE">
          <w:rPr>
            <w:lang w:val="en-GB"/>
          </w:rPr>
          <w:t xml:space="preserve"> for the DWAN backend is being prepared in the context of the </w:t>
        </w:r>
      </w:ins>
      <w:proofErr w:type="spellStart"/>
      <w:ins w:id="86" w:author="Twan Goosen" w:date="2014-10-10T15:41:00Z">
        <w:r w:rsidR="00C36D76">
          <w:rPr>
            <w:lang w:val="en-GB"/>
          </w:rPr>
          <w:t>ColTime</w:t>
        </w:r>
        <w:proofErr w:type="spellEnd"/>
        <w:r w:rsidR="00C36D76">
          <w:rPr>
            <w:rStyle w:val="EndnoteReference"/>
            <w:lang w:val="en-GB"/>
          </w:rPr>
          <w:endnoteReference w:id="4"/>
        </w:r>
      </w:ins>
      <w:ins w:id="88" w:author="Twan Goosen" w:date="2014-10-10T15:38:00Z">
        <w:r w:rsidR="005C42FE" w:rsidRPr="005C42FE">
          <w:rPr>
            <w:lang w:val="en-GB"/>
          </w:rPr>
          <w:t xml:space="preserve"> project. </w:t>
        </w:r>
      </w:ins>
      <w:r w:rsidRPr="005C42FE">
        <w:rPr>
          <w:i/>
          <w:lang w:val="en-GB"/>
          <w:rPrChange w:id="89" w:author="Twan Goosen" w:date="2014-10-10T15:38:00Z">
            <w:rPr>
              <w:lang w:val="en-GB"/>
            </w:rPr>
          </w:rPrChange>
        </w:rPr>
        <w:t>Comments</w:t>
      </w:r>
      <w:r w:rsidRPr="005C42FE">
        <w:rPr>
          <w:lang w:val="en-GB"/>
        </w:rPr>
        <w:t xml:space="preserve"> in ELAN</w:t>
      </w:r>
      <w:del w:id="90" w:author="Twan Goosen" w:date="2014-10-10T15:38:00Z">
        <w:r w:rsidRPr="005C42FE" w:rsidDel="005C42FE">
          <w:rPr>
            <w:lang w:val="en-GB"/>
          </w:rPr>
          <w:delText>-speak</w:delText>
        </w:r>
      </w:del>
      <w:r w:rsidRPr="005C42FE">
        <w:rPr>
          <w:lang w:val="en-GB"/>
        </w:rPr>
        <w:t xml:space="preserve"> </w:t>
      </w:r>
      <w:del w:id="91" w:author="Twan Goosen" w:date="2014-10-10T15:38:00Z">
        <w:r w:rsidRPr="005C42FE" w:rsidDel="005C42FE">
          <w:rPr>
            <w:lang w:val="en-GB"/>
          </w:rPr>
          <w:delText xml:space="preserve">are </w:delText>
        </w:r>
      </w:del>
      <w:ins w:id="92" w:author="Twan Goosen" w:date="2014-10-10T15:38:00Z">
        <w:r w:rsidR="005C42FE">
          <w:rPr>
            <w:lang w:val="en-GB"/>
          </w:rPr>
          <w:t>map to the concept of</w:t>
        </w:r>
      </w:ins>
      <w:del w:id="93" w:author="Twan Goosen" w:date="2014-10-10T15:38:00Z">
        <w:r w:rsidRPr="005C42FE" w:rsidDel="005C42FE">
          <w:rPr>
            <w:lang w:val="en-GB"/>
          </w:rPr>
          <w:delText xml:space="preserve">called </w:delText>
        </w:r>
      </w:del>
      <w:ins w:id="94" w:author="Twan Goosen" w:date="2014-10-10T15:38:00Z">
        <w:r w:rsidR="005C42FE">
          <w:rPr>
            <w:lang w:val="en-GB"/>
          </w:rPr>
          <w:t xml:space="preserve"> </w:t>
        </w:r>
      </w:ins>
      <w:r w:rsidRPr="005C42FE">
        <w:rPr>
          <w:lang w:val="en-GB"/>
        </w:rPr>
        <w:t xml:space="preserve">Annotations in </w:t>
      </w:r>
      <w:ins w:id="95" w:author="Twan Goosen" w:date="2014-10-10T15:38:00Z">
        <w:r w:rsidR="005C42FE">
          <w:rPr>
            <w:lang w:val="en-GB"/>
          </w:rPr>
          <w:t xml:space="preserve">the </w:t>
        </w:r>
      </w:ins>
      <w:r w:rsidRPr="005C42FE">
        <w:rPr>
          <w:lang w:val="en-GB"/>
        </w:rPr>
        <w:t>DWAN</w:t>
      </w:r>
      <w:del w:id="96" w:author="Twan Goosen" w:date="2014-10-10T15:38:00Z">
        <w:r w:rsidRPr="005C42FE" w:rsidDel="005C42FE">
          <w:rPr>
            <w:lang w:val="en-GB"/>
          </w:rPr>
          <w:delText xml:space="preserve">-speak </w:delText>
        </w:r>
      </w:del>
      <w:ins w:id="97" w:author="Twan Goosen" w:date="2014-10-10T15:38:00Z">
        <w:r w:rsidR="005C42FE">
          <w:rPr>
            <w:lang w:val="en-GB"/>
          </w:rPr>
          <w:t xml:space="preserve"> model</w:t>
        </w:r>
      </w:ins>
      <w:ins w:id="98" w:author="Twan Goosen" w:date="2014-10-10T15:39:00Z">
        <w:r w:rsidR="005C42FE">
          <w:rPr>
            <w:lang w:val="en-GB"/>
          </w:rPr>
          <w:t xml:space="preserve">. </w:t>
        </w:r>
      </w:ins>
      <w:r w:rsidRPr="005C42FE">
        <w:rPr>
          <w:lang w:val="en-GB"/>
        </w:rPr>
        <w:t xml:space="preserve">There </w:t>
      </w:r>
      <w:del w:id="99" w:author="Twan Goosen" w:date="2014-10-10T15:39:00Z">
        <w:r w:rsidRPr="005C42FE" w:rsidDel="005C42FE">
          <w:rPr>
            <w:lang w:val="en-GB"/>
          </w:rPr>
          <w:delText xml:space="preserve">was </w:delText>
        </w:r>
      </w:del>
      <w:ins w:id="100" w:author="Twan Goosen" w:date="2014-10-10T15:39:00Z">
        <w:r w:rsidR="005C42FE">
          <w:rPr>
            <w:lang w:val="en-GB"/>
          </w:rPr>
          <w:t>is</w:t>
        </w:r>
        <w:r w:rsidR="005C42FE" w:rsidRPr="005C42FE">
          <w:rPr>
            <w:lang w:val="en-GB"/>
          </w:rPr>
          <w:t xml:space="preserve"> </w:t>
        </w:r>
      </w:ins>
      <w:r w:rsidRPr="005C42FE">
        <w:rPr>
          <w:lang w:val="en-GB"/>
        </w:rPr>
        <w:t xml:space="preserve">no specific support </w:t>
      </w:r>
      <w:del w:id="101" w:author="Twan Goosen" w:date="2014-10-10T15:39:00Z">
        <w:r w:rsidRPr="005C42FE" w:rsidDel="005C42FE">
          <w:rPr>
            <w:lang w:val="en-GB"/>
          </w:rPr>
          <w:delText xml:space="preserve">to </w:delText>
        </w:r>
      </w:del>
      <w:ins w:id="102" w:author="Twan Goosen" w:date="2014-10-10T15:39:00Z">
        <w:r w:rsidR="005C42FE">
          <w:rPr>
            <w:lang w:val="en-GB"/>
          </w:rPr>
          <w:t>for</w:t>
        </w:r>
        <w:r w:rsidR="005C42FE" w:rsidRPr="005C42FE">
          <w:rPr>
            <w:lang w:val="en-GB"/>
          </w:rPr>
          <w:t xml:space="preserve"> </w:t>
        </w:r>
      </w:ins>
      <w:r w:rsidRPr="005C42FE">
        <w:rPr>
          <w:lang w:val="en-GB"/>
        </w:rPr>
        <w:t>comment</w:t>
      </w:r>
      <w:ins w:id="103" w:author="Twan Goosen" w:date="2014-10-10T15:39:00Z">
        <w:r w:rsidR="005C42FE">
          <w:rPr>
            <w:lang w:val="en-GB"/>
          </w:rPr>
          <w:t>s</w:t>
        </w:r>
      </w:ins>
      <w:r w:rsidRPr="005C42FE">
        <w:rPr>
          <w:lang w:val="en-GB"/>
        </w:rPr>
        <w:t xml:space="preserve"> on the ELAN annotations themselves. </w:t>
      </w:r>
      <w:del w:id="104" w:author="Twan Goosen" w:date="2014-10-10T15:39:00Z">
        <w:r w:rsidRPr="005C42FE" w:rsidDel="005C42FE">
          <w:rPr>
            <w:lang w:val="en-GB"/>
          </w:rPr>
          <w:delText xml:space="preserve"> </w:delText>
        </w:r>
      </w:del>
      <w:r w:rsidRPr="005C42FE">
        <w:rPr>
          <w:lang w:val="en-GB"/>
        </w:rPr>
        <w:t xml:space="preserve">The DWAN backend is an ideal vehicle to store these comments: it is based on comments which refer to some URL, or even more specifically to some fragment of the URL by means of a fragment identifier. </w:t>
      </w:r>
    </w:p>
    <w:p w14:paraId="03ADDE48" w14:textId="5E3BE5B8" w:rsidR="00D96207" w:rsidRPr="005C42FE" w:rsidRDefault="00D96207" w:rsidP="00D96207">
      <w:pPr>
        <w:rPr>
          <w:lang w:val="en-GB"/>
        </w:rPr>
      </w:pPr>
      <w:del w:id="105" w:author="Twan Goosen" w:date="2014-10-10T15:37:00Z">
        <w:r w:rsidRPr="005C42FE" w:rsidDel="005C42FE">
          <w:rPr>
            <w:b/>
            <w:lang w:val="en-GB"/>
          </w:rPr>
          <w:delText>The fronte</w:delText>
        </w:r>
        <w:r w:rsidR="005C0DD2" w:rsidRPr="005C42FE" w:rsidDel="005C42FE">
          <w:rPr>
            <w:b/>
            <w:lang w:val="en-GB"/>
          </w:rPr>
          <w:delText>n</w:delText>
        </w:r>
        <w:r w:rsidRPr="005C42FE" w:rsidDel="005C42FE">
          <w:rPr>
            <w:b/>
            <w:lang w:val="en-GB"/>
          </w:rPr>
          <w:delText xml:space="preserve">d for </w:delText>
        </w:r>
      </w:del>
      <w:r w:rsidRPr="005C42FE">
        <w:rPr>
          <w:b/>
          <w:lang w:val="en-GB"/>
        </w:rPr>
        <w:t>ANNEX</w:t>
      </w:r>
      <w:ins w:id="106" w:author="Twan Goosen" w:date="2014-10-10T15:37:00Z">
        <w:r w:rsidR="005C42FE">
          <w:rPr>
            <w:b/>
            <w:lang w:val="en-GB"/>
          </w:rPr>
          <w:t xml:space="preserve"> frontend</w:t>
        </w:r>
      </w:ins>
      <w:del w:id="107" w:author="Twan Goosen" w:date="2014-10-10T15:40:00Z">
        <w:r w:rsidRPr="005C42FE" w:rsidDel="001C759B">
          <w:rPr>
            <w:lang w:val="en-GB"/>
          </w:rPr>
          <w:delText xml:space="preserve">. </w:delText>
        </w:r>
      </w:del>
      <w:ins w:id="108" w:author="Twan Goosen" w:date="2014-10-10T15:40:00Z">
        <w:r w:rsidR="001C759B">
          <w:rPr>
            <w:lang w:val="en-GB"/>
          </w:rPr>
          <w:t>:</w:t>
        </w:r>
        <w:r w:rsidR="001C759B" w:rsidRPr="005C42FE">
          <w:rPr>
            <w:lang w:val="en-GB"/>
          </w:rPr>
          <w:t xml:space="preserve"> </w:t>
        </w:r>
      </w:ins>
      <w:r w:rsidRPr="005C42FE">
        <w:rPr>
          <w:lang w:val="en-GB"/>
        </w:rPr>
        <w:t xml:space="preserve">ANNEX is an open source online visualizer for time-aligned annotation files, primarily targeted at the EAF (ELAN Annotation Format) format. 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5FC8489" w14:textId="710EEA42" w:rsidR="001666D6" w:rsidRPr="001E2FF5" w:rsidRDefault="00D96207">
      <w:pPr>
        <w:rPr>
          <w:lang w:val="en-GB"/>
        </w:rPr>
      </w:pPr>
      <w:r w:rsidRPr="005C42FE">
        <w:rPr>
          <w:lang w:val="en-GB"/>
        </w:rPr>
        <w:t>For this purpose the DWAN backend stands out as an ideal server-side engine to store, search and retrieve such comments.</w:t>
      </w:r>
    </w:p>
    <w:p w14:paraId="0972601C" w14:textId="77777777" w:rsidR="00CC1E02" w:rsidRPr="001E2FF5" w:rsidRDefault="00CC1E02" w:rsidP="00CC1E02">
      <w:pPr>
        <w:pStyle w:val="Heading1"/>
        <w:rPr>
          <w:lang w:val="en-GB"/>
        </w:rPr>
      </w:pPr>
      <w:r w:rsidRPr="001E2FF5">
        <w:rPr>
          <w:lang w:val="en-GB"/>
        </w:rPr>
        <w:t xml:space="preserve"> Outlook</w:t>
      </w:r>
    </w:p>
    <w:p w14:paraId="3AA4A1DA" w14:textId="5FB08144" w:rsidR="00BB71F1" w:rsidRPr="001E2FF5" w:rsidRDefault="00CC1E02" w:rsidP="00BB71F1">
      <w:pPr>
        <w:rPr>
          <w:lang w:val="en-GB" w:eastAsia="en-US"/>
        </w:rPr>
      </w:pPr>
      <w:r w:rsidRPr="001E2FF5">
        <w:rPr>
          <w:lang w:val="en-GB"/>
        </w:rPr>
        <w:t xml:space="preserve">Due to universality </w:t>
      </w:r>
      <w:proofErr w:type="gramStart"/>
      <w:r w:rsidRPr="001E2FF5">
        <w:rPr>
          <w:lang w:val="en-GB"/>
        </w:rPr>
        <w:t>of  DWAN</w:t>
      </w:r>
      <w:proofErr w:type="gramEnd"/>
      <w:r w:rsidRPr="001E2FF5">
        <w:rPr>
          <w:lang w:val="en-GB"/>
        </w:rPr>
        <w:t xml:space="preserve"> backend, the whole framework has a good potential to be reusable by other research groups and institutions.  An interested </w:t>
      </w:r>
      <w:proofErr w:type="spellStart"/>
      <w:r w:rsidRPr="001E2FF5">
        <w:rPr>
          <w:lang w:val="en-GB"/>
        </w:rPr>
        <w:t>ogranisation</w:t>
      </w:r>
      <w:proofErr w:type="spellEnd"/>
      <w:r w:rsidRPr="001E2FF5">
        <w:rPr>
          <w:lang w:val="en-GB"/>
        </w:rPr>
        <w:t xml:space="preserve"> can </w:t>
      </w:r>
      <w:r w:rsidR="002938EE" w:rsidRPr="001E2FF5">
        <w:rPr>
          <w:lang w:val="en-GB"/>
        </w:rPr>
        <w:t>either reuse DWAN’s backend code, or share the database with another organization</w:t>
      </w:r>
      <w:proofErr w:type="gramStart"/>
      <w:r w:rsidR="002938EE" w:rsidRPr="001E2FF5">
        <w:rPr>
          <w:lang w:val="en-GB"/>
        </w:rPr>
        <w:t>,  and</w:t>
      </w:r>
      <w:proofErr w:type="gramEnd"/>
      <w:r w:rsidR="002938EE" w:rsidRPr="001E2FF5">
        <w:rPr>
          <w:lang w:val="en-GB"/>
        </w:rPr>
        <w:t xml:space="preserve"> create its standalone frontend, or adjust already existing one.  Amongst potential candidates </w:t>
      </w:r>
      <w:r w:rsidR="00BB71F1" w:rsidRPr="001E2FF5">
        <w:rPr>
          <w:lang w:val="en-GB"/>
        </w:rPr>
        <w:t xml:space="preserve">to be used </w:t>
      </w:r>
      <w:proofErr w:type="gramStart"/>
      <w:r w:rsidR="00BB71F1" w:rsidRPr="001E2FF5">
        <w:rPr>
          <w:lang w:val="en-GB"/>
        </w:rPr>
        <w:t>as  DWAN</w:t>
      </w:r>
      <w:proofErr w:type="gramEnd"/>
      <w:r w:rsidR="00BB71F1" w:rsidRPr="001E2FF5">
        <w:rPr>
          <w:lang w:val="en-GB"/>
        </w:rPr>
        <w:t xml:space="preserve"> frontend we</w:t>
      </w:r>
      <w:r w:rsidR="002938EE" w:rsidRPr="001E2FF5">
        <w:rPr>
          <w:lang w:val="en-GB"/>
        </w:rPr>
        <w:t xml:space="preserve"> would propose the following software: </w:t>
      </w:r>
      <w:r w:rsidR="00BB71F1" w:rsidRPr="001E2FF5">
        <w:rPr>
          <w:i/>
          <w:lang w:val="en-GB" w:eastAsia="en-US"/>
        </w:rPr>
        <w:t>ANNIS</w:t>
      </w:r>
      <w:r w:rsidR="00BB71F1" w:rsidRPr="001E2FF5">
        <w:rPr>
          <w:lang w:val="en-GB" w:eastAsia="en-US"/>
        </w:rPr>
        <w:t xml:space="preserve"> (specific for multilingual linguistic corpora),  </w:t>
      </w:r>
      <w:r w:rsidR="00BB71F1" w:rsidRPr="001E2FF5">
        <w:rPr>
          <w:i/>
          <w:lang w:val="en-GB" w:eastAsia="en-US"/>
        </w:rPr>
        <w:t>BIBLIOPEDIA</w:t>
      </w:r>
      <w:r w:rsidR="00BB71F1" w:rsidRPr="001E2FF5">
        <w:rPr>
          <w:lang w:val="en-GB" w:eastAsia="en-US"/>
        </w:rPr>
        <w:t xml:space="preserve"> (designed to crawl scholarly resources). </w:t>
      </w:r>
      <w:proofErr w:type="spellStart"/>
      <w:r w:rsidR="00BB71F1" w:rsidRPr="001E2FF5">
        <w:rPr>
          <w:i/>
          <w:lang w:val="en-GB" w:eastAsia="en-US"/>
        </w:rPr>
        <w:t>LitBlitz</w:t>
      </w:r>
      <w:proofErr w:type="spellEnd"/>
      <w:r w:rsidR="00BB71F1" w:rsidRPr="001E2FF5">
        <w:rPr>
          <w:lang w:val="en-GB" w:eastAsia="en-US"/>
        </w:rPr>
        <w:t xml:space="preserve"> or NB (for faculties and students)</w:t>
      </w:r>
    </w:p>
    <w:p w14:paraId="58E1F12D" w14:textId="77777777" w:rsidR="00BB71F1" w:rsidRPr="001E2FF5" w:rsidRDefault="00BB71F1" w:rsidP="00BB71F1">
      <w:pPr>
        <w:rPr>
          <w:lang w:val="en-GB" w:eastAsia="en-US"/>
        </w:rPr>
      </w:pPr>
      <w:proofErr w:type="spellStart"/>
      <w:r w:rsidRPr="001E2FF5">
        <w:rPr>
          <w:i/>
          <w:lang w:val="en-GB" w:eastAsia="en-US"/>
        </w:rPr>
        <w:t>MapHub</w:t>
      </w:r>
      <w:proofErr w:type="spellEnd"/>
      <w:r w:rsidRPr="001E2FF5">
        <w:rPr>
          <w:lang w:val="en-GB" w:eastAsia="en-US"/>
        </w:rPr>
        <w:t xml:space="preserve"> (specific on annotating historic maps)</w:t>
      </w:r>
    </w:p>
    <w:p w14:paraId="797A3932" w14:textId="5023FCD3" w:rsidR="002938EE" w:rsidRPr="001E2FF5" w:rsidRDefault="00BB71F1" w:rsidP="00BB71F1">
      <w:pPr>
        <w:rPr>
          <w:lang w:val="en-GB"/>
        </w:rPr>
      </w:pPr>
      <w:r w:rsidRPr="001E2FF5">
        <w:rPr>
          <w:lang w:val="en-GB" w:eastAsia="en-US"/>
        </w:rPr>
        <w:t xml:space="preserve">Pliny (developed by </w:t>
      </w:r>
      <w:proofErr w:type="gramStart"/>
      <w:r w:rsidRPr="001E2FF5">
        <w:rPr>
          <w:lang w:val="en-GB" w:eastAsia="en-US"/>
        </w:rPr>
        <w:t>KCL )</w:t>
      </w:r>
      <w:proofErr w:type="gramEnd"/>
      <w:r w:rsidRPr="001E2FF5">
        <w:rPr>
          <w:lang w:val="en-GB" w:eastAsia="en-US"/>
        </w:rPr>
        <w:t xml:space="preserve">, </w:t>
      </w:r>
      <w:r w:rsidRPr="001E2FF5">
        <w:rPr>
          <w:i/>
          <w:lang w:val="en-GB" w:eastAsia="en-US"/>
        </w:rPr>
        <w:t>Pundit</w:t>
      </w:r>
      <w:r w:rsidRPr="001E2FF5">
        <w:rPr>
          <w:lang w:val="en-GB" w:eastAsia="en-US"/>
        </w:rPr>
        <w:t xml:space="preserve">, </w:t>
      </w:r>
      <w:proofErr w:type="spellStart"/>
      <w:r w:rsidRPr="001E2FF5">
        <w:rPr>
          <w:i/>
          <w:lang w:val="en-GB" w:eastAsia="en-US"/>
        </w:rPr>
        <w:t>Uvic</w:t>
      </w:r>
      <w:proofErr w:type="spellEnd"/>
      <w:r w:rsidRPr="001E2FF5">
        <w:rPr>
          <w:i/>
          <w:lang w:val="en-GB" w:eastAsia="en-US"/>
        </w:rPr>
        <w:t xml:space="preserve"> Image </w:t>
      </w:r>
      <w:proofErr w:type="spellStart"/>
      <w:r w:rsidRPr="001E2FF5">
        <w:rPr>
          <w:i/>
          <w:lang w:val="en-GB" w:eastAsia="en-US"/>
        </w:rPr>
        <w:t>Markup</w:t>
      </w:r>
      <w:proofErr w:type="spellEnd"/>
      <w:r w:rsidRPr="001E2FF5">
        <w:rPr>
          <w:i/>
          <w:lang w:val="en-GB" w:eastAsia="en-US"/>
        </w:rPr>
        <w:t xml:space="preserve"> Tool</w:t>
      </w:r>
      <w:r w:rsidRPr="001E2FF5">
        <w:rPr>
          <w:lang w:val="en-GB" w:eastAsia="en-US"/>
        </w:rPr>
        <w:t xml:space="preserve"> (specific for images), </w:t>
      </w:r>
      <w:r w:rsidRPr="001E2FF5">
        <w:rPr>
          <w:i/>
          <w:lang w:val="en-GB" w:eastAsia="en-US"/>
        </w:rPr>
        <w:t xml:space="preserve">Virtual </w:t>
      </w:r>
      <w:proofErr w:type="spellStart"/>
      <w:r w:rsidRPr="001E2FF5">
        <w:rPr>
          <w:i/>
          <w:lang w:val="en-GB" w:eastAsia="en-US"/>
        </w:rPr>
        <w:t>Lighbox</w:t>
      </w:r>
      <w:proofErr w:type="spellEnd"/>
      <w:r w:rsidRPr="001E2FF5">
        <w:rPr>
          <w:lang w:val="en-GB" w:eastAsia="en-US"/>
        </w:rPr>
        <w:t xml:space="preserve"> (for Museums and Archives), </w:t>
      </w:r>
      <w:proofErr w:type="spellStart"/>
      <w:r w:rsidRPr="001E2FF5">
        <w:rPr>
          <w:i/>
          <w:lang w:val="en-GB" w:eastAsia="en-US"/>
        </w:rPr>
        <w:t>Zotero</w:t>
      </w:r>
      <w:proofErr w:type="spellEnd"/>
      <w:r w:rsidRPr="001E2FF5">
        <w:rPr>
          <w:lang w:val="en-GB" w:eastAsia="en-US"/>
        </w:rPr>
        <w:t xml:space="preserve"> (probably one the most common and used annotation tools among humanists), </w:t>
      </w:r>
      <w:proofErr w:type="spellStart"/>
      <w:r w:rsidRPr="001E2FF5">
        <w:rPr>
          <w:i/>
          <w:lang w:val="en-GB" w:eastAsia="en-US"/>
        </w:rPr>
        <w:t>WebLicht</w:t>
      </w:r>
      <w:proofErr w:type="spellEnd"/>
      <w:r w:rsidRPr="001E2FF5">
        <w:rPr>
          <w:lang w:val="en-GB" w:eastAsia="en-US"/>
        </w:rPr>
        <w:t xml:space="preserve"> .</w:t>
      </w:r>
    </w:p>
    <w:p w14:paraId="645E389B" w14:textId="77777777" w:rsidR="002938EE" w:rsidRPr="001E2FF5" w:rsidRDefault="002938EE">
      <w:pPr>
        <w:rPr>
          <w:lang w:val="en-GB"/>
        </w:rPr>
        <w:sectPr w:rsidR="002938EE" w:rsidRPr="001E2FF5" w:rsidSect="00C02A22">
          <w:endnotePr>
            <w:numFmt w:val="decimal"/>
          </w:endnotePr>
          <w:type w:val="continuous"/>
          <w:pgSz w:w="11920" w:h="16838"/>
          <w:pgMar w:top="640" w:right="640" w:bottom="280" w:left="1540" w:header="720" w:footer="720" w:gutter="0"/>
          <w:cols w:num="2" w:space="720"/>
          <w:docGrid w:linePitch="600" w:charSpace="40960"/>
        </w:sectPr>
      </w:pPr>
    </w:p>
    <w:p w14:paraId="04DF7A23" w14:textId="77777777" w:rsidR="00821DA3" w:rsidRPr="001E2FF5" w:rsidRDefault="00821DA3">
      <w:pPr>
        <w:spacing w:before="2" w:line="100" w:lineRule="exact"/>
        <w:rPr>
          <w:color w:val="FF0000"/>
          <w:sz w:val="10"/>
          <w:szCs w:val="10"/>
          <w:lang w:val="en-GB"/>
        </w:rPr>
      </w:pPr>
    </w:p>
    <w:p w14:paraId="0C5D3189" w14:textId="77777777" w:rsidR="00821DA3" w:rsidRPr="001E2FF5" w:rsidRDefault="00821DA3">
      <w:pPr>
        <w:spacing w:line="200" w:lineRule="exact"/>
        <w:rPr>
          <w:color w:val="FF0000"/>
          <w:lang w:val="en-GB"/>
        </w:rPr>
      </w:pPr>
    </w:p>
    <w:p w14:paraId="58E30476" w14:textId="36DD8CF7" w:rsidR="00821DA3" w:rsidRPr="001E2FF5" w:rsidRDefault="00821DA3">
      <w:pPr>
        <w:tabs>
          <w:tab w:val="left" w:pos="1380"/>
        </w:tabs>
        <w:ind w:right="1776"/>
        <w:rPr>
          <w:lang w:val="en-GB"/>
        </w:rPr>
      </w:pPr>
    </w:p>
    <w:p w14:paraId="35743C45" w14:textId="324DDDBF" w:rsidR="00821DA3" w:rsidRPr="001E2FF5" w:rsidRDefault="00821DA3">
      <w:pPr>
        <w:spacing w:before="26"/>
        <w:ind w:left="159" w:right="57"/>
        <w:rPr>
          <w:lang w:val="en-GB"/>
        </w:rPr>
      </w:pPr>
      <w:r w:rsidRPr="001E2FF5">
        <w:rPr>
          <w:color w:val="FFFFFF"/>
          <w:spacing w:val="-3"/>
          <w:w w:val="87"/>
          <w:sz w:val="24"/>
          <w:szCs w:val="24"/>
          <w:lang w:val="en-GB"/>
        </w:rPr>
        <w:t>D</w:t>
      </w:r>
      <w:r w:rsidRPr="001E2FF5">
        <w:rPr>
          <w:color w:val="FFFFFF"/>
          <w:w w:val="87"/>
          <w:sz w:val="24"/>
          <w:szCs w:val="24"/>
          <w:lang w:val="en-GB"/>
        </w:rPr>
        <w:t xml:space="preserve">ASISH </w:t>
      </w:r>
      <w:r w:rsidRPr="001E2FF5">
        <w:rPr>
          <w:color w:val="FFFFFF"/>
          <w:sz w:val="24"/>
          <w:szCs w:val="24"/>
          <w:lang w:val="en-GB"/>
        </w:rPr>
        <w:t>-</w:t>
      </w:r>
      <w:r w:rsidRPr="001E2FF5">
        <w:rPr>
          <w:color w:val="FFFFFF"/>
          <w:spacing w:val="-15"/>
          <w:sz w:val="24"/>
          <w:szCs w:val="24"/>
          <w:lang w:val="en-GB"/>
        </w:rPr>
        <w:t xml:space="preserve"> </w:t>
      </w:r>
      <w:r w:rsidRPr="001E2FF5">
        <w:rPr>
          <w:color w:val="FFFFFF"/>
          <w:sz w:val="24"/>
          <w:szCs w:val="24"/>
          <w:lang w:val="en-GB"/>
        </w:rPr>
        <w:t>D</w:t>
      </w:r>
      <w:r w:rsidRPr="001E2FF5">
        <w:rPr>
          <w:color w:val="FFFFFF"/>
          <w:spacing w:val="-1"/>
          <w:sz w:val="24"/>
          <w:szCs w:val="24"/>
          <w:lang w:val="en-GB"/>
        </w:rPr>
        <w:t>a</w:t>
      </w:r>
      <w:r w:rsidRPr="001E2FF5">
        <w:rPr>
          <w:color w:val="FFFFFF"/>
          <w:sz w:val="24"/>
          <w:szCs w:val="24"/>
          <w:lang w:val="en-GB"/>
        </w:rPr>
        <w:t>ta</w:t>
      </w:r>
      <w:r w:rsidRPr="001E2FF5">
        <w:rPr>
          <w:color w:val="FFFFFF"/>
          <w:spacing w:val="6"/>
          <w:sz w:val="24"/>
          <w:szCs w:val="24"/>
          <w:lang w:val="en-GB"/>
        </w:rPr>
        <w:t xml:space="preserve"> </w:t>
      </w:r>
      <w:r w:rsidRPr="001E2FF5">
        <w:rPr>
          <w:color w:val="FFFFFF"/>
          <w:spacing w:val="1"/>
          <w:sz w:val="24"/>
          <w:szCs w:val="24"/>
          <w:lang w:val="en-GB"/>
        </w:rPr>
        <w:t>S</w:t>
      </w:r>
      <w:r w:rsidRPr="001E2FF5">
        <w:rPr>
          <w:color w:val="FFFFFF"/>
          <w:sz w:val="24"/>
          <w:szCs w:val="24"/>
          <w:lang w:val="en-GB"/>
        </w:rPr>
        <w:t>e</w:t>
      </w:r>
      <w:r w:rsidRPr="001E2FF5">
        <w:rPr>
          <w:color w:val="FFFFFF"/>
          <w:spacing w:val="6"/>
          <w:sz w:val="24"/>
          <w:szCs w:val="24"/>
          <w:lang w:val="en-GB"/>
        </w:rPr>
        <w:t>r</w:t>
      </w:r>
      <w:r w:rsidRPr="001E2FF5">
        <w:rPr>
          <w:color w:val="FFFFFF"/>
          <w:sz w:val="24"/>
          <w:szCs w:val="24"/>
          <w:lang w:val="en-GB"/>
        </w:rPr>
        <w:t>vi</w:t>
      </w:r>
      <w:r w:rsidRPr="002C5096">
        <w:rPr>
          <w:color w:val="FFFFFF"/>
          <w:spacing w:val="-1"/>
          <w:sz w:val="24"/>
          <w:szCs w:val="24"/>
          <w:lang w:val="en-GB"/>
        </w:rPr>
        <w:t>c</w:t>
      </w:r>
      <w:r w:rsidRPr="002C5096">
        <w:rPr>
          <w:color w:val="FFFFFF"/>
          <w:sz w:val="24"/>
          <w:szCs w:val="24"/>
          <w:lang w:val="en-GB"/>
        </w:rPr>
        <w:t>e</w:t>
      </w:r>
      <w:r w:rsidRPr="002C5096">
        <w:rPr>
          <w:color w:val="FFFFFF"/>
          <w:spacing w:val="-15"/>
          <w:sz w:val="24"/>
          <w:szCs w:val="24"/>
          <w:lang w:val="en-GB"/>
        </w:rPr>
        <w:t xml:space="preserve"> </w:t>
      </w:r>
      <w:r w:rsidRPr="002C5096">
        <w:rPr>
          <w:color w:val="FFFFFF"/>
          <w:spacing w:val="2"/>
          <w:w w:val="71"/>
          <w:sz w:val="24"/>
          <w:szCs w:val="24"/>
          <w:lang w:val="en-GB"/>
        </w:rPr>
        <w:t>I</w:t>
      </w:r>
      <w:r w:rsidRPr="002C5096">
        <w:rPr>
          <w:color w:val="FFFFFF"/>
          <w:sz w:val="24"/>
          <w:szCs w:val="24"/>
          <w:lang w:val="en-GB"/>
        </w:rPr>
        <w:t>nf</w:t>
      </w:r>
      <w:r w:rsidRPr="002C5096">
        <w:rPr>
          <w:color w:val="FFFFFF"/>
          <w:spacing w:val="-1"/>
          <w:sz w:val="24"/>
          <w:szCs w:val="24"/>
          <w:lang w:val="en-GB"/>
        </w:rPr>
        <w:t>r</w:t>
      </w:r>
      <w:r w:rsidRPr="002C5096">
        <w:rPr>
          <w:color w:val="FFFFFF"/>
          <w:w w:val="106"/>
          <w:sz w:val="24"/>
          <w:szCs w:val="24"/>
          <w:lang w:val="en-GB"/>
        </w:rPr>
        <w:t>astru</w:t>
      </w:r>
      <w:r w:rsidRPr="002C5096">
        <w:rPr>
          <w:color w:val="FFFFFF"/>
          <w:spacing w:val="3"/>
          <w:w w:val="106"/>
          <w:sz w:val="24"/>
          <w:szCs w:val="24"/>
          <w:lang w:val="en-GB"/>
        </w:rPr>
        <w:t>c</w:t>
      </w:r>
      <w:r w:rsidRPr="002C5096">
        <w:rPr>
          <w:color w:val="FFFFFF"/>
          <w:w w:val="108"/>
          <w:sz w:val="24"/>
          <w:szCs w:val="24"/>
          <w:lang w:val="en-GB"/>
        </w:rPr>
        <w:t>tu</w:t>
      </w:r>
      <w:r w:rsidRPr="002C5096">
        <w:rPr>
          <w:color w:val="FFFFFF"/>
          <w:spacing w:val="-2"/>
          <w:w w:val="108"/>
          <w:sz w:val="24"/>
          <w:szCs w:val="24"/>
          <w:lang w:val="en-GB"/>
        </w:rPr>
        <w:t>r</w:t>
      </w:r>
      <w:r w:rsidRPr="002C5096">
        <w:rPr>
          <w:color w:val="FFFFFF"/>
          <w:w w:val="113"/>
          <w:sz w:val="24"/>
          <w:szCs w:val="24"/>
          <w:lang w:val="en-GB"/>
        </w:rPr>
        <w:t>e</w:t>
      </w:r>
      <w:r w:rsidRPr="002C5096">
        <w:rPr>
          <w:color w:val="FFFFFF"/>
          <w:spacing w:val="-9"/>
          <w:sz w:val="24"/>
          <w:szCs w:val="24"/>
          <w:lang w:val="en-GB"/>
        </w:rPr>
        <w:t xml:space="preserve"> </w:t>
      </w:r>
      <w:r w:rsidRPr="002C5096">
        <w:rPr>
          <w:color w:val="FFFFFF"/>
          <w:spacing w:val="-3"/>
          <w:sz w:val="24"/>
          <w:szCs w:val="24"/>
          <w:lang w:val="en-GB"/>
        </w:rPr>
        <w:t>f</w:t>
      </w:r>
      <w:r w:rsidRPr="002C5096">
        <w:rPr>
          <w:color w:val="FFFFFF"/>
          <w:sz w:val="24"/>
          <w:szCs w:val="24"/>
          <w:lang w:val="en-GB"/>
        </w:rPr>
        <w:t>or</w:t>
      </w:r>
      <w:r w:rsidRPr="002C5096">
        <w:rPr>
          <w:color w:val="FFFFFF"/>
          <w:spacing w:val="-9"/>
          <w:sz w:val="24"/>
          <w:szCs w:val="24"/>
          <w:lang w:val="en-GB"/>
        </w:rPr>
        <w:t xml:space="preserve"> </w:t>
      </w:r>
      <w:r w:rsidRPr="002C5096">
        <w:rPr>
          <w:color w:val="FFFFFF"/>
          <w:sz w:val="24"/>
          <w:szCs w:val="24"/>
          <w:lang w:val="en-GB"/>
        </w:rPr>
        <w:t>the</w:t>
      </w:r>
      <w:r w:rsidRPr="002C5096">
        <w:rPr>
          <w:color w:val="FFFFFF"/>
          <w:spacing w:val="29"/>
          <w:sz w:val="24"/>
          <w:szCs w:val="24"/>
          <w:lang w:val="en-GB"/>
        </w:rPr>
        <w:t xml:space="preserve"> </w:t>
      </w:r>
      <w:r w:rsidRPr="005C42FE">
        <w:rPr>
          <w:color w:val="FFFFFF"/>
          <w:spacing w:val="1"/>
          <w:w w:val="97"/>
          <w:sz w:val="24"/>
          <w:szCs w:val="24"/>
          <w:lang w:val="en-GB"/>
        </w:rPr>
        <w:t>S</w:t>
      </w:r>
      <w:r w:rsidRPr="005C42FE">
        <w:rPr>
          <w:color w:val="FFFFFF"/>
          <w:w w:val="97"/>
          <w:sz w:val="24"/>
          <w:szCs w:val="24"/>
          <w:lang w:val="en-GB"/>
        </w:rPr>
        <w:t>ocial</w:t>
      </w:r>
      <w:r w:rsidRPr="005C42FE">
        <w:rPr>
          <w:color w:val="FFFFFF"/>
          <w:spacing w:val="-5"/>
          <w:w w:val="97"/>
          <w:sz w:val="24"/>
          <w:szCs w:val="24"/>
          <w:lang w:val="en-GB"/>
        </w:rPr>
        <w:t xml:space="preserve"> </w:t>
      </w:r>
      <w:r w:rsidRPr="005C42FE">
        <w:rPr>
          <w:color w:val="FFFFFF"/>
          <w:spacing w:val="1"/>
          <w:sz w:val="24"/>
          <w:szCs w:val="24"/>
          <w:lang w:val="en-GB"/>
        </w:rPr>
        <w:t>S</w:t>
      </w:r>
      <w:r w:rsidRPr="005C42FE">
        <w:rPr>
          <w:color w:val="FFFFFF"/>
          <w:sz w:val="24"/>
          <w:szCs w:val="24"/>
          <w:lang w:val="en-GB"/>
        </w:rPr>
        <w:t>cien</w:t>
      </w:r>
      <w:r w:rsidRPr="005C42FE">
        <w:rPr>
          <w:color w:val="FFFFFF"/>
          <w:spacing w:val="-1"/>
          <w:sz w:val="24"/>
          <w:szCs w:val="24"/>
          <w:lang w:val="en-GB"/>
        </w:rPr>
        <w:t>c</w:t>
      </w:r>
      <w:r w:rsidRPr="005C42FE">
        <w:rPr>
          <w:color w:val="FFFFFF"/>
          <w:sz w:val="24"/>
          <w:szCs w:val="24"/>
          <w:lang w:val="en-GB"/>
        </w:rPr>
        <w:t>es</w:t>
      </w:r>
      <w:r w:rsidRPr="005C42FE">
        <w:rPr>
          <w:color w:val="FFFFFF"/>
          <w:spacing w:val="4"/>
          <w:sz w:val="24"/>
          <w:szCs w:val="24"/>
          <w:lang w:val="en-GB"/>
        </w:rPr>
        <w:t xml:space="preserve"> </w:t>
      </w:r>
      <w:r w:rsidRPr="005C42FE">
        <w:rPr>
          <w:color w:val="FFFFFF"/>
          <w:sz w:val="24"/>
          <w:szCs w:val="24"/>
          <w:lang w:val="en-GB"/>
        </w:rPr>
        <w:t>and</w:t>
      </w:r>
      <w:r w:rsidRPr="005C42FE">
        <w:rPr>
          <w:color w:val="FFFFFF"/>
          <w:spacing w:val="26"/>
          <w:sz w:val="24"/>
          <w:szCs w:val="24"/>
          <w:lang w:val="en-GB"/>
        </w:rPr>
        <w:t xml:space="preserve"> </w:t>
      </w:r>
      <w:r w:rsidRPr="005C42FE">
        <w:rPr>
          <w:color w:val="FFFFFF"/>
          <w:sz w:val="24"/>
          <w:szCs w:val="24"/>
          <w:lang w:val="en-GB"/>
        </w:rPr>
        <w:t>Humanities</w:t>
      </w:r>
      <w:r w:rsidRPr="005C42FE">
        <w:rPr>
          <w:color w:val="FF0000"/>
          <w:sz w:val="24"/>
          <w:szCs w:val="24"/>
          <w:lang w:val="en-GB"/>
        </w:rPr>
        <w:t xml:space="preserve">    </w:t>
      </w:r>
      <w:r w:rsidRPr="005C42FE">
        <w:rPr>
          <w:color w:val="FF0000"/>
          <w:spacing w:val="48"/>
          <w:sz w:val="24"/>
          <w:szCs w:val="24"/>
          <w:lang w:val="en-GB"/>
        </w:rPr>
        <w:t xml:space="preserve"> </w:t>
      </w:r>
    </w:p>
    <w:p w14:paraId="665FDCDD" w14:textId="1BD450AB" w:rsidR="00AA02B5" w:rsidRPr="001E2FF5" w:rsidRDefault="00581EAC">
      <w:pPr>
        <w:spacing w:before="26"/>
        <w:ind w:left="159" w:right="57"/>
        <w:rPr>
          <w:lang w:val="en-GB"/>
        </w:rPr>
      </w:pPr>
      <w:r w:rsidRPr="001E2FF5">
        <w:rPr>
          <w:noProof/>
          <w:lang w:eastAsia="en-US"/>
        </w:rPr>
        <mc:AlternateContent>
          <mc:Choice Requires="wpg">
            <w:drawing>
              <wp:anchor distT="0" distB="0" distL="114300" distR="114300" simplePos="0" relativeHeight="251671552" behindDoc="0" locked="0" layoutInCell="1" allowOverlap="1" wp14:anchorId="3B276013" wp14:editId="0073DBA3">
                <wp:simplePos x="0" y="0"/>
                <wp:positionH relativeFrom="column">
                  <wp:posOffset>-978535</wp:posOffset>
                </wp:positionH>
                <wp:positionV relativeFrom="margin">
                  <wp:align>bottom</wp:align>
                </wp:positionV>
                <wp:extent cx="7555230" cy="1052830"/>
                <wp:effectExtent l="0" t="0" r="0" b="0"/>
                <wp:wrapThrough wrapText="bothSides">
                  <wp:wrapPolygon edited="0">
                    <wp:start x="18880" y="0"/>
                    <wp:lineTo x="3123" y="0"/>
                    <wp:lineTo x="2832" y="6774"/>
                    <wp:lineTo x="3268" y="8338"/>
                    <wp:lineTo x="0" y="11464"/>
                    <wp:lineTo x="0" y="20844"/>
                    <wp:lineTo x="21495" y="20844"/>
                    <wp:lineTo x="21495" y="11464"/>
                    <wp:lineTo x="20042" y="8338"/>
                    <wp:lineTo x="19970" y="521"/>
                    <wp:lineTo x="19534" y="0"/>
                    <wp:lineTo x="18880" y="0"/>
                  </wp:wrapPolygon>
                </wp:wrapThrough>
                <wp:docPr id="28" name="Group 28"/>
                <wp:cNvGraphicFramePr/>
                <a:graphic xmlns:a="http://schemas.openxmlformats.org/drawingml/2006/main">
                  <a:graphicData uri="http://schemas.microsoft.com/office/word/2010/wordprocessingGroup">
                    <wpg:wgp>
                      <wpg:cNvGrpSpPr/>
                      <wpg:grpSpPr>
                        <a:xfrm>
                          <a:off x="0" y="0"/>
                          <a:ext cx="7555230" cy="1052830"/>
                          <a:chOff x="0" y="0"/>
                          <a:chExt cx="7555230" cy="1052830"/>
                        </a:xfrm>
                      </wpg:grpSpPr>
                      <wpg:grpSp>
                        <wpg:cNvPr id="26" name="Group 26"/>
                        <wpg:cNvGrpSpPr/>
                        <wpg:grpSpPr>
                          <a:xfrm>
                            <a:off x="0" y="0"/>
                            <a:ext cx="7555230" cy="1052830"/>
                            <a:chOff x="0" y="0"/>
                            <a:chExt cx="7555230" cy="1052830"/>
                          </a:xfrm>
                        </wpg:grpSpPr>
                        <wpg:grpSp>
                          <wpg:cNvPr id="2" name="Group 16"/>
                          <wpg:cNvGrpSpPr>
                            <a:grpSpLocks/>
                          </wpg:cNvGrpSpPr>
                          <wpg:grpSpPr bwMode="auto">
                            <a:xfrm>
                              <a:off x="1045845" y="29845"/>
                              <a:ext cx="436880" cy="422910"/>
                              <a:chOff x="122" y="89"/>
                              <a:chExt cx="687" cy="665"/>
                            </a:xfrm>
                          </wpg:grpSpPr>
                          <wpg:grpSp>
                            <wpg:cNvPr id="4" name="Group 17"/>
                            <wpg:cNvGrpSpPr>
                              <a:grpSpLocks/>
                            </wpg:cNvGrpSpPr>
                            <wpg:grpSpPr bwMode="auto">
                              <a:xfrm>
                                <a:off x="650" y="257"/>
                                <a:ext cx="159" cy="159"/>
                                <a:chOff x="650" y="257"/>
                                <a:chExt cx="159" cy="159"/>
                              </a:xfrm>
                            </wpg:grpSpPr>
                            <wps:wsp>
                              <wps:cNvPr id="6" name="Freeform 18"/>
                              <wps:cNvSpPr>
                                <a:spLocks noChangeArrowheads="1"/>
                              </wps:cNvSpPr>
                              <wps:spPr bwMode="auto">
                                <a:xfrm>
                                  <a:off x="650" y="257"/>
                                  <a:ext cx="159" cy="159"/>
                                </a:xfrm>
                                <a:custGeom>
                                  <a:avLst/>
                                  <a:gdLst>
                                    <a:gd name="T0" fmla="+- 0 2565 2398"/>
                                    <a:gd name="T1" fmla="*/ T0 w 172"/>
                                    <a:gd name="T2" fmla="+- 0 -46 -160"/>
                                    <a:gd name="T3" fmla="*/ -46 h 172"/>
                                    <a:gd name="T4" fmla="+- 0 2569 2398"/>
                                    <a:gd name="T5" fmla="*/ T4 w 172"/>
                                    <a:gd name="T6" fmla="+- 0 -64 -160"/>
                                    <a:gd name="T7" fmla="*/ -64 h 172"/>
                                    <a:gd name="T8" fmla="+- 0 2569 2398"/>
                                    <a:gd name="T9" fmla="*/ T8 w 172"/>
                                    <a:gd name="T10" fmla="+- 0 -84 -160"/>
                                    <a:gd name="T11" fmla="*/ -84 h 172"/>
                                    <a:gd name="T12" fmla="+- 0 2565 2398"/>
                                    <a:gd name="T13" fmla="*/ T12 w 172"/>
                                    <a:gd name="T14" fmla="+- 0 -103 -160"/>
                                    <a:gd name="T15" fmla="*/ -103 h 172"/>
                                    <a:gd name="T16" fmla="+- 0 2557 2398"/>
                                    <a:gd name="T17" fmla="*/ T16 w 172"/>
                                    <a:gd name="T18" fmla="+- 0 -120 -160"/>
                                    <a:gd name="T19" fmla="*/ -120 h 172"/>
                                    <a:gd name="T20" fmla="+- 0 2545 2398"/>
                                    <a:gd name="T21" fmla="*/ T20 w 172"/>
                                    <a:gd name="T22" fmla="+- 0 -135 -160"/>
                                    <a:gd name="T23" fmla="*/ -135 h 172"/>
                                    <a:gd name="T24" fmla="+- 0 2530 2398"/>
                                    <a:gd name="T25" fmla="*/ T24 w 172"/>
                                    <a:gd name="T26" fmla="+- 0 -147 -160"/>
                                    <a:gd name="T27" fmla="*/ -147 h 172"/>
                                    <a:gd name="T28" fmla="+- 0 2512 2398"/>
                                    <a:gd name="T29" fmla="*/ T28 w 172"/>
                                    <a:gd name="T30" fmla="+- 0 -156 -160"/>
                                    <a:gd name="T31" fmla="*/ -156 h 172"/>
                                    <a:gd name="T32" fmla="+- 0 2493 2398"/>
                                    <a:gd name="T33" fmla="*/ T32 w 172"/>
                                    <a:gd name="T34" fmla="+- 0 -160 -160"/>
                                    <a:gd name="T35" fmla="*/ -160 h 172"/>
                                    <a:gd name="T36" fmla="+- 0 2474 2398"/>
                                    <a:gd name="T37" fmla="*/ T36 w 172"/>
                                    <a:gd name="T38" fmla="+- 0 -160 -160"/>
                                    <a:gd name="T39" fmla="*/ -160 h 172"/>
                                    <a:gd name="T40" fmla="+- 0 2455 2398"/>
                                    <a:gd name="T41" fmla="*/ T40 w 172"/>
                                    <a:gd name="T42" fmla="+- 0 -156 -160"/>
                                    <a:gd name="T43" fmla="*/ -156 h 172"/>
                                    <a:gd name="T44" fmla="+- 0 2438 2398"/>
                                    <a:gd name="T45" fmla="*/ T44 w 172"/>
                                    <a:gd name="T46" fmla="+- 0 -148 -160"/>
                                    <a:gd name="T47" fmla="*/ -148 h 172"/>
                                    <a:gd name="T48" fmla="+- 0 2423 2398"/>
                                    <a:gd name="T49" fmla="*/ T48 w 172"/>
                                    <a:gd name="T50" fmla="+- 0 -136 -160"/>
                                    <a:gd name="T51" fmla="*/ -136 h 172"/>
                                    <a:gd name="T52" fmla="+- 0 2411 2398"/>
                                    <a:gd name="T53" fmla="*/ T52 w 172"/>
                                    <a:gd name="T54" fmla="+- 0 -121 -160"/>
                                    <a:gd name="T55" fmla="*/ -121 h 172"/>
                                    <a:gd name="T56" fmla="+- 0 2402 2398"/>
                                    <a:gd name="T57" fmla="*/ T56 w 172"/>
                                    <a:gd name="T58" fmla="+- 0 -103 -160"/>
                                    <a:gd name="T59" fmla="*/ -103 h 172"/>
                                    <a:gd name="T60" fmla="+- 0 2398 2398"/>
                                    <a:gd name="T61" fmla="*/ T60 w 172"/>
                                    <a:gd name="T62" fmla="+- 0 -84 -160"/>
                                    <a:gd name="T63" fmla="*/ -84 h 172"/>
                                    <a:gd name="T64" fmla="+- 0 2398 2398"/>
                                    <a:gd name="T65" fmla="*/ T64 w 172"/>
                                    <a:gd name="T66" fmla="+- 0 -65 -160"/>
                                    <a:gd name="T67" fmla="*/ -65 h 172"/>
                                    <a:gd name="T68" fmla="+- 0 2402 2398"/>
                                    <a:gd name="T69" fmla="*/ T68 w 172"/>
                                    <a:gd name="T70" fmla="+- 0 -46 -160"/>
                                    <a:gd name="T71" fmla="*/ -46 h 172"/>
                                    <a:gd name="T72" fmla="+- 0 2410 2398"/>
                                    <a:gd name="T73" fmla="*/ T72 w 172"/>
                                    <a:gd name="T74" fmla="+- 0 -29 -160"/>
                                    <a:gd name="T75" fmla="*/ -29 h 172"/>
                                    <a:gd name="T76" fmla="+- 0 2422 2398"/>
                                    <a:gd name="T77" fmla="*/ T76 w 172"/>
                                    <a:gd name="T78" fmla="+- 0 -14 -160"/>
                                    <a:gd name="T79" fmla="*/ -14 h 172"/>
                                    <a:gd name="T80" fmla="+- 0 2437 2398"/>
                                    <a:gd name="T81" fmla="*/ T80 w 172"/>
                                    <a:gd name="T82" fmla="+- 0 -1 -160"/>
                                    <a:gd name="T83" fmla="*/ -1 h 172"/>
                                    <a:gd name="T84" fmla="+- 0 2455 2398"/>
                                    <a:gd name="T85" fmla="*/ T84 w 172"/>
                                    <a:gd name="T86" fmla="+- 0 7 -160"/>
                                    <a:gd name="T87" fmla="*/ 7 h 172"/>
                                    <a:gd name="T88" fmla="+- 0 2474 2398"/>
                                    <a:gd name="T89" fmla="*/ T88 w 172"/>
                                    <a:gd name="T90" fmla="+- 0 12 -160"/>
                                    <a:gd name="T91" fmla="*/ 12 h 172"/>
                                    <a:gd name="T92" fmla="+- 0 2493 2398"/>
                                    <a:gd name="T93" fmla="*/ T92 w 172"/>
                                    <a:gd name="T94" fmla="+- 0 12 -160"/>
                                    <a:gd name="T95" fmla="*/ 12 h 172"/>
                                    <a:gd name="T96" fmla="+- 0 2512 2398"/>
                                    <a:gd name="T97" fmla="*/ T96 w 172"/>
                                    <a:gd name="T98" fmla="+- 0 7 -160"/>
                                    <a:gd name="T99" fmla="*/ 7 h 172"/>
                                    <a:gd name="T100" fmla="+- 0 2529 2398"/>
                                    <a:gd name="T101" fmla="*/ T100 w 172"/>
                                    <a:gd name="T102" fmla="+- 0 -1 -160"/>
                                    <a:gd name="T103" fmla="*/ -1 h 172"/>
                                    <a:gd name="T104" fmla="+- 0 2544 2398"/>
                                    <a:gd name="T105" fmla="*/ T104 w 172"/>
                                    <a:gd name="T106" fmla="+- 0 -13 -160"/>
                                    <a:gd name="T107" fmla="*/ -13 h 172"/>
                                    <a:gd name="T108" fmla="+- 0 2556 2398"/>
                                    <a:gd name="T109" fmla="*/ T108 w 172"/>
                                    <a:gd name="T110" fmla="+- 0 -28 -160"/>
                                    <a:gd name="T111" fmla="*/ -28 h 172"/>
                                    <a:gd name="T112" fmla="+- 0 2565 2398"/>
                                    <a:gd name="T113" fmla="*/ T112 w 172"/>
                                    <a:gd name="T114" fmla="+- 0 -46 -160"/>
                                    <a:gd name="T115" fmla="*/ -4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7" y="114"/>
                                      </a:moveTo>
                                      <a:lnTo>
                                        <a:pt x="171" y="96"/>
                                      </a:lnTo>
                                      <a:lnTo>
                                        <a:pt x="171" y="76"/>
                                      </a:lnTo>
                                      <a:lnTo>
                                        <a:pt x="167" y="57"/>
                                      </a:lnTo>
                                      <a:lnTo>
                                        <a:pt x="159" y="40"/>
                                      </a:lnTo>
                                      <a:lnTo>
                                        <a:pt x="147" y="25"/>
                                      </a:lnTo>
                                      <a:lnTo>
                                        <a:pt x="132" y="13"/>
                                      </a:lnTo>
                                      <a:lnTo>
                                        <a:pt x="114" y="4"/>
                                      </a:lnTo>
                                      <a:lnTo>
                                        <a:pt x="95" y="0"/>
                                      </a:lnTo>
                                      <a:lnTo>
                                        <a:pt x="76" y="0"/>
                                      </a:lnTo>
                                      <a:lnTo>
                                        <a:pt x="57" y="4"/>
                                      </a:lnTo>
                                      <a:lnTo>
                                        <a:pt x="40" y="12"/>
                                      </a:lnTo>
                                      <a:lnTo>
                                        <a:pt x="25" y="24"/>
                                      </a:lnTo>
                                      <a:lnTo>
                                        <a:pt x="13" y="39"/>
                                      </a:lnTo>
                                      <a:lnTo>
                                        <a:pt x="4" y="57"/>
                                      </a:lnTo>
                                      <a:lnTo>
                                        <a:pt x="0" y="76"/>
                                      </a:lnTo>
                                      <a:lnTo>
                                        <a:pt x="0" y="95"/>
                                      </a:lnTo>
                                      <a:lnTo>
                                        <a:pt x="4" y="114"/>
                                      </a:lnTo>
                                      <a:lnTo>
                                        <a:pt x="12" y="131"/>
                                      </a:lnTo>
                                      <a:lnTo>
                                        <a:pt x="24" y="146"/>
                                      </a:lnTo>
                                      <a:lnTo>
                                        <a:pt x="39" y="159"/>
                                      </a:lnTo>
                                      <a:lnTo>
                                        <a:pt x="57" y="167"/>
                                      </a:lnTo>
                                      <a:lnTo>
                                        <a:pt x="76" y="172"/>
                                      </a:lnTo>
                                      <a:lnTo>
                                        <a:pt x="95" y="172"/>
                                      </a:lnTo>
                                      <a:lnTo>
                                        <a:pt x="114" y="167"/>
                                      </a:lnTo>
                                      <a:lnTo>
                                        <a:pt x="131" y="159"/>
                                      </a:lnTo>
                                      <a:lnTo>
                                        <a:pt x="146" y="147"/>
                                      </a:lnTo>
                                      <a:lnTo>
                                        <a:pt x="158" y="132"/>
                                      </a:lnTo>
                                      <a:lnTo>
                                        <a:pt x="167"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7" name="Group 19"/>
                            <wpg:cNvGrpSpPr>
                              <a:grpSpLocks/>
                            </wpg:cNvGrpSpPr>
                            <wpg:grpSpPr bwMode="auto">
                              <a:xfrm>
                                <a:off x="180" y="176"/>
                                <a:ext cx="159" cy="159"/>
                                <a:chOff x="180" y="176"/>
                                <a:chExt cx="159" cy="159"/>
                              </a:xfrm>
                            </wpg:grpSpPr>
                            <wps:wsp>
                              <wps:cNvPr id="8" name="Freeform 20"/>
                              <wps:cNvSpPr>
                                <a:spLocks noChangeArrowheads="1"/>
                              </wps:cNvSpPr>
                              <wps:spPr bwMode="auto">
                                <a:xfrm>
                                  <a:off x="180" y="176"/>
                                  <a:ext cx="159" cy="159"/>
                                </a:xfrm>
                                <a:custGeom>
                                  <a:avLst/>
                                  <a:gdLst>
                                    <a:gd name="T0" fmla="+- 0 2095 1927"/>
                                    <a:gd name="T1" fmla="*/ T0 w 172"/>
                                    <a:gd name="T2" fmla="+- 0 2222 2108"/>
                                    <a:gd name="T3" fmla="*/ 2222 h 172"/>
                                    <a:gd name="T4" fmla="+- 0 2099 1927"/>
                                    <a:gd name="T5" fmla="*/ T4 w 172"/>
                                    <a:gd name="T6" fmla="+- 0 2203 2108"/>
                                    <a:gd name="T7" fmla="*/ 2203 h 172"/>
                                    <a:gd name="T8" fmla="+- 0 2099 1927"/>
                                    <a:gd name="T9" fmla="*/ T8 w 172"/>
                                    <a:gd name="T10" fmla="+- 0 2184 2108"/>
                                    <a:gd name="T11" fmla="*/ 2184 h 172"/>
                                    <a:gd name="T12" fmla="+- 0 2095 1927"/>
                                    <a:gd name="T13" fmla="*/ T12 w 172"/>
                                    <a:gd name="T14" fmla="+- 0 2165 2108"/>
                                    <a:gd name="T15" fmla="*/ 2165 h 172"/>
                                    <a:gd name="T16" fmla="+- 0 2087 1927"/>
                                    <a:gd name="T17" fmla="*/ T16 w 172"/>
                                    <a:gd name="T18" fmla="+- 0 2148 2108"/>
                                    <a:gd name="T19" fmla="*/ 2148 h 172"/>
                                    <a:gd name="T20" fmla="+- 0 2075 1927"/>
                                    <a:gd name="T21" fmla="*/ T20 w 172"/>
                                    <a:gd name="T22" fmla="+- 0 2133 2108"/>
                                    <a:gd name="T23" fmla="*/ 2133 h 172"/>
                                    <a:gd name="T24" fmla="+- 0 2060 1927"/>
                                    <a:gd name="T25" fmla="*/ T24 w 172"/>
                                    <a:gd name="T26" fmla="+- 0 2121 2108"/>
                                    <a:gd name="T27" fmla="*/ 2121 h 172"/>
                                    <a:gd name="T28" fmla="+- 0 2042 1927"/>
                                    <a:gd name="T29" fmla="*/ T28 w 172"/>
                                    <a:gd name="T30" fmla="+- 0 2112 2108"/>
                                    <a:gd name="T31" fmla="*/ 2112 h 172"/>
                                    <a:gd name="T32" fmla="+- 0 2023 1927"/>
                                    <a:gd name="T33" fmla="*/ T32 w 172"/>
                                    <a:gd name="T34" fmla="+- 0 2108 2108"/>
                                    <a:gd name="T35" fmla="*/ 2108 h 172"/>
                                    <a:gd name="T36" fmla="+- 0 2004 1927"/>
                                    <a:gd name="T37" fmla="*/ T36 w 172"/>
                                    <a:gd name="T38" fmla="+- 0 2108 2108"/>
                                    <a:gd name="T39" fmla="*/ 2108 h 172"/>
                                    <a:gd name="T40" fmla="+- 0 1985 1927"/>
                                    <a:gd name="T41" fmla="*/ T40 w 172"/>
                                    <a:gd name="T42" fmla="+- 0 2112 2108"/>
                                    <a:gd name="T43" fmla="*/ 2112 h 172"/>
                                    <a:gd name="T44" fmla="+- 0 1968 1927"/>
                                    <a:gd name="T45" fmla="*/ T44 w 172"/>
                                    <a:gd name="T46" fmla="+- 0 2120 2108"/>
                                    <a:gd name="T47" fmla="*/ 2120 h 172"/>
                                    <a:gd name="T48" fmla="+- 0 1953 1927"/>
                                    <a:gd name="T49" fmla="*/ T48 w 172"/>
                                    <a:gd name="T50" fmla="+- 0 2132 2108"/>
                                    <a:gd name="T51" fmla="*/ 2132 h 172"/>
                                    <a:gd name="T52" fmla="+- 0 1940 1927"/>
                                    <a:gd name="T53" fmla="*/ T52 w 172"/>
                                    <a:gd name="T54" fmla="+- 0 2147 2108"/>
                                    <a:gd name="T55" fmla="*/ 2147 h 172"/>
                                    <a:gd name="T56" fmla="+- 0 1932 1927"/>
                                    <a:gd name="T57" fmla="*/ T56 w 172"/>
                                    <a:gd name="T58" fmla="+- 0 2165 2108"/>
                                    <a:gd name="T59" fmla="*/ 2165 h 172"/>
                                    <a:gd name="T60" fmla="+- 0 1927 1927"/>
                                    <a:gd name="T61" fmla="*/ T60 w 172"/>
                                    <a:gd name="T62" fmla="+- 0 2184 2108"/>
                                    <a:gd name="T63" fmla="*/ 2184 h 172"/>
                                    <a:gd name="T64" fmla="+- 0 1927 1927"/>
                                    <a:gd name="T65" fmla="*/ T64 w 172"/>
                                    <a:gd name="T66" fmla="+- 0 2203 2108"/>
                                    <a:gd name="T67" fmla="*/ 2203 h 172"/>
                                    <a:gd name="T68" fmla="+- 0 1932 1927"/>
                                    <a:gd name="T69" fmla="*/ T68 w 172"/>
                                    <a:gd name="T70" fmla="+- 0 2222 2108"/>
                                    <a:gd name="T71" fmla="*/ 2222 h 172"/>
                                    <a:gd name="T72" fmla="+- 0 1940 1927"/>
                                    <a:gd name="T73" fmla="*/ T72 w 172"/>
                                    <a:gd name="T74" fmla="+- 0 2239 2108"/>
                                    <a:gd name="T75" fmla="*/ 2239 h 172"/>
                                    <a:gd name="T76" fmla="+- 0 1952 1927"/>
                                    <a:gd name="T77" fmla="*/ T76 w 172"/>
                                    <a:gd name="T78" fmla="+- 0 2254 2108"/>
                                    <a:gd name="T79" fmla="*/ 2254 h 172"/>
                                    <a:gd name="T80" fmla="+- 0 1967 1927"/>
                                    <a:gd name="T81" fmla="*/ T80 w 172"/>
                                    <a:gd name="T82" fmla="+- 0 2266 2108"/>
                                    <a:gd name="T83" fmla="*/ 2266 h 172"/>
                                    <a:gd name="T84" fmla="+- 0 1985 1927"/>
                                    <a:gd name="T85" fmla="*/ T84 w 172"/>
                                    <a:gd name="T86" fmla="+- 0 2275 2108"/>
                                    <a:gd name="T87" fmla="*/ 2275 h 172"/>
                                    <a:gd name="T88" fmla="+- 0 2003 1927"/>
                                    <a:gd name="T89" fmla="*/ T88 w 172"/>
                                    <a:gd name="T90" fmla="+- 0 2279 2108"/>
                                    <a:gd name="T91" fmla="*/ 2279 h 172"/>
                                    <a:gd name="T92" fmla="+- 0 2023 1927"/>
                                    <a:gd name="T93" fmla="*/ T92 w 172"/>
                                    <a:gd name="T94" fmla="+- 0 2279 2108"/>
                                    <a:gd name="T95" fmla="*/ 2279 h 172"/>
                                    <a:gd name="T96" fmla="+- 0 2042 1927"/>
                                    <a:gd name="T97" fmla="*/ T96 w 172"/>
                                    <a:gd name="T98" fmla="+- 0 2275 2108"/>
                                    <a:gd name="T99" fmla="*/ 2275 h 172"/>
                                    <a:gd name="T100" fmla="+- 0 2059 1927"/>
                                    <a:gd name="T101" fmla="*/ T100 w 172"/>
                                    <a:gd name="T102" fmla="+- 0 2267 2108"/>
                                    <a:gd name="T103" fmla="*/ 2267 h 172"/>
                                    <a:gd name="T104" fmla="+- 0 2074 1927"/>
                                    <a:gd name="T105" fmla="*/ T104 w 172"/>
                                    <a:gd name="T106" fmla="+- 0 2255 2108"/>
                                    <a:gd name="T107" fmla="*/ 2255 h 172"/>
                                    <a:gd name="T108" fmla="+- 0 2086 1927"/>
                                    <a:gd name="T109" fmla="*/ T108 w 172"/>
                                    <a:gd name="T110" fmla="+- 0 2240 2108"/>
                                    <a:gd name="T111" fmla="*/ 2240 h 172"/>
                                    <a:gd name="T112" fmla="+- 0 2095 1927"/>
                                    <a:gd name="T113" fmla="*/ T112 w 172"/>
                                    <a:gd name="T114" fmla="+- 0 2222 2108"/>
                                    <a:gd name="T115" fmla="*/ 2222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5"/>
                                      </a:lnTo>
                                      <a:lnTo>
                                        <a:pt x="172" y="76"/>
                                      </a:lnTo>
                                      <a:lnTo>
                                        <a:pt x="168" y="57"/>
                                      </a:lnTo>
                                      <a:lnTo>
                                        <a:pt x="160" y="40"/>
                                      </a:lnTo>
                                      <a:lnTo>
                                        <a:pt x="148" y="25"/>
                                      </a:lnTo>
                                      <a:lnTo>
                                        <a:pt x="133" y="13"/>
                                      </a:lnTo>
                                      <a:lnTo>
                                        <a:pt x="115" y="4"/>
                                      </a:lnTo>
                                      <a:lnTo>
                                        <a:pt x="96" y="0"/>
                                      </a:lnTo>
                                      <a:lnTo>
                                        <a:pt x="77" y="0"/>
                                      </a:lnTo>
                                      <a:lnTo>
                                        <a:pt x="58" y="4"/>
                                      </a:lnTo>
                                      <a:lnTo>
                                        <a:pt x="41" y="12"/>
                                      </a:lnTo>
                                      <a:lnTo>
                                        <a:pt x="26" y="24"/>
                                      </a:lnTo>
                                      <a:lnTo>
                                        <a:pt x="13" y="39"/>
                                      </a:lnTo>
                                      <a:lnTo>
                                        <a:pt x="5" y="57"/>
                                      </a:lnTo>
                                      <a:lnTo>
                                        <a:pt x="0" y="76"/>
                                      </a:lnTo>
                                      <a:lnTo>
                                        <a:pt x="0" y="95"/>
                                      </a:lnTo>
                                      <a:lnTo>
                                        <a:pt x="5" y="114"/>
                                      </a:lnTo>
                                      <a:lnTo>
                                        <a:pt x="13" y="131"/>
                                      </a:lnTo>
                                      <a:lnTo>
                                        <a:pt x="25" y="146"/>
                                      </a:lnTo>
                                      <a:lnTo>
                                        <a:pt x="40" y="158"/>
                                      </a:lnTo>
                                      <a:lnTo>
                                        <a:pt x="58" y="167"/>
                                      </a:lnTo>
                                      <a:lnTo>
                                        <a:pt x="76" y="171"/>
                                      </a:lnTo>
                                      <a:lnTo>
                                        <a:pt x="96" y="171"/>
                                      </a:lnTo>
                                      <a:lnTo>
                                        <a:pt x="115" y="167"/>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s:wsp>
                            <wps:cNvPr id="9" name="Freeform 21"/>
                            <wps:cNvSpPr>
                              <a:spLocks noChangeArrowheads="1"/>
                            </wps:cNvSpPr>
                            <wps:spPr bwMode="auto">
                              <a:xfrm>
                                <a:off x="122" y="432"/>
                                <a:ext cx="166" cy="169"/>
                              </a:xfrm>
                              <a:custGeom>
                                <a:avLst/>
                                <a:gdLst>
                                  <a:gd name="T0" fmla="+- 0 2048 1880"/>
                                  <a:gd name="T1" fmla="*/ T0 w 172"/>
                                  <a:gd name="T2" fmla="+- 0 139 25"/>
                                  <a:gd name="T3" fmla="*/ 139 h 172"/>
                                  <a:gd name="T4" fmla="+- 0 2052 1880"/>
                                  <a:gd name="T5" fmla="*/ T4 w 172"/>
                                  <a:gd name="T6" fmla="+- 0 121 25"/>
                                  <a:gd name="T7" fmla="*/ 121 h 172"/>
                                  <a:gd name="T8" fmla="+- 0 2052 1880"/>
                                  <a:gd name="T9" fmla="*/ T8 w 172"/>
                                  <a:gd name="T10" fmla="+- 0 101 25"/>
                                  <a:gd name="T11" fmla="*/ 101 h 172"/>
                                  <a:gd name="T12" fmla="+- 0 2048 1880"/>
                                  <a:gd name="T13" fmla="*/ T12 w 172"/>
                                  <a:gd name="T14" fmla="+- 0 83 25"/>
                                  <a:gd name="T15" fmla="*/ 83 h 172"/>
                                  <a:gd name="T16" fmla="+- 0 2040 1880"/>
                                  <a:gd name="T17" fmla="*/ T16 w 172"/>
                                  <a:gd name="T18" fmla="+- 0 65 25"/>
                                  <a:gd name="T19" fmla="*/ 65 h 172"/>
                                  <a:gd name="T20" fmla="+- 0 2028 1880"/>
                                  <a:gd name="T21" fmla="*/ T20 w 172"/>
                                  <a:gd name="T22" fmla="+- 0 50 25"/>
                                  <a:gd name="T23" fmla="*/ 50 h 172"/>
                                  <a:gd name="T24" fmla="+- 0 2013 1880"/>
                                  <a:gd name="T25" fmla="*/ T24 w 172"/>
                                  <a:gd name="T26" fmla="+- 0 38 25"/>
                                  <a:gd name="T27" fmla="*/ 38 h 172"/>
                                  <a:gd name="T28" fmla="+- 0 1995 1880"/>
                                  <a:gd name="T29" fmla="*/ T28 w 172"/>
                                  <a:gd name="T30" fmla="+- 0 29 25"/>
                                  <a:gd name="T31" fmla="*/ 29 h 172"/>
                                  <a:gd name="T32" fmla="+- 0 1976 1880"/>
                                  <a:gd name="T33" fmla="*/ T32 w 172"/>
                                  <a:gd name="T34" fmla="+- 0 25 25"/>
                                  <a:gd name="T35" fmla="*/ 25 h 172"/>
                                  <a:gd name="T36" fmla="+- 0 1957 1880"/>
                                  <a:gd name="T37" fmla="*/ T36 w 172"/>
                                  <a:gd name="T38" fmla="+- 0 25 25"/>
                                  <a:gd name="T39" fmla="*/ 25 h 172"/>
                                  <a:gd name="T40" fmla="+- 0 1938 1880"/>
                                  <a:gd name="T41" fmla="*/ T40 w 172"/>
                                  <a:gd name="T42" fmla="+- 0 29 25"/>
                                  <a:gd name="T43" fmla="*/ 29 h 172"/>
                                  <a:gd name="T44" fmla="+- 0 1921 1880"/>
                                  <a:gd name="T45" fmla="*/ T44 w 172"/>
                                  <a:gd name="T46" fmla="+- 0 37 25"/>
                                  <a:gd name="T47" fmla="*/ 37 h 172"/>
                                  <a:gd name="T48" fmla="+- 0 1906 1880"/>
                                  <a:gd name="T49" fmla="*/ T48 w 172"/>
                                  <a:gd name="T50" fmla="+- 0 49 25"/>
                                  <a:gd name="T51" fmla="*/ 49 h 172"/>
                                  <a:gd name="T52" fmla="+- 0 1893 1880"/>
                                  <a:gd name="T53" fmla="*/ T52 w 172"/>
                                  <a:gd name="T54" fmla="+- 0 64 25"/>
                                  <a:gd name="T55" fmla="*/ 64 h 172"/>
                                  <a:gd name="T56" fmla="+- 0 1885 1880"/>
                                  <a:gd name="T57" fmla="*/ T56 w 172"/>
                                  <a:gd name="T58" fmla="+- 0 83 25"/>
                                  <a:gd name="T59" fmla="*/ 83 h 172"/>
                                  <a:gd name="T60" fmla="+- 0 1880 1880"/>
                                  <a:gd name="T61" fmla="*/ T60 w 172"/>
                                  <a:gd name="T62" fmla="+- 0 101 25"/>
                                  <a:gd name="T63" fmla="*/ 101 h 172"/>
                                  <a:gd name="T64" fmla="+- 0 1880 1880"/>
                                  <a:gd name="T65" fmla="*/ T64 w 172"/>
                                  <a:gd name="T66" fmla="+- 0 121 25"/>
                                  <a:gd name="T67" fmla="*/ 121 h 172"/>
                                  <a:gd name="T68" fmla="+- 0 1885 1880"/>
                                  <a:gd name="T69" fmla="*/ T68 w 172"/>
                                  <a:gd name="T70" fmla="+- 0 139 25"/>
                                  <a:gd name="T71" fmla="*/ 139 h 172"/>
                                  <a:gd name="T72" fmla="+- 0 1893 1880"/>
                                  <a:gd name="T73" fmla="*/ T72 w 172"/>
                                  <a:gd name="T74" fmla="+- 0 157 25"/>
                                  <a:gd name="T75" fmla="*/ 157 h 172"/>
                                  <a:gd name="T76" fmla="+- 0 1905 1880"/>
                                  <a:gd name="T77" fmla="*/ T76 w 172"/>
                                  <a:gd name="T78" fmla="+- 0 172 25"/>
                                  <a:gd name="T79" fmla="*/ 172 h 172"/>
                                  <a:gd name="T80" fmla="+- 0 1920 1880"/>
                                  <a:gd name="T81" fmla="*/ T80 w 172"/>
                                  <a:gd name="T82" fmla="+- 0 184 25"/>
                                  <a:gd name="T83" fmla="*/ 184 h 172"/>
                                  <a:gd name="T84" fmla="+- 0 1938 1880"/>
                                  <a:gd name="T85" fmla="*/ T84 w 172"/>
                                  <a:gd name="T86" fmla="+- 0 193 25"/>
                                  <a:gd name="T87" fmla="*/ 193 h 172"/>
                                  <a:gd name="T88" fmla="+- 0 1956 1880"/>
                                  <a:gd name="T89" fmla="*/ T88 w 172"/>
                                  <a:gd name="T90" fmla="+- 0 197 25"/>
                                  <a:gd name="T91" fmla="*/ 197 h 172"/>
                                  <a:gd name="T92" fmla="+- 0 1976 1880"/>
                                  <a:gd name="T93" fmla="*/ T92 w 172"/>
                                  <a:gd name="T94" fmla="+- 0 197 25"/>
                                  <a:gd name="T95" fmla="*/ 197 h 172"/>
                                  <a:gd name="T96" fmla="+- 0 1995 1880"/>
                                  <a:gd name="T97" fmla="*/ T96 w 172"/>
                                  <a:gd name="T98" fmla="+- 0 193 25"/>
                                  <a:gd name="T99" fmla="*/ 193 h 172"/>
                                  <a:gd name="T100" fmla="+- 0 2012 1880"/>
                                  <a:gd name="T101" fmla="*/ T100 w 172"/>
                                  <a:gd name="T102" fmla="+- 0 184 25"/>
                                  <a:gd name="T103" fmla="*/ 184 h 172"/>
                                  <a:gd name="T104" fmla="+- 0 2027 1880"/>
                                  <a:gd name="T105" fmla="*/ T104 w 172"/>
                                  <a:gd name="T106" fmla="+- 0 172 25"/>
                                  <a:gd name="T107" fmla="*/ 172 h 172"/>
                                  <a:gd name="T108" fmla="+- 0 2039 1880"/>
                                  <a:gd name="T109" fmla="*/ T108 w 172"/>
                                  <a:gd name="T110" fmla="+- 0 157 25"/>
                                  <a:gd name="T111" fmla="*/ 157 h 172"/>
                                  <a:gd name="T112" fmla="+- 0 2048 1880"/>
                                  <a:gd name="T113" fmla="*/ T112 w 172"/>
                                  <a:gd name="T114" fmla="+- 0 139 25"/>
                                  <a:gd name="T115" fmla="*/ 13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60" y="40"/>
                                    </a:lnTo>
                                    <a:lnTo>
                                      <a:pt x="148" y="25"/>
                                    </a:lnTo>
                                    <a:lnTo>
                                      <a:pt x="133" y="13"/>
                                    </a:lnTo>
                                    <a:lnTo>
                                      <a:pt x="115" y="4"/>
                                    </a:lnTo>
                                    <a:lnTo>
                                      <a:pt x="96" y="0"/>
                                    </a:lnTo>
                                    <a:lnTo>
                                      <a:pt x="77" y="0"/>
                                    </a:lnTo>
                                    <a:lnTo>
                                      <a:pt x="58" y="4"/>
                                    </a:lnTo>
                                    <a:lnTo>
                                      <a:pt x="41" y="12"/>
                                    </a:lnTo>
                                    <a:lnTo>
                                      <a:pt x="26" y="24"/>
                                    </a:lnTo>
                                    <a:lnTo>
                                      <a:pt x="13" y="39"/>
                                    </a:lnTo>
                                    <a:lnTo>
                                      <a:pt x="5" y="58"/>
                                    </a:lnTo>
                                    <a:lnTo>
                                      <a:pt x="0" y="76"/>
                                    </a:lnTo>
                                    <a:lnTo>
                                      <a:pt x="0" y="96"/>
                                    </a:lnTo>
                                    <a:lnTo>
                                      <a:pt x="5" y="114"/>
                                    </a:lnTo>
                                    <a:lnTo>
                                      <a:pt x="13" y="132"/>
                                    </a:lnTo>
                                    <a:lnTo>
                                      <a:pt x="25" y="147"/>
                                    </a:lnTo>
                                    <a:lnTo>
                                      <a:pt x="40" y="159"/>
                                    </a:lnTo>
                                    <a:lnTo>
                                      <a:pt x="58" y="168"/>
                                    </a:lnTo>
                                    <a:lnTo>
                                      <a:pt x="76" y="172"/>
                                    </a:lnTo>
                                    <a:lnTo>
                                      <a:pt x="96" y="172"/>
                                    </a:lnTo>
                                    <a:lnTo>
                                      <a:pt x="115" y="168"/>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cNvPr id="10" name="Group 22"/>
                            <wpg:cNvGrpSpPr>
                              <a:grpSpLocks/>
                            </wpg:cNvGrpSpPr>
                            <wpg:grpSpPr bwMode="auto">
                              <a:xfrm>
                                <a:off x="373" y="586"/>
                                <a:ext cx="165" cy="168"/>
                                <a:chOff x="373" y="586"/>
                                <a:chExt cx="165" cy="168"/>
                              </a:xfrm>
                            </wpg:grpSpPr>
                            <wps:wsp>
                              <wps:cNvPr id="11" name="Freeform 23"/>
                              <wps:cNvSpPr>
                                <a:spLocks noChangeArrowheads="1"/>
                              </wps:cNvSpPr>
                              <wps:spPr bwMode="auto">
                                <a:xfrm>
                                  <a:off x="373" y="586"/>
                                  <a:ext cx="165" cy="168"/>
                                </a:xfrm>
                                <a:custGeom>
                                  <a:avLst/>
                                  <a:gdLst>
                                    <a:gd name="T0" fmla="+- 0 2289 2121"/>
                                    <a:gd name="T1" fmla="*/ T0 w 172"/>
                                    <a:gd name="T2" fmla="+- 0 286 171"/>
                                    <a:gd name="T3" fmla="*/ 286 h 172"/>
                                    <a:gd name="T4" fmla="+- 0 2293 2121"/>
                                    <a:gd name="T5" fmla="*/ T4 w 172"/>
                                    <a:gd name="T6" fmla="+- 0 267 171"/>
                                    <a:gd name="T7" fmla="*/ 267 h 172"/>
                                    <a:gd name="T8" fmla="+- 0 2293 2121"/>
                                    <a:gd name="T9" fmla="*/ T8 w 172"/>
                                    <a:gd name="T10" fmla="+- 0 248 171"/>
                                    <a:gd name="T11" fmla="*/ 248 h 172"/>
                                    <a:gd name="T12" fmla="+- 0 2289 2121"/>
                                    <a:gd name="T13" fmla="*/ T12 w 172"/>
                                    <a:gd name="T14" fmla="+- 0 229 171"/>
                                    <a:gd name="T15" fmla="*/ 229 h 172"/>
                                    <a:gd name="T16" fmla="+- 0 2281 2121"/>
                                    <a:gd name="T17" fmla="*/ T16 w 172"/>
                                    <a:gd name="T18" fmla="+- 0 212 171"/>
                                    <a:gd name="T19" fmla="*/ 212 h 172"/>
                                    <a:gd name="T20" fmla="+- 0 2269 2121"/>
                                    <a:gd name="T21" fmla="*/ T20 w 172"/>
                                    <a:gd name="T22" fmla="+- 0 197 171"/>
                                    <a:gd name="T23" fmla="*/ 197 h 172"/>
                                    <a:gd name="T24" fmla="+- 0 2254 2121"/>
                                    <a:gd name="T25" fmla="*/ T24 w 172"/>
                                    <a:gd name="T26" fmla="+- 0 184 171"/>
                                    <a:gd name="T27" fmla="*/ 184 h 172"/>
                                    <a:gd name="T28" fmla="+- 0 2236 2121"/>
                                    <a:gd name="T29" fmla="*/ T28 w 172"/>
                                    <a:gd name="T30" fmla="+- 0 176 171"/>
                                    <a:gd name="T31" fmla="*/ 176 h 172"/>
                                    <a:gd name="T32" fmla="+- 0 2217 2121"/>
                                    <a:gd name="T33" fmla="*/ T32 w 172"/>
                                    <a:gd name="T34" fmla="+- 0 171 171"/>
                                    <a:gd name="T35" fmla="*/ 171 h 172"/>
                                    <a:gd name="T36" fmla="+- 0 2198 2121"/>
                                    <a:gd name="T37" fmla="*/ T36 w 172"/>
                                    <a:gd name="T38" fmla="+- 0 171 171"/>
                                    <a:gd name="T39" fmla="*/ 171 h 172"/>
                                    <a:gd name="T40" fmla="+- 0 2179 2121"/>
                                    <a:gd name="T41" fmla="*/ T40 w 172"/>
                                    <a:gd name="T42" fmla="+- 0 176 171"/>
                                    <a:gd name="T43" fmla="*/ 176 h 172"/>
                                    <a:gd name="T44" fmla="+- 0 2162 2121"/>
                                    <a:gd name="T45" fmla="*/ T44 w 172"/>
                                    <a:gd name="T46" fmla="+- 0 184 171"/>
                                    <a:gd name="T47" fmla="*/ 184 h 172"/>
                                    <a:gd name="T48" fmla="+- 0 2147 2121"/>
                                    <a:gd name="T49" fmla="*/ T48 w 172"/>
                                    <a:gd name="T50" fmla="+- 0 196 171"/>
                                    <a:gd name="T51" fmla="*/ 196 h 172"/>
                                    <a:gd name="T52" fmla="+- 0 2134 2121"/>
                                    <a:gd name="T53" fmla="*/ T52 w 172"/>
                                    <a:gd name="T54" fmla="+- 0 211 171"/>
                                    <a:gd name="T55" fmla="*/ 211 h 172"/>
                                    <a:gd name="T56" fmla="+- 0 2126 2121"/>
                                    <a:gd name="T57" fmla="*/ T56 w 172"/>
                                    <a:gd name="T58" fmla="+- 0 229 171"/>
                                    <a:gd name="T59" fmla="*/ 229 h 172"/>
                                    <a:gd name="T60" fmla="+- 0 2121 2121"/>
                                    <a:gd name="T61" fmla="*/ T60 w 172"/>
                                    <a:gd name="T62" fmla="+- 0 247 171"/>
                                    <a:gd name="T63" fmla="*/ 247 h 172"/>
                                    <a:gd name="T64" fmla="+- 0 2121 2121"/>
                                    <a:gd name="T65" fmla="*/ T64 w 172"/>
                                    <a:gd name="T66" fmla="+- 0 267 171"/>
                                    <a:gd name="T67" fmla="*/ 267 h 172"/>
                                    <a:gd name="T68" fmla="+- 0 2126 2121"/>
                                    <a:gd name="T69" fmla="*/ T68 w 172"/>
                                    <a:gd name="T70" fmla="+- 0 286 171"/>
                                    <a:gd name="T71" fmla="*/ 286 h 172"/>
                                    <a:gd name="T72" fmla="+- 0 2134 2121"/>
                                    <a:gd name="T73" fmla="*/ T72 w 172"/>
                                    <a:gd name="T74" fmla="+- 0 303 171"/>
                                    <a:gd name="T75" fmla="*/ 303 h 172"/>
                                    <a:gd name="T76" fmla="+- 0 2146 2121"/>
                                    <a:gd name="T77" fmla="*/ T76 w 172"/>
                                    <a:gd name="T78" fmla="+- 0 318 171"/>
                                    <a:gd name="T79" fmla="*/ 318 h 172"/>
                                    <a:gd name="T80" fmla="+- 0 2161 2121"/>
                                    <a:gd name="T81" fmla="*/ T80 w 172"/>
                                    <a:gd name="T82" fmla="+- 0 330 171"/>
                                    <a:gd name="T83" fmla="*/ 330 h 172"/>
                                    <a:gd name="T84" fmla="+- 0 2179 2121"/>
                                    <a:gd name="T85" fmla="*/ T84 w 172"/>
                                    <a:gd name="T86" fmla="+- 0 339 171"/>
                                    <a:gd name="T87" fmla="*/ 339 h 172"/>
                                    <a:gd name="T88" fmla="+- 0 2198 2121"/>
                                    <a:gd name="T89" fmla="*/ T88 w 172"/>
                                    <a:gd name="T90" fmla="+- 0 343 171"/>
                                    <a:gd name="T91" fmla="*/ 343 h 172"/>
                                    <a:gd name="T92" fmla="+- 0 2217 2121"/>
                                    <a:gd name="T93" fmla="*/ T92 w 172"/>
                                    <a:gd name="T94" fmla="+- 0 343 171"/>
                                    <a:gd name="T95" fmla="*/ 343 h 172"/>
                                    <a:gd name="T96" fmla="+- 0 2236 2121"/>
                                    <a:gd name="T97" fmla="*/ T96 w 172"/>
                                    <a:gd name="T98" fmla="+- 0 339 171"/>
                                    <a:gd name="T99" fmla="*/ 339 h 172"/>
                                    <a:gd name="T100" fmla="+- 0 2253 2121"/>
                                    <a:gd name="T101" fmla="*/ T100 w 172"/>
                                    <a:gd name="T102" fmla="+- 0 331 171"/>
                                    <a:gd name="T103" fmla="*/ 331 h 172"/>
                                    <a:gd name="T104" fmla="+- 0 2268 2121"/>
                                    <a:gd name="T105" fmla="*/ T104 w 172"/>
                                    <a:gd name="T106" fmla="+- 0 319 171"/>
                                    <a:gd name="T107" fmla="*/ 319 h 172"/>
                                    <a:gd name="T108" fmla="+- 0 2280 2121"/>
                                    <a:gd name="T109" fmla="*/ T108 w 172"/>
                                    <a:gd name="T110" fmla="+- 0 304 171"/>
                                    <a:gd name="T111" fmla="*/ 304 h 172"/>
                                    <a:gd name="T112" fmla="+- 0 2289 2121"/>
                                    <a:gd name="T113" fmla="*/ T112 w 172"/>
                                    <a:gd name="T114" fmla="+- 0 286 171"/>
                                    <a:gd name="T115" fmla="*/ 28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5"/>
                                      </a:moveTo>
                                      <a:lnTo>
                                        <a:pt x="172" y="96"/>
                                      </a:lnTo>
                                      <a:lnTo>
                                        <a:pt x="172" y="77"/>
                                      </a:lnTo>
                                      <a:lnTo>
                                        <a:pt x="168" y="58"/>
                                      </a:lnTo>
                                      <a:lnTo>
                                        <a:pt x="160" y="41"/>
                                      </a:lnTo>
                                      <a:lnTo>
                                        <a:pt x="148" y="26"/>
                                      </a:lnTo>
                                      <a:lnTo>
                                        <a:pt x="133" y="13"/>
                                      </a:lnTo>
                                      <a:lnTo>
                                        <a:pt x="115" y="5"/>
                                      </a:lnTo>
                                      <a:lnTo>
                                        <a:pt x="96" y="0"/>
                                      </a:lnTo>
                                      <a:lnTo>
                                        <a:pt x="77" y="0"/>
                                      </a:lnTo>
                                      <a:lnTo>
                                        <a:pt x="58" y="5"/>
                                      </a:lnTo>
                                      <a:lnTo>
                                        <a:pt x="41" y="13"/>
                                      </a:lnTo>
                                      <a:lnTo>
                                        <a:pt x="26" y="25"/>
                                      </a:lnTo>
                                      <a:lnTo>
                                        <a:pt x="13" y="40"/>
                                      </a:lnTo>
                                      <a:lnTo>
                                        <a:pt x="5" y="58"/>
                                      </a:lnTo>
                                      <a:lnTo>
                                        <a:pt x="0" y="76"/>
                                      </a:lnTo>
                                      <a:lnTo>
                                        <a:pt x="0" y="96"/>
                                      </a:lnTo>
                                      <a:lnTo>
                                        <a:pt x="5" y="115"/>
                                      </a:lnTo>
                                      <a:lnTo>
                                        <a:pt x="13" y="132"/>
                                      </a:lnTo>
                                      <a:lnTo>
                                        <a:pt x="25" y="147"/>
                                      </a:lnTo>
                                      <a:lnTo>
                                        <a:pt x="40" y="159"/>
                                      </a:lnTo>
                                      <a:lnTo>
                                        <a:pt x="58" y="168"/>
                                      </a:lnTo>
                                      <a:lnTo>
                                        <a:pt x="77" y="172"/>
                                      </a:lnTo>
                                      <a:lnTo>
                                        <a:pt x="96" y="172"/>
                                      </a:lnTo>
                                      <a:lnTo>
                                        <a:pt x="115" y="168"/>
                                      </a:lnTo>
                                      <a:lnTo>
                                        <a:pt x="132" y="160"/>
                                      </a:lnTo>
                                      <a:lnTo>
                                        <a:pt x="147" y="148"/>
                                      </a:lnTo>
                                      <a:lnTo>
                                        <a:pt x="159" y="133"/>
                                      </a:lnTo>
                                      <a:lnTo>
                                        <a:pt x="168" y="115"/>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12" name="Group 24"/>
                            <wpg:cNvGrpSpPr>
                              <a:grpSpLocks/>
                            </wpg:cNvGrpSpPr>
                            <wpg:grpSpPr bwMode="auto">
                              <a:xfrm>
                                <a:off x="460" y="89"/>
                                <a:ext cx="159" cy="159"/>
                                <a:chOff x="460" y="89"/>
                                <a:chExt cx="159" cy="159"/>
                              </a:xfrm>
                            </wpg:grpSpPr>
                            <wps:wsp>
                              <wps:cNvPr id="13" name="Freeform 25"/>
                              <wps:cNvSpPr>
                                <a:spLocks noChangeArrowheads="1"/>
                              </wps:cNvSpPr>
                              <wps:spPr bwMode="auto">
                                <a:xfrm>
                                  <a:off x="460" y="89"/>
                                  <a:ext cx="159" cy="159"/>
                                </a:xfrm>
                                <a:custGeom>
                                  <a:avLst/>
                                  <a:gdLst>
                                    <a:gd name="T0" fmla="+- 0 2376 2208"/>
                                    <a:gd name="T1" fmla="*/ T0 w 172"/>
                                    <a:gd name="T2" fmla="+- 0 2135 2021"/>
                                    <a:gd name="T3" fmla="*/ 2135 h 172"/>
                                    <a:gd name="T4" fmla="+- 0 2380 2208"/>
                                    <a:gd name="T5" fmla="*/ T4 w 172"/>
                                    <a:gd name="T6" fmla="+- 0 2117 2021"/>
                                    <a:gd name="T7" fmla="*/ 2117 h 172"/>
                                    <a:gd name="T8" fmla="+- 0 2380 2208"/>
                                    <a:gd name="T9" fmla="*/ T8 w 172"/>
                                    <a:gd name="T10" fmla="+- 0 2097 2021"/>
                                    <a:gd name="T11" fmla="*/ 2097 h 172"/>
                                    <a:gd name="T12" fmla="+- 0 2376 2208"/>
                                    <a:gd name="T13" fmla="*/ T12 w 172"/>
                                    <a:gd name="T14" fmla="+- 0 2079 2021"/>
                                    <a:gd name="T15" fmla="*/ 2079 h 172"/>
                                    <a:gd name="T16" fmla="+- 0 2367 2208"/>
                                    <a:gd name="T17" fmla="*/ T16 w 172"/>
                                    <a:gd name="T18" fmla="+- 0 2061 2021"/>
                                    <a:gd name="T19" fmla="*/ 2061 h 172"/>
                                    <a:gd name="T20" fmla="+- 0 2355 2208"/>
                                    <a:gd name="T21" fmla="*/ T20 w 172"/>
                                    <a:gd name="T22" fmla="+- 0 2046 2021"/>
                                    <a:gd name="T23" fmla="*/ 2046 h 172"/>
                                    <a:gd name="T24" fmla="+- 0 2340 2208"/>
                                    <a:gd name="T25" fmla="*/ T24 w 172"/>
                                    <a:gd name="T26" fmla="+- 0 2034 2021"/>
                                    <a:gd name="T27" fmla="*/ 2034 h 172"/>
                                    <a:gd name="T28" fmla="+- 0 2322 2208"/>
                                    <a:gd name="T29" fmla="*/ T28 w 172"/>
                                    <a:gd name="T30" fmla="+- 0 2025 2021"/>
                                    <a:gd name="T31" fmla="*/ 2025 h 172"/>
                                    <a:gd name="T32" fmla="+- 0 2304 2208"/>
                                    <a:gd name="T33" fmla="*/ T32 w 172"/>
                                    <a:gd name="T34" fmla="+- 0 2021 2021"/>
                                    <a:gd name="T35" fmla="*/ 2021 h 172"/>
                                    <a:gd name="T36" fmla="+- 0 2284 2208"/>
                                    <a:gd name="T37" fmla="*/ T36 w 172"/>
                                    <a:gd name="T38" fmla="+- 0 2021 2021"/>
                                    <a:gd name="T39" fmla="*/ 2021 h 172"/>
                                    <a:gd name="T40" fmla="+- 0 2266 2208"/>
                                    <a:gd name="T41" fmla="*/ T40 w 172"/>
                                    <a:gd name="T42" fmla="+- 0 2025 2021"/>
                                    <a:gd name="T43" fmla="*/ 2025 h 172"/>
                                    <a:gd name="T44" fmla="+- 0 2248 2208"/>
                                    <a:gd name="T45" fmla="*/ T44 w 172"/>
                                    <a:gd name="T46" fmla="+- 0 2034 2021"/>
                                    <a:gd name="T47" fmla="*/ 2034 h 172"/>
                                    <a:gd name="T48" fmla="+- 0 2233 2208"/>
                                    <a:gd name="T49" fmla="*/ T48 w 172"/>
                                    <a:gd name="T50" fmla="+- 0 2045 2021"/>
                                    <a:gd name="T51" fmla="*/ 2045 h 172"/>
                                    <a:gd name="T52" fmla="+- 0 2221 2208"/>
                                    <a:gd name="T53" fmla="*/ T52 w 172"/>
                                    <a:gd name="T54" fmla="+- 0 2061 2021"/>
                                    <a:gd name="T55" fmla="*/ 2061 h 172"/>
                                    <a:gd name="T56" fmla="+- 0 2212 2208"/>
                                    <a:gd name="T57" fmla="*/ T56 w 172"/>
                                    <a:gd name="T58" fmla="+- 0 2079 2021"/>
                                    <a:gd name="T59" fmla="*/ 2079 h 172"/>
                                    <a:gd name="T60" fmla="+- 0 2208 2208"/>
                                    <a:gd name="T61" fmla="*/ T60 w 172"/>
                                    <a:gd name="T62" fmla="+- 0 2097 2021"/>
                                    <a:gd name="T63" fmla="*/ 2097 h 172"/>
                                    <a:gd name="T64" fmla="+- 0 2208 2208"/>
                                    <a:gd name="T65" fmla="*/ T64 w 172"/>
                                    <a:gd name="T66" fmla="+- 0 2117 2021"/>
                                    <a:gd name="T67" fmla="*/ 2117 h 172"/>
                                    <a:gd name="T68" fmla="+- 0 2212 2208"/>
                                    <a:gd name="T69" fmla="*/ T68 w 172"/>
                                    <a:gd name="T70" fmla="+- 0 2135 2021"/>
                                    <a:gd name="T71" fmla="*/ 2135 h 172"/>
                                    <a:gd name="T72" fmla="+- 0 2220 2208"/>
                                    <a:gd name="T73" fmla="*/ T72 w 172"/>
                                    <a:gd name="T74" fmla="+- 0 2153 2021"/>
                                    <a:gd name="T75" fmla="*/ 2153 h 172"/>
                                    <a:gd name="T76" fmla="+- 0 2232 2208"/>
                                    <a:gd name="T77" fmla="*/ T76 w 172"/>
                                    <a:gd name="T78" fmla="+- 0 2168 2021"/>
                                    <a:gd name="T79" fmla="*/ 2168 h 172"/>
                                    <a:gd name="T80" fmla="+- 0 2247 2208"/>
                                    <a:gd name="T81" fmla="*/ T80 w 172"/>
                                    <a:gd name="T82" fmla="+- 0 2180 2021"/>
                                    <a:gd name="T83" fmla="*/ 2180 h 172"/>
                                    <a:gd name="T84" fmla="+- 0 2266 2208"/>
                                    <a:gd name="T85" fmla="*/ T84 w 172"/>
                                    <a:gd name="T86" fmla="+- 0 2189 2021"/>
                                    <a:gd name="T87" fmla="*/ 2189 h 172"/>
                                    <a:gd name="T88" fmla="+- 0 2284 2208"/>
                                    <a:gd name="T89" fmla="*/ T88 w 172"/>
                                    <a:gd name="T90" fmla="+- 0 2193 2021"/>
                                    <a:gd name="T91" fmla="*/ 2193 h 172"/>
                                    <a:gd name="T92" fmla="+- 0 2304 2208"/>
                                    <a:gd name="T93" fmla="*/ T92 w 172"/>
                                    <a:gd name="T94" fmla="+- 0 2193 2021"/>
                                    <a:gd name="T95" fmla="*/ 2193 h 172"/>
                                    <a:gd name="T96" fmla="+- 0 2322 2208"/>
                                    <a:gd name="T97" fmla="*/ T96 w 172"/>
                                    <a:gd name="T98" fmla="+- 0 2189 2021"/>
                                    <a:gd name="T99" fmla="*/ 2189 h 172"/>
                                    <a:gd name="T100" fmla="+- 0 2340 2208"/>
                                    <a:gd name="T101" fmla="*/ T100 w 172"/>
                                    <a:gd name="T102" fmla="+- 0 2180 2021"/>
                                    <a:gd name="T103" fmla="*/ 2180 h 172"/>
                                    <a:gd name="T104" fmla="+- 0 2355 2208"/>
                                    <a:gd name="T105" fmla="*/ T104 w 172"/>
                                    <a:gd name="T106" fmla="+- 0 2169 2021"/>
                                    <a:gd name="T107" fmla="*/ 2169 h 172"/>
                                    <a:gd name="T108" fmla="+- 0 2367 2208"/>
                                    <a:gd name="T109" fmla="*/ T108 w 172"/>
                                    <a:gd name="T110" fmla="+- 0 2153 2021"/>
                                    <a:gd name="T111" fmla="*/ 2153 h 172"/>
                                    <a:gd name="T112" fmla="+- 0 2376 2208"/>
                                    <a:gd name="T113" fmla="*/ T112 w 172"/>
                                    <a:gd name="T114" fmla="+- 0 2135 2021"/>
                                    <a:gd name="T115" fmla="*/ 213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59" y="40"/>
                                      </a:lnTo>
                                      <a:lnTo>
                                        <a:pt x="147" y="25"/>
                                      </a:lnTo>
                                      <a:lnTo>
                                        <a:pt x="132" y="13"/>
                                      </a:lnTo>
                                      <a:lnTo>
                                        <a:pt x="114" y="4"/>
                                      </a:lnTo>
                                      <a:lnTo>
                                        <a:pt x="96" y="0"/>
                                      </a:lnTo>
                                      <a:lnTo>
                                        <a:pt x="76" y="0"/>
                                      </a:lnTo>
                                      <a:lnTo>
                                        <a:pt x="58" y="4"/>
                                      </a:lnTo>
                                      <a:lnTo>
                                        <a:pt x="40" y="13"/>
                                      </a:lnTo>
                                      <a:lnTo>
                                        <a:pt x="25" y="24"/>
                                      </a:lnTo>
                                      <a:lnTo>
                                        <a:pt x="13" y="40"/>
                                      </a:lnTo>
                                      <a:lnTo>
                                        <a:pt x="4" y="58"/>
                                      </a:lnTo>
                                      <a:lnTo>
                                        <a:pt x="0" y="76"/>
                                      </a:lnTo>
                                      <a:lnTo>
                                        <a:pt x="0" y="96"/>
                                      </a:lnTo>
                                      <a:lnTo>
                                        <a:pt x="4" y="114"/>
                                      </a:lnTo>
                                      <a:lnTo>
                                        <a:pt x="12" y="132"/>
                                      </a:lnTo>
                                      <a:lnTo>
                                        <a:pt x="24" y="147"/>
                                      </a:lnTo>
                                      <a:lnTo>
                                        <a:pt x="39" y="159"/>
                                      </a:lnTo>
                                      <a:lnTo>
                                        <a:pt x="58" y="168"/>
                                      </a:lnTo>
                                      <a:lnTo>
                                        <a:pt x="76" y="172"/>
                                      </a:lnTo>
                                      <a:lnTo>
                                        <a:pt x="96" y="172"/>
                                      </a:lnTo>
                                      <a:lnTo>
                                        <a:pt x="114" y="168"/>
                                      </a:lnTo>
                                      <a:lnTo>
                                        <a:pt x="132" y="159"/>
                                      </a:lnTo>
                                      <a:lnTo>
                                        <a:pt x="147" y="148"/>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grpSp>
                          <wpg:cNvPr id="25" name="Group 25"/>
                          <wpg:cNvGrpSpPr/>
                          <wpg:grpSpPr>
                            <a:xfrm>
                              <a:off x="0" y="0"/>
                              <a:ext cx="7555230" cy="1052830"/>
                              <a:chOff x="0" y="0"/>
                              <a:chExt cx="7555230" cy="1052830"/>
                            </a:xfrm>
                          </wpg:grpSpPr>
                          <wpg:grpSp>
                            <wpg:cNvPr id="14" name="Group 12"/>
                            <wpg:cNvGrpSpPr>
                              <a:grpSpLocks/>
                            </wpg:cNvGrpSpPr>
                            <wpg:grpSpPr bwMode="auto">
                              <a:xfrm>
                                <a:off x="0" y="0"/>
                                <a:ext cx="7555230" cy="1052830"/>
                                <a:chOff x="-1525" y="42"/>
                                <a:chExt cx="11897" cy="1657"/>
                              </a:xfrm>
                            </wpg:grpSpPr>
                            <wpg:grpSp>
                              <wpg:cNvPr id="15" name="Group 13"/>
                              <wpg:cNvGrpSpPr>
                                <a:grpSpLocks/>
                              </wpg:cNvGrpSpPr>
                              <wpg:grpSpPr bwMode="auto">
                                <a:xfrm>
                                  <a:off x="-1525" y="42"/>
                                  <a:ext cx="11897" cy="1657"/>
                                  <a:chOff x="-1525" y="42"/>
                                  <a:chExt cx="11897" cy="1657"/>
                                </a:xfrm>
                              </wpg:grpSpPr>
                              <wps:wsp>
                                <wps:cNvPr id="16" name="Freeform 14"/>
                                <wps:cNvSpPr>
                                  <a:spLocks noChangeArrowheads="1"/>
                                </wps:cNvSpPr>
                                <wps:spPr bwMode="auto">
                                  <a:xfrm>
                                    <a:off x="-1525" y="966"/>
                                    <a:ext cx="11897" cy="733"/>
                                  </a:xfrm>
                                  <a:custGeom>
                                    <a:avLst/>
                                    <a:gdLst>
                                      <a:gd name="T0" fmla="*/ 0 w 11906"/>
                                      <a:gd name="T1" fmla="+- 0 16346 15704"/>
                                      <a:gd name="T2" fmla="*/ 16346 h 643"/>
                                      <a:gd name="T3" fmla="*/ 11906 w 11906"/>
                                      <a:gd name="T4" fmla="+- 0 16346 15704"/>
                                      <a:gd name="T5" fmla="*/ 16346 h 643"/>
                                      <a:gd name="T6" fmla="*/ 11906 w 11906"/>
                                      <a:gd name="T7" fmla="+- 0 15704 15704"/>
                                      <a:gd name="T8" fmla="*/ 15704 h 643"/>
                                      <a:gd name="T9" fmla="*/ 0 w 11906"/>
                                      <a:gd name="T10" fmla="+- 0 15704 15704"/>
                                      <a:gd name="T11" fmla="*/ 15704 h 643"/>
                                      <a:gd name="T12" fmla="*/ 0 w 11906"/>
                                      <a:gd name="T13" fmla="+- 0 16346 15704"/>
                                      <a:gd name="T14" fmla="*/ 16346 h 643"/>
                                    </a:gdLst>
                                    <a:ahLst/>
                                    <a:cxnLst>
                                      <a:cxn ang="0">
                                        <a:pos x="T0" y="T2"/>
                                      </a:cxn>
                                      <a:cxn ang="0">
                                        <a:pos x="T3" y="T5"/>
                                      </a:cxn>
                                      <a:cxn ang="0">
                                        <a:pos x="T6" y="T8"/>
                                      </a:cxn>
                                      <a:cxn ang="0">
                                        <a:pos x="T9" y="T11"/>
                                      </a:cxn>
                                      <a:cxn ang="0">
                                        <a:pos x="T12" y="T14"/>
                                      </a:cxn>
                                    </a:cxnLst>
                                    <a:rect l="0" t="0" r="r" b="b"/>
                                    <a:pathLst>
                                      <a:path w="11906" h="643">
                                        <a:moveTo>
                                          <a:pt x="0" y="642"/>
                                        </a:moveTo>
                                        <a:lnTo>
                                          <a:pt x="11906" y="642"/>
                                        </a:lnTo>
                                        <a:lnTo>
                                          <a:pt x="11906" y="0"/>
                                        </a:lnTo>
                                        <a:lnTo>
                                          <a:pt x="0" y="0"/>
                                        </a:lnTo>
                                        <a:lnTo>
                                          <a:pt x="0" y="642"/>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pic:pic xmlns:pic="http://schemas.openxmlformats.org/drawingml/2006/picture">
                                <pic:nvPicPr>
                                  <pic:cNvPr id="17"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607" y="42"/>
                                    <a:ext cx="884" cy="84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pic:spPr>
                              </pic:pic>
                            </wpg:grpSp>
                          </wpg:grpSp>
                          <wps:wsp>
                            <wps:cNvPr id="3" name="Text Box 29"/>
                            <wps:cNvSpPr txBox="1">
                              <a:spLocks noChangeArrowheads="1"/>
                            </wps:cNvSpPr>
                            <wps:spPr bwMode="auto">
                              <a:xfrm>
                                <a:off x="1043305" y="705485"/>
                                <a:ext cx="610362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77E6A5" w14:textId="77777777" w:rsidR="005C42FE" w:rsidRDefault="005C42FE">
                                  <w:pPr>
                                    <w:rPr>
                                      <w:color w:val="FFFFFF"/>
                                    </w:rPr>
                                  </w:pPr>
                                  <w:r>
                                    <w:rPr>
                                      <w:color w:val="FFFFFF"/>
                                    </w:rPr>
                                    <w:t>DASISH - Data Service Infrastructure for the Social Sciences and Humanities        www.dasish.eu</w:t>
                                  </w:r>
                                </w:p>
                              </w:txbxContent>
                            </wps:txbx>
                            <wps:bodyPr rot="0" vert="horz" wrap="square" lIns="0" tIns="0" rIns="0" bIns="0" anchor="t" anchorCtr="0">
                              <a:noAutofit/>
                            </wps:bodyPr>
                          </wps:wsp>
                        </wpg:grpSp>
                      </wpg:grpSp>
                      <wps:wsp>
                        <wps:cNvPr id="27" name="Text Box 27"/>
                        <wps:cNvSpPr txBox="1"/>
                        <wps:spPr>
                          <a:xfrm>
                            <a:off x="1158875" y="177800"/>
                            <a:ext cx="1544320" cy="373380"/>
                          </a:xfrm>
                          <a:prstGeom prst="rect">
                            <a:avLst/>
                          </a:prstGeom>
                          <a:noFill/>
                          <a:ln>
                            <a:noFill/>
                          </a:ln>
                          <a:effectLst/>
                          <a:extLst>
                            <a:ext uri="{C572A759-6A51-4108-AA02-DFA0A04FC94B}">
                              <ma14:wrappingTextBoxFlag xmlns:ma14="http://schemas.microsoft.com/office/mac/drawingml/2011/main"/>
                            </a:ext>
                          </a:extLst>
                        </wps:spPr>
                        <wps:txbx>
                          <w:txbxContent>
                            <w:p w14:paraId="1D9B0C82" w14:textId="77777777" w:rsidR="005C42FE" w:rsidRDefault="005C42FE"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5C42FE" w:rsidRPr="00D64794" w:rsidRDefault="005C42FE" w:rsidP="008C5F96">
                              <w:pPr>
                                <w:tabs>
                                  <w:tab w:val="left" w:pos="1380"/>
                                </w:tabs>
                                <w:ind w:right="1776"/>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30" style="position:absolute;left:0;text-align:left;margin-left:-77pt;margin-top:0;width:594.9pt;height:82.9pt;z-index:251671552;mso-position-vertical:bottom;mso-position-vertical-relative:margin" coordsize="7555230,1052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">
                <v:group id="Group 26" o:spid="_x0000_s1031"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group id="Group 16" o:spid="_x0000_s1032" style="position:absolute;left:1045845;top:29845;width:436880;height:422910" coordorigin="122,89" coordsize="687,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group id="Group 17" o:spid="_x0000_s1033" style="position:absolute;left:650;top:257;width:159;height:159" coordorigin="650,257"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18" o:spid="_x0000_s1034" style="position:absolute;left:650;top:257;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kDAwwAA&#10;ANoAAAAPAAAAZHJzL2Rvd25yZXYueG1sRI/BasMwEETvgf6D2EBvsZweTHCihFKaUigU106hx8Xa&#10;2ibSyliqY/99FAj0OMzMG2Z3mKwRIw2+c6xgnaQgiGunO24UnKrjagPCB2SNxjEpmMnDYf+w2GGu&#10;3YW/aCxDIyKEfY4K2hD6XEpft2TRJ64njt6vGyyGKIdG6gEvEW6NfErTTFrsOC602NNLS/W5/LMK&#10;iuMHWZsaX/TV/DOeP79f3yqj1ONyet6CCDSF//C9/a4VZHC7Em+A3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bkDAwwAAANoAAAAPAAAAAAAAAAAAAAAAAJcCAABkcnMvZG93&#10;bnJldi54bWxQSwUGAAAAAAQABAD1AAAAhwMAAAAA&#10;" path="m167,114l171,96,171,76,167,57,159,40,147,25,132,13,114,4,95,,76,,57,4,40,12,25,24,13,39,4,57,,76,,95,4,114,12,131,24,146,39,159,57,167,76,172,95,172,114,167,131,159,146,147,158,132,167,114xe" fillcolor="#307abd" stroked="f" strokecolor="gray">
                        <v:shadow opacity="49150f"/>
                        <v:path o:connecttype="custom" o:connectlocs="154,-43;158,-59;158,-78;154,-95;147,-111;136,-125;122,-136;105,-144;88,-148;70,-148;53,-144;37,-137;23,-126;12,-112;4,-95;0,-78;0,-60;4,-43;11,-27;22,-13;36,-1;53,6;70,11;88,11;105,6;121,-1;135,-12;146,-26;154,-43" o:connectangles="0,0,0,0,0,0,0,0,0,0,0,0,0,0,0,0,0,0,0,0,0,0,0,0,0,0,0,0,0"/>
                      </v:shape>
                    </v:group>
                    <v:group id="Group 19" o:spid="_x0000_s1035" style="position:absolute;left:180;top:176;width:159;height:159" coordorigin="180,176"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20" o:spid="_x0000_s1036" style="position:absolute;left:180;top:176;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XEpwAAA&#10;ANoAAAAPAAAAZHJzL2Rvd25yZXYueG1sRE/Pa8IwFL4P/B/CG3ib6TzIqKZFxpTBQGrrYMdH82yL&#10;yUtpYq3/vTkMPH58vzf5ZI0YafCdYwXviwQEce10x42CU7V7+wDhA7JG45gU3MlDns1eNphqd+Mj&#10;jWVoRAxhn6KCNoQ+ldLXLVn0C9cTR+7sBoshwqGResBbDLdGLpNkJS12HBta7OmzpfpSXq2CYvdD&#10;1ibGF311/xsvh9+vfWWUmr9O2zWIQFN4iv/d31pB3BqvxBsgs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vXEpwAAAANoAAAAPAAAAAAAAAAAAAAAAAJcCAABkcnMvZG93bnJl&#10;di54bWxQSwUGAAAAAAQABAD1AAAAhAMAAAAA&#10;" path="m168,114l172,95,172,76,168,57,160,40,148,25,133,13,115,4,96,,77,,58,4,41,12,26,24,13,39,5,57,,76,,95,5,114,13,131,25,146,40,158,58,167,76,171,96,171,115,167,132,159,147,147,159,132,168,114xe" fillcolor="#307abd" stroked="f" strokecolor="gray">
                        <v:shadow opacity="49150f"/>
                        <v:path o:connecttype="custom" o:connectlocs="155,2054;159,2036;159,2019;155,2001;148,1986;137,1972;123,1961;106,1952;89,1949;71,1949;54,1952;38,1960;24,1971;12,1985;5,2001;0,2019;0,2036;5,2054;12,2070;23,2084;37,2095;54,2103;70,2107;89,2107;106,2103;122,2096;136,2085;147,2071;155,2054" o:connectangles="0,0,0,0,0,0,0,0,0,0,0,0,0,0,0,0,0,0,0,0,0,0,0,0,0,0,0,0,0"/>
                      </v:shape>
                    </v:group>
                    <v:shape id="Freeform 21" o:spid="_x0000_s1037" style="position:absolute;left:122;top:432;width:166;height:16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8dSywQAA&#10;ANoAAAAPAAAAZHJzL2Rvd25yZXYueG1sRI9Bi8IwFITvC/6H8ARva6oH2a1GEVERBHHtLnh8NM+2&#10;mLyUJtb6782C4HGYmW+Y2aKzRrTU+MqxgtEwAUGcO11xoeA323x+gfABWaNxTAoe5GEx733MMNXu&#10;zj/UnkIhIoR9igrKEOpUSp+XZNEPXU0cvYtrLIYom0LqBu8Rbo0cJ8lEWqw4LpRY06qk/Hq6WQXH&#10;zZ6sTYw/1tnj3F4Pf+ttZpQa9LvlFESgLrzDr/ZOK/iG/yvxBsj5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vHUssEAAADaAAAADwAAAAAAAAAAAAAAAACXAgAAZHJzL2Rvd25y&#10;ZXYueG1sUEsFBgAAAAAEAAQA9QAAAIUDAAAAAA==&#10;" path="m168,114l172,96,172,76,168,58,160,40,148,25,133,13,115,4,96,,77,,58,4,41,12,26,24,13,39,5,58,,76,,96,5,114,13,132,25,147,40,159,58,168,76,172,96,172,115,168,132,159,147,147,159,132,168,114xe" fillcolor="#307abd" stroked="f" strokecolor="gray">
                      <v:shadow opacity="49150f"/>
                      <v:path o:connecttype="custom" o:connectlocs="162,137;166,119;166,99;162,82;154,64;143,49;128,37;111,28;93,25;74,25;56,28;40,36;25,48;13,63;5,82;0,99;0,119;5,137;13,154;24,169;39,181;56,190;73,194;93,194;111,190;127,181;142,169;153,154;162,137" o:connectangles="0,0,0,0,0,0,0,0,0,0,0,0,0,0,0,0,0,0,0,0,0,0,0,0,0,0,0,0,0"/>
                    </v:shape>
                    <v:group id="Group 22" o:spid="_x0000_s1038" style="position:absolute;left:373;top:586;width:165;height:168" coordorigin="373,586" coordsize="165,1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Freeform 23" o:spid="_x0000_s1039" style="position:absolute;left:373;top:586;width:165;height:168;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7iC5vwAA&#10;ANsAAAAPAAAAZHJzL2Rvd25yZXYueG1sRE9Ni8IwEL0v+B/CCN7WVA8i1SiLqAiCqHVhj0Mz2xaT&#10;SWlirf/eCIK3ebzPmS87a0RLja8cKxgNExDEudMVFwou2eZ7CsIHZI3GMSl4kIflovc1x1S7O5+o&#10;PYdCxBD2KSooQ6hTKX1ekkU/dDVx5P5dYzFE2BRSN3iP4dbIcZJMpMWKY0OJNa1Kyq/nm1Vw3OzJ&#10;2sT4Y509/trr4Xe9zYxSg373MwMRqAsf8du903H+CF6/xAPk4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PuILm/AAAA2wAAAA8AAAAAAAAAAAAAAAAAlwIAAGRycy9kb3ducmV2&#10;LnhtbFBLBQYAAAAABAAEAPUAAACDAwAAAAA=&#10;" path="m168,115l172,96,172,77,168,58,160,41,148,26,133,13,115,5,96,,77,,58,5,41,13,26,25,13,40,5,58,,76,,96,5,115,13,132,25,147,40,159,58,168,77,172,96,172,115,168,132,160,147,148,159,133,168,115xe" fillcolor="#307abd" stroked="f" strokecolor="gray">
                        <v:shadow opacity="49150f"/>
                        <v:path o:connecttype="custom" o:connectlocs="161,279;165,261;165,242;161,224;153,207;142,192;128,180;110,172;92,167;74,167;56,172;39,180;25,191;12,206;5,224;0,241;0,261;5,279;12,296;24,311;38,322;56,331;74,335;92,335;110,331;127,323;141,312;153,297;161,279" o:connectangles="0,0,0,0,0,0,0,0,0,0,0,0,0,0,0,0,0,0,0,0,0,0,0,0,0,0,0,0,0"/>
                      </v:shape>
                    </v:group>
                    <v:group id="Group 24" o:spid="_x0000_s1040" style="position:absolute;left:460;top:89;width:159;height:159" coordorigin="460,89"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Freeform 25" o:spid="_x0000_s1041" style="position:absolute;left:460;top:89;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cBtVwAAA&#10;ANsAAAAPAAAAZHJzL2Rvd25yZXYueG1sRE9Ni8IwEL0v+B/CCN7WVIVlqUYRUREEce0ueByasS0m&#10;k9LEWv+9WRC8zeN9zmzRWSNaanzlWMFomIAgzp2uuFDwm20+v0H4gKzROCYFD/KwmPc+Zphqd+cf&#10;ak+hEDGEfYoKyhDqVEqfl2TRD11NHLmLayyGCJtC6gbvMdwaOU6SL2mx4thQYk2rkvLr6WYVHDd7&#10;sjYx/lhnj3N7Pfytt5lRatDvllMQgbrwFr/cOx3nT+D/l3i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cBtVwAAAANsAAAAPAAAAAAAAAAAAAAAAAJcCAABkcnMvZG93bnJl&#10;di54bWxQSwUGAAAAAAQABAD1AAAAhAMAAAAA&#10;" path="m168,114l172,96,172,76,168,58,159,40,147,25,132,13,114,4,96,,76,,58,4,40,13,25,24,13,40,4,58,,76,,96,4,114,12,132,24,147,39,159,58,168,76,172,96,172,114,168,132,159,147,148,159,132,168,114xe" fillcolor="#307abd" stroked="f" strokecolor="gray">
                        <v:shadow opacity="49150f"/>
                        <v:path o:connecttype="custom" o:connectlocs="155,1974;159,1957;159,1939;155,1922;147,1905;136,1891;122,1880;105,1872;89,1868;70,1868;54,1872;37,1880;23,1890;12,1905;4,1922;0,1939;0,1957;4,1974;11,1990;22,2004;36,2015;54,2024;70,2027;89,2027;105,2024;122,2015;136,2005;147,1990;155,1974" o:connectangles="0,0,0,0,0,0,0,0,0,0,0,0,0,0,0,0,0,0,0,0,0,0,0,0,0,0,0,0,0"/>
                      </v:shape>
                    </v:group>
                  </v:group>
                  <v:group id="Group 25" o:spid="_x0000_s1042"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group id="Group 12" o:spid="_x0000_s1043" style="position:absolute;width:7555230;height:1052830"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group id="Group 13" o:spid="_x0000_s1044" style="position:absolute;left:-1525;top:42;width:11897;height:1657"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Freeform 14" o:spid="_x0000_s1045" style="position:absolute;left:-1525;top:966;width:11897;height:733;visibility:visible;mso-wrap-style:none;v-text-anchor:middle" coordsize="11906,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weDQwAAA&#10;ANsAAAAPAAAAZHJzL2Rvd25yZXYueG1sRE9NawIxEL0X/A9hhN5qVqkiq1FEFNpbu3rxNm7G7Opm&#10;Ejbpuv33TUHwNo/3Oct1bxvRURtqxwrGowwEcel0zUbB8bB/m4MIEVlj45gU/FKA9WrwssRcuzt/&#10;U1dEI1IIhxwVVDH6XMpQVmQxjJwnTtzFtRZjgq2RusV7CreNnGTZTFqsOTVU6GlbUXkrfqyC3XTf&#10;mevpS0/9p4mF3vr35nxS6nXYbxYgIvXxKX64P3SaP4P/X9IBcv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weDQwAAAANsAAAAPAAAAAAAAAAAAAAAAAJcCAABkcnMvZG93bnJl&#10;di54bWxQSwUGAAAAAAQABAD1AAAAhAMAAAAA&#10;" path="m0,642l11906,642,11906,,,,,642xe" fillcolor="#2a7bbd" stroked="f" strokecolor="gray">
                          <v:shadow opacity="49150f"/>
                          <v:path o:connecttype="custom" o:connectlocs="0,18634;11897,18634;11897,17902;0,17902;0,186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6" type="#_x0000_t75" style="position:absolute;left:8607;top:42;width:884;height: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X&#10;EzTDAAAA2wAAAA8AAABkcnMvZG93bnJldi54bWxET01rwkAQvRf8D8sUvNVNbdEQs5FgaOmhl2qt&#10;1zE7JsHsbMiuMf333YLgbR7vc9L1aFoxUO8aywqeZxEI4tLqhisF37u3pxiE88gaW8uk4JccrLPJ&#10;Q4qJtlf+omHrKxFC2CWooPa+S6R0ZU0G3cx2xIE72d6gD7CvpO7xGsJNK+dRtJAGGw4NNXa0qak8&#10;by9GwftncbDFsH8djvFLPt/nP0V7NkpNH8d8BcLT6O/im/tDh/lL+P8lHC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xcTNMMAAADbAAAADwAAAAAAAAAAAAAAAACcAgAA&#10;ZHJzL2Rvd25yZXYueG1sUEsFBgAAAAAEAAQA9wAAAIwDAAAAAA==&#10;" strokecolor="gray">
                          <v:fill type="frame"/>
                          <v:stroke joinstyle="round"/>
                          <v:imagedata r:id="rId20" o:title=""/>
                        </v:shape>
                      </v:group>
                    </v:group>
                    <v:shape id="Text Box 29" o:spid="_x0000_s1047" type="#_x0000_t202" style="position:absolute;left:1043305;top:705485;width:6103620;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Q5rcwgAA&#10;ANoAAAAPAAAAZHJzL2Rvd25yZXYueG1sRI9Ra8IwFIXfhf2HcAe+aarCGNUoUhmMCRt1w+dLc21L&#10;k5uSZLX998tgsMfDOec7nN1htEYM5EPrWMFqmYEgrpxuuVbw9fmyeAYRIrJG45gUTBTgsH+Y7TDX&#10;7s4lDZdYiwThkKOCJsY+lzJUDVkMS9cTJ+/mvMWYpK+l9nhPcGvkOsuepMWW00KDPRUNVd3l2yoY&#10;eTpdy654P6/bDZvr2+DN6UOp+eN43IKINMb/8F/7VSvYwO+Vd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5DmtzCAAAA2gAAAA8AAAAAAAAAAAAAAAAAlwIAAGRycy9kb3du&#10;cmV2LnhtbFBLBQYAAAAABAAEAPUAAACGAwAAAAA=&#10;" filled="f" stroked="f" strokecolor="gray">
                      <v:stroke joinstyle="round"/>
                      <v:shadow opacity="49150f"/>
                      <v:textbox inset="0,0,0,0">
                        <w:txbxContent>
                          <w:p w14:paraId="7277E6A5" w14:textId="77777777" w:rsidR="005C42FE" w:rsidRDefault="005C42FE">
                            <w:pPr>
                              <w:rPr>
                                <w:color w:val="FFFFFF"/>
                              </w:rPr>
                            </w:pPr>
                            <w:r>
                              <w:rPr>
                                <w:color w:val="FFFFFF"/>
                              </w:rPr>
                              <w:t>DASISH - Data Service Infrastructure for the Social Sciences and Humanities        www.dasish.eu</w:t>
                            </w:r>
                          </w:p>
                        </w:txbxContent>
                      </v:textbox>
                    </v:shape>
                  </v:group>
                </v:group>
                <v:shape id="Text Box 27" o:spid="_x0000_s1048" type="#_x0000_t202" style="position:absolute;left:1158875;top:177800;width:1544320;height:373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1D9B0C82" w14:textId="77777777" w:rsidR="005C42FE" w:rsidRDefault="005C42FE"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5C42FE" w:rsidRPr="00D64794" w:rsidRDefault="005C42FE" w:rsidP="008C5F96">
                        <w:pPr>
                          <w:tabs>
                            <w:tab w:val="left" w:pos="1380"/>
                          </w:tabs>
                          <w:ind w:right="1776"/>
                          <w:rPr>
                            <w:lang w:val="en-GB"/>
                          </w:rPr>
                        </w:pPr>
                      </w:p>
                    </w:txbxContent>
                  </v:textbox>
                </v:shape>
                <w10:wrap type="through" anchory="margin"/>
              </v:group>
            </w:pict>
          </mc:Fallback>
        </mc:AlternateContent>
      </w:r>
    </w:p>
    <w:sectPr w:rsidR="00AA02B5" w:rsidRPr="001E2FF5" w:rsidSect="00C02A22">
      <w:type w:val="continuous"/>
      <w:pgSz w:w="11920" w:h="16838"/>
      <w:pgMar w:top="640" w:right="640" w:bottom="280" w:left="1540" w:header="720" w:footer="720" w:gutter="0"/>
      <w:cols w:num="2" w:space="720"/>
      <w:docGrid w:linePitch="600" w:charSpace="409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7" w:author="Twan Goosen" w:date="2014-10-10T15:37:00Z" w:initials="TG">
    <w:p w14:paraId="6FF37EFE" w14:textId="66D0E651" w:rsidR="005C42FE" w:rsidRDefault="005C42FE">
      <w:pPr>
        <w:pStyle w:val="CommentText"/>
      </w:pPr>
      <w:r>
        <w:rPr>
          <w:rStyle w:val="CommentReference"/>
        </w:rPr>
        <w:annotationRef/>
      </w:r>
      <w:r>
        <w:t>Redundant with respect to the previous sentence.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4F72D" w14:textId="77777777" w:rsidR="005C42FE" w:rsidRDefault="005C42FE" w:rsidP="00C02A22">
      <w:r>
        <w:separator/>
      </w:r>
    </w:p>
  </w:endnote>
  <w:endnote w:type="continuationSeparator" w:id="0">
    <w:p w14:paraId="721CEE3A" w14:textId="77777777" w:rsidR="005C42FE" w:rsidRDefault="005C42FE" w:rsidP="00C02A22">
      <w:r>
        <w:continuationSeparator/>
      </w:r>
    </w:p>
  </w:endnote>
  <w:endnote w:id="1">
    <w:p w14:paraId="5E36E225" w14:textId="4E784D19" w:rsidR="005C42FE" w:rsidRDefault="005C42FE">
      <w:pPr>
        <w:pStyle w:val="EndnoteText"/>
      </w:pPr>
      <w:ins w:id="42" w:author="Twan Goosen" w:date="2014-10-10T15:28:00Z">
        <w:r>
          <w:rPr>
            <w:rStyle w:val="EndnoteReference"/>
          </w:rPr>
          <w:endnoteRef/>
        </w:r>
        <w:r>
          <w:t xml:space="preserve"> </w:t>
        </w:r>
        <w:r w:rsidRPr="001E2FF5">
          <w:t>http://www.openannotation.org/</w:t>
        </w:r>
      </w:ins>
    </w:p>
  </w:endnote>
  <w:endnote w:id="2">
    <w:p w14:paraId="5D3A32E6" w14:textId="347358D1" w:rsidR="00E07B02" w:rsidRDefault="00E07B02">
      <w:pPr>
        <w:pStyle w:val="EndnoteText"/>
      </w:pPr>
      <w:ins w:id="67" w:author="Twan Goosen" w:date="2014-10-10T15:42:00Z">
        <w:r>
          <w:rPr>
            <w:rStyle w:val="EndnoteReference"/>
          </w:rPr>
          <w:endnoteRef/>
        </w:r>
        <w:r>
          <w:t xml:space="preserve"> </w:t>
        </w:r>
        <w:r w:rsidRPr="00E07B02">
          <w:t>http://www.wired-marker.org/</w:t>
        </w:r>
      </w:ins>
    </w:p>
  </w:endnote>
  <w:endnote w:id="3">
    <w:p w14:paraId="0EC5464A" w14:textId="38BF8C96" w:rsidR="00C36D76" w:rsidRDefault="00C36D76">
      <w:pPr>
        <w:pStyle w:val="EndnoteText"/>
      </w:pPr>
      <w:ins w:id="84" w:author="Twan Goosen" w:date="2014-10-10T15:40:00Z">
        <w:r>
          <w:rPr>
            <w:rStyle w:val="EndnoteReference"/>
          </w:rPr>
          <w:endnoteRef/>
        </w:r>
        <w:r>
          <w:t xml:space="preserve"> http</w:t>
        </w:r>
        <w:r w:rsidRPr="00C36D76">
          <w:t>://tla.mpi.nl/tools/elan</w:t>
        </w:r>
      </w:ins>
    </w:p>
  </w:endnote>
  <w:endnote w:id="4">
    <w:p w14:paraId="54208448" w14:textId="5D6AA2D7" w:rsidR="00C36D76" w:rsidRDefault="00C36D76">
      <w:pPr>
        <w:pStyle w:val="EndnoteText"/>
      </w:pPr>
      <w:ins w:id="87" w:author="Twan Goosen" w:date="2014-10-10T15:41:00Z">
        <w:r>
          <w:rPr>
            <w:rStyle w:val="EndnoteReference"/>
          </w:rPr>
          <w:endnoteRef/>
        </w:r>
        <w:r>
          <w:t xml:space="preserve"> </w:t>
        </w:r>
        <w:r w:rsidRPr="00C36D76">
          <w:t>http://www.ru.nl/sign-lang/projects/coltime/</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FCA4A" w14:textId="48B0CEF7" w:rsidR="005C42FE" w:rsidRDefault="001757BE">
    <w:pPr>
      <w:pStyle w:val="Footer"/>
    </w:pPr>
    <w:sdt>
      <w:sdtPr>
        <w:id w:val="432710433"/>
        <w:placeholder>
          <w:docPart w:val="8BF433F70A836F4A803233D56DE29DFE"/>
        </w:placeholder>
        <w:temporary/>
        <w:showingPlcHdr/>
      </w:sdtPr>
      <w:sdtEndPr/>
      <w:sdtContent>
        <w:r w:rsidR="005C42FE">
          <w:t>[Type text]</w:t>
        </w:r>
      </w:sdtContent>
    </w:sdt>
    <w:r w:rsidR="005C42FE">
      <w:ptab w:relativeTo="margin" w:alignment="center" w:leader="none"/>
    </w:r>
    <w:sdt>
      <w:sdtPr>
        <w:id w:val="-1900967827"/>
        <w:placeholder>
          <w:docPart w:val="55A7579F47B98F43B326740A595C5C5A"/>
        </w:placeholder>
        <w:temporary/>
        <w:showingPlcHdr/>
      </w:sdtPr>
      <w:sdtEndPr/>
      <w:sdtContent>
        <w:r w:rsidR="005C42FE">
          <w:t>[Type text]</w:t>
        </w:r>
      </w:sdtContent>
    </w:sdt>
    <w:r w:rsidR="005C42FE">
      <w:ptab w:relativeTo="margin" w:alignment="right" w:leader="none"/>
    </w:r>
    <w:sdt>
      <w:sdtPr>
        <w:id w:val="158048282"/>
        <w:placeholder>
          <w:docPart w:val="F6473068BE345B4580BE2C63C2D622B3"/>
        </w:placeholder>
        <w:temporary/>
        <w:showingPlcHdr/>
      </w:sdtPr>
      <w:sdtEndPr/>
      <w:sdtContent>
        <w:r w:rsidR="005C42FE">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9435D" w14:textId="6A17B6A2" w:rsidR="005C42FE" w:rsidRDefault="005C42FE">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4DBD1" w14:textId="77777777" w:rsidR="005C42FE" w:rsidRDefault="005C42FE" w:rsidP="00C02A22">
      <w:r>
        <w:separator/>
      </w:r>
    </w:p>
  </w:footnote>
  <w:footnote w:type="continuationSeparator" w:id="0">
    <w:p w14:paraId="4A3B2AB3" w14:textId="77777777" w:rsidR="005C42FE" w:rsidRDefault="005C42FE" w:rsidP="00C02A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trackRevision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50">
      <o:colormenu v:ext="edit" fillcolor="none [4]" strokecolor="none [1]" shadowcolor="none [2]"/>
    </o:shapedefaults>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28F"/>
    <w:rsid w:val="00035995"/>
    <w:rsid w:val="00047A75"/>
    <w:rsid w:val="001666D6"/>
    <w:rsid w:val="00174648"/>
    <w:rsid w:val="001757BE"/>
    <w:rsid w:val="001A3ADF"/>
    <w:rsid w:val="001C759B"/>
    <w:rsid w:val="001E2FF5"/>
    <w:rsid w:val="00225355"/>
    <w:rsid w:val="00273B74"/>
    <w:rsid w:val="002938EE"/>
    <w:rsid w:val="002A7F26"/>
    <w:rsid w:val="002C5096"/>
    <w:rsid w:val="003562E8"/>
    <w:rsid w:val="00373367"/>
    <w:rsid w:val="003968B0"/>
    <w:rsid w:val="004108D1"/>
    <w:rsid w:val="004706B2"/>
    <w:rsid w:val="004756F1"/>
    <w:rsid w:val="004C47B6"/>
    <w:rsid w:val="004D7E53"/>
    <w:rsid w:val="00523C8E"/>
    <w:rsid w:val="00581EAC"/>
    <w:rsid w:val="005B1F87"/>
    <w:rsid w:val="005C0DD2"/>
    <w:rsid w:val="005C42FE"/>
    <w:rsid w:val="005F128F"/>
    <w:rsid w:val="005F203E"/>
    <w:rsid w:val="00763666"/>
    <w:rsid w:val="007C7167"/>
    <w:rsid w:val="007D033E"/>
    <w:rsid w:val="00821DA3"/>
    <w:rsid w:val="00842793"/>
    <w:rsid w:val="00872DFB"/>
    <w:rsid w:val="008C5F96"/>
    <w:rsid w:val="008F69C0"/>
    <w:rsid w:val="00924D4E"/>
    <w:rsid w:val="009929C9"/>
    <w:rsid w:val="009B2692"/>
    <w:rsid w:val="009F02A0"/>
    <w:rsid w:val="009F1555"/>
    <w:rsid w:val="00A14377"/>
    <w:rsid w:val="00A32B37"/>
    <w:rsid w:val="00AA02B5"/>
    <w:rsid w:val="00AA56BF"/>
    <w:rsid w:val="00AD0511"/>
    <w:rsid w:val="00AF2F21"/>
    <w:rsid w:val="00B81300"/>
    <w:rsid w:val="00BA57F6"/>
    <w:rsid w:val="00BB71F1"/>
    <w:rsid w:val="00C01599"/>
    <w:rsid w:val="00C02A22"/>
    <w:rsid w:val="00C33EA6"/>
    <w:rsid w:val="00C36D76"/>
    <w:rsid w:val="00C8034A"/>
    <w:rsid w:val="00CC1E02"/>
    <w:rsid w:val="00D96207"/>
    <w:rsid w:val="00DA4445"/>
    <w:rsid w:val="00DE42BE"/>
    <w:rsid w:val="00DE5213"/>
    <w:rsid w:val="00E07B02"/>
    <w:rsid w:val="00E144EA"/>
    <w:rsid w:val="00E24A4A"/>
    <w:rsid w:val="00E36771"/>
    <w:rsid w:val="00E41C54"/>
    <w:rsid w:val="00E831C8"/>
    <w:rsid w:val="00E9269C"/>
    <w:rsid w:val="00EB79E7"/>
    <w:rsid w:val="00F929B2"/>
    <w:rsid w:val="00FE3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33CDBB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180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comments" Target="comments.xm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F433F70A836F4A803233D56DE29DFE"/>
        <w:category>
          <w:name w:val="General"/>
          <w:gallery w:val="placeholder"/>
        </w:category>
        <w:types>
          <w:type w:val="bbPlcHdr"/>
        </w:types>
        <w:behaviors>
          <w:behavior w:val="content"/>
        </w:behaviors>
        <w:guid w:val="{FEB5531C-6374-D649-9B25-96109B1BA0D2}"/>
      </w:docPartPr>
      <w:docPartBody>
        <w:p w14:paraId="476B55A0" w14:textId="27264EBF" w:rsidR="006A4133" w:rsidRDefault="006A4133" w:rsidP="006A4133">
          <w:pPr>
            <w:pStyle w:val="8BF433F70A836F4A803233D56DE29DFE"/>
          </w:pPr>
          <w:r>
            <w:t>[Type text]</w:t>
          </w:r>
        </w:p>
      </w:docPartBody>
    </w:docPart>
    <w:docPart>
      <w:docPartPr>
        <w:name w:val="55A7579F47B98F43B326740A595C5C5A"/>
        <w:category>
          <w:name w:val="General"/>
          <w:gallery w:val="placeholder"/>
        </w:category>
        <w:types>
          <w:type w:val="bbPlcHdr"/>
        </w:types>
        <w:behaviors>
          <w:behavior w:val="content"/>
        </w:behaviors>
        <w:guid w:val="{F31FDCAE-0166-8C4B-91BE-5B468E98F13A}"/>
      </w:docPartPr>
      <w:docPartBody>
        <w:p w14:paraId="0819F083" w14:textId="71E7E35D" w:rsidR="006A4133" w:rsidRDefault="006A4133" w:rsidP="006A4133">
          <w:pPr>
            <w:pStyle w:val="55A7579F47B98F43B326740A595C5C5A"/>
          </w:pPr>
          <w:r>
            <w:t>[Type text]</w:t>
          </w:r>
        </w:p>
      </w:docPartBody>
    </w:docPart>
    <w:docPart>
      <w:docPartPr>
        <w:name w:val="F6473068BE345B4580BE2C63C2D622B3"/>
        <w:category>
          <w:name w:val="General"/>
          <w:gallery w:val="placeholder"/>
        </w:category>
        <w:types>
          <w:type w:val="bbPlcHdr"/>
        </w:types>
        <w:behaviors>
          <w:behavior w:val="content"/>
        </w:behaviors>
        <w:guid w:val="{D54152C1-918B-3C45-8D4D-DA67E4E63288}"/>
      </w:docPartPr>
      <w:docPartBody>
        <w:p w14:paraId="7086B6FB" w14:textId="51DD2B87" w:rsidR="006A4133" w:rsidRDefault="006A4133" w:rsidP="006A4133">
          <w:pPr>
            <w:pStyle w:val="F6473068BE345B4580BE2C63C2D622B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133"/>
    <w:rsid w:val="00431B59"/>
    <w:rsid w:val="005C682B"/>
    <w:rsid w:val="006A41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A33C-461D-C846-AE5D-501C5B5C5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Pages>
  <Words>970</Words>
  <Characters>5531</Characters>
  <Application>Microsoft Macintosh Word</Application>
  <DocSecurity>0</DocSecurity>
  <Lines>46</Lines>
  <Paragraphs>12</Paragraphs>
  <ScaleCrop>false</ScaleCrop>
  <Company>mpi</Company>
  <LinksUpToDate>false</LinksUpToDate>
  <CharactersWithSpaces>6489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Bjarne Øymyr</dc:creator>
  <cp:keywords/>
  <dc:description/>
  <cp:lastModifiedBy>Twan Goosen</cp:lastModifiedBy>
  <cp:revision>42</cp:revision>
  <cp:lastPrinted>2014-10-08T14:18:00Z</cp:lastPrinted>
  <dcterms:created xsi:type="dcterms:W3CDTF">2014-10-07T14:45:00Z</dcterms:created>
  <dcterms:modified xsi:type="dcterms:W3CDTF">2014-10-10T13:44:00Z</dcterms:modified>
</cp:coreProperties>
</file>