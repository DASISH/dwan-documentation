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r w:rsidR="00083EA7" w:rsidRPr="006904DC">
        <w:rPr>
          <w:rFonts w:ascii="Verdana" w:hAnsi="Verdana" w:cs="Arial"/>
          <w:szCs w:val="22"/>
        </w:rPr>
        <w:t xml:space="preserve">Valentina Ascuitti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r w:rsidR="00083EA7" w:rsidRPr="006904DC">
        <w:rPr>
          <w:rFonts w:ascii="Verdana" w:hAnsi="Verdana" w:cs="Arial"/>
          <w:szCs w:val="22"/>
        </w:rPr>
        <w:t>Twan Goosen (MPG-</w:t>
      </w:r>
      <w:r w:rsidR="00DC32DA" w:rsidRPr="006904DC">
        <w:rPr>
          <w:rFonts w:ascii="Verdana" w:hAnsi="Verdana" w:cs="Arial"/>
          <w:szCs w:val="22"/>
        </w:rPr>
        <w:t xml:space="preserve">TLA), </w:t>
      </w:r>
      <w:r w:rsidR="00083EA7" w:rsidRPr="006904DC">
        <w:rPr>
          <w:rFonts w:ascii="Verdana" w:hAnsi="Verdana" w:cs="Arial"/>
          <w:szCs w:val="22"/>
        </w:rPr>
        <w:t xml:space="preserve">Indrek Jentson (University of Tartu), </w:t>
      </w:r>
      <w:r w:rsidR="00F73DA9" w:rsidRPr="006904DC">
        <w:rPr>
          <w:rFonts w:ascii="Verdana" w:hAnsi="Verdana" w:cs="Arial"/>
          <w:szCs w:val="22"/>
        </w:rPr>
        <w:t>Kees-Jan van de Looi (MPG</w:t>
      </w:r>
      <w:r w:rsidR="003C1A01" w:rsidRPr="006904DC">
        <w:rPr>
          <w:rFonts w:ascii="Verdana" w:hAnsi="Verdana" w:cs="Arial"/>
          <w:szCs w:val="22"/>
        </w:rPr>
        <w:t xml:space="preserve">-TLA), </w:t>
      </w:r>
      <w:r w:rsidR="00DC32DA" w:rsidRPr="006904DC">
        <w:rPr>
          <w:rFonts w:ascii="Verdana" w:hAnsi="Verdana" w:cs="Arial"/>
          <w:szCs w:val="22"/>
        </w:rPr>
        <w:t xml:space="preserve">Olof Olsson (UGOT), Stephanie Roth (UGOT), Olha Shkaravska  (MPG-TLA),  </w:t>
      </w:r>
      <w:r w:rsidR="00083EA7" w:rsidRPr="006904DC">
        <w:rPr>
          <w:rFonts w:ascii="Verdana" w:hAnsi="Verdana" w:cs="Arial"/>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color w:val="auto"/>
          <w:sz w:val="24"/>
          <w:szCs w:val="24"/>
          <w:lang w:val="en-GB"/>
        </w:rPr>
        <w:id w:val="1831790615"/>
        <w:docPartObj>
          <w:docPartGallery w:val="Table of Contents"/>
          <w:docPartUnique/>
        </w:docPartObj>
      </w:sdtPr>
      <w:sdtEndPr>
        <w:rPr>
          <w:rFonts w:ascii="Times" w:hAnsi="Times"/>
          <w:b w:val="0"/>
          <w:bCs w:val="0"/>
          <w:noProof/>
          <w:sz w:val="22"/>
        </w:rPr>
      </w:sdtEndPr>
      <w:sdtContent>
        <w:p w14:paraId="1D73B00F" w14:textId="0C370A6D" w:rsidR="00534D62" w:rsidRDefault="00534D62" w:rsidP="006842AB">
          <w:pPr>
            <w:pStyle w:val="TOCHeading"/>
          </w:pPr>
          <w:r>
            <w:t>Table of Contents</w:t>
          </w:r>
        </w:p>
        <w:p w14:paraId="1CCCB0E2" w14:textId="77777777" w:rsidR="00C76A19"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C76A19">
            <w:rPr>
              <w:noProof/>
            </w:rPr>
            <w:t>2.</w:t>
          </w:r>
          <w:r w:rsidR="00C76A19">
            <w:rPr>
              <w:rFonts w:asciiTheme="minorHAnsi" w:hAnsiTheme="minorHAnsi"/>
              <w:b w:val="0"/>
              <w:noProof/>
              <w:sz w:val="24"/>
              <w:lang w:val="en-US" w:eastAsia="ja-JP"/>
            </w:rPr>
            <w:tab/>
          </w:r>
          <w:r w:rsidR="00C76A19">
            <w:rPr>
              <w:noProof/>
            </w:rPr>
            <w:t>Executive Summary</w:t>
          </w:r>
          <w:r w:rsidR="00C76A19">
            <w:rPr>
              <w:noProof/>
            </w:rPr>
            <w:tab/>
          </w:r>
          <w:r w:rsidR="00C76A19">
            <w:rPr>
              <w:noProof/>
            </w:rPr>
            <w:fldChar w:fldCharType="begin"/>
          </w:r>
          <w:r w:rsidR="00C76A19">
            <w:rPr>
              <w:noProof/>
            </w:rPr>
            <w:instrText xml:space="preserve"> PAGEREF _Toc274924405 \h </w:instrText>
          </w:r>
          <w:r w:rsidR="00C76A19">
            <w:rPr>
              <w:noProof/>
            </w:rPr>
          </w:r>
          <w:r w:rsidR="00C76A19">
            <w:rPr>
              <w:noProof/>
            </w:rPr>
            <w:fldChar w:fldCharType="separate"/>
          </w:r>
          <w:r w:rsidR="00C76A19">
            <w:rPr>
              <w:noProof/>
            </w:rPr>
            <w:t>1</w:t>
          </w:r>
          <w:r w:rsidR="00C76A19">
            <w:rPr>
              <w:noProof/>
            </w:rPr>
            <w:fldChar w:fldCharType="end"/>
          </w:r>
        </w:p>
        <w:p w14:paraId="73AA9B0D"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_Toc274924406 \h </w:instrText>
          </w:r>
          <w:r>
            <w:rPr>
              <w:noProof/>
            </w:rPr>
          </w:r>
          <w:r>
            <w:rPr>
              <w:noProof/>
            </w:rPr>
            <w:fldChar w:fldCharType="separate"/>
          </w:r>
          <w:r>
            <w:rPr>
              <w:noProof/>
            </w:rPr>
            <w:t>2</w:t>
          </w:r>
          <w:r>
            <w:rPr>
              <w:noProof/>
            </w:rPr>
            <w:fldChar w:fldCharType="end"/>
          </w:r>
        </w:p>
        <w:p w14:paraId="730B3077"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w:t>
          </w:r>
          <w:r>
            <w:rPr>
              <w:noProof/>
            </w:rPr>
            <w:tab/>
          </w:r>
          <w:r>
            <w:rPr>
              <w:noProof/>
            </w:rPr>
            <w:fldChar w:fldCharType="begin"/>
          </w:r>
          <w:r>
            <w:rPr>
              <w:noProof/>
            </w:rPr>
            <w:instrText xml:space="preserve"> PAGEREF _Toc274924407 \h </w:instrText>
          </w:r>
          <w:r>
            <w:rPr>
              <w:noProof/>
            </w:rPr>
          </w:r>
          <w:r>
            <w:rPr>
              <w:noProof/>
            </w:rPr>
            <w:fldChar w:fldCharType="separate"/>
          </w:r>
          <w:r>
            <w:rPr>
              <w:noProof/>
            </w:rPr>
            <w:t>2</w:t>
          </w:r>
          <w:r>
            <w:rPr>
              <w:noProof/>
            </w:rPr>
            <w:fldChar w:fldCharType="end"/>
          </w:r>
        </w:p>
        <w:p w14:paraId="0F4F310E"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User scenarios</w:t>
          </w:r>
          <w:r>
            <w:rPr>
              <w:noProof/>
            </w:rPr>
            <w:tab/>
          </w:r>
          <w:r>
            <w:rPr>
              <w:noProof/>
            </w:rPr>
            <w:fldChar w:fldCharType="begin"/>
          </w:r>
          <w:r>
            <w:rPr>
              <w:noProof/>
            </w:rPr>
            <w:instrText xml:space="preserve"> PAGEREF _Toc274924408 \h </w:instrText>
          </w:r>
          <w:r>
            <w:rPr>
              <w:noProof/>
            </w:rPr>
          </w:r>
          <w:r>
            <w:rPr>
              <w:noProof/>
            </w:rPr>
            <w:fldChar w:fldCharType="separate"/>
          </w:r>
          <w:r>
            <w:rPr>
              <w:noProof/>
            </w:rPr>
            <w:t>2</w:t>
          </w:r>
          <w:r>
            <w:rPr>
              <w:noProof/>
            </w:rPr>
            <w:fldChar w:fldCharType="end"/>
          </w:r>
        </w:p>
        <w:p w14:paraId="6C19A83F"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3.3</w:t>
          </w:r>
          <w:r>
            <w:rPr>
              <w:rFonts w:asciiTheme="minorHAnsi" w:hAnsiTheme="minorHAnsi"/>
              <w:b w:val="0"/>
              <w:noProof/>
              <w:sz w:val="24"/>
              <w:szCs w:val="24"/>
              <w:lang w:val="en-US" w:eastAsia="ja-JP"/>
            </w:rPr>
            <w:tab/>
          </w:r>
          <w:r>
            <w:rPr>
              <w:noProof/>
            </w:rPr>
            <w:t>Requirements</w:t>
          </w:r>
          <w:r>
            <w:rPr>
              <w:noProof/>
            </w:rPr>
            <w:tab/>
          </w:r>
          <w:r>
            <w:rPr>
              <w:noProof/>
            </w:rPr>
            <w:fldChar w:fldCharType="begin"/>
          </w:r>
          <w:r>
            <w:rPr>
              <w:noProof/>
            </w:rPr>
            <w:instrText xml:space="preserve"> PAGEREF _Toc274924409 \h </w:instrText>
          </w:r>
          <w:r>
            <w:rPr>
              <w:noProof/>
            </w:rPr>
          </w:r>
          <w:r>
            <w:rPr>
              <w:noProof/>
            </w:rPr>
            <w:fldChar w:fldCharType="separate"/>
          </w:r>
          <w:r>
            <w:rPr>
              <w:noProof/>
            </w:rPr>
            <w:t>3</w:t>
          </w:r>
          <w:r>
            <w:rPr>
              <w:noProof/>
            </w:rPr>
            <w:fldChar w:fldCharType="end"/>
          </w:r>
        </w:p>
        <w:p w14:paraId="2F5861A3"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_Toc274924410 \h </w:instrText>
          </w:r>
          <w:r>
            <w:rPr>
              <w:noProof/>
            </w:rPr>
          </w:r>
          <w:r>
            <w:rPr>
              <w:noProof/>
            </w:rPr>
            <w:fldChar w:fldCharType="separate"/>
          </w:r>
          <w:r>
            <w:rPr>
              <w:noProof/>
            </w:rPr>
            <w:t>4</w:t>
          </w:r>
          <w:r>
            <w:rPr>
              <w:noProof/>
            </w:rPr>
            <w:fldChar w:fldCharType="end"/>
          </w:r>
        </w:p>
        <w:p w14:paraId="6CA681A7"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_Toc274924411 \h </w:instrText>
          </w:r>
          <w:r>
            <w:rPr>
              <w:noProof/>
            </w:rPr>
          </w:r>
          <w:r>
            <w:rPr>
              <w:noProof/>
            </w:rPr>
            <w:fldChar w:fldCharType="separate"/>
          </w:r>
          <w:r>
            <w:rPr>
              <w:noProof/>
            </w:rPr>
            <w:t>4</w:t>
          </w:r>
          <w:r>
            <w:rPr>
              <w:noProof/>
            </w:rPr>
            <w:fldChar w:fldCharType="end"/>
          </w:r>
        </w:p>
        <w:p w14:paraId="4AC8E2E5"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_Toc274924412 \h </w:instrText>
          </w:r>
          <w:r>
            <w:rPr>
              <w:noProof/>
            </w:rPr>
          </w:r>
          <w:r>
            <w:rPr>
              <w:noProof/>
            </w:rPr>
            <w:fldChar w:fldCharType="separate"/>
          </w:r>
          <w:r>
            <w:rPr>
              <w:noProof/>
            </w:rPr>
            <w:t>8</w:t>
          </w:r>
          <w:r>
            <w:rPr>
              <w:noProof/>
            </w:rPr>
            <w:fldChar w:fldCharType="end"/>
          </w:r>
        </w:p>
        <w:p w14:paraId="17B55584"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_Toc274924413 \h </w:instrText>
          </w:r>
          <w:r>
            <w:rPr>
              <w:noProof/>
            </w:rPr>
          </w:r>
          <w:r>
            <w:rPr>
              <w:noProof/>
            </w:rPr>
            <w:fldChar w:fldCharType="separate"/>
          </w:r>
          <w:r>
            <w:rPr>
              <w:noProof/>
            </w:rPr>
            <w:t>8</w:t>
          </w:r>
          <w:r>
            <w:rPr>
              <w:noProof/>
            </w:rPr>
            <w:fldChar w:fldCharType="end"/>
          </w:r>
        </w:p>
        <w:p w14:paraId="229E7921"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_Toc274924414 \h </w:instrText>
          </w:r>
          <w:r>
            <w:rPr>
              <w:noProof/>
            </w:rPr>
          </w:r>
          <w:r>
            <w:rPr>
              <w:noProof/>
            </w:rPr>
            <w:fldChar w:fldCharType="separate"/>
          </w:r>
          <w:r>
            <w:rPr>
              <w:noProof/>
            </w:rPr>
            <w:t>8</w:t>
          </w:r>
          <w:r>
            <w:rPr>
              <w:noProof/>
            </w:rPr>
            <w:fldChar w:fldCharType="end"/>
          </w:r>
        </w:p>
        <w:p w14:paraId="3499A81A"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_Toc274924415 \h </w:instrText>
          </w:r>
          <w:r>
            <w:rPr>
              <w:noProof/>
            </w:rPr>
          </w:r>
          <w:r>
            <w:rPr>
              <w:noProof/>
            </w:rPr>
            <w:fldChar w:fldCharType="separate"/>
          </w:r>
          <w:r>
            <w:rPr>
              <w:noProof/>
            </w:rPr>
            <w:t>9</w:t>
          </w:r>
          <w:r>
            <w:rPr>
              <w:noProof/>
            </w:rPr>
            <w:fldChar w:fldCharType="end"/>
          </w:r>
        </w:p>
        <w:p w14:paraId="05D2C15E"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_Toc274924416 \h </w:instrText>
          </w:r>
          <w:r>
            <w:rPr>
              <w:noProof/>
            </w:rPr>
          </w:r>
          <w:r>
            <w:rPr>
              <w:noProof/>
            </w:rPr>
            <w:fldChar w:fldCharType="separate"/>
          </w:r>
          <w:r>
            <w:rPr>
              <w:noProof/>
            </w:rPr>
            <w:t>13</w:t>
          </w:r>
          <w:r>
            <w:rPr>
              <w:noProof/>
            </w:rPr>
            <w:fldChar w:fldCharType="end"/>
          </w:r>
        </w:p>
        <w:p w14:paraId="0150F76A" w14:textId="77777777" w:rsidR="00C76A19" w:rsidRDefault="00C76A19">
          <w:pPr>
            <w:pStyle w:val="TOC3"/>
            <w:tabs>
              <w:tab w:val="right" w:leader="dot" w:pos="9056"/>
            </w:tabs>
            <w:rPr>
              <w:rFonts w:asciiTheme="minorHAnsi" w:hAnsiTheme="minorHAnsi"/>
              <w:noProof/>
              <w:sz w:val="24"/>
              <w:szCs w:val="24"/>
              <w:lang w:val="en-US" w:eastAsia="ja-JP"/>
            </w:rPr>
          </w:pPr>
          <w:r>
            <w:rPr>
              <w:noProof/>
            </w:rPr>
            <w:t>Architecture</w:t>
          </w:r>
          <w:r>
            <w:rPr>
              <w:noProof/>
            </w:rPr>
            <w:tab/>
          </w:r>
          <w:r>
            <w:rPr>
              <w:noProof/>
            </w:rPr>
            <w:fldChar w:fldCharType="begin"/>
          </w:r>
          <w:r>
            <w:rPr>
              <w:noProof/>
            </w:rPr>
            <w:instrText xml:space="preserve"> PAGEREF _Toc274924417 \h </w:instrText>
          </w:r>
          <w:r>
            <w:rPr>
              <w:noProof/>
            </w:rPr>
          </w:r>
          <w:r>
            <w:rPr>
              <w:noProof/>
            </w:rPr>
            <w:fldChar w:fldCharType="separate"/>
          </w:r>
          <w:r>
            <w:rPr>
              <w:noProof/>
            </w:rPr>
            <w:t>13</w:t>
          </w:r>
          <w:r>
            <w:rPr>
              <w:noProof/>
            </w:rPr>
            <w:fldChar w:fldCharType="end"/>
          </w:r>
        </w:p>
        <w:p w14:paraId="1A303CD5" w14:textId="77777777" w:rsidR="00C76A19" w:rsidRDefault="00C76A19">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_Toc274924418 \h </w:instrText>
          </w:r>
          <w:r>
            <w:rPr>
              <w:noProof/>
            </w:rPr>
          </w:r>
          <w:r>
            <w:rPr>
              <w:noProof/>
            </w:rPr>
            <w:fldChar w:fldCharType="separate"/>
          </w:r>
          <w:r>
            <w:rPr>
              <w:noProof/>
            </w:rPr>
            <w:t>13</w:t>
          </w:r>
          <w:r>
            <w:rPr>
              <w:noProof/>
            </w:rPr>
            <w:fldChar w:fldCharType="end"/>
          </w:r>
        </w:p>
        <w:p w14:paraId="479A6802" w14:textId="77777777" w:rsidR="00C76A19" w:rsidRDefault="00C76A19">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_Toc274924419 \h </w:instrText>
          </w:r>
          <w:r>
            <w:rPr>
              <w:noProof/>
            </w:rPr>
          </w:r>
          <w:r>
            <w:rPr>
              <w:noProof/>
            </w:rPr>
            <w:fldChar w:fldCharType="separate"/>
          </w:r>
          <w:r>
            <w:rPr>
              <w:noProof/>
            </w:rPr>
            <w:t>14</w:t>
          </w:r>
          <w:r>
            <w:rPr>
              <w:noProof/>
            </w:rPr>
            <w:fldChar w:fldCharType="end"/>
          </w:r>
        </w:p>
        <w:p w14:paraId="0994F5A6"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_Toc274924420 \h </w:instrText>
          </w:r>
          <w:r>
            <w:rPr>
              <w:noProof/>
            </w:rPr>
          </w:r>
          <w:r>
            <w:rPr>
              <w:noProof/>
            </w:rPr>
            <w:fldChar w:fldCharType="separate"/>
          </w:r>
          <w:r>
            <w:rPr>
              <w:noProof/>
            </w:rPr>
            <w:t>20</w:t>
          </w:r>
          <w:r>
            <w:rPr>
              <w:noProof/>
            </w:rPr>
            <w:fldChar w:fldCharType="end"/>
          </w:r>
        </w:p>
        <w:p w14:paraId="32A0A617" w14:textId="77777777" w:rsidR="00C76A19" w:rsidRDefault="00C76A19">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_Toc274924421 \h </w:instrText>
          </w:r>
          <w:r>
            <w:rPr>
              <w:noProof/>
            </w:rPr>
          </w:r>
          <w:r>
            <w:rPr>
              <w:noProof/>
            </w:rPr>
            <w:fldChar w:fldCharType="separate"/>
          </w:r>
          <w:r>
            <w:rPr>
              <w:noProof/>
            </w:rPr>
            <w:t>20</w:t>
          </w:r>
          <w:r>
            <w:rPr>
              <w:noProof/>
            </w:rPr>
            <w:fldChar w:fldCharType="end"/>
          </w:r>
        </w:p>
        <w:p w14:paraId="58109074" w14:textId="77777777" w:rsidR="00C76A19" w:rsidRDefault="00C76A19">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_Toc274924422 \h </w:instrText>
          </w:r>
          <w:r>
            <w:rPr>
              <w:noProof/>
            </w:rPr>
          </w:r>
          <w:r>
            <w:rPr>
              <w:noProof/>
            </w:rPr>
            <w:fldChar w:fldCharType="separate"/>
          </w:r>
          <w:r>
            <w:rPr>
              <w:noProof/>
            </w:rPr>
            <w:t>22</w:t>
          </w:r>
          <w:r>
            <w:rPr>
              <w:noProof/>
            </w:rPr>
            <w:fldChar w:fldCharType="end"/>
          </w:r>
        </w:p>
        <w:p w14:paraId="0E8292A7" w14:textId="77777777" w:rsidR="00C76A19" w:rsidRDefault="00C76A19">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_Toc274924423 \h </w:instrText>
          </w:r>
          <w:r>
            <w:rPr>
              <w:noProof/>
            </w:rPr>
          </w:r>
          <w:r>
            <w:rPr>
              <w:noProof/>
            </w:rPr>
            <w:fldChar w:fldCharType="separate"/>
          </w:r>
          <w:r>
            <w:rPr>
              <w:noProof/>
            </w:rPr>
            <w:t>22</w:t>
          </w:r>
          <w:r>
            <w:rPr>
              <w:noProof/>
            </w:rPr>
            <w:fldChar w:fldCharType="end"/>
          </w:r>
        </w:p>
        <w:p w14:paraId="4240C258"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_Toc274924424 \h </w:instrText>
          </w:r>
          <w:r>
            <w:rPr>
              <w:noProof/>
            </w:rPr>
          </w:r>
          <w:r>
            <w:rPr>
              <w:noProof/>
            </w:rPr>
            <w:fldChar w:fldCharType="separate"/>
          </w:r>
          <w:r>
            <w:rPr>
              <w:noProof/>
            </w:rPr>
            <w:t>23</w:t>
          </w:r>
          <w:r>
            <w:rPr>
              <w:noProof/>
            </w:rPr>
            <w:fldChar w:fldCharType="end"/>
          </w:r>
        </w:p>
        <w:p w14:paraId="496C9438" w14:textId="77777777" w:rsidR="00C76A19" w:rsidRDefault="00C76A19">
          <w:pPr>
            <w:pStyle w:val="TOC1"/>
            <w:tabs>
              <w:tab w:val="left" w:pos="689"/>
              <w:tab w:val="right" w:leader="dot" w:pos="9056"/>
            </w:tabs>
            <w:rPr>
              <w:rFonts w:asciiTheme="minorHAnsi" w:hAnsiTheme="minorHAnsi"/>
              <w:b w:val="0"/>
              <w:noProof/>
              <w:sz w:val="24"/>
              <w:lang w:val="en-US" w:eastAsia="ja-JP"/>
            </w:rPr>
          </w:pPr>
          <w:r w:rsidRPr="00AF2AF5">
            <w:rPr>
              <w:rFonts w:eastAsia="Verdana Bold" w:hAnsi="Verdana Bold" w:cs="Verdana Bold"/>
              <w:noProof/>
              <w:u w:color="000000"/>
            </w:rPr>
            <w:t>6.</w:t>
          </w:r>
          <w:r>
            <w:rPr>
              <w:rFonts w:asciiTheme="minorHAnsi" w:hAnsiTheme="minorHAnsi"/>
              <w:b w:val="0"/>
              <w:noProof/>
              <w:sz w:val="24"/>
              <w:lang w:val="en-US" w:eastAsia="ja-JP"/>
            </w:rPr>
            <w:tab/>
          </w:r>
          <w:r w:rsidRPr="00AF2AF5">
            <w:rPr>
              <w:noProof/>
              <w:u w:color="000000"/>
            </w:rPr>
            <w:t>Social Sciences and Humanities: Results and Outlook</w:t>
          </w:r>
          <w:r>
            <w:rPr>
              <w:noProof/>
            </w:rPr>
            <w:tab/>
          </w:r>
          <w:r>
            <w:rPr>
              <w:noProof/>
            </w:rPr>
            <w:fldChar w:fldCharType="begin"/>
          </w:r>
          <w:r>
            <w:rPr>
              <w:noProof/>
            </w:rPr>
            <w:instrText xml:space="preserve"> PAGEREF _Toc274924425 \h </w:instrText>
          </w:r>
          <w:r>
            <w:rPr>
              <w:noProof/>
            </w:rPr>
          </w:r>
          <w:r>
            <w:rPr>
              <w:noProof/>
            </w:rPr>
            <w:fldChar w:fldCharType="separate"/>
          </w:r>
          <w:r>
            <w:rPr>
              <w:noProof/>
            </w:rPr>
            <w:t>23</w:t>
          </w:r>
          <w:r>
            <w:rPr>
              <w:noProof/>
            </w:rPr>
            <w:fldChar w:fldCharType="end"/>
          </w:r>
        </w:p>
        <w:p w14:paraId="657EF18C"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_Toc274924426 \h </w:instrText>
          </w:r>
          <w:r>
            <w:rPr>
              <w:noProof/>
            </w:rPr>
          </w:r>
          <w:r>
            <w:rPr>
              <w:noProof/>
            </w:rPr>
            <w:fldChar w:fldCharType="separate"/>
          </w:r>
          <w:r>
            <w:rPr>
              <w:noProof/>
            </w:rPr>
            <w:t>24</w:t>
          </w:r>
          <w:r>
            <w:rPr>
              <w:noProof/>
            </w:rPr>
            <w:fldChar w:fldCharType="end"/>
          </w:r>
        </w:p>
        <w:p w14:paraId="52057375"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_Toc274924427 \h </w:instrText>
          </w:r>
          <w:r>
            <w:rPr>
              <w:noProof/>
            </w:rPr>
          </w:r>
          <w:r>
            <w:rPr>
              <w:noProof/>
            </w:rPr>
            <w:fldChar w:fldCharType="separate"/>
          </w:r>
          <w:r>
            <w:rPr>
              <w:noProof/>
            </w:rPr>
            <w:t>26</w:t>
          </w:r>
          <w:r>
            <w:rPr>
              <w:noProof/>
            </w:rPr>
            <w:fldChar w:fldCharType="end"/>
          </w:r>
        </w:p>
        <w:p w14:paraId="362B230D"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_Toc274924428 \h </w:instrText>
          </w:r>
          <w:r>
            <w:rPr>
              <w:noProof/>
            </w:rPr>
          </w:r>
          <w:r>
            <w:rPr>
              <w:noProof/>
            </w:rPr>
            <w:fldChar w:fldCharType="separate"/>
          </w:r>
          <w:r>
            <w:rPr>
              <w:noProof/>
            </w:rPr>
            <w:t>31</w:t>
          </w:r>
          <w:r>
            <w:rPr>
              <w:noProof/>
            </w:rPr>
            <w:fldChar w:fldCharType="end"/>
          </w:r>
        </w:p>
        <w:p w14:paraId="2FEC7181"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7.</w:t>
          </w:r>
          <w:r>
            <w:rPr>
              <w:rFonts w:asciiTheme="minorHAnsi" w:hAnsiTheme="minorHAnsi"/>
              <w:b w:val="0"/>
              <w:noProof/>
              <w:sz w:val="24"/>
              <w:lang w:val="en-US" w:eastAsia="ja-JP"/>
            </w:rPr>
            <w:tab/>
          </w:r>
          <w:r>
            <w:rPr>
              <w:noProof/>
            </w:rPr>
            <w:t>APPENDIX</w:t>
          </w:r>
          <w:r>
            <w:rPr>
              <w:noProof/>
            </w:rPr>
            <w:tab/>
          </w:r>
          <w:r>
            <w:rPr>
              <w:noProof/>
            </w:rPr>
            <w:fldChar w:fldCharType="begin"/>
          </w:r>
          <w:r>
            <w:rPr>
              <w:noProof/>
            </w:rPr>
            <w:instrText xml:space="preserve"> PAGEREF _Toc274924429 \h </w:instrText>
          </w:r>
          <w:r>
            <w:rPr>
              <w:noProof/>
            </w:rPr>
          </w:r>
          <w:r>
            <w:rPr>
              <w:noProof/>
            </w:rPr>
            <w:fldChar w:fldCharType="separate"/>
          </w:r>
          <w:r>
            <w:rPr>
              <w:noProof/>
            </w:rPr>
            <w:t>36</w:t>
          </w:r>
          <w:r>
            <w:rPr>
              <w:noProof/>
            </w:rPr>
            <w:fldChar w:fldCharType="end"/>
          </w:r>
        </w:p>
        <w:p w14:paraId="1CCB3C28"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7.1</w:t>
          </w:r>
          <w:r>
            <w:rPr>
              <w:rFonts w:asciiTheme="minorHAnsi" w:hAnsiTheme="minorHAnsi"/>
              <w:b w:val="0"/>
              <w:noProof/>
              <w:sz w:val="24"/>
              <w:szCs w:val="24"/>
              <w:lang w:val="en-US" w:eastAsia="ja-JP"/>
            </w:rPr>
            <w:tab/>
          </w:r>
          <w:r>
            <w:rPr>
              <w:noProof/>
            </w:rPr>
            <w:t>Schema</w:t>
          </w:r>
          <w:r>
            <w:rPr>
              <w:noProof/>
            </w:rPr>
            <w:tab/>
          </w:r>
          <w:r>
            <w:rPr>
              <w:noProof/>
            </w:rPr>
            <w:fldChar w:fldCharType="begin"/>
          </w:r>
          <w:r>
            <w:rPr>
              <w:noProof/>
            </w:rPr>
            <w:instrText xml:space="preserve"> PAGEREF _Toc274924430 \h </w:instrText>
          </w:r>
          <w:r>
            <w:rPr>
              <w:noProof/>
            </w:rPr>
          </w:r>
          <w:r>
            <w:rPr>
              <w:noProof/>
            </w:rPr>
            <w:fldChar w:fldCharType="separate"/>
          </w:r>
          <w:r>
            <w:rPr>
              <w:noProof/>
            </w:rPr>
            <w:t>36</w:t>
          </w:r>
          <w:r>
            <w:rPr>
              <w:noProof/>
            </w:rPr>
            <w:fldChar w:fldCharType="end"/>
          </w:r>
        </w:p>
        <w:p w14:paraId="3BCF7949"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7.2</w:t>
          </w:r>
          <w:r>
            <w:rPr>
              <w:rFonts w:asciiTheme="minorHAnsi" w:hAnsiTheme="minorHAnsi"/>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_Toc274924431 \h </w:instrText>
          </w:r>
          <w:r>
            <w:rPr>
              <w:noProof/>
            </w:rPr>
          </w:r>
          <w:r>
            <w:rPr>
              <w:noProof/>
            </w:rPr>
            <w:fldChar w:fldCharType="separate"/>
          </w:r>
          <w:r>
            <w:rPr>
              <w:noProof/>
            </w:rPr>
            <w:t>42</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842AB">
      <w:pPr>
        <w:pStyle w:val="Heading1"/>
      </w:pPr>
      <w:bookmarkStart w:id="0" w:name="_Toc321908457"/>
      <w:bookmarkStart w:id="1" w:name="_Toc249071741"/>
      <w:bookmarkStart w:id="2" w:name="_Toc265847849"/>
      <w:bookmarkStart w:id="3" w:name="_Toc274924405"/>
      <w:r w:rsidRPr="00666F9E">
        <w:t>Executive S</w:t>
      </w:r>
      <w:r w:rsidR="004B325D" w:rsidRPr="00666F9E">
        <w:t>ummary</w:t>
      </w:r>
      <w:bookmarkEnd w:id="0"/>
      <w:bookmarkEnd w:id="1"/>
      <w:bookmarkEnd w:id="2"/>
      <w:bookmarkEnd w:id="3"/>
    </w:p>
    <w:p w14:paraId="0220C87A" w14:textId="2947F025"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 xml:space="preserve">rs from different institution,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network</w:t>
      </w:r>
      <w:r w:rsidR="009B54F3" w:rsidRPr="00C40D7B">
        <w:t xml:space="preserve">. Such collaboration can take </w:t>
      </w:r>
      <w:r w:rsidR="00021A05" w:rsidRPr="00C40D7B">
        <w:t>the form of annotating the 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4ABB3082" w14:textId="77777777" w:rsidR="00C40D7B" w:rsidRDefault="009B54F3" w:rsidP="00C40D7B">
      <w:r w:rsidRPr="00C40D7B">
        <w:t xml:space="preserve">The aim of this document is to give a specification of a framework for annotating web-documents developed according to task 5.6 plan. By an annotation we mean a remark over a fragment(s) of a document(s). </w:t>
      </w:r>
    </w:p>
    <w:p w14:paraId="0258C257" w14:textId="569FAA5A" w:rsidR="00C40D7B"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 xml:space="preserve">DWAN tool </w:t>
      </w:r>
      <w:r w:rsidR="00AA57BA" w:rsidRPr="00C40D7B">
        <w:t xml:space="preserve">is 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C83D2D" w:rsidRPr="00C40D7B">
        <w:t xml:space="preserve"> </w:t>
      </w:r>
      <w:r w:rsidR="00296E24" w:rsidRPr="00C40D7B">
        <w:t xml:space="preserve">Firefox extension. </w:t>
      </w:r>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relevant when annotated documents are dynamically changed pages like news sites or wiki-pages under construction</w:t>
      </w:r>
      <w:r w:rsidRPr="009B54F3">
        <w:t>.</w:t>
      </w:r>
    </w:p>
    <w:p w14:paraId="025BFAC7" w14:textId="2224319D" w:rsidR="009B54F3" w:rsidRPr="00C40D7B" w:rsidRDefault="00AA57BA" w:rsidP="00C40D7B">
      <w:r w:rsidRPr="00C40D7B">
        <w:t>A client in</w:t>
      </w:r>
      <w:r w:rsidR="0072524A" w:rsidRPr="00C40D7B">
        <w:t xml:space="preserve"> the</w:t>
      </w:r>
      <w:r w:rsidRPr="00C40D7B">
        <w:t xml:space="preserve"> DWAN framework </w:t>
      </w:r>
      <w:r w:rsidR="009B54F3" w:rsidRPr="00C40D7B">
        <w:t xml:space="preserve">exchanges data with the server by sending REST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files.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842AB">
      <w:pPr>
        <w:pStyle w:val="Heading1"/>
      </w:pPr>
      <w:r>
        <w:t xml:space="preserve"> </w:t>
      </w:r>
      <w:bookmarkStart w:id="4" w:name="_Toc274924406"/>
      <w:r>
        <w:t xml:space="preserve">Introduction to </w:t>
      </w:r>
      <w:r w:rsidR="00BE505C">
        <w:t xml:space="preserve">the </w:t>
      </w:r>
      <w:r w:rsidR="0074201E">
        <w:t>DWAN framework</w:t>
      </w:r>
      <w:bookmarkEnd w:id="4"/>
    </w:p>
    <w:p w14:paraId="5A557227" w14:textId="6A0D2B1F" w:rsidR="005B7F8E" w:rsidRDefault="005B7F8E" w:rsidP="006842AB">
      <w:pPr>
        <w:pStyle w:val="Heading2"/>
      </w:pPr>
      <w:bookmarkStart w:id="5" w:name="_Toc274924407"/>
      <w:r>
        <w:t>Motivation</w:t>
      </w:r>
      <w:bookmarkEnd w:id="5"/>
    </w:p>
    <w:p w14:paraId="3E51D6D2" w14:textId="77777777" w:rsidR="00982AB0" w:rsidRDefault="00F51F1E" w:rsidP="00982AB0">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388D269B" w:rsidR="00F51F1E" w:rsidRDefault="00F51F1E" w:rsidP="00982AB0">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w:t>
      </w:r>
      <w:r w:rsidRPr="00BC36E0">
        <w:t>by</w:t>
      </w:r>
      <w:r w:rsidR="00BC36E0" w:rsidRPr="00BC36E0">
        <w:t xml:space="preserve"> </w:t>
      </w:r>
      <w:r w:rsidR="00BC36E0">
        <w:t>ELAN (</w:t>
      </w:r>
      <w:r w:rsidR="00BC36E0" w:rsidRPr="00BC36E0">
        <w:t>EUDICO Linguistic Annotator</w:t>
      </w:r>
      <w:r w:rsidR="00BC36E0">
        <w:t>)</w:t>
      </w:r>
      <w:r w:rsidR="00BC36E0">
        <w:rPr>
          <w:rStyle w:val="FootnoteReference"/>
          <w:rFonts w:ascii="Verdana" w:hAnsi="Verdana"/>
          <w:color w:val="000000" w:themeColor="text1"/>
        </w:rPr>
        <w:footnoteReference w:id="1"/>
      </w:r>
      <w:r w:rsidRPr="009B54F3">
        <w:rPr>
          <w:color w:val="000000" w:themeColor="text1"/>
        </w:rPr>
        <w:t>.</w:t>
      </w:r>
    </w:p>
    <w:p w14:paraId="04FF5B88" w14:textId="2ABF27DC" w:rsidR="003D3B63" w:rsidRDefault="003D3B63" w:rsidP="006842AB">
      <w:pPr>
        <w:pStyle w:val="Heading2"/>
      </w:pPr>
      <w:bookmarkStart w:id="6" w:name="_Toc274924408"/>
      <w:r>
        <w:t>User scenarios</w:t>
      </w:r>
      <w:bookmarkEnd w:id="6"/>
    </w:p>
    <w:p w14:paraId="2BBC7183" w14:textId="725188D1" w:rsidR="003D3B63" w:rsidRDefault="00DA364E" w:rsidP="00982AB0">
      <w:r>
        <w:t>Consider examples of user scenarios that can be successfully run on the DWAN tool in it</w:t>
      </w:r>
      <w:r w:rsidR="007311B2">
        <w:t>s</w:t>
      </w:r>
      <w:r>
        <w:t xml:space="preserve"> current state. It is assumed that before getting acquainted with these scenarios</w:t>
      </w:r>
      <w:r w:rsidR="00BF4655">
        <w:t>,</w:t>
      </w:r>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w:t>
      </w:r>
      <w:r w:rsidR="001846CC">
        <w:t xml:space="preserve"> the presented deliverable</w:t>
      </w:r>
      <w:r>
        <w:t>.</w:t>
      </w:r>
    </w:p>
    <w:p w14:paraId="1677171F" w14:textId="12D740F9" w:rsidR="00442747" w:rsidRDefault="00442747" w:rsidP="00982AB0">
      <w:r>
        <w:t xml:space="preserve">The term </w:t>
      </w:r>
      <w:r w:rsidRPr="00442747">
        <w:rPr>
          <w:i/>
        </w:rPr>
        <w:t>principa</w:t>
      </w:r>
      <w:r w:rsidRPr="007A07FE">
        <w:rPr>
          <w:i/>
        </w:rPr>
        <w:t>l</w:t>
      </w:r>
      <w:r>
        <w:t>, which we use below, in general denotes either a user or a group of user</w:t>
      </w:r>
      <w:r w:rsidR="00C83D2D">
        <w:t>s</w:t>
      </w:r>
      <w:r>
        <w:t>. At present</w:t>
      </w:r>
      <w:r w:rsidR="00BF4655">
        <w:t>,</w:t>
      </w:r>
      <w:r>
        <w:t xml:space="preserve"> user and principal are synonyms</w:t>
      </w:r>
      <w:r w:rsidR="008E11B1">
        <w:t xml:space="preserve"> for DWAN tool</w:t>
      </w:r>
      <w:r>
        <w:t xml:space="preserve">. </w:t>
      </w:r>
    </w:p>
    <w:p w14:paraId="3BC1AD2F" w14:textId="77777777" w:rsidR="00DA364E" w:rsidRPr="007E1597" w:rsidRDefault="00DA364E" w:rsidP="00982AB0"/>
    <w:p w14:paraId="0A157D99" w14:textId="6329C0EE" w:rsidR="003D3B63" w:rsidRPr="009011B1" w:rsidRDefault="003D3B63" w:rsidP="00982AB0">
      <w:pPr>
        <w:rPr>
          <w:szCs w:val="22"/>
          <w:lang w:val="en-US"/>
        </w:rPr>
      </w:pPr>
      <w:r>
        <w:rPr>
          <w:lang w:val="en-US"/>
        </w:rPr>
        <w:t>1</w:t>
      </w:r>
      <w:r w:rsidRPr="009011B1">
        <w:rPr>
          <w:i/>
          <w:szCs w:val="22"/>
          <w:lang w:val="en-US"/>
        </w:rPr>
        <w:t>) Getting an annotation whose web-page page has been updated</w:t>
      </w:r>
      <w:r w:rsidRPr="009011B1">
        <w:rPr>
          <w:szCs w:val="22"/>
          <w:lang w:val="en-US"/>
        </w:rPr>
        <w:t>. </w:t>
      </w:r>
    </w:p>
    <w:p w14:paraId="3257A2A1" w14:textId="4E20C1B4" w:rsidR="003D3B63" w:rsidRDefault="003D3B63" w:rsidP="00982AB0">
      <w:pPr>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r w:rsidR="00BE505C">
        <w:rPr>
          <w:lang w:val="en-US"/>
        </w:rPr>
        <w:t>completely</w:t>
      </w:r>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3104F963" w:rsidR="003D3B63" w:rsidRDefault="003D3B63" w:rsidP="00982AB0">
      <w:pPr>
        <w:rPr>
          <w:sz w:val="26"/>
          <w:szCs w:val="26"/>
          <w:lang w:val="en-US"/>
        </w:rPr>
      </w:pPr>
      <w:r>
        <w:rPr>
          <w:lang w:val="en-US"/>
        </w:rPr>
        <w:t xml:space="preserve">This use case </w:t>
      </w:r>
      <w:r w:rsidR="008A4265">
        <w:rPr>
          <w:lang w:val="en-US"/>
        </w:rPr>
        <w:t xml:space="preserve">was a part of </w:t>
      </w:r>
      <w:r w:rsidR="00BE505C">
        <w:rPr>
          <w:lang w:val="en-US"/>
        </w:rPr>
        <w:t xml:space="preserve">the </w:t>
      </w:r>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r w:rsidR="00BE505C">
        <w:rPr>
          <w:lang w:val="en-US"/>
        </w:rPr>
        <w:t xml:space="preserve">the </w:t>
      </w:r>
      <w:r w:rsidR="00F86DA6">
        <w:rPr>
          <w:lang w:val="en-US"/>
        </w:rPr>
        <w:t xml:space="preserve">Wired-Marker-based </w:t>
      </w:r>
      <w:r w:rsidR="008A4265">
        <w:rPr>
          <w:lang w:val="en-US"/>
        </w:rPr>
        <w:t xml:space="preserve">DWAN </w:t>
      </w:r>
      <w:r w:rsidR="00940D6A">
        <w:rPr>
          <w:lang w:val="en-US"/>
        </w:rPr>
        <w:t>front-end</w:t>
      </w:r>
      <w:r w:rsidR="008A4265">
        <w:rPr>
          <w:lang w:val="en-US"/>
        </w:rPr>
        <w:t xml:space="preserve"> installed.</w:t>
      </w:r>
    </w:p>
    <w:p w14:paraId="7ECD2068" w14:textId="77777777" w:rsidR="003D3B63" w:rsidRDefault="003D3B63" w:rsidP="00982AB0">
      <w:pPr>
        <w:rPr>
          <w:sz w:val="26"/>
          <w:szCs w:val="26"/>
          <w:lang w:val="en-US"/>
        </w:rPr>
      </w:pPr>
      <w:r>
        <w:rPr>
          <w:lang w:val="en-US"/>
        </w:rPr>
        <w:t> </w:t>
      </w:r>
    </w:p>
    <w:p w14:paraId="0F363AC4" w14:textId="0264DC7D" w:rsidR="003D3B63" w:rsidRDefault="003D3B63" w:rsidP="00982AB0">
      <w:pPr>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18EA33B3" w:rsidR="003D3B63" w:rsidRDefault="0083168D" w:rsidP="00982AB0">
      <w:pPr>
        <w:rPr>
          <w:lang w:val="en-US"/>
        </w:rPr>
      </w:pPr>
      <w:r>
        <w:rPr>
          <w:lang w:val="en-US"/>
        </w:rPr>
        <w:t xml:space="preserve">The </w:t>
      </w:r>
      <w:r w:rsidR="00EC6F7E">
        <w:rPr>
          <w:lang w:val="en-US"/>
        </w:rPr>
        <w:t xml:space="preserve">Wired-Marker-based </w:t>
      </w:r>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w:t>
      </w:r>
      <w:r w:rsidR="00940D6A">
        <w:rPr>
          <w:lang w:val="en-US"/>
        </w:rPr>
        <w:t>back-end</w:t>
      </w:r>
      <w:r w:rsidR="008E11B1">
        <w:rPr>
          <w:lang w:val="en-US"/>
        </w:rPr>
        <w:t xml:space="preserve"> can issue </w:t>
      </w:r>
      <w:r w:rsidR="003E7C51">
        <w:rPr>
          <w:lang w:val="en-US"/>
        </w:rPr>
        <w:t xml:space="preserve">one of </w:t>
      </w:r>
      <w:r w:rsidR="008E11B1">
        <w:rPr>
          <w:lang w:val="en-US"/>
        </w:rPr>
        <w:t xml:space="preserve">two </w:t>
      </w:r>
      <w:r w:rsidR="00756A7A">
        <w:rPr>
          <w:lang w:val="en-US"/>
        </w:rPr>
        <w:t xml:space="preserve">HTML </w:t>
      </w:r>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r>
        <w:rPr>
          <w:lang w:val="en-US"/>
        </w:rPr>
        <w:t>changing</w:t>
      </w:r>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5C86CCE9" w:rsidR="003E7C51" w:rsidRDefault="003E7C51" w:rsidP="00982AB0">
      <w:pPr>
        <w:rPr>
          <w:sz w:val="26"/>
          <w:szCs w:val="26"/>
          <w:lang w:val="en-US"/>
        </w:rPr>
      </w:pPr>
      <w:r>
        <w:rPr>
          <w:lang w:val="en-US"/>
        </w:rPr>
        <w:t xml:space="preserve">Updating access modes is implemented through </w:t>
      </w:r>
      <w:r w:rsidR="00940D6A">
        <w:rPr>
          <w:lang w:val="en-US"/>
        </w:rPr>
        <w:t>back-end</w:t>
      </w:r>
      <w:r>
        <w:rPr>
          <w:lang w:val="en-US"/>
        </w:rPr>
        <w:t xml:space="preserve">’s </w:t>
      </w:r>
      <w:r w:rsidR="00756A7A">
        <w:rPr>
          <w:lang w:val="en-US"/>
        </w:rPr>
        <w:t xml:space="preserve">HTML </w:t>
      </w:r>
      <w:r>
        <w:rPr>
          <w:lang w:val="en-US"/>
        </w:rPr>
        <w:t xml:space="preserve">forms because changing access rights is not implemented in Wired Marker, and adding this feature to DWAN </w:t>
      </w:r>
      <w:r w:rsidR="00940D6A">
        <w:rPr>
          <w:lang w:val="en-US"/>
        </w:rPr>
        <w:t>front-end</w:t>
      </w:r>
      <w:r>
        <w:rPr>
          <w:lang w:val="en-US"/>
        </w:rPr>
        <w:t xml:space="preserve"> would be quite time consuming.</w:t>
      </w:r>
      <w:r>
        <w:rPr>
          <w:rStyle w:val="FootnoteReference"/>
          <w:lang w:val="en-US"/>
        </w:rPr>
        <w:footnoteReference w:id="2"/>
      </w:r>
      <w:r>
        <w:rPr>
          <w:lang w:val="en-US"/>
        </w:rPr>
        <w:t xml:space="preserve">  </w:t>
      </w:r>
    </w:p>
    <w:p w14:paraId="4BF6A731" w14:textId="5CB374C0" w:rsidR="003D3B63" w:rsidRDefault="003D3B63" w:rsidP="003E7C51">
      <w:pPr>
        <w:rPr>
          <w:sz w:val="26"/>
          <w:szCs w:val="26"/>
          <w:lang w:val="en-US"/>
        </w:rPr>
      </w:pPr>
      <w:r>
        <w:rPr>
          <w:lang w:val="en-US"/>
        </w:rPr>
        <w:t> </w:t>
      </w:r>
    </w:p>
    <w:p w14:paraId="45C4F2C1" w14:textId="71D96C84" w:rsidR="003E7C51" w:rsidRDefault="003D3B63" w:rsidP="00982AB0">
      <w:pPr>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4AB82339" w:rsidR="00E9198E" w:rsidRDefault="00F431CD" w:rsidP="00D25DC4">
      <w:pPr>
        <w:rPr>
          <w:lang w:val="en-US"/>
        </w:rPr>
      </w:pPr>
      <w:r>
        <w:rPr>
          <w:lang w:val="en-US"/>
        </w:rPr>
        <w:t xml:space="preserve">Initially </w:t>
      </w:r>
      <w:r w:rsidR="00E21F10">
        <w:rPr>
          <w:lang w:val="en-US"/>
        </w:rPr>
        <w:t xml:space="preserve">the </w:t>
      </w:r>
      <w:r w:rsidR="00EC6F7E">
        <w:rPr>
          <w:lang w:val="en-US"/>
        </w:rPr>
        <w:t xml:space="preserve">Wired-Marker-based </w:t>
      </w:r>
      <w:r>
        <w:rPr>
          <w:lang w:val="en-US"/>
        </w:rPr>
        <w:t>DWAN client generates the set of pre-defined folders (</w:t>
      </w:r>
      <w:r w:rsidR="00171600">
        <w:rPr>
          <w:lang w:val="en-US"/>
        </w:rPr>
        <w:t>colour</w:t>
      </w:r>
      <w:r>
        <w:rPr>
          <w:lang w:val="en-US"/>
        </w:rPr>
        <w:t xml:space="preserve">ed “marker”) for the logged-in principal. </w:t>
      </w:r>
      <w:r w:rsidR="00E9198E">
        <w:rPr>
          <w:lang w:val="en-US"/>
        </w:rPr>
        <w:t xml:space="preserve">Annotations are sorted by the corresponding </w:t>
      </w:r>
      <w:r w:rsidR="00171600">
        <w:rPr>
          <w:lang w:val="en-US"/>
        </w:rPr>
        <w:t>colour</w:t>
      </w:r>
      <w:r w:rsidR="00E9198E">
        <w:rPr>
          <w:lang w:val="en-US"/>
        </w:rPr>
        <w:t>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sidR="00171600">
        <w:rPr>
          <w:lang w:val="en-US"/>
        </w:rPr>
        <w:t>colour</w:t>
      </w:r>
      <w:r>
        <w:rPr>
          <w:lang w:val="en-US"/>
        </w:rPr>
        <w:t xml:space="preserve">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3AADA3C" w:rsidR="003D3B63" w:rsidRPr="00E9198E" w:rsidRDefault="00E9198E" w:rsidP="00E9198E">
      <w:pPr>
        <w:rPr>
          <w:lang w:val="en-US"/>
        </w:rPr>
      </w:pPr>
      <w:r>
        <w:rPr>
          <w:lang w:val="en-US"/>
        </w:rPr>
        <w:t xml:space="preserve">The </w:t>
      </w:r>
      <w:r w:rsidR="00171600">
        <w:rPr>
          <w:lang w:val="en-US"/>
        </w:rPr>
        <w:t>colour</w:t>
      </w:r>
      <w:r>
        <w:rPr>
          <w:lang w:val="en-US"/>
        </w:rPr>
        <w:t xml:space="preserve"> information is sent to</w:t>
      </w:r>
      <w:r w:rsidR="0059482E">
        <w:rPr>
          <w:lang w:val="en-US"/>
        </w:rPr>
        <w:t xml:space="preserve"> the</w:t>
      </w:r>
      <w:r>
        <w:rPr>
          <w:lang w:val="en-US"/>
        </w:rPr>
        <w:t xml:space="preserve"> server when an annotation is posted. </w:t>
      </w:r>
      <w:r w:rsidR="003D3B63">
        <w:rPr>
          <w:lang w:val="en-US"/>
        </w:rPr>
        <w:t xml:space="preserve">Unfortunately, </w:t>
      </w:r>
      <w:r>
        <w:rPr>
          <w:lang w:val="en-US"/>
        </w:rPr>
        <w:t xml:space="preserve">sorting annotations by </w:t>
      </w:r>
      <w:r w:rsidR="00171600">
        <w:rPr>
          <w:lang w:val="en-US"/>
        </w:rPr>
        <w:t>colour</w:t>
      </w:r>
      <w:r>
        <w:rPr>
          <w:lang w:val="en-US"/>
        </w:rPr>
        <w:t xml:space="preserve">s is </w:t>
      </w:r>
      <w:r w:rsidR="00E21F10">
        <w:rPr>
          <w:lang w:val="en-US"/>
        </w:rPr>
        <w:t>visible</w:t>
      </w:r>
      <w:r>
        <w:rPr>
          <w:lang w:val="en-US"/>
        </w:rPr>
        <w:t xml:space="preserve"> only by the creator of the annotations and only on that</w:t>
      </w:r>
      <w:r w:rsidR="0059482E">
        <w:rPr>
          <w:lang w:val="en-US"/>
        </w:rPr>
        <w:t xml:space="preserve"> client</w:t>
      </w:r>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w:t>
      </w:r>
      <w:r w:rsidR="00171600">
        <w:rPr>
          <w:lang w:val="en-US"/>
        </w:rPr>
        <w:t>colour</w:t>
      </w:r>
      <w:r>
        <w:rPr>
          <w:lang w:val="en-US"/>
        </w:rPr>
        <w:t xml:space="preserve"> information that it gets from the server and all annotations </w:t>
      </w:r>
      <w:r w:rsidR="00C46318">
        <w:rPr>
          <w:lang w:val="en-US"/>
        </w:rPr>
        <w:t xml:space="preserve">created by other client instances </w:t>
      </w:r>
      <w:r>
        <w:rPr>
          <w:lang w:val="en-US"/>
        </w:rPr>
        <w:t>are collected in</w:t>
      </w:r>
      <w:r w:rsidR="00BF4655">
        <w:rPr>
          <w:lang w:val="en-US"/>
        </w:rPr>
        <w:t xml:space="preserve"> </w:t>
      </w:r>
      <w:r w:rsidR="0059482E">
        <w:rPr>
          <w:lang w:val="en-US"/>
        </w:rPr>
        <w:t>a</w:t>
      </w:r>
      <w:r>
        <w:rPr>
          <w:lang w:val="en-US"/>
        </w:rPr>
        <w:t xml:space="preserve"> folder called </w:t>
      </w:r>
      <w:r w:rsidRPr="00E9198E">
        <w:rPr>
          <w:i/>
          <w:lang w:val="en-US"/>
        </w:rPr>
        <w:t>incoming</w:t>
      </w:r>
      <w:r>
        <w:rPr>
          <w:lang w:val="en-US"/>
        </w:rPr>
        <w:t xml:space="preserve"> and have light-yellow </w:t>
      </w:r>
      <w:r w:rsidR="00171600">
        <w:rPr>
          <w:lang w:val="en-US"/>
        </w:rPr>
        <w:t>colour</w:t>
      </w:r>
      <w:r w:rsidR="003D3B63">
        <w:rPr>
          <w:lang w:val="en-US"/>
        </w:rPr>
        <w:t xml:space="preserve">. </w:t>
      </w:r>
      <w:r>
        <w:rPr>
          <w:rStyle w:val="FootnoteReference"/>
          <w:lang w:val="en-US"/>
        </w:rPr>
        <w:footnoteReference w:id="3"/>
      </w:r>
    </w:p>
    <w:p w14:paraId="721005D1" w14:textId="77777777" w:rsidR="00E9198E" w:rsidRDefault="00E9198E" w:rsidP="00982AB0">
      <w:pPr>
        <w:rPr>
          <w:lang w:val="en-US"/>
        </w:rPr>
      </w:pPr>
    </w:p>
    <w:p w14:paraId="163C33E8" w14:textId="33B4F0D3" w:rsidR="005B7F8E" w:rsidRDefault="003B053B" w:rsidP="006842AB">
      <w:pPr>
        <w:pStyle w:val="Heading2"/>
      </w:pPr>
      <w:bookmarkStart w:id="7" w:name="_Toc274924409"/>
      <w:r>
        <w:t>R</w:t>
      </w:r>
      <w:r w:rsidR="00D063B5">
        <w:t>equirements</w:t>
      </w:r>
      <w:bookmarkEnd w:id="7"/>
      <w:r w:rsidR="005B7F8E">
        <w:t xml:space="preserve"> </w:t>
      </w:r>
    </w:p>
    <w:p w14:paraId="2E75189D" w14:textId="2BD57471" w:rsidR="007E1597" w:rsidRPr="009B54F3" w:rsidRDefault="00D063B5" w:rsidP="00D063B5">
      <w:r>
        <w:t xml:space="preserve">In </w:t>
      </w:r>
      <w:r w:rsidR="00E21F10">
        <w:t xml:space="preserve">the </w:t>
      </w:r>
      <w:r w:rsidR="007E1597">
        <w:t>DWAN framework</w:t>
      </w:r>
      <w:r w:rsidR="007E1597" w:rsidRPr="009B54F3">
        <w:t xml:space="preserve"> </w:t>
      </w:r>
      <w:r>
        <w:t xml:space="preserve">it is assumed that possibly multiple clients communicate with a single </w:t>
      </w:r>
      <w:r w:rsidR="00940D6A">
        <w:t>back-end</w:t>
      </w:r>
      <w:r>
        <w:t xml:space="preserve"> consisting of the database and the server software which implements access to the database. A </w:t>
      </w:r>
      <w:r w:rsidR="007E1597" w:rsidRPr="009B54F3">
        <w:t xml:space="preserve">client is developed specifically for a particular sort(s) of web-documents, whereas the </w:t>
      </w:r>
      <w:r w:rsidR="00940D6A">
        <w:t>back-end</w:t>
      </w:r>
      <w:r w:rsidR="007E1597" w:rsidRPr="009B54F3">
        <w:t xml:space="preserve"> is not specific and treats requests of all clients in the same way. </w:t>
      </w:r>
      <w:r w:rsidR="003E639B">
        <w:t xml:space="preserve"> A</w:t>
      </w:r>
      <w:r w:rsidR="007E1597" w:rsidRPr="009B54F3">
        <w:t xml:space="preserve">nnotations and information about annotated </w:t>
      </w:r>
      <w:r w:rsidR="00AA57BA">
        <w:t>targets</w:t>
      </w:r>
      <w:r w:rsidR="007E1597" w:rsidRPr="009B54F3">
        <w:t xml:space="preserve"> 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Storing cached representations allows to retrieve the cop</w:t>
      </w:r>
      <w:r w:rsidR="00BF4655">
        <w:t xml:space="preserve">y of an annotated document when </w:t>
      </w:r>
      <w:r w:rsidR="007E1597" w:rsidRPr="009B54F3">
        <w:t xml:space="preserve">the actual web-document under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It may happen when the corresponding fragment has been significantly changed or disappeared. </w:t>
      </w:r>
    </w:p>
    <w:p w14:paraId="040B4D1E" w14:textId="641B0F41" w:rsidR="005B7F8E" w:rsidRDefault="007E1597" w:rsidP="00D063B5">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r w:rsidR="00BF4655">
        <w:t>ses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r w:rsidR="00BF4655">
        <w:t>,</w:t>
      </w:r>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6842AB">
      <w:pPr>
        <w:pStyle w:val="Heading1"/>
      </w:pPr>
      <w:bookmarkStart w:id="8" w:name="_Toc274924410"/>
      <w:r>
        <w:t>Annotation Tools</w:t>
      </w:r>
      <w:bookmarkEnd w:id="8"/>
    </w:p>
    <w:p w14:paraId="05317FD8" w14:textId="5E4784DD" w:rsidR="00FC5631" w:rsidRDefault="009B54F3" w:rsidP="006842AB">
      <w:pPr>
        <w:pStyle w:val="Heading2"/>
      </w:pPr>
      <w:bookmarkStart w:id="9" w:name="_Toc274924411"/>
      <w:r w:rsidRPr="00AC51E7">
        <w:t>S</w:t>
      </w:r>
      <w:r w:rsidR="00BF4655">
        <w:t>t</w:t>
      </w:r>
      <w:r w:rsidRPr="00AC51E7">
        <w:t>ate of the art on September 201</w:t>
      </w:r>
      <w:r w:rsidR="00FC5631">
        <w:t>2</w:t>
      </w:r>
      <w:bookmarkEnd w:id="9"/>
    </w:p>
    <w:p w14:paraId="3DA8D848" w14:textId="69664C9E"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Caption"/>
        <w:keepNext/>
      </w:pPr>
      <w:bookmarkStart w:id="10" w:name="_Ref274312483"/>
      <w:bookmarkStart w:id="11"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0"/>
      <w:r>
        <w:t>. Annotation tools available by Autumn 2012</w:t>
      </w:r>
      <w:bookmarkEnd w:id="11"/>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2F310EA7" w14:textId="03B3BFE5" w:rsidTr="006842AB">
        <w:trPr>
          <w:trHeight w:val="706"/>
        </w:trPr>
        <w:tc>
          <w:tcPr>
            <w:tcW w:w="1001" w:type="pct"/>
            <w:shd w:val="clear" w:color="000000" w:fill="FFFFFF"/>
            <w:noWrap/>
            <w:vAlign w:val="center"/>
            <w:hideMark/>
          </w:tcPr>
          <w:p w14:paraId="5680FA64"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2D12A8D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3FE42A21" w14:textId="35016194"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4DA559DC" w14:textId="718CD6DF"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1FB2BF5D" w14:textId="2E6285B9"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21D56B31" w14:textId="680FD2F2"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315A25D6" w14:textId="137DF6B8" w:rsidTr="00E44A1F">
        <w:trPr>
          <w:trHeight w:val="280"/>
        </w:trPr>
        <w:tc>
          <w:tcPr>
            <w:tcW w:w="1001" w:type="pct"/>
            <w:shd w:val="clear" w:color="auto" w:fill="auto"/>
            <w:noWrap/>
            <w:vAlign w:val="center"/>
            <w:hideMark/>
          </w:tcPr>
          <w:p w14:paraId="080BEE4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A.nnotate</w:t>
            </w:r>
          </w:p>
        </w:tc>
        <w:tc>
          <w:tcPr>
            <w:tcW w:w="610" w:type="pct"/>
            <w:shd w:val="clear" w:color="auto" w:fill="auto"/>
            <w:noWrap/>
            <w:vAlign w:val="center"/>
            <w:hideMark/>
          </w:tcPr>
          <w:p w14:paraId="4CC07920" w14:textId="32350900"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EF392F9" w14:textId="36AA004E"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39E3C6ED"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61C6DD6"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26EA1FF" w14:textId="3D7DF00B"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06413688" w14:textId="49499378" w:rsidTr="00E44A1F">
        <w:trPr>
          <w:trHeight w:val="261"/>
        </w:trPr>
        <w:tc>
          <w:tcPr>
            <w:tcW w:w="1001" w:type="pct"/>
            <w:shd w:val="clear" w:color="auto" w:fill="auto"/>
            <w:noWrap/>
            <w:vAlign w:val="center"/>
            <w:hideMark/>
          </w:tcPr>
          <w:p w14:paraId="6A6A523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AnnotationEdit</w:t>
            </w:r>
          </w:p>
        </w:tc>
        <w:tc>
          <w:tcPr>
            <w:tcW w:w="610" w:type="pct"/>
            <w:shd w:val="clear" w:color="auto" w:fill="auto"/>
            <w:noWrap/>
            <w:vAlign w:val="center"/>
            <w:hideMark/>
          </w:tcPr>
          <w:p w14:paraId="0BE1E3A7" w14:textId="11583BCC"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3E729F3" w14:textId="616B4C40"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7D02F0F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FD7F8A4"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6AB48A6" w14:textId="6304FAC9"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1EE129A6" w14:textId="140ECAEB" w:rsidTr="00E44A1F">
        <w:trPr>
          <w:trHeight w:val="280"/>
        </w:trPr>
        <w:tc>
          <w:tcPr>
            <w:tcW w:w="1001" w:type="pct"/>
            <w:shd w:val="clear" w:color="auto" w:fill="auto"/>
            <w:noWrap/>
            <w:vAlign w:val="center"/>
            <w:hideMark/>
          </w:tcPr>
          <w:p w14:paraId="0ED5BE9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38FCC599" w14:textId="06EDFA93"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4356143" w14:textId="6D273F6A"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632596E2" w14:textId="63495509"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687A905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168B5F35" w14:textId="488E117E"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6438F7F2" w14:textId="7BD032D1" w:rsidTr="00E44A1F">
        <w:trPr>
          <w:trHeight w:val="280"/>
        </w:trPr>
        <w:tc>
          <w:tcPr>
            <w:tcW w:w="1001" w:type="pct"/>
            <w:shd w:val="clear" w:color="auto" w:fill="auto"/>
            <w:noWrap/>
            <w:vAlign w:val="center"/>
            <w:hideMark/>
          </w:tcPr>
          <w:p w14:paraId="3F0784C5" w14:textId="050DAA5F"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Annotea</w:t>
            </w:r>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1E7D4DA3" w14:textId="3985F823"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release jan 2012</w:t>
            </w:r>
          </w:p>
        </w:tc>
        <w:tc>
          <w:tcPr>
            <w:tcW w:w="764" w:type="pct"/>
            <w:shd w:val="clear" w:color="auto" w:fill="auto"/>
            <w:noWrap/>
            <w:vAlign w:val="center"/>
            <w:hideMark/>
          </w:tcPr>
          <w:p w14:paraId="48183869" w14:textId="480247C3"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6C9FAFB4" w14:textId="0F5024E5"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96A07BD" w14:textId="131A1F1F"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MacOS </w:t>
            </w:r>
          </w:p>
        </w:tc>
        <w:tc>
          <w:tcPr>
            <w:tcW w:w="1219" w:type="pct"/>
          </w:tcPr>
          <w:p w14:paraId="7D3A6F76" w14:textId="41AA932E"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29A4A140" w14:textId="45D305AB" w:rsidTr="00E44A1F">
        <w:trPr>
          <w:trHeight w:val="280"/>
        </w:trPr>
        <w:tc>
          <w:tcPr>
            <w:tcW w:w="1001" w:type="pct"/>
            <w:shd w:val="clear" w:color="auto" w:fill="auto"/>
            <w:noWrap/>
            <w:vAlign w:val="center"/>
            <w:hideMark/>
          </w:tcPr>
          <w:p w14:paraId="788CFD0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53D37731" w14:textId="385C8502"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72906CA3"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3A8D232"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3536862" w14:textId="6B9E5825"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bookmarklet</w:t>
            </w:r>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4B8D3814" w14:textId="60E6C97F"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7EE9993C" w14:textId="03AD31A2" w:rsidTr="00E44A1F">
        <w:trPr>
          <w:trHeight w:val="280"/>
        </w:trPr>
        <w:tc>
          <w:tcPr>
            <w:tcW w:w="1001" w:type="pct"/>
            <w:shd w:val="clear" w:color="auto" w:fill="auto"/>
            <w:noWrap/>
            <w:vAlign w:val="center"/>
            <w:hideMark/>
          </w:tcPr>
          <w:p w14:paraId="2BCAEDC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Blerp</w:t>
            </w:r>
          </w:p>
        </w:tc>
        <w:tc>
          <w:tcPr>
            <w:tcW w:w="610" w:type="pct"/>
            <w:shd w:val="clear" w:color="auto" w:fill="auto"/>
            <w:noWrap/>
            <w:vAlign w:val="center"/>
            <w:hideMark/>
          </w:tcPr>
          <w:p w14:paraId="23113A8C" w14:textId="3D458660"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66FFD05E"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43EA56A2"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DA8C80D" w14:textId="2099BD16"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IE PlugIn,</w:t>
            </w:r>
            <w:r w:rsidRPr="006842AB">
              <w:rPr>
                <w:rFonts w:eastAsia="Times New Roman" w:cs="Times New Roman"/>
                <w:color w:val="000000"/>
                <w:sz w:val="20"/>
                <w:szCs w:val="20"/>
                <w:lang w:val="en-US" w:eastAsia="en-US"/>
              </w:rPr>
              <w:br/>
              <w:t>Firefox addOn</w:t>
            </w:r>
          </w:p>
        </w:tc>
        <w:tc>
          <w:tcPr>
            <w:tcW w:w="1219" w:type="pct"/>
          </w:tcPr>
          <w:p w14:paraId="2655C994" w14:textId="31BF215A"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02C3FB81" w14:textId="36C12653" w:rsidTr="00E44A1F">
        <w:trPr>
          <w:trHeight w:val="280"/>
        </w:trPr>
        <w:tc>
          <w:tcPr>
            <w:tcW w:w="1001" w:type="pct"/>
            <w:shd w:val="clear" w:color="auto" w:fill="auto"/>
            <w:noWrap/>
            <w:vAlign w:val="center"/>
            <w:hideMark/>
          </w:tcPr>
          <w:p w14:paraId="626B61B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BounceApp</w:t>
            </w:r>
          </w:p>
        </w:tc>
        <w:tc>
          <w:tcPr>
            <w:tcW w:w="610" w:type="pct"/>
            <w:shd w:val="clear" w:color="auto" w:fill="auto"/>
            <w:noWrap/>
            <w:vAlign w:val="center"/>
            <w:hideMark/>
          </w:tcPr>
          <w:p w14:paraId="4C909706" w14:textId="254D2F83"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1FEB072" w14:textId="751C8328"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2890B569" w14:textId="2356D020"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298A623" w14:textId="17C3EBC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2AE81359" w14:textId="1E154AEB"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18005C2D" w14:textId="243B04F7" w:rsidTr="00E44A1F">
        <w:trPr>
          <w:trHeight w:val="280"/>
        </w:trPr>
        <w:tc>
          <w:tcPr>
            <w:tcW w:w="1001" w:type="pct"/>
            <w:shd w:val="clear" w:color="auto" w:fill="auto"/>
            <w:noWrap/>
            <w:vAlign w:val="center"/>
            <w:hideMark/>
          </w:tcPr>
          <w:p w14:paraId="33944188" w14:textId="36F8E44C"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The Comm</w:t>
            </w:r>
            <w:r w:rsidR="00D344BA" w:rsidRPr="006842AB">
              <w:rPr>
                <w:rFonts w:eastAsia="Times New Roman" w:cs="Times New Roman"/>
                <w:color w:val="000000"/>
                <w:sz w:val="20"/>
                <w:szCs w:val="20"/>
                <w:lang w:val="en-US" w:eastAsia="en-US"/>
              </w:rPr>
              <w:t>entor</w:t>
            </w:r>
          </w:p>
        </w:tc>
        <w:tc>
          <w:tcPr>
            <w:tcW w:w="610" w:type="pct"/>
            <w:shd w:val="clear" w:color="auto" w:fill="auto"/>
            <w:noWrap/>
            <w:vAlign w:val="center"/>
            <w:hideMark/>
          </w:tcPr>
          <w:p w14:paraId="59A2C4B1" w14:textId="7C8EC1A6"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4609351" w14:textId="6D906088"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694B9D3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79BBC87" w14:textId="23DDDDC6"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073A4416" w14:textId="7B2CCE43"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1FA2AA5D" w14:textId="6152B6FD" w:rsidTr="00E44A1F">
        <w:trPr>
          <w:trHeight w:val="280"/>
        </w:trPr>
        <w:tc>
          <w:tcPr>
            <w:tcW w:w="1001" w:type="pct"/>
            <w:shd w:val="clear" w:color="auto" w:fill="auto"/>
            <w:noWrap/>
            <w:vAlign w:val="center"/>
            <w:hideMark/>
          </w:tcPr>
          <w:p w14:paraId="60DCE45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CritLink</w:t>
            </w:r>
          </w:p>
        </w:tc>
        <w:tc>
          <w:tcPr>
            <w:tcW w:w="610" w:type="pct"/>
            <w:shd w:val="clear" w:color="auto" w:fill="auto"/>
            <w:noWrap/>
            <w:vAlign w:val="center"/>
            <w:hideMark/>
          </w:tcPr>
          <w:p w14:paraId="1530CE13" w14:textId="2F7D2C3E"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C5E7B08"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68B1FC9F" w14:textId="4C95C146"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0E82D35" w14:textId="4FC94312"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3D42EE30" w14:textId="0C6F538A"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 bcomment (bule,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2B564107" w14:textId="4BB87EF4" w:rsidTr="00E44A1F">
        <w:trPr>
          <w:trHeight w:val="280"/>
        </w:trPr>
        <w:tc>
          <w:tcPr>
            <w:tcW w:w="1001" w:type="pct"/>
            <w:shd w:val="clear" w:color="auto" w:fill="auto"/>
            <w:noWrap/>
            <w:vAlign w:val="center"/>
            <w:hideMark/>
          </w:tcPr>
          <w:p w14:paraId="3E6E7E1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Crocodoc</w:t>
            </w:r>
          </w:p>
        </w:tc>
        <w:tc>
          <w:tcPr>
            <w:tcW w:w="610" w:type="pct"/>
            <w:shd w:val="clear" w:color="auto" w:fill="auto"/>
            <w:noWrap/>
            <w:vAlign w:val="center"/>
            <w:hideMark/>
          </w:tcPr>
          <w:p w14:paraId="2FE70235" w14:textId="0AD17E9F"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C4C6F4A" w14:textId="0D71BC0B"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0A9E9BB6" w14:textId="5F47AB8B"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49BBF92"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FEB3678" w14:textId="79A67AEA"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r w:rsidR="00F310D7" w:rsidRPr="006842AB">
              <w:rPr>
                <w:rFonts w:eastAsia="Times New Roman" w:cs="Times New Roman"/>
                <w:color w:val="000000"/>
                <w:sz w:val="20"/>
                <w:szCs w:val="20"/>
                <w:lang w:val="en-US" w:eastAsia="en-US"/>
              </w:rPr>
              <w:t>Pwerpoint</w:t>
            </w:r>
            <w:r w:rsidRPr="006842AB">
              <w:rPr>
                <w:rFonts w:eastAsia="Times New Roman" w:cs="Times New Roman"/>
                <w:color w:val="000000"/>
                <w:sz w:val="20"/>
                <w:szCs w:val="20"/>
                <w:lang w:val="en-US" w:eastAsia="en-US"/>
              </w:rPr>
              <w:t xml:space="preserve"> documents are saved on Crocodoc servers</w:t>
            </w:r>
          </w:p>
        </w:tc>
      </w:tr>
      <w:tr w:rsidR="00ED4E53" w:rsidRPr="00FC5631" w14:paraId="7402BE72" w14:textId="7D95A602" w:rsidTr="00E44A1F">
        <w:trPr>
          <w:trHeight w:val="280"/>
        </w:trPr>
        <w:tc>
          <w:tcPr>
            <w:tcW w:w="1001" w:type="pct"/>
            <w:shd w:val="clear" w:color="auto" w:fill="auto"/>
            <w:noWrap/>
            <w:vAlign w:val="center"/>
            <w:hideMark/>
          </w:tcPr>
          <w:p w14:paraId="2709668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2EAF6A11" w14:textId="70B08D23"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A84CEEB" w14:textId="40235ED1"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7D648C11" w14:textId="4CA660E0"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7A71C9DF" w14:textId="27F94F5E"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710E83D9" w14:textId="52B92484"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web-pages, saved to Diigo library, Diigo account is needed</w:t>
            </w:r>
          </w:p>
        </w:tc>
      </w:tr>
      <w:tr w:rsidR="00ED4E53" w:rsidRPr="00FC5631" w14:paraId="5A3CF6D5" w14:textId="54E5160A" w:rsidTr="00E44A1F">
        <w:trPr>
          <w:trHeight w:val="280"/>
        </w:trPr>
        <w:tc>
          <w:tcPr>
            <w:tcW w:w="1001" w:type="pct"/>
            <w:shd w:val="clear" w:color="auto" w:fill="auto"/>
            <w:noWrap/>
            <w:vAlign w:val="center"/>
            <w:hideMark/>
          </w:tcPr>
          <w:p w14:paraId="28511AA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DrawHere</w:t>
            </w:r>
          </w:p>
        </w:tc>
        <w:tc>
          <w:tcPr>
            <w:tcW w:w="610" w:type="pct"/>
            <w:shd w:val="clear" w:color="auto" w:fill="auto"/>
            <w:noWrap/>
            <w:vAlign w:val="center"/>
            <w:hideMark/>
          </w:tcPr>
          <w:p w14:paraId="4A77EFE7" w14:textId="5BADFDA9"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63B4117" w14:textId="70A2B4A8"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6013EE4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9FA4673" w14:textId="5C8CEA5D"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bookmarklet</w:t>
            </w:r>
          </w:p>
        </w:tc>
        <w:tc>
          <w:tcPr>
            <w:tcW w:w="1219" w:type="pct"/>
          </w:tcPr>
          <w:p w14:paraId="738B615C" w14:textId="3A805EEF"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76C73BE0" w14:textId="4522FD8F" w:rsidTr="00E44A1F">
        <w:trPr>
          <w:trHeight w:val="280"/>
        </w:trPr>
        <w:tc>
          <w:tcPr>
            <w:tcW w:w="1001" w:type="pct"/>
            <w:shd w:val="clear" w:color="auto" w:fill="auto"/>
            <w:noWrap/>
            <w:vAlign w:val="center"/>
            <w:hideMark/>
          </w:tcPr>
          <w:p w14:paraId="6FD61D5F"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ThirdVoice</w:t>
            </w:r>
          </w:p>
        </w:tc>
        <w:tc>
          <w:tcPr>
            <w:tcW w:w="610" w:type="pct"/>
            <w:shd w:val="clear" w:color="auto" w:fill="auto"/>
            <w:noWrap/>
            <w:vAlign w:val="center"/>
            <w:hideMark/>
          </w:tcPr>
          <w:p w14:paraId="0431B71B" w14:textId="71E2B7BD"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24A4860"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D6E43F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5BA63F8" w14:textId="0ABE6DED"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6A662998" w14:textId="52600DFA"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0F09A56F" w14:textId="6C569378" w:rsidTr="00E44A1F">
        <w:trPr>
          <w:trHeight w:val="280"/>
        </w:trPr>
        <w:tc>
          <w:tcPr>
            <w:tcW w:w="1001" w:type="pct"/>
            <w:shd w:val="clear" w:color="auto" w:fill="auto"/>
            <w:noWrap/>
            <w:vAlign w:val="center"/>
            <w:hideMark/>
          </w:tcPr>
          <w:p w14:paraId="5450F8A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415F6426" w14:textId="6763A29D"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391E4F8" w14:textId="385B0EEB"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2026C805" w14:textId="1858171A"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0D4E3641" w14:textId="0EC8C1B1"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506447F9" w14:textId="3A2545C8"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4727C980" w14:textId="3229EC28" w:rsidTr="00E44A1F">
        <w:trPr>
          <w:trHeight w:val="280"/>
        </w:trPr>
        <w:tc>
          <w:tcPr>
            <w:tcW w:w="1001" w:type="pct"/>
            <w:shd w:val="clear" w:color="auto" w:fill="auto"/>
            <w:noWrap/>
            <w:vAlign w:val="center"/>
            <w:hideMark/>
          </w:tcPr>
          <w:p w14:paraId="001C54A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59E8C038" w14:textId="42CDC41D"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5123029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060B1F3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1691559"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D558610"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890BCFF" w14:textId="2504CAE3" w:rsidTr="00E44A1F">
        <w:trPr>
          <w:trHeight w:val="280"/>
        </w:trPr>
        <w:tc>
          <w:tcPr>
            <w:tcW w:w="1001" w:type="pct"/>
            <w:shd w:val="clear" w:color="auto" w:fill="auto"/>
            <w:noWrap/>
            <w:vAlign w:val="center"/>
            <w:hideMark/>
          </w:tcPr>
          <w:p w14:paraId="5C6A217E"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6E93D17C" w14:textId="52F5BD84"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7D885C6" w14:textId="2E073ADF"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237A3A0A" w14:textId="0106E554"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F6091AF" w14:textId="0098681D"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Bookmarklet</w:t>
            </w:r>
          </w:p>
        </w:tc>
        <w:tc>
          <w:tcPr>
            <w:tcW w:w="1219" w:type="pct"/>
          </w:tcPr>
          <w:p w14:paraId="43E82D5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2FFB8199" w14:textId="3D2082BA" w:rsidTr="00E44A1F">
        <w:trPr>
          <w:trHeight w:val="280"/>
        </w:trPr>
        <w:tc>
          <w:tcPr>
            <w:tcW w:w="1001" w:type="pct"/>
            <w:shd w:val="clear" w:color="auto" w:fill="auto"/>
            <w:noWrap/>
            <w:vAlign w:val="center"/>
            <w:hideMark/>
          </w:tcPr>
          <w:p w14:paraId="33AF41B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65795429" w14:textId="3874506A"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A9E8FB1" w14:textId="06A06956"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6BC5701D" w14:textId="152ABE55"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34891707" w14:textId="3087C489"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2343F9C8" w14:textId="5A0E2EAA"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“skitch” : annotating pdf and images, not web-pages</w:t>
            </w:r>
          </w:p>
        </w:tc>
      </w:tr>
      <w:tr w:rsidR="00ED4E53" w:rsidRPr="00FC5631" w14:paraId="524C9411" w14:textId="01D229D4" w:rsidTr="00E44A1F">
        <w:trPr>
          <w:trHeight w:val="280"/>
        </w:trPr>
        <w:tc>
          <w:tcPr>
            <w:tcW w:w="1001" w:type="pct"/>
            <w:shd w:val="clear" w:color="auto" w:fill="auto"/>
            <w:noWrap/>
            <w:vAlign w:val="center"/>
            <w:hideMark/>
          </w:tcPr>
          <w:p w14:paraId="5EA78DA4"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5CF1BC38" w14:textId="613DB5B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0CEA2E9" w14:textId="4F8B2B3E"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723E6ECE" w14:textId="26CDF4C2"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D4C0564" w14:textId="60397E16"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769B5805" w14:textId="5647C0D6"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38D0A5A4" w14:textId="408CA5E4" w:rsidTr="00E44A1F">
        <w:trPr>
          <w:trHeight w:val="1036"/>
        </w:trPr>
        <w:tc>
          <w:tcPr>
            <w:tcW w:w="1001" w:type="pct"/>
            <w:shd w:val="clear" w:color="auto" w:fill="auto"/>
            <w:noWrap/>
            <w:vAlign w:val="center"/>
            <w:hideMark/>
          </w:tcPr>
          <w:p w14:paraId="5ED93EB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4F47096E" w14:textId="7E276A3D"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341A7D6" w14:textId="6B96B000"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57DA233F" w14:textId="0EEAD322"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AFCD75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EC4DFC9" w14:textId="50817D3D"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2E049D7F" w14:textId="1CDEE47A" w:rsidTr="00E44A1F">
        <w:trPr>
          <w:trHeight w:val="280"/>
        </w:trPr>
        <w:tc>
          <w:tcPr>
            <w:tcW w:w="1001" w:type="pct"/>
            <w:shd w:val="clear" w:color="auto" w:fill="auto"/>
            <w:noWrap/>
            <w:vAlign w:val="center"/>
            <w:hideMark/>
          </w:tcPr>
          <w:p w14:paraId="2B9D5124"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TrailFire</w:t>
            </w:r>
          </w:p>
        </w:tc>
        <w:tc>
          <w:tcPr>
            <w:tcW w:w="610" w:type="pct"/>
            <w:shd w:val="clear" w:color="auto" w:fill="auto"/>
            <w:noWrap/>
            <w:vAlign w:val="center"/>
            <w:hideMark/>
          </w:tcPr>
          <w:p w14:paraId="4D3EABD7" w14:textId="6F55988E"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853482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5AB54A8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36DAD2C" w14:textId="5FD886EF"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2DEFD857" w14:textId="289B1099"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t>categrozing annotated web-pages,</w:t>
            </w:r>
            <w:r w:rsidRPr="006842AB">
              <w:rPr>
                <w:rFonts w:eastAsia="Times New Roman" w:cs="Times New Roman"/>
                <w:color w:val="000000"/>
                <w:sz w:val="20"/>
                <w:szCs w:val="20"/>
                <w:lang w:val="en-US" w:eastAsia="en-US"/>
              </w:rPr>
              <w:br/>
              <w:t>sharing</w:t>
            </w:r>
          </w:p>
        </w:tc>
      </w:tr>
      <w:tr w:rsidR="00ED4E53" w:rsidRPr="00FC5631" w14:paraId="27BC6FD8" w14:textId="1EB72E60" w:rsidTr="00E44A1F">
        <w:trPr>
          <w:trHeight w:val="1400"/>
        </w:trPr>
        <w:tc>
          <w:tcPr>
            <w:tcW w:w="1001" w:type="pct"/>
            <w:shd w:val="clear" w:color="auto" w:fill="auto"/>
            <w:noWrap/>
            <w:vAlign w:val="center"/>
            <w:hideMark/>
          </w:tcPr>
          <w:p w14:paraId="01EF8364"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REddIT</w:t>
            </w:r>
          </w:p>
        </w:tc>
        <w:tc>
          <w:tcPr>
            <w:tcW w:w="610" w:type="pct"/>
            <w:shd w:val="clear" w:color="auto" w:fill="auto"/>
            <w:noWrap/>
            <w:vAlign w:val="center"/>
            <w:hideMark/>
          </w:tcPr>
          <w:p w14:paraId="5C90503E" w14:textId="5EBF34FB"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7634E38" w14:textId="4ECA6019"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C921CFA" w14:textId="7F9CD86C"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744F23DF" w14:textId="4AA38E74"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747AE8AC" w14:textId="5387E546"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6790431B" w14:textId="2A3CF97C" w:rsidTr="00E44A1F">
        <w:trPr>
          <w:trHeight w:val="1400"/>
        </w:trPr>
        <w:tc>
          <w:tcPr>
            <w:tcW w:w="1001" w:type="pct"/>
            <w:shd w:val="clear" w:color="auto" w:fill="auto"/>
            <w:noWrap/>
            <w:vAlign w:val="center"/>
            <w:hideMark/>
          </w:tcPr>
          <w:p w14:paraId="031B7F7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ReframeIT</w:t>
            </w:r>
          </w:p>
        </w:tc>
        <w:tc>
          <w:tcPr>
            <w:tcW w:w="610" w:type="pct"/>
            <w:shd w:val="clear" w:color="auto" w:fill="auto"/>
            <w:vAlign w:val="center"/>
            <w:hideMark/>
          </w:tcPr>
          <w:p w14:paraId="50F5FBCE"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07C9E62F"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43C2C74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9E77413"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03BCC36"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8E58852" w14:textId="1115F602" w:rsidTr="00E44A1F">
        <w:trPr>
          <w:trHeight w:val="2520"/>
        </w:trPr>
        <w:tc>
          <w:tcPr>
            <w:tcW w:w="1001" w:type="pct"/>
            <w:shd w:val="clear" w:color="000000" w:fill="FFFFFF"/>
            <w:noWrap/>
            <w:vAlign w:val="center"/>
            <w:hideMark/>
          </w:tcPr>
          <w:p w14:paraId="246B5F3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Scrible</w:t>
            </w:r>
          </w:p>
        </w:tc>
        <w:tc>
          <w:tcPr>
            <w:tcW w:w="610" w:type="pct"/>
            <w:shd w:val="clear" w:color="000000" w:fill="FFFFFF"/>
            <w:vAlign w:val="center"/>
            <w:hideMark/>
          </w:tcPr>
          <w:p w14:paraId="462FA25B"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2C7468CF" w14:textId="1E23E70A"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19BED00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264B385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28B5BA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2ADC694" w14:textId="07481555" w:rsidTr="00E44A1F">
        <w:trPr>
          <w:trHeight w:val="2800"/>
        </w:trPr>
        <w:tc>
          <w:tcPr>
            <w:tcW w:w="1001" w:type="pct"/>
            <w:shd w:val="clear" w:color="000000" w:fill="FFFFFF"/>
            <w:noWrap/>
            <w:vAlign w:val="center"/>
            <w:hideMark/>
          </w:tcPr>
          <w:p w14:paraId="68AB715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SharedCopy</w:t>
            </w:r>
          </w:p>
        </w:tc>
        <w:tc>
          <w:tcPr>
            <w:tcW w:w="610" w:type="pct"/>
            <w:shd w:val="clear" w:color="000000" w:fill="FFFFFF"/>
            <w:vAlign w:val="center"/>
            <w:hideMark/>
          </w:tcPr>
          <w:p w14:paraId="14277E8E"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2EDBA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425A858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324CD4A6"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367069E"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128DB0E7" w14:textId="5275DC41" w:rsidTr="00E44A1F">
        <w:trPr>
          <w:trHeight w:val="840"/>
        </w:trPr>
        <w:tc>
          <w:tcPr>
            <w:tcW w:w="1001" w:type="pct"/>
            <w:shd w:val="clear" w:color="auto" w:fill="auto"/>
            <w:noWrap/>
            <w:vAlign w:val="center"/>
            <w:hideMark/>
          </w:tcPr>
          <w:p w14:paraId="5FA7C99F"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ShiftSpace</w:t>
            </w:r>
          </w:p>
        </w:tc>
        <w:tc>
          <w:tcPr>
            <w:tcW w:w="610" w:type="pct"/>
            <w:shd w:val="clear" w:color="auto" w:fill="auto"/>
            <w:noWrap/>
            <w:vAlign w:val="center"/>
            <w:hideMark/>
          </w:tcPr>
          <w:p w14:paraId="42EEB8E6"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B381BC1"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E705F7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21CFB6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E8F9B95"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5DB2E289" w14:textId="3650612C" w:rsidTr="00E44A1F">
        <w:trPr>
          <w:trHeight w:val="1400"/>
        </w:trPr>
        <w:tc>
          <w:tcPr>
            <w:tcW w:w="1001" w:type="pct"/>
            <w:shd w:val="clear" w:color="auto" w:fill="auto"/>
            <w:noWrap/>
            <w:vAlign w:val="center"/>
            <w:hideMark/>
          </w:tcPr>
          <w:p w14:paraId="60C8561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009AEDAC" w14:textId="1095356E"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29C9FFF" w14:textId="472F89C3"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7D6B296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DCFF448" w14:textId="62632B25"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44AC97BF" w14:textId="117B1358"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5B8E137D" w14:textId="2C464E28" w:rsidTr="00E44A1F">
        <w:trPr>
          <w:trHeight w:val="840"/>
        </w:trPr>
        <w:tc>
          <w:tcPr>
            <w:tcW w:w="1001" w:type="pct"/>
            <w:shd w:val="clear" w:color="000000" w:fill="FFFFFF"/>
            <w:noWrap/>
            <w:vAlign w:val="center"/>
            <w:hideMark/>
          </w:tcPr>
          <w:p w14:paraId="32A99276"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WebNotes</w:t>
            </w:r>
          </w:p>
        </w:tc>
        <w:tc>
          <w:tcPr>
            <w:tcW w:w="610" w:type="pct"/>
            <w:shd w:val="clear" w:color="000000" w:fill="FFFFFF"/>
            <w:noWrap/>
            <w:vAlign w:val="center"/>
            <w:hideMark/>
          </w:tcPr>
          <w:p w14:paraId="2E6499E7" w14:textId="1103D253"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6470EF02" w14:textId="6E8FDB4F"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758D3047" w14:textId="1FDD6874"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5B1070B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20313138" w14:textId="05C4DEA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06AC5AA0" w14:textId="1A39FF46" w:rsidTr="00E44A1F">
        <w:trPr>
          <w:trHeight w:val="2962"/>
        </w:trPr>
        <w:tc>
          <w:tcPr>
            <w:tcW w:w="1001" w:type="pct"/>
            <w:shd w:val="clear" w:color="auto" w:fill="auto"/>
            <w:noWrap/>
            <w:vAlign w:val="center"/>
            <w:hideMark/>
          </w:tcPr>
          <w:p w14:paraId="748E9499"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1CE7AAE5"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7E93C9A9" w14:textId="62C6CF2D"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4D3D4FB2" w14:textId="77777777" w:rsidR="00F765B5" w:rsidRPr="006842AB" w:rsidRDefault="00F765B5" w:rsidP="00E44A1F">
            <w:pPr>
              <w:jc w:val="left"/>
              <w:rPr>
                <w:sz w:val="20"/>
                <w:szCs w:val="20"/>
              </w:rPr>
            </w:pPr>
          </w:p>
        </w:tc>
        <w:tc>
          <w:tcPr>
            <w:tcW w:w="871" w:type="pct"/>
            <w:vAlign w:val="center"/>
          </w:tcPr>
          <w:p w14:paraId="484BEB23" w14:textId="77777777" w:rsidR="00F765B5" w:rsidRPr="006842AB" w:rsidRDefault="00F765B5" w:rsidP="00E44A1F">
            <w:pPr>
              <w:jc w:val="left"/>
              <w:rPr>
                <w:sz w:val="20"/>
                <w:szCs w:val="20"/>
              </w:rPr>
            </w:pPr>
          </w:p>
        </w:tc>
        <w:tc>
          <w:tcPr>
            <w:tcW w:w="1219" w:type="pct"/>
            <w:vAlign w:val="center"/>
          </w:tcPr>
          <w:p w14:paraId="3E02D04F" w14:textId="45F9DEB0" w:rsidR="00F765B5" w:rsidRPr="006842AB" w:rsidRDefault="00C40D7B" w:rsidP="00E44A1F">
            <w:pPr>
              <w:ind w:firstLine="0"/>
              <w:jc w:val="left"/>
              <w:rPr>
                <w:sz w:val="20"/>
                <w:szCs w:val="20"/>
              </w:rPr>
            </w:pPr>
            <w:hyperlink r:id="rId15"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E44A1F">
        <w:trPr>
          <w:trHeight w:val="280"/>
        </w:trPr>
        <w:tc>
          <w:tcPr>
            <w:tcW w:w="1001" w:type="pct"/>
            <w:shd w:val="clear" w:color="auto" w:fill="auto"/>
            <w:noWrap/>
            <w:vAlign w:val="center"/>
            <w:hideMark/>
          </w:tcPr>
          <w:p w14:paraId="1D1D53EA"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Keeppy</w:t>
            </w:r>
          </w:p>
        </w:tc>
        <w:tc>
          <w:tcPr>
            <w:tcW w:w="610" w:type="pct"/>
            <w:shd w:val="clear" w:color="auto" w:fill="auto"/>
            <w:noWrap/>
            <w:vAlign w:val="center"/>
            <w:hideMark/>
          </w:tcPr>
          <w:p w14:paraId="0928FCCC"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0476C7D9" w14:textId="5A91426D"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319EE6F9" w14:textId="77777777" w:rsidR="00F765B5" w:rsidRPr="006842AB" w:rsidRDefault="00F765B5" w:rsidP="00E44A1F">
            <w:pPr>
              <w:jc w:val="left"/>
              <w:rPr>
                <w:sz w:val="20"/>
                <w:szCs w:val="20"/>
              </w:rPr>
            </w:pPr>
          </w:p>
        </w:tc>
        <w:tc>
          <w:tcPr>
            <w:tcW w:w="871" w:type="pct"/>
            <w:vAlign w:val="center"/>
          </w:tcPr>
          <w:p w14:paraId="461D0BB9" w14:textId="11AE361A" w:rsidR="00F765B5" w:rsidRPr="006842AB" w:rsidRDefault="00F765B5" w:rsidP="00E44A1F">
            <w:pPr>
              <w:jc w:val="left"/>
              <w:rPr>
                <w:sz w:val="20"/>
                <w:szCs w:val="20"/>
              </w:rPr>
            </w:pPr>
            <w:r w:rsidRPr="006842AB">
              <w:rPr>
                <w:sz w:val="20"/>
                <w:szCs w:val="20"/>
              </w:rPr>
              <w:t>Server</w:t>
            </w:r>
          </w:p>
        </w:tc>
        <w:tc>
          <w:tcPr>
            <w:tcW w:w="1219" w:type="pct"/>
          </w:tcPr>
          <w:p w14:paraId="11635B48" w14:textId="3336AD56" w:rsidR="00F765B5" w:rsidRPr="006842AB" w:rsidRDefault="00C40D7B" w:rsidP="00E44A1F">
            <w:pPr>
              <w:ind w:firstLine="0"/>
              <w:jc w:val="left"/>
              <w:rPr>
                <w:sz w:val="20"/>
                <w:szCs w:val="20"/>
              </w:rPr>
            </w:pPr>
            <w:hyperlink r:id="rId16"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074C2B0A" w14:textId="2BB19566" w:rsidTr="00E44A1F">
        <w:trPr>
          <w:trHeight w:val="280"/>
        </w:trPr>
        <w:tc>
          <w:tcPr>
            <w:tcW w:w="1001" w:type="pct"/>
            <w:shd w:val="clear" w:color="auto" w:fill="auto"/>
            <w:noWrap/>
            <w:vAlign w:val="center"/>
            <w:hideMark/>
          </w:tcPr>
          <w:p w14:paraId="5D0313DC" w14:textId="64FF8B94" w:rsidR="00F765B5" w:rsidRPr="006842AB" w:rsidRDefault="00CB72D9"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
        </w:tc>
        <w:tc>
          <w:tcPr>
            <w:tcW w:w="610" w:type="pct"/>
            <w:shd w:val="clear" w:color="auto" w:fill="auto"/>
            <w:noWrap/>
            <w:vAlign w:val="center"/>
            <w:hideMark/>
          </w:tcPr>
          <w:p w14:paraId="5A1DC92B"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43BB6630" w14:textId="7CCA5543"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4D96F35C" w14:textId="77777777" w:rsidR="00F765B5" w:rsidRPr="006842AB" w:rsidRDefault="00F765B5" w:rsidP="00E44A1F">
            <w:pPr>
              <w:jc w:val="left"/>
              <w:rPr>
                <w:sz w:val="20"/>
                <w:szCs w:val="20"/>
              </w:rPr>
            </w:pPr>
          </w:p>
        </w:tc>
        <w:tc>
          <w:tcPr>
            <w:tcW w:w="871" w:type="pct"/>
            <w:vAlign w:val="center"/>
          </w:tcPr>
          <w:p w14:paraId="30F52EC2" w14:textId="77777777" w:rsidR="00F765B5" w:rsidRPr="006842AB" w:rsidRDefault="00F765B5" w:rsidP="00E44A1F">
            <w:pPr>
              <w:jc w:val="left"/>
              <w:rPr>
                <w:sz w:val="20"/>
                <w:szCs w:val="20"/>
              </w:rPr>
            </w:pPr>
          </w:p>
        </w:tc>
        <w:tc>
          <w:tcPr>
            <w:tcW w:w="1219" w:type="pct"/>
          </w:tcPr>
          <w:p w14:paraId="56BD4564" w14:textId="7976B4BF" w:rsidR="00F765B5" w:rsidRPr="006842AB" w:rsidRDefault="00F765B5" w:rsidP="008729EB">
            <w:pPr>
              <w:jc w:val="left"/>
              <w:rPr>
                <w:sz w:val="20"/>
                <w:szCs w:val="20"/>
              </w:rPr>
            </w:pPr>
            <w:r w:rsidRPr="006842AB">
              <w:rPr>
                <w:color w:val="000000"/>
                <w:sz w:val="20"/>
                <w:szCs w:val="20"/>
                <w:lang w:val="en-US" w:eastAsia="en-US"/>
              </w:rPr>
              <w:t>One Click Annotator, a WYSIWYG Web editor for enriching content with RDFa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7"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2AEA502A" w14:textId="589FBB20" w:rsidTr="00E44A1F">
        <w:trPr>
          <w:trHeight w:val="5034"/>
        </w:trPr>
        <w:tc>
          <w:tcPr>
            <w:tcW w:w="1001" w:type="pct"/>
            <w:shd w:val="clear" w:color="auto" w:fill="auto"/>
            <w:noWrap/>
            <w:vAlign w:val="center"/>
            <w:hideMark/>
          </w:tcPr>
          <w:p w14:paraId="3D4D7090"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MarkITUp</w:t>
            </w:r>
          </w:p>
        </w:tc>
        <w:tc>
          <w:tcPr>
            <w:tcW w:w="610" w:type="pct"/>
            <w:shd w:val="clear" w:color="auto" w:fill="auto"/>
            <w:noWrap/>
            <w:vAlign w:val="center"/>
            <w:hideMark/>
          </w:tcPr>
          <w:p w14:paraId="5EE414C9"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EFE4001" w14:textId="104980FA"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jTagEditor, </w:t>
            </w:r>
          </w:p>
        </w:tc>
        <w:tc>
          <w:tcPr>
            <w:tcW w:w="534" w:type="pct"/>
            <w:vAlign w:val="center"/>
          </w:tcPr>
          <w:p w14:paraId="14231AC4" w14:textId="77777777" w:rsidR="00F765B5" w:rsidRPr="006842AB" w:rsidRDefault="00F765B5" w:rsidP="00E44A1F">
            <w:pPr>
              <w:jc w:val="left"/>
              <w:rPr>
                <w:sz w:val="20"/>
                <w:szCs w:val="20"/>
              </w:rPr>
            </w:pPr>
          </w:p>
        </w:tc>
        <w:tc>
          <w:tcPr>
            <w:tcW w:w="871" w:type="pct"/>
            <w:vAlign w:val="center"/>
          </w:tcPr>
          <w:p w14:paraId="4011630E" w14:textId="6EE5C21F" w:rsidR="00F765B5" w:rsidRPr="006842AB" w:rsidRDefault="008745CD" w:rsidP="00E44A1F">
            <w:pPr>
              <w:ind w:firstLine="0"/>
              <w:jc w:val="left"/>
              <w:rPr>
                <w:sz w:val="20"/>
                <w:szCs w:val="20"/>
              </w:rPr>
            </w:pPr>
            <w:r w:rsidRPr="006842AB">
              <w:rPr>
                <w:color w:val="000000"/>
                <w:sz w:val="20"/>
                <w:szCs w:val="20"/>
              </w:rPr>
              <w:t>needs jQuery 1.4.2 Javascript library</w:t>
            </w:r>
          </w:p>
        </w:tc>
        <w:tc>
          <w:tcPr>
            <w:tcW w:w="1219" w:type="pct"/>
          </w:tcPr>
          <w:p w14:paraId="02DAB30A" w14:textId="23A70601"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8"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6DC0967C" w14:textId="1B133624" w:rsidTr="00E44A1F">
        <w:trPr>
          <w:trHeight w:val="280"/>
        </w:trPr>
        <w:tc>
          <w:tcPr>
            <w:tcW w:w="1001" w:type="pct"/>
            <w:shd w:val="clear" w:color="auto" w:fill="auto"/>
            <w:noWrap/>
            <w:vAlign w:val="center"/>
            <w:hideMark/>
          </w:tcPr>
          <w:p w14:paraId="7A122103"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NotateIT</w:t>
            </w:r>
          </w:p>
        </w:tc>
        <w:tc>
          <w:tcPr>
            <w:tcW w:w="610" w:type="pct"/>
            <w:shd w:val="clear" w:color="auto" w:fill="auto"/>
            <w:noWrap/>
            <w:vAlign w:val="center"/>
            <w:hideMark/>
          </w:tcPr>
          <w:p w14:paraId="2489746A"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4843D7F4" w14:textId="6D491B1F"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57390041" w14:textId="77777777" w:rsidR="00F765B5" w:rsidRPr="006842AB" w:rsidRDefault="00F765B5" w:rsidP="00E44A1F">
            <w:pPr>
              <w:jc w:val="left"/>
              <w:rPr>
                <w:sz w:val="20"/>
                <w:szCs w:val="20"/>
              </w:rPr>
            </w:pPr>
          </w:p>
        </w:tc>
        <w:tc>
          <w:tcPr>
            <w:tcW w:w="871" w:type="pct"/>
            <w:vAlign w:val="center"/>
          </w:tcPr>
          <w:p w14:paraId="27482648" w14:textId="1A76464D"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4B10BCB3" w14:textId="27539370" w:rsidR="00F765B5" w:rsidRPr="006842AB" w:rsidRDefault="00C40D7B" w:rsidP="008729EB">
            <w:pPr>
              <w:ind w:firstLine="0"/>
              <w:jc w:val="left"/>
              <w:rPr>
                <w:sz w:val="20"/>
                <w:szCs w:val="20"/>
              </w:rPr>
            </w:pPr>
            <w:hyperlink r:id="rId19"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73FB27C4" w14:textId="5C2403A8" w:rsidTr="00E44A1F">
        <w:trPr>
          <w:trHeight w:val="280"/>
        </w:trPr>
        <w:tc>
          <w:tcPr>
            <w:tcW w:w="1001" w:type="pct"/>
            <w:shd w:val="clear" w:color="auto" w:fill="auto"/>
            <w:noWrap/>
            <w:vAlign w:val="center"/>
            <w:hideMark/>
          </w:tcPr>
          <w:p w14:paraId="105A1400"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WebKlipper</w:t>
            </w:r>
          </w:p>
        </w:tc>
        <w:tc>
          <w:tcPr>
            <w:tcW w:w="610" w:type="pct"/>
            <w:shd w:val="clear" w:color="auto" w:fill="auto"/>
            <w:noWrap/>
            <w:vAlign w:val="center"/>
            <w:hideMark/>
          </w:tcPr>
          <w:p w14:paraId="6ABE0EB4"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1846ECE7" w14:textId="28A267BA"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5E21E770"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6819F30D"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6CAD1BB2" w14:textId="4DE4F252" w:rsidR="00F765B5" w:rsidRPr="006842AB" w:rsidRDefault="00F765B5" w:rsidP="008729EB">
            <w:pPr>
              <w:jc w:val="left"/>
              <w:rPr>
                <w:rFonts w:eastAsia="Times New Roman" w:cs="Times New Roman"/>
                <w:color w:val="000000"/>
                <w:sz w:val="20"/>
                <w:szCs w:val="20"/>
                <w:lang w:val="en-US" w:eastAsia="en-US"/>
              </w:rPr>
            </w:pPr>
          </w:p>
        </w:tc>
      </w:tr>
    </w:tbl>
    <w:p w14:paraId="741C7544" w14:textId="77777777" w:rsidR="009B54F3" w:rsidRDefault="009B54F3" w:rsidP="009B54F3"/>
    <w:p w14:paraId="02CB9EE1" w14:textId="15ECDD9E"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606DBA56"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0834748F" w14:textId="478B60C9" w:rsidR="00520EE9" w:rsidRDefault="00302868" w:rsidP="00892C2B">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w:t>
      </w:r>
      <w:r w:rsidR="00940D6A">
        <w:t>back-end</w:t>
      </w:r>
      <w:r w:rsidR="00AE6BCF">
        <w:t xml:space="preserve">.  </w:t>
      </w:r>
      <w:r w:rsidR="00520EE9">
        <w:t xml:space="preserve"> </w:t>
      </w:r>
    </w:p>
    <w:p w14:paraId="0F45272D" w14:textId="06CF9C52" w:rsidR="00616EC6" w:rsidRDefault="00520EE9" w:rsidP="009B54F3">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r w:rsidR="00DB5FA8">
        <w:t xml:space="preserve">already </w:t>
      </w:r>
      <w:r w:rsidR="00616EC6">
        <w:t>started.</w:t>
      </w:r>
    </w:p>
    <w:p w14:paraId="589AC3E0" w14:textId="57E4F4D6" w:rsidR="009B54F3" w:rsidRPr="00AC51E7" w:rsidRDefault="009B54F3" w:rsidP="006842AB">
      <w:pPr>
        <w:pStyle w:val="Heading2"/>
      </w:pPr>
      <w:bookmarkStart w:id="12" w:name="_Toc274924412"/>
      <w:r w:rsidRPr="00AC51E7">
        <w:t>Developments after September 2012</w:t>
      </w:r>
      <w:bookmarkEnd w:id="12"/>
      <w:r w:rsidRPr="00AC51E7">
        <w:t xml:space="preserve"> </w:t>
      </w:r>
    </w:p>
    <w:p w14:paraId="1B8282B1" w14:textId="5B707E63" w:rsidR="00616EC6" w:rsidRDefault="00616EC6" w:rsidP="00892C2B">
      <w:r w:rsidRPr="00892C2B">
        <w:rPr>
          <w:i/>
        </w:rPr>
        <w:t>PundIt</w:t>
      </w:r>
      <w:r>
        <w:t xml:space="preserve"> allows </w:t>
      </w:r>
      <w:r w:rsidR="00DB5FA8">
        <w:t xml:space="preserve">to </w:t>
      </w:r>
      <w:r>
        <w:t>annotate images and their fragments</w:t>
      </w:r>
      <w:r w:rsidR="00BD0F09" w:rsidRPr="00BD0F09">
        <w:t xml:space="preserve">. Moreover the tool allows </w:t>
      </w:r>
      <w:r w:rsidR="00DB5FA8" w:rsidRPr="00BD0F09">
        <w:t>to</w:t>
      </w:r>
      <w:r w:rsidR="00DB5FA8">
        <w:t xml:space="preserve"> </w:t>
      </w:r>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r w:rsidR="00327CE2">
        <w:t xml:space="preserve"> </w:t>
      </w:r>
      <w:r w:rsidRPr="00892C2B">
        <w:rPr>
          <w:i/>
        </w:rPr>
        <w:t>PundIt</w:t>
      </w:r>
      <w:r>
        <w:t xml:space="preserve"> has a feature</w:t>
      </w:r>
      <w:r w:rsidR="00BF4655">
        <w:t>,</w:t>
      </w:r>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rPr>
          <w:rFonts w:eastAsia="Times New Roman" w:cs="Times New Roman"/>
        </w:rPr>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6C788CB7" w14:textId="77777777" w:rsidR="005C72AF" w:rsidRDefault="005C72AF" w:rsidP="00892C2B">
      <w:pPr>
        <w:rPr>
          <w:rFonts w:eastAsia="Times New Roman" w:cs="Times New Roman"/>
        </w:rPr>
      </w:pPr>
    </w:p>
    <w:p w14:paraId="67BB4216" w14:textId="77777777" w:rsidR="005C72AF" w:rsidRDefault="005C72AF" w:rsidP="00892C2B">
      <w:pPr>
        <w:rPr>
          <w:rFonts w:eastAsia="Times New Roman" w:cs="Times New Roman"/>
        </w:rPr>
      </w:pPr>
    </w:p>
    <w:p w14:paraId="15E33EB4" w14:textId="77777777" w:rsidR="005C72AF" w:rsidRDefault="005C72AF" w:rsidP="00892C2B"/>
    <w:p w14:paraId="31EBE286" w14:textId="054D1174" w:rsidR="009B54F3" w:rsidRPr="00085FCC" w:rsidRDefault="009B54F3" w:rsidP="006842AB">
      <w:pPr>
        <w:pStyle w:val="Heading1"/>
      </w:pPr>
      <w:bookmarkStart w:id="13" w:name="_Toc274924413"/>
      <w:r w:rsidRPr="00085FCC">
        <w:t>D</w:t>
      </w:r>
      <w:r>
        <w:t>ASISH</w:t>
      </w:r>
      <w:r w:rsidRPr="00085FCC">
        <w:t xml:space="preserve"> Web Annotator (DWAN)</w:t>
      </w:r>
      <w:bookmarkEnd w:id="13"/>
    </w:p>
    <w:p w14:paraId="4DE17A5A" w14:textId="77777777" w:rsidR="009B54F3" w:rsidRPr="00FC5A7C" w:rsidRDefault="009B54F3" w:rsidP="006842AB">
      <w:pPr>
        <w:pStyle w:val="Heading2"/>
      </w:pPr>
      <w:bookmarkStart w:id="14" w:name="_Toc274924414"/>
      <w:r w:rsidRPr="00FC5A7C">
        <w:t>Framework architecture</w:t>
      </w:r>
      <w:bookmarkEnd w:id="14"/>
    </w:p>
    <w:p w14:paraId="0F82449B" w14:textId="77777777"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r w:rsidR="00327CE2">
        <w:t xml:space="preserve"> </w:t>
      </w:r>
    </w:p>
    <w:p w14:paraId="1E668CEC" w14:textId="138EA71B" w:rsidR="00327CE2" w:rsidRPr="003A574D" w:rsidRDefault="00C13446" w:rsidP="00327CE2">
      <w:r>
        <w:rPr>
          <w:noProof/>
          <w:lang w:val="en-US" w:eastAsia="en-US"/>
        </w:rPr>
        <mc:AlternateContent>
          <mc:Choice Requires="wpg">
            <w:drawing>
              <wp:anchor distT="0" distB="0" distL="114300" distR="114300" simplePos="0" relativeHeight="251660288" behindDoc="0" locked="0" layoutInCell="1" allowOverlap="1" wp14:anchorId="34BBD903" wp14:editId="3830CB30">
                <wp:simplePos x="0" y="0"/>
                <wp:positionH relativeFrom="column">
                  <wp:posOffset>457835</wp:posOffset>
                </wp:positionH>
                <wp:positionV relativeFrom="margin">
                  <wp:align>top</wp:align>
                </wp:positionV>
                <wp:extent cx="5028565" cy="361124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5F5A18" w:rsidRDefault="005F5A18"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0;width:395.95pt;height:284.35pt;z-index:251660288;mso-position-vertical:top;mso-position-vertical-relative:margin;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1"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814D7C1" w14:textId="39AB35B5" w:rsidR="005F5A18" w:rsidRDefault="005F5A18"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topAndBottom" anchory="margin"/>
              </v:group>
            </w:pict>
          </mc:Fallback>
        </mc:AlternateContent>
      </w:r>
      <w:r w:rsidR="00327CE2">
        <w:t>DWAN is also especially meant to cater for specific linguistic tools that through their use of linguistic data formats can annotate specific linguistic items such as lexical items, annotation tags etc.</w:t>
      </w:r>
    </w:p>
    <w:p w14:paraId="5E1FB1D3" w14:textId="6287CB1A" w:rsidR="009B54F3" w:rsidRDefault="009B54F3" w:rsidP="004C2791"/>
    <w:p w14:paraId="5658676B" w14:textId="04383E92" w:rsidR="009B54F3" w:rsidRPr="00AC51E7" w:rsidRDefault="009B54F3" w:rsidP="006842AB">
      <w:pPr>
        <w:pStyle w:val="Heading2"/>
      </w:pPr>
      <w:bookmarkStart w:id="15" w:name="_Toc274924415"/>
      <w:r w:rsidRPr="00AC51E7">
        <w:t>DWAN’s Model and its connection to Open Annotation Model</w:t>
      </w:r>
      <w:bookmarkEnd w:id="15"/>
    </w:p>
    <w:p w14:paraId="24F27E5A" w14:textId="47BFF0B2" w:rsidR="00DD7C31" w:rsidRPr="00054EC0" w:rsidRDefault="00C86C3D" w:rsidP="00054EC0">
      <w:pPr>
        <w:rPr>
          <w:lang w:val="en-US"/>
        </w:rPr>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(see</w:t>
      </w:r>
      <w:r w:rsidR="00645EFC">
        <w:t xml:space="preserve"> </w:t>
      </w:r>
      <w:r w:rsidR="00645EFC">
        <w:fldChar w:fldCharType="begin"/>
      </w:r>
      <w:r w:rsidR="00645EFC">
        <w:instrText xml:space="preserve"> REF _Ref274924954 \h </w:instrText>
      </w:r>
      <w:r w:rsidR="00645EFC">
        <w:fldChar w:fldCharType="separate"/>
      </w:r>
      <w:r w:rsidR="00645EFC">
        <w:t xml:space="preserve">Figure </w:t>
      </w:r>
      <w:r w:rsidR="00645EFC">
        <w:rPr>
          <w:noProof/>
        </w:rPr>
        <w:t>2</w:t>
      </w:r>
      <w:r w:rsidR="00645EFC">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5"/>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5EF7FBC4" w14:textId="3A91E88C" w:rsidR="00F24EBA" w:rsidRDefault="009B54F3" w:rsidP="00112438">
      <w:r w:rsidRPr="00AC51E7">
        <w:t>An annotation</w:t>
      </w:r>
      <w:r w:rsidR="00054EC0">
        <w:t xml:space="preserve"> in DWAN</w:t>
      </w:r>
      <w:r w:rsidRPr="00AC51E7">
        <w:t xml:space="preserve">,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6"/>
      </w:r>
      <w:r w:rsidRPr="00AC51E7">
        <w:t xml:space="preserve"> </w:t>
      </w:r>
      <w:r w:rsidR="00112438">
        <w:t xml:space="preserve"> </w:t>
      </w:r>
    </w:p>
    <w:p w14:paraId="2C90C412" w14:textId="77B60AB0"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48BEB7E9" w14:textId="49E5906E" w:rsidR="00112438" w:rsidRPr="00AC51E7" w:rsidRDefault="00F24EBA" w:rsidP="00112438">
      <w:r>
        <w:rPr>
          <w:noProof/>
          <w:lang w:val="en-US" w:eastAsia="en-US"/>
        </w:rPr>
        <mc:AlternateContent>
          <mc:Choice Requires="wpg">
            <w:drawing>
              <wp:anchor distT="0" distB="0" distL="114300" distR="114300" simplePos="0" relativeHeight="251664384" behindDoc="0" locked="0" layoutInCell="1" allowOverlap="1" wp14:anchorId="157A7D98" wp14:editId="42EFBA2B">
                <wp:simplePos x="0" y="0"/>
                <wp:positionH relativeFrom="column">
                  <wp:posOffset>0</wp:posOffset>
                </wp:positionH>
                <wp:positionV relativeFrom="paragraph">
                  <wp:posOffset>13970</wp:posOffset>
                </wp:positionV>
                <wp:extent cx="5943600" cy="4641850"/>
                <wp:effectExtent l="0" t="0" r="0" b="6350"/>
                <wp:wrapTopAndBottom/>
                <wp:docPr id="19" name="Group 19"/>
                <wp:cNvGraphicFramePr/>
                <a:graphic xmlns:a="http://schemas.openxmlformats.org/drawingml/2006/main">
                  <a:graphicData uri="http://schemas.microsoft.com/office/word/2010/wordprocessingGroup">
                    <wpg:wgp>
                      <wpg:cNvGrpSpPr/>
                      <wpg:grpSpPr>
                        <a:xfrm>
                          <a:off x="0" y="0"/>
                          <a:ext cx="5943600" cy="4641850"/>
                          <a:chOff x="0" y="0"/>
                          <a:chExt cx="5943600" cy="4641850"/>
                        </a:xfrm>
                      </wpg:grpSpPr>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57800" cy="4181475"/>
                          </a:xfrm>
                          <a:prstGeom prst="rect">
                            <a:avLst/>
                          </a:prstGeom>
                        </pic:spPr>
                      </pic:pic>
                      <wps:wsp>
                        <wps:cNvPr id="18" name="Text Box 18"/>
                        <wps:cNvSpPr txBox="1"/>
                        <wps:spPr>
                          <a:xfrm>
                            <a:off x="228600" y="43434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91564D" w14:textId="5CF93E32" w:rsidR="005F5A18" w:rsidRPr="00760FE0" w:rsidRDefault="005F5A18" w:rsidP="00305679">
                              <w:pPr>
                                <w:pStyle w:val="Caption"/>
                                <w:rPr>
                                  <w:rFonts w:ascii="Times" w:hAnsi="Times"/>
                                  <w:noProof/>
                                  <w:sz w:val="22"/>
                                </w:rPr>
                              </w:pPr>
                              <w:bookmarkStart w:id="16" w:name="_Ref274924954"/>
                              <w:r>
                                <w:t xml:space="preserve">Figure </w:t>
                              </w:r>
                              <w:r>
                                <w:fldChar w:fldCharType="begin"/>
                              </w:r>
                              <w:r>
                                <w:instrText xml:space="preserve"> SEQ Figure \* ARABIC </w:instrText>
                              </w:r>
                              <w:r>
                                <w:fldChar w:fldCharType="separate"/>
                              </w:r>
                              <w:r>
                                <w:rPr>
                                  <w:noProof/>
                                </w:rPr>
                                <w:t>2</w:t>
                              </w:r>
                              <w:r>
                                <w:fldChar w:fldCharType="end"/>
                              </w:r>
                              <w:bookmarkEnd w:id="16"/>
                              <w:r>
                                <w:t>. A simplified class diagram representing the DWAN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9" o:spid="_x0000_s1029" style="position:absolute;left:0;text-align:left;margin-left:0;margin-top:1.1pt;width:468pt;height:365.5pt;z-index:251664384;mso-height-relative:margin" coordsize="5943600,46418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">
                <v:shape id="Picture 1" o:spid="_x0000_s1030" type="#_x0000_t75" style="position:absolute;width:5257800;height:4181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U&#10;7ZzAAAAA2gAAAA8AAABkcnMvZG93bnJldi54bWxETz1vwjAQ3SvxH6xDYis2DKhNMQgQIAaWhi5s&#10;p/hIIuJzZBsS+PU1UqVOp6f3efNlbxtxJx9qxxomYwWCuHCm5lLDz2n3/gEiRGSDjWPS8KAAy8Xg&#10;bY6ZcR1/0z2PpUghHDLUUMXYZlKGoiKLYexa4sRdnLcYE/SlNB67FG4bOVVqJi3WnBoqbGlTUXHN&#10;b1aDX58u0zaX8Xzcq92xe243n2el9WjYr75AROrjv/jPfTBpPrxeeV25+A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pTtnMAAAADaAAAADwAAAAAAAAAAAAAAAACcAgAAZHJz&#10;L2Rvd25yZXYueG1sUEsFBgAAAAAEAAQA9wAAAIkDAAAAAA==&#10;">
                  <v:imagedata r:id="rId23" o:title=""/>
                  <v:path arrowok="t"/>
                </v:shape>
                <v:shape id="Text Box 18" o:spid="_x0000_s1031" type="#_x0000_t202" style="position:absolute;left:228600;top:43434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3391564D" w14:textId="5CF93E32" w:rsidR="005F5A18" w:rsidRPr="00760FE0" w:rsidRDefault="005F5A18" w:rsidP="00305679">
                        <w:pPr>
                          <w:pStyle w:val="Caption"/>
                          <w:rPr>
                            <w:rFonts w:ascii="Times" w:hAnsi="Times"/>
                            <w:noProof/>
                            <w:sz w:val="22"/>
                          </w:rPr>
                        </w:pPr>
                        <w:bookmarkStart w:id="17" w:name="_Ref274924954"/>
                        <w:r>
                          <w:t xml:space="preserve">Figure </w:t>
                        </w:r>
                        <w:r>
                          <w:fldChar w:fldCharType="begin"/>
                        </w:r>
                        <w:r>
                          <w:instrText xml:space="preserve"> SEQ Figure \* ARABIC </w:instrText>
                        </w:r>
                        <w:r>
                          <w:fldChar w:fldCharType="separate"/>
                        </w:r>
                        <w:r>
                          <w:rPr>
                            <w:noProof/>
                          </w:rPr>
                          <w:t>2</w:t>
                        </w:r>
                        <w:r>
                          <w:fldChar w:fldCharType="end"/>
                        </w:r>
                        <w:bookmarkEnd w:id="17"/>
                        <w:r>
                          <w:t>. A simplified class diagram representing the DWAN model.</w:t>
                        </w:r>
                      </w:p>
                    </w:txbxContent>
                  </v:textbox>
                </v:shape>
                <w10:wrap type="topAndBottom"/>
              </v:group>
            </w:pict>
          </mc:Fallback>
        </mc:AlternateContent>
      </w:r>
      <w:r w:rsidR="00112438" w:rsidRPr="00AC51E7">
        <w:t xml:space="preserve">An annotation can have one or more </w:t>
      </w:r>
      <w:r w:rsidR="00112438" w:rsidRPr="00AC51E7">
        <w:rPr>
          <w:i/>
          <w:iCs/>
        </w:rPr>
        <w:t>targets</w:t>
      </w:r>
      <w:r w:rsidR="00112438" w:rsidRPr="00AC51E7">
        <w:t>. A tar</w:t>
      </w:r>
      <w:r w:rsidR="00112438">
        <w:t xml:space="preserve">get (i.e. an inhabitant of the </w:t>
      </w:r>
      <w:r w:rsidR="00112438" w:rsidRPr="00C13446">
        <w:rPr>
          <w:i/>
        </w:rPr>
        <w:t>Target</w:t>
      </w:r>
      <w:r w:rsidR="00112438">
        <w:t xml:space="preserve"> </w:t>
      </w:r>
      <w:r w:rsidR="00112438" w:rsidRPr="00AC51E7">
        <w:t xml:space="preserve">class) contains the reference to the web-document (a </w:t>
      </w:r>
      <w:r w:rsidR="00112438" w:rsidRPr="00AC51E7">
        <w:rPr>
          <w:i/>
          <w:iCs/>
        </w:rPr>
        <w:t>source</w:t>
      </w:r>
      <w:r w:rsidR="00112438" w:rsidRPr="00AC51E7">
        <w:t>) and the precise description of the document's fragment</w:t>
      </w:r>
      <w:r w:rsidR="00112438">
        <w:t>,</w:t>
      </w:r>
      <w:r w:rsidR="00112438" w:rsidRPr="00AC51E7">
        <w:t xml:space="preserve"> which is actually annotated. Moreover, a target may refer to one or more cached representations of </w:t>
      </w:r>
      <w:r w:rsidR="00112438">
        <w:t>(</w:t>
      </w:r>
      <w:r w:rsidR="00112438" w:rsidRPr="00AC51E7">
        <w:t>the relevant parts of</w:t>
      </w:r>
      <w:r w:rsidR="00112438">
        <w:t>)</w:t>
      </w:r>
      <w:r w:rsidR="00112438" w:rsidRPr="00AC51E7">
        <w:t xml:space="preserve"> the </w:t>
      </w:r>
      <w:r w:rsidR="00112438">
        <w:t>target document</w:t>
      </w:r>
      <w:r w:rsidR="00112438" w:rsidRPr="00AC51E7">
        <w:t xml:space="preserve"> with the precise descriptions of the annotated fragments for each representation.</w:t>
      </w:r>
    </w:p>
    <w:p w14:paraId="57A24986" w14:textId="5334050F"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precise </w:t>
      </w:r>
      <w:r>
        <w:t>MIME</w:t>
      </w:r>
      <w:r w:rsidRPr="00AC51E7">
        <w:t>-type must be given by a client. For instance, a body can be a plain text</w:t>
      </w:r>
      <w:r>
        <w:t>,</w:t>
      </w:r>
      <w:r w:rsidRPr="00AC51E7">
        <w:t xml:space="preserve"> which describes a 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74799721" w14:textId="7EDCD780"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see</w:t>
      </w:r>
      <w:r w:rsidR="00B364FA">
        <w:t xml:space="preserve"> </w:t>
      </w:r>
      <w:r w:rsidR="00B364FA">
        <w:fldChar w:fldCharType="begin"/>
      </w:r>
      <w:r w:rsidR="00B364FA">
        <w:instrText xml:space="preserve"> REF _Ref274919529 \h </w:instrText>
      </w:r>
      <w:r w:rsidR="00B364FA">
        <w:fldChar w:fldCharType="separate"/>
      </w:r>
      <w:r w:rsidR="005853A7">
        <w:t xml:space="preserve">Figure </w:t>
      </w:r>
      <w:r w:rsidR="005853A7">
        <w:rPr>
          <w:noProof/>
        </w:rPr>
        <w:t>3</w:t>
      </w:r>
      <w:r w:rsidR="00B364FA">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1DD8ED89" w14:textId="25F92A2B" w:rsidR="004263DE" w:rsidRDefault="00645EFC" w:rsidP="004C2791">
      <w:pPr>
        <w:rPr>
          <w:rFonts w:eastAsia="Times New Roman" w:cs="Times New Roman"/>
        </w:rPr>
      </w:pPr>
      <w:r>
        <w:rPr>
          <w:noProof/>
          <w:lang w:val="en-US" w:eastAsia="en-US"/>
        </w:rPr>
        <mc:AlternateContent>
          <mc:Choice Requires="wpg">
            <w:drawing>
              <wp:anchor distT="0" distB="0" distL="114300" distR="114300" simplePos="0" relativeHeight="251667456" behindDoc="0" locked="0" layoutInCell="1" allowOverlap="1" wp14:anchorId="62D36B84" wp14:editId="314BC4B9">
                <wp:simplePos x="0" y="0"/>
                <wp:positionH relativeFrom="column">
                  <wp:posOffset>0</wp:posOffset>
                </wp:positionH>
                <wp:positionV relativeFrom="paragraph">
                  <wp:posOffset>1600200</wp:posOffset>
                </wp:positionV>
                <wp:extent cx="5715000" cy="5327650"/>
                <wp:effectExtent l="0" t="0" r="0" b="6350"/>
                <wp:wrapTopAndBottom/>
                <wp:docPr id="26" name="Group 26"/>
                <wp:cNvGraphicFramePr/>
                <a:graphic xmlns:a="http://schemas.openxmlformats.org/drawingml/2006/main">
                  <a:graphicData uri="http://schemas.microsoft.com/office/word/2010/wordprocessingGroup">
                    <wpg:wgp>
                      <wpg:cNvGrpSpPr/>
                      <wpg:grpSpPr>
                        <a:xfrm>
                          <a:off x="0" y="0"/>
                          <a:ext cx="5715000" cy="5327650"/>
                          <a:chOff x="0" y="0"/>
                          <a:chExt cx="5715000" cy="532765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wps:wsp>
                        <wps:cNvPr id="23" name="Text Box 23"/>
                        <wps:cNvSpPr txBox="1"/>
                        <wps:spPr>
                          <a:xfrm>
                            <a:off x="0" y="50292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663CD5" w14:textId="4E6F74EE" w:rsidR="005F5A18" w:rsidRPr="00AB2C09" w:rsidRDefault="005F5A18" w:rsidP="002B6162">
                              <w:pPr>
                                <w:pStyle w:val="Caption"/>
                                <w:rPr>
                                  <w:rFonts w:ascii="Times" w:hAnsi="Times"/>
                                  <w:noProof/>
                                  <w:sz w:val="22"/>
                                </w:rPr>
                              </w:pPr>
                              <w:bookmarkStart w:id="18" w:name="_Ref274919529"/>
                              <w:r>
                                <w:t xml:space="preserve">Figure </w:t>
                              </w:r>
                              <w:r>
                                <w:fldChar w:fldCharType="begin"/>
                              </w:r>
                              <w:r>
                                <w:instrText xml:space="preserve"> SEQ Figure \* ARABIC </w:instrText>
                              </w:r>
                              <w:r>
                                <w:fldChar w:fldCharType="separate"/>
                              </w:r>
                              <w:r>
                                <w:rPr>
                                  <w:noProof/>
                                </w:rPr>
                                <w:t>3</w:t>
                              </w:r>
                              <w:r>
                                <w:fldChar w:fldCharType="end"/>
                              </w:r>
                              <w:bookmarkEnd w:id="18"/>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2" style="position:absolute;left:0;text-align:left;margin-left:0;margin-top:126pt;width:450pt;height:419.5pt;z-index:251667456" coordsize="5715000,5327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">
                <v:shape id="Picture 13" o:spid="_x0000_s1033" type="#_x0000_t75" style="position:absolute;width:5715000;height:502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1&#10;fWPDAAAA2wAAAA8AAABkcnMvZG93bnJldi54bWxET0trwkAQvgv+h2WE3symCYhNs0oVLIKH0LSH&#10;HqfZyYNmZ0N21eiv7xYKvc3H95x8O5leXGh0nWUFj1EMgriyuuNGwcf7YbkG4Tyyxt4yKbiRg+1m&#10;Pssx0/bKb3QpfSNCCLsMFbTeD5mUrmrJoIvsQBy42o4GfYBjI/WI1xBuepnE8Uoa7Dg0tDjQvqXq&#10;uzwbBaeprld8p+SJ0906Loqv2+vnSamHxfTyDMLT5P/Ff+6jDvNT+P0lHC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zV9Y8MAAADbAAAADwAAAAAAAAAAAAAAAACcAgAA&#10;ZHJzL2Rvd25yZXYueG1sUEsFBgAAAAAEAAQA9wAAAIwDAAAAAA==&#10;">
                  <v:imagedata r:id="rId25" o:title=""/>
                  <v:path arrowok="t"/>
                </v:shape>
                <v:shape id="Text Box 23" o:spid="_x0000_s1034" type="#_x0000_t202" style="position:absolute;top:50292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69663CD5" w14:textId="4E6F74EE" w:rsidR="005F5A18" w:rsidRPr="00AB2C09" w:rsidRDefault="005F5A18" w:rsidP="002B6162">
                        <w:pPr>
                          <w:pStyle w:val="Caption"/>
                          <w:rPr>
                            <w:rFonts w:ascii="Times" w:hAnsi="Times"/>
                            <w:noProof/>
                            <w:sz w:val="22"/>
                          </w:rPr>
                        </w:pPr>
                        <w:bookmarkStart w:id="19" w:name="_Ref274919529"/>
                        <w:r>
                          <w:t xml:space="preserve">Figure </w:t>
                        </w:r>
                        <w:r>
                          <w:fldChar w:fldCharType="begin"/>
                        </w:r>
                        <w:r>
                          <w:instrText xml:space="preserve"> SEQ Figure \* ARABIC </w:instrText>
                        </w:r>
                        <w:r>
                          <w:fldChar w:fldCharType="separate"/>
                        </w:r>
                        <w:r>
                          <w:rPr>
                            <w:noProof/>
                          </w:rPr>
                          <w:t>3</w:t>
                        </w:r>
                        <w:r>
                          <w:fldChar w:fldCharType="end"/>
                        </w:r>
                        <w:bookmarkEnd w:id="19"/>
                        <w:r>
                          <w:t>.  Example of an OA representation. Target.</w:t>
                        </w:r>
                      </w:p>
                    </w:txbxContent>
                  </v:textbox>
                </v:shape>
                <w10:wrap type="topAndBottom"/>
              </v:group>
            </w:pict>
          </mc:Fallback>
        </mc:AlternateContent>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r w:rsidR="009247B1" w:rsidRPr="009247B1">
        <w:rPr>
          <w:rFonts w:ascii="Courier" w:hAnsi="Courier" w:cs="Courier"/>
          <w:sz w:val="20"/>
          <w:szCs w:val="20"/>
          <w:lang w:val="en-US" w:eastAsia="en-US"/>
        </w:rPr>
        <w:t>oa:hasState</w:t>
      </w:r>
      <w:r w:rsidR="009247B1" w:rsidRPr="009247B1">
        <w:rPr>
          <w:lang w:val="en-US" w:eastAsia="en-US"/>
        </w:rPr>
        <w:t xml:space="preserve"> and </w:t>
      </w:r>
      <w:r w:rsidR="009247B1" w:rsidRPr="009247B1">
        <w:rPr>
          <w:rFonts w:ascii="Courier" w:hAnsi="Courier" w:cs="Courier"/>
          <w:sz w:val="20"/>
          <w:szCs w:val="20"/>
          <w:lang w:val="en-US" w:eastAsia="en-US"/>
        </w:rPr>
        <w:t>oa:cachedSource</w:t>
      </w:r>
      <w:r w:rsidR="009247B1" w:rsidRPr="009247B1">
        <w:rPr>
          <w:lang w:val="en-US" w:eastAsia="en-US"/>
        </w:rPr>
        <w:t xml:space="preserve"> are used. The metadata of the cached representation are presented via dc-properties and dctypes:</w:t>
      </w:r>
      <w:r w:rsidR="009247B1">
        <w:rPr>
          <w:lang w:val="en-US" w:eastAsia="en-US"/>
        </w:rPr>
        <w:t xml:space="preserve"> </w:t>
      </w:r>
      <w:r w:rsidR="009247B1" w:rsidRPr="009247B1">
        <w:rPr>
          <w:rFonts w:eastAsia="Times New Roman"/>
          <w:lang w:val="en-US" w:eastAsia="en-US"/>
        </w:rPr>
        <w:t xml:space="preserve">mimeType is presented as </w:t>
      </w:r>
      <w:r w:rsidR="009247B1" w:rsidRPr="009247B1">
        <w:rPr>
          <w:rFonts w:ascii="Courier" w:hAnsi="Courier" w:cs="Courier"/>
          <w:sz w:val="20"/>
          <w:szCs w:val="20"/>
          <w:lang w:val="en-US" w:eastAsia="en-US"/>
        </w:rPr>
        <w:t>​dc:format</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dc:publisher</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dc:description</w:t>
      </w:r>
      <w:r w:rsidR="009247B1" w:rsidRPr="009247B1">
        <w:rPr>
          <w:rFonts w:eastAsia="Times New Roman"/>
          <w:lang w:val="en-US" w:eastAsia="en-US"/>
        </w:rPr>
        <w:t>; note that ​</w:t>
      </w:r>
      <w:r w:rsidR="009247B1" w:rsidRPr="009247B1">
        <w:rPr>
          <w:rFonts w:ascii="Courier" w:hAnsi="Courier" w:cs="Courier"/>
          <w:sz w:val="20"/>
          <w:szCs w:val="20"/>
          <w:lang w:val="en-US" w:eastAsia="en-US"/>
        </w:rPr>
        <w:t>dc:type</w:t>
      </w:r>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7"/>
      </w:r>
      <w:r w:rsidR="009247B1" w:rsidRPr="009247B1">
        <w:rPr>
          <w:rFonts w:eastAsia="Times New Roman"/>
          <w:lang w:val="en-US" w:eastAsia="en-US"/>
        </w:rPr>
        <w:t xml:space="preserve">; therefore, e.g. "screenshot" would not be a good value here. Moreover, a cached representation must have one of the dctypes as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and it must be compliant with </w:t>
      </w:r>
      <w:r w:rsidR="009247B1" w:rsidRPr="009247B1">
        <w:rPr>
          <w:rFonts w:ascii="Courier" w:eastAsia="Times New Roman" w:hAnsi="Courier"/>
          <w:sz w:val="20"/>
          <w:szCs w:val="20"/>
          <w:lang w:val="en-US" w:eastAsia="en-US"/>
        </w:rPr>
        <w:t>dc:format value</w:t>
      </w:r>
      <w:r w:rsidR="009247B1" w:rsidRPr="009247B1">
        <w:rPr>
          <w:rFonts w:eastAsia="Times New Roman"/>
          <w:lang w:val="en-US" w:eastAsia="en-US"/>
        </w:rPr>
        <w:t xml:space="preserve">. For instance, if </w:t>
      </w:r>
      <w:r w:rsidR="009247B1" w:rsidRPr="00FB2683">
        <w:rPr>
          <w:rFonts w:ascii="Courier" w:eastAsia="Times New Roman" w:hAnsi="Courier"/>
          <w:sz w:val="20"/>
          <w:szCs w:val="20"/>
          <w:lang w:val="en-US" w:eastAsia="en-US"/>
        </w:rPr>
        <w:t>dc:format</w:t>
      </w:r>
      <w:r w:rsidR="009247B1" w:rsidRPr="009247B1">
        <w:rPr>
          <w:rFonts w:eastAsia="Times New Roman"/>
          <w:lang w:val="en-US" w:eastAsia="en-US"/>
        </w:rPr>
        <w:t xml:space="preserve"> is "image/png" then the corresponding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must be </w:t>
      </w:r>
      <w:r w:rsidR="009247B1" w:rsidRPr="009247B1">
        <w:rPr>
          <w:rFonts w:ascii="Courier" w:hAnsi="Courier" w:cs="Courier"/>
          <w:sz w:val="20"/>
          <w:szCs w:val="20"/>
          <w:lang w:val="en-US" w:eastAsia="en-US"/>
        </w:rPr>
        <w:t>dctypes:Image</w:t>
      </w:r>
      <w:r w:rsidR="009247B1" w:rsidRPr="009247B1">
        <w:rPr>
          <w:rFonts w:eastAsia="Times New Roman"/>
          <w:lang w:val="en-US" w:eastAsia="en-US"/>
        </w:rPr>
        <w:t>.</w:t>
      </w:r>
    </w:p>
    <w:p w14:paraId="6559B90C" w14:textId="67A835B3"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6"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5853A7">
        <w:t xml:space="preserve">Figure </w:t>
      </w:r>
      <w:r w:rsidR="005853A7">
        <w:rPr>
          <w:noProof/>
        </w:rPr>
        <w:t>4</w:t>
      </w:r>
      <w:r w:rsidR="00D0263B">
        <w:rPr>
          <w:rFonts w:eastAsia="Times New Roman" w:cs="Times New Roman"/>
        </w:rPr>
        <w:fldChar w:fldCharType="end"/>
      </w:r>
      <w:r w:rsidR="00D0263B">
        <w:rPr>
          <w:rFonts w:eastAsia="Times New Roman" w:cs="Times New Roman"/>
        </w:rPr>
        <w:t>.</w:t>
      </w:r>
    </w:p>
    <w:p w14:paraId="62CB1A83" w14:textId="77777777" w:rsidR="0096047B" w:rsidRDefault="008B40E3" w:rsidP="0096047B">
      <w:pPr>
        <w:keepNext/>
      </w:pPr>
      <w:r>
        <w:rPr>
          <w:rFonts w:eastAsia="Times New Roman"/>
          <w:noProof/>
          <w:lang w:val="en-US" w:eastAsia="en-US"/>
        </w:rPr>
        <w:drawing>
          <wp:inline distT="0" distB="0" distL="0" distR="0" wp14:anchorId="708C52F1" wp14:editId="4E9EFB01">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7">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6FAA9B3" w14:textId="14B0A971" w:rsidR="00FB2683" w:rsidRPr="009247B1" w:rsidRDefault="0096047B" w:rsidP="0096047B">
      <w:pPr>
        <w:pStyle w:val="Caption"/>
      </w:pPr>
      <w:bookmarkStart w:id="20" w:name="_Ref274571314"/>
      <w:r>
        <w:t xml:space="preserve">Figure </w:t>
      </w:r>
      <w:r>
        <w:fldChar w:fldCharType="begin"/>
      </w:r>
      <w:r>
        <w:instrText xml:space="preserve"> SEQ Figure \* ARABIC </w:instrText>
      </w:r>
      <w:r>
        <w:fldChar w:fldCharType="separate"/>
      </w:r>
      <w:r w:rsidR="005853A7">
        <w:rPr>
          <w:noProof/>
        </w:rPr>
        <w:t>4</w:t>
      </w:r>
      <w:r>
        <w:fldChar w:fldCharType="end"/>
      </w:r>
      <w:bookmarkEnd w:id="20"/>
      <w:r>
        <w:t>. Example of an OA representation. Principal.</w:t>
      </w:r>
    </w:p>
    <w:p w14:paraId="6ECE9413" w14:textId="77777777" w:rsidR="008B40E3" w:rsidRDefault="008B40E3" w:rsidP="004C2791"/>
    <w:p w14:paraId="22123C42" w14:textId="34E511E1" w:rsidR="004263DE" w:rsidRDefault="00FB2683" w:rsidP="004C2791">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ins w:id="21" w:author="Menzo windhouwer" w:date="2014-09-26T11:24:00Z">
        <w:r w:rsidR="00253D78">
          <w:t>:</w:t>
        </w:r>
      </w:ins>
      <w:r>
        <w:t xml:space="preserve">types and one of the dc:formats, and possibly additional relevant properties, such as </w:t>
      </w:r>
      <w:r>
        <w:rPr>
          <w:rStyle w:val="HTMLCode"/>
        </w:rPr>
        <w:t>cnt:chars</w:t>
      </w:r>
      <w:r>
        <w:t xml:space="preserve"> for text values.</w:t>
      </w:r>
    </w:p>
    <w:p w14:paraId="52EBB00A" w14:textId="77777777" w:rsidR="005A362A" w:rsidRDefault="005A362A" w:rsidP="004C2791"/>
    <w:p w14:paraId="36CD5E87" w14:textId="77777777" w:rsidR="005A362A" w:rsidRDefault="005A362A" w:rsidP="004C2791"/>
    <w:p w14:paraId="7FB03449" w14:textId="77777777" w:rsidR="005A362A" w:rsidRDefault="005A362A" w:rsidP="004C2791"/>
    <w:p w14:paraId="25D2CD28" w14:textId="77777777" w:rsidR="005A362A" w:rsidRDefault="005A362A" w:rsidP="004C2791"/>
    <w:p w14:paraId="23153C18" w14:textId="77777777" w:rsidR="005A362A" w:rsidRDefault="005A362A" w:rsidP="004C2791"/>
    <w:p w14:paraId="00AF1FEB" w14:textId="77777777" w:rsidR="005A362A" w:rsidRDefault="005A362A" w:rsidP="004C2791"/>
    <w:p w14:paraId="59681A84" w14:textId="77777777" w:rsidR="005A362A" w:rsidRDefault="005A362A" w:rsidP="004C2791"/>
    <w:p w14:paraId="2EB52B0F" w14:textId="77777777" w:rsidR="004263DE" w:rsidRDefault="004263DE" w:rsidP="004C2791"/>
    <w:p w14:paraId="0256A529" w14:textId="2666A2C5" w:rsidR="009B54F3" w:rsidRPr="00FC5A7C" w:rsidRDefault="009B54F3" w:rsidP="006842AB">
      <w:pPr>
        <w:pStyle w:val="Heading2"/>
      </w:pPr>
      <w:bookmarkStart w:id="22" w:name="_Toc274924416"/>
      <w:r w:rsidRPr="00FC5A7C">
        <w:t xml:space="preserve">DWAN </w:t>
      </w:r>
      <w:r w:rsidR="00940D6A">
        <w:t>Back-end</w:t>
      </w:r>
      <w:bookmarkEnd w:id="22"/>
    </w:p>
    <w:p w14:paraId="25327AD1" w14:textId="77777777" w:rsidR="009B54F3" w:rsidRPr="00AC51E7" w:rsidRDefault="009B54F3" w:rsidP="006842AB">
      <w:pPr>
        <w:pStyle w:val="Heading3"/>
        <w:ind w:left="947"/>
      </w:pPr>
      <w:bookmarkStart w:id="23" w:name="_Toc274924417"/>
      <w:r w:rsidRPr="00AC51E7">
        <w:t>Architecture</w:t>
      </w:r>
      <w:bookmarkEnd w:id="23"/>
    </w:p>
    <w:p w14:paraId="1C9E7AEC" w14:textId="77777777" w:rsidR="009B54F3" w:rsidRDefault="009B54F3" w:rsidP="000F39F5"/>
    <w:p w14:paraId="4C40BC86" w14:textId="77777777" w:rsidR="0096047B" w:rsidRDefault="009B54F3" w:rsidP="0096047B">
      <w:pPr>
        <w:keepNext/>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33AECC9E" w:rsidR="009B54F3" w:rsidRDefault="0096047B" w:rsidP="0096047B">
      <w:pPr>
        <w:pStyle w:val="Caption"/>
      </w:pPr>
      <w:r>
        <w:t xml:space="preserve">Figure </w:t>
      </w:r>
      <w:r>
        <w:fldChar w:fldCharType="begin"/>
      </w:r>
      <w:r>
        <w:instrText xml:space="preserve"> SEQ Figure \* ARABIC </w:instrText>
      </w:r>
      <w:r>
        <w:fldChar w:fldCharType="separate"/>
      </w:r>
      <w:r w:rsidR="005853A7">
        <w:rPr>
          <w:noProof/>
        </w:rPr>
        <w:t>5</w:t>
      </w:r>
      <w:r>
        <w:fldChar w:fldCharType="end"/>
      </w:r>
      <w:r>
        <w:t>. The DWAN-</w:t>
      </w:r>
      <w:r w:rsidR="00940D6A">
        <w:t>back-end</w:t>
      </w:r>
      <w:r>
        <w:t xml:space="preserve"> architecture</w:t>
      </w:r>
    </w:p>
    <w:p w14:paraId="1BE747EC" w14:textId="77777777" w:rsidR="009B54F3" w:rsidRPr="00406B4D" w:rsidRDefault="009B54F3" w:rsidP="006842AB">
      <w:pPr>
        <w:pStyle w:val="Heading3"/>
        <w:ind w:left="1004"/>
      </w:pPr>
      <w:bookmarkStart w:id="24" w:name="_Toc274924418"/>
      <w:r w:rsidRPr="00406B4D">
        <w:t>Database and Database Access Objects</w:t>
      </w:r>
      <w:bookmarkEnd w:id="24"/>
    </w:p>
    <w:p w14:paraId="7F2BB1E4" w14:textId="77777777" w:rsidR="00054EC0" w:rsidRDefault="009B54F3" w:rsidP="004C2791">
      <w:r>
        <w:t xml:space="preserve">A PostgreSQL </w:t>
      </w:r>
      <w:r w:rsidR="00F40027">
        <w:t xml:space="preserve">relational </w:t>
      </w:r>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&lt;id&gt;, e.g.</w:t>
      </w:r>
    </w:p>
    <w:p w14:paraId="24DB64AC"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12BEE8BA" w14:textId="0FB1EDCF"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407C6503" w14:textId="6F59D43A"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8"/>
      </w:r>
      <w:r w:rsidR="00F04E24">
        <w:t>, which utilises a JDBC</w:t>
      </w:r>
      <w:r w:rsidR="00A40CB4">
        <w:rPr>
          <w:rStyle w:val="FootnoteReference"/>
        </w:rPr>
        <w:footnoteReference w:id="9"/>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73464BFB" w:rsidR="009B54F3" w:rsidRDefault="009B54F3" w:rsidP="004C2791">
      <w:r>
        <w:t>Due</w:t>
      </w:r>
      <w:r w:rsidR="007D0065">
        <w:t xml:space="preserve"> </w:t>
      </w:r>
      <w:r>
        <w:t>to the presence of join tables there must be a mechanism that takes care</w:t>
      </w:r>
      <w:r w:rsidR="00F05B88">
        <w:t xml:space="preserve"> of</w:t>
      </w:r>
      <w:ins w:id="25" w:author="Twan Goosen" w:date="2014-09-26T10:04:00Z">
        <w:r w:rsidR="00F04E24">
          <w:t xml:space="preserve"> </w:t>
        </w:r>
      </w:ins>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25404D01" w14:textId="04EFEA76" w:rsidR="00443507" w:rsidRDefault="00443507" w:rsidP="004C2791">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5E5389EC" w14:textId="77777777" w:rsidR="009B54F3" w:rsidRPr="00AC51E7" w:rsidRDefault="009B54F3" w:rsidP="006842AB">
      <w:pPr>
        <w:pStyle w:val="Heading3"/>
        <w:ind w:left="1004"/>
      </w:pPr>
      <w:bookmarkStart w:id="26" w:name="_Toc274924419"/>
      <w:r w:rsidRPr="00AC51E7">
        <w:t>REST Application Programming Interface</w:t>
      </w:r>
      <w:bookmarkEnd w:id="26"/>
    </w:p>
    <w:p w14:paraId="1B12D0F5" w14:textId="0C5DE65A"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which the server must recognise and respond </w:t>
      </w:r>
      <w:r w:rsidR="00513368">
        <w:t xml:space="preserve">to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3BE7153B" w14:textId="33AC9B5E"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0D6615E2"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483B3573" w14:textId="1D943676" w:rsidR="00762C8A" w:rsidRDefault="00762C8A" w:rsidP="004C2791">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Caption"/>
        <w:keepNext/>
      </w:pPr>
      <w:bookmarkStart w:id="27" w:name="_Ref274312902"/>
      <w:r>
        <w:t xml:space="preserve">Table </w:t>
      </w:r>
      <w:r>
        <w:fldChar w:fldCharType="begin"/>
      </w:r>
      <w:r>
        <w:instrText xml:space="preserve"> SEQ Table \* ARABIC </w:instrText>
      </w:r>
      <w:r>
        <w:fldChar w:fldCharType="separate"/>
      </w:r>
      <w:r w:rsidR="005853A7">
        <w:rPr>
          <w:noProof/>
        </w:rPr>
        <w:t>2</w:t>
      </w:r>
      <w:r>
        <w:fldChar w:fldCharType="end"/>
      </w:r>
      <w:bookmarkEnd w:id="27"/>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2BD7243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29"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30"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6C2130F2" w14:textId="240DA19E"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63C74F3C"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7037A8D4" w14:textId="4DBFD7EB"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24A8A568" w14:textId="77777777" w:rsidTr="00FC6C4A">
        <w:trPr>
          <w:tblCellSpacing w:w="15" w:type="dxa"/>
        </w:trPr>
        <w:tc>
          <w:tcPr>
            <w:tcW w:w="0" w:type="auto"/>
            <w:vAlign w:val="center"/>
            <w:hideMark/>
          </w:tcPr>
          <w:p w14:paraId="2A406FD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api/authentication/login</w:t>
            </w:r>
          </w:p>
        </w:tc>
        <w:tc>
          <w:tcPr>
            <w:tcW w:w="0" w:type="auto"/>
            <w:vAlign w:val="center"/>
            <w:hideMark/>
          </w:tcPr>
          <w:p w14:paraId="05106A60" w14:textId="17612D6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1CD865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6BE15EC7" w14:textId="77777777" w:rsidTr="00FC6C4A">
        <w:trPr>
          <w:tblCellSpacing w:w="15" w:type="dxa"/>
        </w:trPr>
        <w:tc>
          <w:tcPr>
            <w:tcW w:w="0" w:type="auto"/>
            <w:vAlign w:val="center"/>
            <w:hideMark/>
          </w:tcPr>
          <w:p w14:paraId="74DE57C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api/authentication/principal</w:t>
            </w:r>
          </w:p>
        </w:tc>
        <w:tc>
          <w:tcPr>
            <w:tcW w:w="0" w:type="auto"/>
            <w:vAlign w:val="center"/>
            <w:hideMark/>
          </w:tcPr>
          <w:p w14:paraId="10DA54B2" w14:textId="06178929"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22EFFD9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2B8BE06A" w14:textId="77777777" w:rsidTr="00FC6C4A">
        <w:trPr>
          <w:tblCellSpacing w:w="15" w:type="dxa"/>
        </w:trPr>
        <w:tc>
          <w:tcPr>
            <w:tcW w:w="0" w:type="auto"/>
            <w:vAlign w:val="center"/>
            <w:hideMark/>
          </w:tcPr>
          <w:p w14:paraId="3FFDE3F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54734A">
              <w:rPr>
                <w:rFonts w:ascii="Times New Roman" w:eastAsia="Times New Roman" w:hAnsi="Times New Roman" w:cs="Times New Roman"/>
                <w:i/>
                <w:szCs w:val="22"/>
              </w:rPr>
              <w:t xml:space="preserve"> </w:t>
            </w:r>
          </w:p>
        </w:tc>
        <w:tc>
          <w:tcPr>
            <w:tcW w:w="0" w:type="auto"/>
            <w:vAlign w:val="center"/>
            <w:hideMark/>
          </w:tcPr>
          <w:p w14:paraId="0A1F5553" w14:textId="4FF59AF9"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principal with the given prid</w:t>
            </w:r>
            <w:r>
              <w:rPr>
                <w:rFonts w:eastAsia="Times New Roman" w:cs="Times New Roman"/>
                <w:szCs w:val="22"/>
              </w:rPr>
              <w:t>.</w:t>
            </w:r>
          </w:p>
        </w:tc>
        <w:tc>
          <w:tcPr>
            <w:tcW w:w="0" w:type="auto"/>
            <w:vAlign w:val="center"/>
            <w:hideMark/>
          </w:tcPr>
          <w:p w14:paraId="6F18F56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378EBC40" w14:textId="77777777" w:rsidTr="00FC6C4A">
        <w:trPr>
          <w:tblCellSpacing w:w="15" w:type="dxa"/>
        </w:trPr>
        <w:tc>
          <w:tcPr>
            <w:tcW w:w="0" w:type="auto"/>
            <w:vAlign w:val="center"/>
            <w:hideMark/>
          </w:tcPr>
          <w:p w14:paraId="302D148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793B08">
              <w:rPr>
                <w:rFonts w:eastAsia="Times New Roman" w:cs="Times New Roman"/>
                <w:szCs w:val="22"/>
              </w:rPr>
              <w:t>/current</w:t>
            </w:r>
          </w:p>
        </w:tc>
        <w:tc>
          <w:tcPr>
            <w:tcW w:w="0" w:type="auto"/>
            <w:vAlign w:val="center"/>
            <w:hideMark/>
          </w:tcPr>
          <w:p w14:paraId="4C7A6174" w14:textId="1C471B53"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r w:rsidR="009B54F3" w:rsidRPr="00793B08">
              <w:rPr>
                <w:rFonts w:eastAsia="Times New Roman" w:cs="Times New Roman"/>
                <w:i/>
                <w:iCs/>
                <w:szCs w:val="22"/>
              </w:rPr>
              <w:t>prid</w:t>
            </w:r>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0DF97F2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CurrenPrincipalInfo</w:t>
            </w:r>
          </w:p>
        </w:tc>
      </w:tr>
      <w:tr w:rsidR="009B54F3" w:rsidRPr="00AC51E7" w14:paraId="288A7772" w14:textId="77777777" w:rsidTr="00FC6C4A">
        <w:trPr>
          <w:tblCellSpacing w:w="15" w:type="dxa"/>
        </w:trPr>
        <w:tc>
          <w:tcPr>
            <w:tcW w:w="0" w:type="auto"/>
            <w:vAlign w:val="center"/>
            <w:hideMark/>
          </w:tcPr>
          <w:p w14:paraId="79D8C3FB"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0BE36122" w14:textId="4C1A0CF3"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2D120D0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0007409" w14:textId="77777777" w:rsidTr="00FC6C4A">
        <w:trPr>
          <w:tblCellSpacing w:w="15" w:type="dxa"/>
        </w:trPr>
        <w:tc>
          <w:tcPr>
            <w:tcW w:w="0" w:type="auto"/>
            <w:vAlign w:val="center"/>
            <w:hideMark/>
          </w:tcPr>
          <w:p w14:paraId="6315293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api/principals/admin</w:t>
            </w:r>
          </w:p>
        </w:tc>
        <w:tc>
          <w:tcPr>
            <w:tcW w:w="0" w:type="auto"/>
            <w:vAlign w:val="center"/>
            <w:hideMark/>
          </w:tcPr>
          <w:p w14:paraId="3DDA9319" w14:textId="045804DA"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0549EC72"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7741ABC6"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28" w:name="user-content-annotations"/>
      <w:bookmarkEnd w:id="28"/>
    </w:p>
    <w:p w14:paraId="2D67B627" w14:textId="77777777" w:rsidR="004263DE" w:rsidRDefault="004263DE" w:rsidP="009B54F3">
      <w:pPr>
        <w:spacing w:before="100" w:beforeAutospacing="1" w:after="100" w:afterAutospacing="1"/>
        <w:outlineLvl w:val="2"/>
        <w:rPr>
          <w:rFonts w:eastAsia="Times New Roman" w:cs="Times New Roman"/>
          <w:b/>
          <w:bCs/>
          <w:sz w:val="27"/>
          <w:szCs w:val="27"/>
        </w:rPr>
      </w:pPr>
    </w:p>
    <w:p w14:paraId="7EC3CD4E" w14:textId="77777777" w:rsidR="004263DE" w:rsidRDefault="004263DE" w:rsidP="009B54F3">
      <w:pPr>
        <w:spacing w:before="100" w:beforeAutospacing="1" w:after="100" w:afterAutospacing="1"/>
        <w:outlineLvl w:val="2"/>
        <w:rPr>
          <w:rFonts w:eastAsia="Times New Roman" w:cs="Times New Roman"/>
          <w:b/>
          <w:bCs/>
          <w:sz w:val="27"/>
          <w:szCs w:val="27"/>
        </w:rPr>
      </w:pPr>
    </w:p>
    <w:p w14:paraId="6692267D"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0FDB8439" w14:textId="77777777" w:rsidR="009B54F3" w:rsidRPr="00AC51E7" w:rsidRDefault="009B54F3" w:rsidP="009B54F3">
      <w:pPr>
        <w:spacing w:before="100" w:beforeAutospacing="1" w:after="100" w:afterAutospacing="1"/>
        <w:rPr>
          <w:rFonts w:cs="Times New Roman"/>
          <w:szCs w:val="20"/>
        </w:rPr>
      </w:pPr>
      <w:r w:rsidRPr="00AC51E7">
        <w:rPr>
          <w:rFonts w:cs="Times New Roman"/>
          <w:b/>
          <w:bCs/>
          <w:szCs w:val="20"/>
        </w:rPr>
        <w:t>api/annotations</w:t>
      </w:r>
    </w:p>
    <w:p w14:paraId="7B8005C1" w14:textId="384774F2"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03EA052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43D4202D" w14:textId="6A5AFA8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3FC7FC43" w14:textId="77777777" w:rsidTr="00FC6C4A">
        <w:trPr>
          <w:tblCellSpacing w:w="15" w:type="dxa"/>
        </w:trPr>
        <w:tc>
          <w:tcPr>
            <w:tcW w:w="3276" w:type="dxa"/>
            <w:vAlign w:val="center"/>
            <w:hideMark/>
          </w:tcPr>
          <w:p w14:paraId="5AF32A20" w14:textId="77777777" w:rsidR="00F016F9" w:rsidRDefault="009B54F3" w:rsidP="00FC6C4A">
            <w:pPr>
              <w:jc w:val="left"/>
              <w:rPr>
                <w:rFonts w:eastAsia="Times New Roman" w:cs="Times New Roman"/>
                <w:szCs w:val="22"/>
              </w:rPr>
            </w:pPr>
            <w:r w:rsidRPr="006B0F8C">
              <w:rPr>
                <w:rFonts w:eastAsia="Times New Roman" w:cs="Times New Roman"/>
                <w:szCs w:val="22"/>
              </w:rPr>
              <w:t>GET api/annotations?</w:t>
            </w:r>
          </w:p>
          <w:p w14:paraId="57912842"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69C89C9" w14:textId="0F50E22B"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r w:rsidRPr="006B0F8C">
              <w:rPr>
                <w:rFonts w:ascii="Courier" w:hAnsi="Courier" w:cs="Courier"/>
                <w:szCs w:val="22"/>
              </w:rPr>
              <w:t>prid</w:t>
            </w:r>
            <w:r w:rsidRPr="006B0F8C">
              <w:rPr>
                <w:rFonts w:eastAsia="Times New Roman" w:cs="Times New Roman"/>
                <w:szCs w:val="22"/>
              </w:rPr>
              <w:t>&amp;</w:t>
            </w:r>
          </w:p>
          <w:p w14:paraId="37A004D0"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181A4DAA" w14:textId="10E577E8"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44221F31" w14:textId="6884E494"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r w:rsidRPr="00F016F9">
              <w:rPr>
                <w:rFonts w:eastAsia="Times New Roman" w:cs="Times New Roman"/>
                <w:i/>
                <w:szCs w:val="22"/>
              </w:rPr>
              <w:t>uri</w:t>
            </w:r>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6C13699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AnnotationInfoList</w:t>
            </w:r>
          </w:p>
        </w:tc>
      </w:tr>
      <w:tr w:rsidR="009B54F3" w:rsidRPr="006B0F8C" w14:paraId="11190589" w14:textId="77777777" w:rsidTr="00FC6C4A">
        <w:trPr>
          <w:tblCellSpacing w:w="15" w:type="dxa"/>
        </w:trPr>
        <w:tc>
          <w:tcPr>
            <w:tcW w:w="3276" w:type="dxa"/>
            <w:vAlign w:val="center"/>
            <w:hideMark/>
          </w:tcPr>
          <w:p w14:paraId="762567C9"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POST api/annotations</w:t>
            </w:r>
          </w:p>
        </w:tc>
        <w:tc>
          <w:tcPr>
            <w:tcW w:w="3073" w:type="dxa"/>
            <w:vAlign w:val="center"/>
            <w:hideMark/>
          </w:tcPr>
          <w:p w14:paraId="140B74D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168F436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bl>
    <w:p w14:paraId="72A0D52F" w14:textId="77777777" w:rsidR="009534FE" w:rsidRDefault="009534FE" w:rsidP="009534FE">
      <w:pPr>
        <w:pStyle w:val="CommentText"/>
      </w:pPr>
    </w:p>
    <w:p w14:paraId="64B99AED" w14:textId="3F797002"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XPath for xml annotation bodies. For instance,  the following query </w:t>
      </w:r>
    </w:p>
    <w:p w14:paraId="2C76023E" w14:textId="4640C869"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api/annotations?ns=rdf:http%3A%2F%2Fwww.w3.org%2F1999%2F02%2F22-rdf-syntax-ns%23&amp;ns=owl:http%3A%2F%2Fwww.w3.org%2F2002%2F07%2Fowl%23&amp;xpath=//owl:sameAs[rdf:resource="example:2"]</w:t>
      </w:r>
    </w:p>
    <w:p w14:paraId="7F3AEEC1" w14:textId="012EB3BA" w:rsidR="009D0492" w:rsidRDefault="009D0492" w:rsidP="009534FE">
      <w:pPr>
        <w:pStyle w:val="CommentText"/>
      </w:pPr>
      <w:r>
        <w:t>is used to find an annotation with the body:</w:t>
      </w:r>
    </w:p>
    <w:p w14:paraId="19EFD3CD" w14:textId="77777777" w:rsidR="009D0492" w:rsidRPr="00C40D7B" w:rsidRDefault="009D0492" w:rsidP="00C40D7B"/>
    <w:p w14:paraId="70AA838E"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&lt;rdf:RDF</w:t>
      </w:r>
    </w:p>
    <w:p w14:paraId="743BA6D9" w14:textId="1F8AA21E" w:rsidR="009D0492" w:rsidRPr="009D0492" w:rsidRDefault="009D0492" w:rsidP="009534FE">
      <w:pPr>
        <w:pStyle w:val="CommentText"/>
        <w:rPr>
          <w:rFonts w:ascii="Helvetica" w:hAnsi="Helvetica" w:cs="Helvetica"/>
          <w:sz w:val="20"/>
          <w:szCs w:val="20"/>
          <w:lang w:val="en-US"/>
        </w:rPr>
      </w:pPr>
      <w:r w:rsidRPr="009D0492">
        <w:rPr>
          <w:rFonts w:ascii="Helvetica" w:hAnsi="Helvetica" w:cs="Helvetica"/>
          <w:color w:val="1399CC"/>
          <w:sz w:val="20"/>
          <w:szCs w:val="20"/>
          <w:lang w:val="en-US"/>
        </w:rPr>
        <w:t>xmlns:rdf</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1"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xmlns:owl</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2"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60CA6842"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&lt;owl:sameAs</w:t>
      </w:r>
      <w:r w:rsidRPr="009D0492">
        <w:rPr>
          <w:rFonts w:ascii="Helvetica" w:hAnsi="Helvetica" w:cs="Helvetica"/>
          <w:color w:val="F5834C"/>
          <w:sz w:val="20"/>
          <w:szCs w:val="20"/>
          <w:lang w:val="en-US"/>
        </w:rPr>
        <w:t xml:space="preserve"> rdf:about</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5BE7E9CA" w14:textId="77777777" w:rsidR="009D0492" w:rsidRPr="009D0492"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F5834C"/>
          <w:sz w:val="20"/>
          <w:szCs w:val="20"/>
          <w:lang w:val="en-US"/>
        </w:rPr>
        <w:t>rdf:resource</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7433D170" w14:textId="6B00D4C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&lt;/rdf:RDF&gt;</w:t>
      </w:r>
    </w:p>
    <w:p w14:paraId="0385F27B" w14:textId="77777777" w:rsidR="009B54F3" w:rsidRPr="00560CE9" w:rsidRDefault="009B54F3" w:rsidP="009B54F3">
      <w:pPr>
        <w:spacing w:before="100" w:beforeAutospacing="1" w:after="100" w:afterAutospacing="1"/>
        <w:rPr>
          <w:rFonts w:cs="Times New Roman"/>
        </w:rPr>
      </w:pPr>
      <w:r w:rsidRPr="00560CE9">
        <w:rPr>
          <w:rFonts w:cs="Times New Roman"/>
          <w:b/>
          <w:bCs/>
        </w:rPr>
        <w:t>api/annotations/</w:t>
      </w:r>
      <w:r w:rsidRPr="00560CE9">
        <w:rPr>
          <w:rFonts w:ascii="Courier" w:hAnsi="Courier" w:cs="Courier"/>
          <w:b/>
          <w:bCs/>
        </w:rPr>
        <w:t>aid</w:t>
      </w:r>
    </w:p>
    <w:p w14:paraId="4791719B" w14:textId="247A2E9E"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5ECDED67" w14:textId="285E2F19"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31714FBD"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630CD29C" w14:textId="30935276"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6FA547D" w14:textId="77777777" w:rsidTr="00FC6C4A">
        <w:trPr>
          <w:tblCellSpacing w:w="15" w:type="dxa"/>
        </w:trPr>
        <w:tc>
          <w:tcPr>
            <w:tcW w:w="0" w:type="auto"/>
            <w:vAlign w:val="center"/>
            <w:hideMark/>
          </w:tcPr>
          <w:p w14:paraId="4522632E" w14:textId="2B5130E4"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p>
        </w:tc>
        <w:tc>
          <w:tcPr>
            <w:tcW w:w="0" w:type="auto"/>
            <w:vAlign w:val="center"/>
            <w:hideMark/>
          </w:tcPr>
          <w:p w14:paraId="5343B64C" w14:textId="7AC348D3"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67B57299"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4E02D48F" w14:textId="77777777" w:rsidTr="00FC6C4A">
        <w:trPr>
          <w:tblCellSpacing w:w="15" w:type="dxa"/>
        </w:trPr>
        <w:tc>
          <w:tcPr>
            <w:tcW w:w="0" w:type="auto"/>
            <w:vAlign w:val="center"/>
            <w:hideMark/>
          </w:tcPr>
          <w:p w14:paraId="3C881162" w14:textId="70A0DAE2"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4B0FAB80" w14:textId="19A099BD"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r w:rsidR="009B54F3" w:rsidRPr="00C13260">
              <w:rPr>
                <w:rFonts w:ascii="Times New Roman" w:hAnsi="Times New Roman" w:cs="Times New Roman"/>
                <w:i/>
                <w:szCs w:val="22"/>
              </w:rPr>
              <w:t>tid</w:t>
            </w:r>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3333319B"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ReferenceList</w:t>
            </w:r>
          </w:p>
        </w:tc>
      </w:tr>
      <w:tr w:rsidR="00C13260" w:rsidRPr="006B0F8C" w14:paraId="677712BA" w14:textId="77777777" w:rsidTr="00FC6C4A">
        <w:trPr>
          <w:tblCellSpacing w:w="15" w:type="dxa"/>
        </w:trPr>
        <w:tc>
          <w:tcPr>
            <w:tcW w:w="0" w:type="auto"/>
            <w:vAlign w:val="center"/>
            <w:hideMark/>
          </w:tcPr>
          <w:p w14:paraId="5DA15634" w14:textId="325B27C1" w:rsidR="009B54F3" w:rsidRPr="006B0F8C" w:rsidRDefault="009B54F3" w:rsidP="00C13260">
            <w:pPr>
              <w:rPr>
                <w:rFonts w:eastAsia="Times New Roman" w:cs="Times New Roman"/>
                <w:szCs w:val="22"/>
              </w:rPr>
            </w:pPr>
            <w:r w:rsidRPr="006B0F8C">
              <w:rPr>
                <w:rFonts w:eastAsia="Times New Roman" w:cs="Times New Roman"/>
                <w:szCs w:val="22"/>
              </w:rPr>
              <w:t>DELETE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1174E415" w14:textId="697CA1C5"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4F119F49" w14:textId="77777777" w:rsidTr="00FC6C4A">
        <w:trPr>
          <w:tblCellSpacing w:w="15" w:type="dxa"/>
        </w:trPr>
        <w:tc>
          <w:tcPr>
            <w:tcW w:w="0" w:type="auto"/>
            <w:vAlign w:val="center"/>
            <w:hideMark/>
          </w:tcPr>
          <w:p w14:paraId="5E1664E7" w14:textId="077875D3"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1C29CB03" w14:textId="734A92B3"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r w:rsidR="009B54F3" w:rsidRPr="00C13260">
              <w:rPr>
                <w:rFonts w:ascii="Times New Roman" w:hAnsi="Times New Roman" w:cs="Times New Roman"/>
                <w:i/>
                <w:szCs w:val="22"/>
              </w:rPr>
              <w:t>prid</w:t>
            </w:r>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api/annotations/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0672EC85" w14:textId="77777777" w:rsidTr="00FC6C4A">
        <w:trPr>
          <w:tblCellSpacing w:w="15" w:type="dxa"/>
        </w:trPr>
        <w:tc>
          <w:tcPr>
            <w:tcW w:w="0" w:type="auto"/>
            <w:vAlign w:val="center"/>
            <w:hideMark/>
          </w:tcPr>
          <w:p w14:paraId="7218A45C" w14:textId="569C998C"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36664C64" w14:textId="68729F62"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D8D729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7FC5E340" w14:textId="77777777" w:rsidTr="00FC6C4A">
        <w:trPr>
          <w:tblCellSpacing w:w="15" w:type="dxa"/>
        </w:trPr>
        <w:tc>
          <w:tcPr>
            <w:tcW w:w="0" w:type="auto"/>
            <w:vAlign w:val="center"/>
            <w:hideMark/>
          </w:tcPr>
          <w:p w14:paraId="01E86AFC" w14:textId="77777777" w:rsidR="009B54F3" w:rsidRPr="006B0F8C" w:rsidRDefault="009B54F3" w:rsidP="00E02A1C">
            <w:pPr>
              <w:rPr>
                <w:rFonts w:eastAsia="Times New Roman" w:cs="Times New Roman"/>
                <w:szCs w:val="22"/>
              </w:rPr>
            </w:pPr>
            <w:r w:rsidRPr="006B0F8C">
              <w:rPr>
                <w:rFonts w:eastAsia="Times New Roman" w:cs="Times New Roman"/>
                <w:szCs w:val="22"/>
              </w:rPr>
              <w:t>GET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4C5CEFA8" w14:textId="57F4FE09"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2462DD06"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PermissionList</w:t>
            </w:r>
          </w:p>
        </w:tc>
      </w:tr>
      <w:tr w:rsidR="00C13260" w:rsidRPr="006B0F8C" w14:paraId="09A78097" w14:textId="77777777" w:rsidTr="00FC6C4A">
        <w:trPr>
          <w:tblCellSpacing w:w="15" w:type="dxa"/>
        </w:trPr>
        <w:tc>
          <w:tcPr>
            <w:tcW w:w="0" w:type="auto"/>
            <w:vAlign w:val="center"/>
            <w:hideMark/>
          </w:tcPr>
          <w:p w14:paraId="65AC17AB"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1614DA0F" w14:textId="1E56D23B"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nvelope PermissionResponseBody</w:t>
            </w:r>
          </w:p>
        </w:tc>
      </w:tr>
      <w:tr w:rsidR="00C13260" w:rsidRPr="006B0F8C" w14:paraId="1E379EB8" w14:textId="77777777" w:rsidTr="00FC6C4A">
        <w:trPr>
          <w:tblCellSpacing w:w="15" w:type="dxa"/>
        </w:trPr>
        <w:tc>
          <w:tcPr>
            <w:tcW w:w="0" w:type="auto"/>
            <w:vAlign w:val="center"/>
            <w:hideMark/>
          </w:tcPr>
          <w:p w14:paraId="79FCE231"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r w:rsidRPr="00C13260">
              <w:rPr>
                <w:rFonts w:ascii="Times New Roman" w:hAnsi="Times New Roman" w:cs="Times New Roman"/>
                <w:i/>
                <w:szCs w:val="22"/>
              </w:rPr>
              <w:t>prid</w:t>
            </w:r>
            <w:r w:rsidRPr="006B0F8C">
              <w:rPr>
                <w:rFonts w:eastAsia="Times New Roman" w:cs="Times New Roman"/>
                <w:szCs w:val="22"/>
              </w:rPr>
              <w:t xml:space="preserve"> </w:t>
            </w:r>
          </w:p>
        </w:tc>
        <w:tc>
          <w:tcPr>
            <w:tcW w:w="0" w:type="auto"/>
            <w:vAlign w:val="center"/>
            <w:hideMark/>
          </w:tcPr>
          <w:p w14:paraId="757E5A9F" w14:textId="3A6AF2E9"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r w:rsidR="00AF62C3" w:rsidRPr="00AF62C3">
              <w:rPr>
                <w:rFonts w:eastAsia="Times New Roman" w:cs="Times New Roman"/>
                <w:i/>
                <w:szCs w:val="22"/>
              </w:rPr>
              <w:t>prid</w:t>
            </w:r>
            <w:r>
              <w:rPr>
                <w:rFonts w:eastAsia="Times New Roman" w:cs="Times New Roman"/>
                <w:szCs w:val="22"/>
              </w:rPr>
              <w:t>. New access mode is given in the body of the request.</w:t>
            </w:r>
          </w:p>
        </w:tc>
        <w:tc>
          <w:tcPr>
            <w:tcW w:w="0" w:type="auto"/>
            <w:vAlign w:val="center"/>
            <w:hideMark/>
          </w:tcPr>
          <w:p w14:paraId="0B678A77" w14:textId="0EEAE194"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D0C81E"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229A077C" w14:textId="4C35DF58"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cs="Times New Roman"/>
          <w:szCs w:val="20"/>
        </w:rPr>
      </w:pPr>
      <w:r w:rsidRPr="00313D9B">
        <w:rPr>
          <w:rFonts w:cs="Times New Roman"/>
          <w:b/>
          <w:bCs/>
          <w:szCs w:val="20"/>
        </w:rPr>
        <w:t>api/targets</w:t>
      </w:r>
    </w:p>
    <w:p w14:paraId="4C3C49E1" w14:textId="32A34D5C"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70F61879" w14:textId="77777777" w:rsidTr="00DA3E2F">
        <w:trPr>
          <w:tblHeader/>
          <w:tblCellSpacing w:w="15" w:type="dxa"/>
        </w:trPr>
        <w:tc>
          <w:tcPr>
            <w:tcW w:w="2709" w:type="dxa"/>
            <w:vAlign w:val="center"/>
            <w:hideMark/>
          </w:tcPr>
          <w:p w14:paraId="745E198A"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5906AB35"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4672F6B5" w14:textId="77777777" w:rsidTr="00FC6C4A">
        <w:trPr>
          <w:tblCellSpacing w:w="15" w:type="dxa"/>
        </w:trPr>
        <w:tc>
          <w:tcPr>
            <w:tcW w:w="2709" w:type="dxa"/>
            <w:vAlign w:val="center"/>
            <w:hideMark/>
          </w:tcPr>
          <w:p w14:paraId="2C15C4E2"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i/>
                <w:szCs w:val="22"/>
              </w:rPr>
              <w:t xml:space="preserve"> </w:t>
            </w:r>
          </w:p>
        </w:tc>
        <w:tc>
          <w:tcPr>
            <w:tcW w:w="3797" w:type="dxa"/>
            <w:vAlign w:val="center"/>
            <w:hideMark/>
          </w:tcPr>
          <w:p w14:paraId="5A2ECD5E" w14:textId="50E52F0B"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508982FD"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113EA3C4" w14:textId="77777777" w:rsidTr="00FC6C4A">
        <w:trPr>
          <w:tblCellSpacing w:w="15" w:type="dxa"/>
        </w:trPr>
        <w:tc>
          <w:tcPr>
            <w:tcW w:w="2709" w:type="dxa"/>
            <w:vAlign w:val="center"/>
            <w:hideMark/>
          </w:tcPr>
          <w:p w14:paraId="436F4C9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/versions</w:t>
            </w:r>
          </w:p>
        </w:tc>
        <w:tc>
          <w:tcPr>
            <w:tcW w:w="3797" w:type="dxa"/>
            <w:vAlign w:val="center"/>
            <w:hideMark/>
          </w:tcPr>
          <w:p w14:paraId="1FD9A6E7" w14:textId="615A543E"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r w:rsidR="009B54F3" w:rsidRPr="00CB0F7F">
              <w:rPr>
                <w:rFonts w:ascii="Times New Roman" w:hAnsi="Times New Roman" w:cs="Times New Roman"/>
                <w:i/>
                <w:szCs w:val="22"/>
              </w:rPr>
              <w:t>tid</w:t>
            </w:r>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7BE4BD4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ReferenceList</w:t>
            </w:r>
          </w:p>
        </w:tc>
      </w:tr>
      <w:tr w:rsidR="00D57E43" w:rsidRPr="00CB0F7F" w14:paraId="4B664961" w14:textId="77777777" w:rsidTr="00FC6C4A">
        <w:trPr>
          <w:tblCellSpacing w:w="15" w:type="dxa"/>
        </w:trPr>
        <w:tc>
          <w:tcPr>
            <w:tcW w:w="2709" w:type="dxa"/>
            <w:vAlign w:val="center"/>
            <w:hideMark/>
          </w:tcPr>
          <w:p w14:paraId="2B1D4EA0" w14:textId="4B5FD8F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POST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r w:rsidRPr="00CB0F7F">
              <w:rPr>
                <w:rFonts w:ascii="Times New Roman" w:hAnsi="Times New Roman" w:cs="Times New Roman"/>
                <w:i/>
                <w:szCs w:val="22"/>
              </w:rPr>
              <w:t>fragmentdescriptorstring</w:t>
            </w:r>
            <w:r w:rsidRPr="00CB0F7F">
              <w:rPr>
                <w:rFonts w:ascii="Times New Roman" w:eastAsia="Times New Roman" w:hAnsi="Times New Roman" w:cs="Times New Roman"/>
                <w:szCs w:val="22"/>
              </w:rPr>
              <w:t>/cached</w:t>
            </w:r>
          </w:p>
        </w:tc>
        <w:tc>
          <w:tcPr>
            <w:tcW w:w="3797" w:type="dxa"/>
            <w:vAlign w:val="center"/>
            <w:hideMark/>
          </w:tcPr>
          <w:p w14:paraId="1E5E215A" w14:textId="63DCAAAD"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r w:rsidR="009B54F3" w:rsidRPr="005E0C4D">
              <w:rPr>
                <w:rFonts w:ascii="Times New Roman" w:eastAsia="Times New Roman" w:hAnsi="Times New Roman" w:cs="Times New Roman"/>
                <w:i/>
                <w:szCs w:val="22"/>
              </w:rPr>
              <w:t>CachedRepresentationInfo</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chacher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C322947"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CachedRepresentationInfo</w:t>
            </w:r>
          </w:p>
        </w:tc>
      </w:tr>
      <w:tr w:rsidR="00DA3E2F" w:rsidRPr="00CB0F7F" w14:paraId="7C1E7F9A" w14:textId="77777777" w:rsidTr="00FC6C4A">
        <w:trPr>
          <w:trHeight w:val="2138"/>
          <w:tblCellSpacing w:w="15" w:type="dxa"/>
        </w:trPr>
        <w:tc>
          <w:tcPr>
            <w:tcW w:w="2709" w:type="dxa"/>
            <w:vAlign w:val="center"/>
            <w:hideMark/>
          </w:tcPr>
          <w:p w14:paraId="2E19FE1C"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DELETE api/targets/</w:t>
            </w:r>
            <w:r w:rsidRPr="005E0C4D">
              <w:rPr>
                <w:rFonts w:ascii="Times New Roman" w:hAnsi="Times New Roman" w:cs="Times New Roman"/>
                <w:i/>
                <w:szCs w:val="22"/>
              </w:rPr>
              <w:t>tid</w:t>
            </w:r>
            <w:r w:rsidRPr="00CB0F7F">
              <w:rPr>
                <w:rFonts w:ascii="Times New Roman" w:eastAsia="Times New Roman" w:hAnsi="Times New Roman" w:cs="Times New Roman"/>
                <w:szCs w:val="22"/>
              </w:rPr>
              <w:t>/cached/</w:t>
            </w:r>
            <w:r w:rsidRPr="005E0C4D">
              <w:rPr>
                <w:rFonts w:ascii="Times New Roman" w:hAnsi="Times New Roman" w:cs="Times New Roman"/>
                <w:i/>
                <w:szCs w:val="22"/>
              </w:rPr>
              <w:t>cid</w:t>
            </w:r>
            <w:r w:rsidRPr="00CB0F7F">
              <w:rPr>
                <w:rFonts w:ascii="Times New Roman" w:eastAsia="Times New Roman" w:hAnsi="Times New Roman" w:cs="Times New Roman"/>
                <w:szCs w:val="22"/>
              </w:rPr>
              <w:t xml:space="preserve"> </w:t>
            </w:r>
          </w:p>
        </w:tc>
        <w:tc>
          <w:tcPr>
            <w:tcW w:w="3797" w:type="dxa"/>
            <w:vAlign w:val="center"/>
            <w:hideMark/>
          </w:tcPr>
          <w:p w14:paraId="363632EB" w14:textId="238CACBB"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 The cached representation is removed from the database as well, unless there are more references to this representation.</w:t>
            </w:r>
          </w:p>
        </w:tc>
        <w:tc>
          <w:tcPr>
            <w:tcW w:w="2530" w:type="dxa"/>
            <w:vAlign w:val="center"/>
            <w:hideMark/>
          </w:tcPr>
          <w:p w14:paraId="584C246E" w14:textId="6F0652DD"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39122983" w14:textId="76B0D628" w:rsidR="009B54F3" w:rsidRPr="00CB0F7F" w:rsidRDefault="009B54F3" w:rsidP="009B54F3">
      <w:pPr>
        <w:rPr>
          <w:rFonts w:ascii="Times New Roman" w:eastAsia="Times New Roman" w:hAnsi="Times New Roman" w:cs="Times New Roman"/>
          <w:szCs w:val="22"/>
        </w:rPr>
      </w:pPr>
    </w:p>
    <w:p w14:paraId="08CF5618" w14:textId="77777777" w:rsidR="009B54F3" w:rsidRPr="00784277" w:rsidRDefault="009B54F3" w:rsidP="009B54F3">
      <w:pPr>
        <w:spacing w:before="100" w:beforeAutospacing="1" w:after="100" w:afterAutospacing="1"/>
        <w:rPr>
          <w:rFonts w:cs="Times New Roman"/>
          <w:b/>
          <w:bCs/>
        </w:rPr>
      </w:pPr>
      <w:r w:rsidRPr="00784277">
        <w:rPr>
          <w:rFonts w:cs="Times New Roman"/>
          <w:b/>
          <w:bCs/>
        </w:rPr>
        <w:t>api/cached</w:t>
      </w:r>
    </w:p>
    <w:p w14:paraId="15267F7C" w14:textId="74DD3834"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00F56455" w14:textId="01EEFEB3" w:rsidR="009B54F3" w:rsidRPr="00313D9B" w:rsidRDefault="009B54F3" w:rsidP="009B54F3">
      <w:pPr>
        <w:rPr>
          <w:rFonts w:eastAsia="Times New Roman" w:cs="Times New Roman"/>
          <w:szCs w:val="20"/>
        </w:rPr>
      </w:pPr>
    </w:p>
    <w:p w14:paraId="4593F92D" w14:textId="28DF023F"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4740ADAF" w14:textId="77777777" w:rsidTr="00FC6C4A">
        <w:trPr>
          <w:tblCellSpacing w:w="15" w:type="dxa"/>
        </w:trPr>
        <w:tc>
          <w:tcPr>
            <w:tcW w:w="0" w:type="auto"/>
            <w:vAlign w:val="center"/>
            <w:hideMark/>
          </w:tcPr>
          <w:p w14:paraId="58571A5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/metadata</w:t>
            </w:r>
          </w:p>
        </w:tc>
        <w:tc>
          <w:tcPr>
            <w:tcW w:w="0" w:type="auto"/>
            <w:vAlign w:val="center"/>
            <w:hideMark/>
          </w:tcPr>
          <w:p w14:paraId="2099489B" w14:textId="1DEDF699"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3383181C" w14:textId="77777777" w:rsidR="009B54F3" w:rsidRPr="00784277" w:rsidRDefault="009B54F3" w:rsidP="00FC6C4A">
            <w:pPr>
              <w:ind w:firstLine="0"/>
              <w:jc w:val="left"/>
              <w:rPr>
                <w:rFonts w:ascii="Times New Roman" w:eastAsia="Times New Roman" w:hAnsi="Times New Roman" w:cs="Times New Roman"/>
                <w:szCs w:val="22"/>
              </w:rPr>
            </w:pPr>
            <w:r w:rsidRPr="00784277">
              <w:rPr>
                <w:rFonts w:ascii="Times New Roman" w:eastAsia="Times New Roman" w:hAnsi="Times New Roman" w:cs="Times New Roman"/>
                <w:szCs w:val="22"/>
              </w:rPr>
              <w:t>CachedRepresentationInfo</w:t>
            </w:r>
          </w:p>
        </w:tc>
      </w:tr>
      <w:tr w:rsidR="00EF27E3" w:rsidRPr="00313D9B" w14:paraId="6DB6D62F" w14:textId="77777777" w:rsidTr="00FC6C4A">
        <w:trPr>
          <w:tblCellSpacing w:w="15" w:type="dxa"/>
        </w:trPr>
        <w:tc>
          <w:tcPr>
            <w:tcW w:w="0" w:type="auto"/>
            <w:vAlign w:val="center"/>
            <w:hideMark/>
          </w:tcPr>
          <w:p w14:paraId="1753DF4E"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/stream</w:t>
            </w:r>
          </w:p>
        </w:tc>
        <w:tc>
          <w:tcPr>
            <w:tcW w:w="0" w:type="auto"/>
            <w:vAlign w:val="center"/>
            <w:hideMark/>
          </w:tcPr>
          <w:p w14:paraId="07AA66D1" w14:textId="6E281891"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29"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2F370B3C" w14:textId="13435EE0"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09101290" w14:textId="77777777" w:rsidTr="00FC6C4A">
        <w:trPr>
          <w:tblCellSpacing w:w="15" w:type="dxa"/>
        </w:trPr>
        <w:tc>
          <w:tcPr>
            <w:tcW w:w="0" w:type="auto"/>
            <w:vAlign w:val="center"/>
            <w:hideMark/>
          </w:tcPr>
          <w:p w14:paraId="1A43BDAA"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/content</w:t>
            </w:r>
          </w:p>
        </w:tc>
        <w:tc>
          <w:tcPr>
            <w:tcW w:w="0" w:type="auto"/>
            <w:vAlign w:val="center"/>
            <w:hideMark/>
          </w:tcPr>
          <w:p w14:paraId="33CFEE83" w14:textId="242643C3"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30"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4AFDE391" w14:textId="652A3A0B"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48A4CC78" w14:textId="48ADD857" w:rsidR="009B54F3" w:rsidRPr="00313D9B" w:rsidRDefault="009B54F3" w:rsidP="009B54F3">
      <w:pPr>
        <w:rPr>
          <w:rFonts w:eastAsia="Times New Roman" w:cs="Times New Roman"/>
          <w:szCs w:val="20"/>
        </w:rPr>
      </w:pPr>
    </w:p>
    <w:p w14:paraId="7544ED3C" w14:textId="78742FFE" w:rsidR="009B54F3" w:rsidRPr="00313D9B" w:rsidRDefault="0067779D" w:rsidP="009B54F3">
      <w:pPr>
        <w:spacing w:before="100" w:beforeAutospacing="1" w:after="100" w:afterAutospacing="1"/>
        <w:outlineLvl w:val="2"/>
        <w:rPr>
          <w:rFonts w:eastAsia="Times New Roman" w:cs="Times New Roman"/>
          <w:b/>
          <w:bCs/>
          <w:sz w:val="27"/>
          <w:szCs w:val="27"/>
        </w:rPr>
      </w:pPr>
      <w:bookmarkStart w:id="31" w:name="user-content-notebooks-implemented-but-n"/>
      <w:bookmarkEnd w:id="31"/>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0"/>
      </w:r>
    </w:p>
    <w:p w14:paraId="7C9EE64C" w14:textId="7EE32DFD" w:rsidR="009B54F3" w:rsidRPr="0001090B" w:rsidRDefault="009B54F3" w:rsidP="0001090B">
      <w:pPr>
        <w:spacing w:before="100" w:beforeAutospacing="1" w:after="100" w:afterAutospacing="1"/>
        <w:rPr>
          <w:rFonts w:cs="Times New Roman"/>
          <w:b/>
          <w:bCs/>
          <w:szCs w:val="20"/>
        </w:rPr>
      </w:pPr>
      <w:r w:rsidRPr="00313D9B">
        <w:rPr>
          <w:rFonts w:cs="Times New Roman"/>
          <w:b/>
          <w:bCs/>
          <w:szCs w:val="20"/>
        </w:rPr>
        <w:t>api/notebooks</w:t>
      </w:r>
    </w:p>
    <w:p w14:paraId="61885F6F" w14:textId="15BD99EC"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7672443F" w14:textId="71AFFFAD"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4CA05201" w14:textId="77777777" w:rsidTr="00FC6C4A">
        <w:trPr>
          <w:tblCellSpacing w:w="15" w:type="dxa"/>
        </w:trPr>
        <w:tc>
          <w:tcPr>
            <w:tcW w:w="2709" w:type="dxa"/>
            <w:vAlign w:val="center"/>
            <w:hideMark/>
          </w:tcPr>
          <w:p w14:paraId="5B2B803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p>
        </w:tc>
        <w:tc>
          <w:tcPr>
            <w:tcW w:w="3498" w:type="dxa"/>
            <w:vAlign w:val="center"/>
            <w:hideMark/>
          </w:tcPr>
          <w:p w14:paraId="2EE3A916" w14:textId="194AE675"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notebook-infos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EDA6D4F"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NotebookInfoList</w:t>
            </w:r>
          </w:p>
        </w:tc>
      </w:tr>
      <w:tr w:rsidR="009B54F3" w:rsidRPr="00313D9B" w14:paraId="0005EF10" w14:textId="77777777" w:rsidTr="00FC6C4A">
        <w:trPr>
          <w:tblCellSpacing w:w="15" w:type="dxa"/>
        </w:trPr>
        <w:tc>
          <w:tcPr>
            <w:tcW w:w="2709" w:type="dxa"/>
            <w:vAlign w:val="center"/>
            <w:hideMark/>
          </w:tcPr>
          <w:p w14:paraId="3D76D631"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api/notebooks/owned</w:t>
            </w:r>
          </w:p>
        </w:tc>
        <w:tc>
          <w:tcPr>
            <w:tcW w:w="3498" w:type="dxa"/>
            <w:vAlign w:val="center"/>
            <w:hideMark/>
          </w:tcPr>
          <w:p w14:paraId="1303E9E0" w14:textId="26FD1201"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182FE23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66F78B50" w14:textId="77777777" w:rsidTr="00FC6C4A">
        <w:trPr>
          <w:tblCellSpacing w:w="15" w:type="dxa"/>
        </w:trPr>
        <w:tc>
          <w:tcPr>
            <w:tcW w:w="2709" w:type="dxa"/>
            <w:vAlign w:val="center"/>
            <w:hideMark/>
          </w:tcPr>
          <w:p w14:paraId="7EB0EA3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/readers</w:t>
            </w:r>
          </w:p>
        </w:tc>
        <w:tc>
          <w:tcPr>
            <w:tcW w:w="3498" w:type="dxa"/>
            <w:vAlign w:val="center"/>
            <w:hideMark/>
          </w:tcPr>
          <w:p w14:paraId="6415282D" w14:textId="007C0803"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AB32DFA"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3AF4184E" w14:textId="77777777" w:rsidTr="00FC6C4A">
        <w:trPr>
          <w:tblCellSpacing w:w="15" w:type="dxa"/>
        </w:trPr>
        <w:tc>
          <w:tcPr>
            <w:tcW w:w="2709" w:type="dxa"/>
            <w:vAlign w:val="center"/>
            <w:hideMark/>
          </w:tcPr>
          <w:p w14:paraId="41A85E7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/writers</w:t>
            </w:r>
          </w:p>
        </w:tc>
        <w:tc>
          <w:tcPr>
            <w:tcW w:w="3498" w:type="dxa"/>
            <w:vAlign w:val="center"/>
            <w:hideMark/>
          </w:tcPr>
          <w:p w14:paraId="733C01D8" w14:textId="314C092C"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601FB1C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155D5AF6" w14:textId="77777777" w:rsidTr="00FC6C4A">
        <w:trPr>
          <w:tblCellSpacing w:w="15" w:type="dxa"/>
        </w:trPr>
        <w:tc>
          <w:tcPr>
            <w:tcW w:w="2709" w:type="dxa"/>
            <w:vAlign w:val="center"/>
            <w:hideMark/>
          </w:tcPr>
          <w:p w14:paraId="4155293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/metadata</w:t>
            </w:r>
          </w:p>
        </w:tc>
        <w:tc>
          <w:tcPr>
            <w:tcW w:w="3498" w:type="dxa"/>
            <w:vAlign w:val="center"/>
            <w:hideMark/>
          </w:tcPr>
          <w:p w14:paraId="7B1B5515" w14:textId="2F6AC56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r w:rsidR="009B54F3" w:rsidRPr="006A3CD1">
              <w:rPr>
                <w:rFonts w:ascii="Times New Roman" w:hAnsi="Times New Roman" w:cs="Times New Roman"/>
                <w:i/>
                <w:szCs w:val="22"/>
              </w:rPr>
              <w:t>nid</w:t>
            </w:r>
            <w:r>
              <w:rPr>
                <w:rFonts w:ascii="Times New Roman" w:eastAsia="Times New Roman" w:hAnsi="Times New Roman" w:cs="Times New Roman"/>
                <w:szCs w:val="22"/>
              </w:rPr>
              <w:t>.</w:t>
            </w:r>
          </w:p>
        </w:tc>
        <w:tc>
          <w:tcPr>
            <w:tcW w:w="2790" w:type="dxa"/>
            <w:vAlign w:val="center"/>
            <w:hideMark/>
          </w:tcPr>
          <w:p w14:paraId="629BFD9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2D768EB5" w14:textId="77777777" w:rsidTr="00FC6C4A">
        <w:trPr>
          <w:tblCellSpacing w:w="15" w:type="dxa"/>
        </w:trPr>
        <w:tc>
          <w:tcPr>
            <w:tcW w:w="2709" w:type="dxa"/>
            <w:vAlign w:val="center"/>
            <w:hideMark/>
          </w:tcPr>
          <w:p w14:paraId="01B74CE5"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00663075">
              <w:rPr>
                <w:rFonts w:ascii="Times New Roman" w:hAnsi="Times New Roman" w:cs="Times New Roman"/>
                <w:i/>
                <w:szCs w:val="22"/>
              </w:rPr>
              <w:t>nid</w:t>
            </w:r>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t>maximumAnnotations=</w:t>
            </w:r>
          </w:p>
          <w:p w14:paraId="56552C3C"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t>startAnnotation=</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2E2BE7F5"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orderby=</w:t>
            </w:r>
            <w:r w:rsidRPr="00663075">
              <w:rPr>
                <w:rFonts w:ascii="Times New Roman" w:eastAsia="Times New Roman" w:hAnsi="Times New Roman" w:cs="Times New Roman"/>
                <w:i/>
                <w:szCs w:val="22"/>
              </w:rPr>
              <w:t>orderby</w:t>
            </w:r>
            <w:r w:rsidRPr="006A3CD1">
              <w:rPr>
                <w:rFonts w:ascii="Times New Roman" w:eastAsia="Times New Roman" w:hAnsi="Times New Roman" w:cs="Times New Roman"/>
                <w:szCs w:val="22"/>
              </w:rPr>
              <w:t>&amp;</w:t>
            </w:r>
          </w:p>
          <w:p w14:paraId="39774A90" w14:textId="656E709A"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orderingMode=</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30743CD2" w14:textId="02AC84AE"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r w:rsidR="009B54F3" w:rsidRPr="006A3CD1">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optional </w:t>
            </w:r>
            <w:r w:rsidR="009B54F3" w:rsidRPr="00E20BE8">
              <w:rPr>
                <w:rFonts w:ascii="Times New Roman" w:eastAsia="Times New Roman" w:hAnsi="Times New Roman" w:cs="Times New Roman"/>
                <w:i/>
                <w:szCs w:val="22"/>
              </w:rPr>
              <w:t>maximumAnnotations</w:t>
            </w:r>
            <w:r w:rsidR="009B54F3" w:rsidRPr="006A3CD1">
              <w:rPr>
                <w:rFonts w:ascii="Times New Roman" w:eastAsia="Times New Roman" w:hAnsi="Times New Roman" w:cs="Times New Roman"/>
                <w:szCs w:val="22"/>
              </w:rPr>
              <w:t xml:space="preserve"> specifies the maximum number of annotations to retrieve (default -1, all annotations), optional </w:t>
            </w:r>
            <w:r w:rsidR="009B54F3" w:rsidRPr="00E20BE8">
              <w:rPr>
                <w:rFonts w:ascii="Times New Roman" w:eastAsia="Times New Roman" w:hAnsi="Times New Roman" w:cs="Times New Roman"/>
                <w:i/>
                <w:szCs w:val="22"/>
              </w:rPr>
              <w:t>startAnnotation</w:t>
            </w:r>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Cs w:val="22"/>
              </w:rPr>
              <w:t>orderby</w:t>
            </w:r>
            <w:r w:rsidR="009B54F3" w:rsidRPr="006A3CD1">
              <w:rPr>
                <w:rFonts w:ascii="Times New Roman" w:eastAsia="Times New Roman" w:hAnsi="Times New Roman" w:cs="Times New Roman"/>
                <w:szCs w:val="22"/>
              </w:rPr>
              <w:t xml:space="preserve">, specifies the RDF property used to order the annotations (default: dc:created ), optional </w:t>
            </w:r>
            <w:r w:rsidR="009B54F3" w:rsidRPr="00E20BE8">
              <w:rPr>
                <w:rFonts w:ascii="Times New Roman" w:eastAsia="Times New Roman" w:hAnsi="Times New Roman" w:cs="Times New Roman"/>
                <w:i/>
                <w:szCs w:val="22"/>
              </w:rPr>
              <w:t>orderingMode</w:t>
            </w:r>
            <w:r w:rsidR="009B54F3" w:rsidRPr="006A3CD1">
              <w:rPr>
                <w:rFonts w:ascii="Times New Roman" w:eastAsia="Times New Roman" w:hAnsi="Times New Roman" w:cs="Times New Roman"/>
                <w:szCs w:val="22"/>
              </w:rPr>
              <w:t xml:space="preserve"> specifies if the results should be sorted using a descending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 xml:space="preserve">=1 or an ascending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=0 (default: 0 )</w:t>
            </w:r>
          </w:p>
        </w:tc>
        <w:tc>
          <w:tcPr>
            <w:tcW w:w="2790" w:type="dxa"/>
            <w:vAlign w:val="center"/>
            <w:hideMark/>
          </w:tcPr>
          <w:p w14:paraId="764E1B34"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18F43469" w14:textId="77777777" w:rsidTr="00FC6C4A">
        <w:trPr>
          <w:tblCellSpacing w:w="15" w:type="dxa"/>
        </w:trPr>
        <w:tc>
          <w:tcPr>
            <w:tcW w:w="2709" w:type="dxa"/>
            <w:vAlign w:val="center"/>
            <w:hideMark/>
          </w:tcPr>
          <w:p w14:paraId="384D702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0DD34236" w14:textId="2F1A4E6E"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7C9FC92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5EAE8E9" w14:textId="77777777" w:rsidTr="00FC6C4A">
        <w:trPr>
          <w:trHeight w:val="632"/>
          <w:tblCellSpacing w:w="15" w:type="dxa"/>
        </w:trPr>
        <w:tc>
          <w:tcPr>
            <w:tcW w:w="2709" w:type="dxa"/>
            <w:vAlign w:val="center"/>
            <w:hideMark/>
          </w:tcPr>
          <w:p w14:paraId="6B8B5AD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5C27C004" w14:textId="1D8797D1"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r w:rsidR="009B54F3" w:rsidRPr="00E20BE8">
              <w:rPr>
                <w:rFonts w:ascii="Times New Roman" w:hAnsi="Times New Roman" w:cs="Times New Roman"/>
                <w:i/>
                <w:szCs w:val="22"/>
              </w:rPr>
              <w:t>nid</w:t>
            </w:r>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BFE4D5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2EF7D907" w14:textId="77777777" w:rsidTr="00FC6C4A">
        <w:trPr>
          <w:tblCellSpacing w:w="15" w:type="dxa"/>
        </w:trPr>
        <w:tc>
          <w:tcPr>
            <w:tcW w:w="2709" w:type="dxa"/>
            <w:vAlign w:val="center"/>
            <w:hideMark/>
          </w:tcPr>
          <w:p w14:paraId="7FF623D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p>
        </w:tc>
        <w:tc>
          <w:tcPr>
            <w:tcW w:w="3498" w:type="dxa"/>
            <w:vAlign w:val="center"/>
            <w:hideMark/>
          </w:tcPr>
          <w:p w14:paraId="20CA9A5F" w14:textId="2F360284"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790F44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CE0BD65" w14:textId="77777777" w:rsidTr="00FC6C4A">
        <w:trPr>
          <w:tblCellSpacing w:w="15" w:type="dxa"/>
        </w:trPr>
        <w:tc>
          <w:tcPr>
            <w:tcW w:w="2709" w:type="dxa"/>
            <w:vAlign w:val="center"/>
            <w:hideMark/>
          </w:tcPr>
          <w:p w14:paraId="754DB2D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DELETE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40D2BF04" w14:textId="62D46912"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Annotations stay, they just lose connection to </w:t>
            </w:r>
            <w:r w:rsidR="009B54F3" w:rsidRPr="00E20BE8">
              <w:rPr>
                <w:rFonts w:ascii="Times New Roman" w:hAnsi="Times New Roman" w:cs="Times New Roman"/>
                <w:i/>
                <w:szCs w:val="22"/>
              </w:rPr>
              <w:t>nid</w:t>
            </w:r>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6FF6DF4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6107D381" w14:textId="77777777" w:rsidTr="00FC6C4A">
        <w:trPr>
          <w:tblCellSpacing w:w="15" w:type="dxa"/>
        </w:trPr>
        <w:tc>
          <w:tcPr>
            <w:tcW w:w="2709" w:type="dxa"/>
            <w:vAlign w:val="center"/>
            <w:hideMark/>
          </w:tcPr>
          <w:p w14:paraId="04CECFC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0D065B37" w14:textId="01EB66DD"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47E616D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bl>
    <w:p w14:paraId="69967258" w14:textId="1CA2EA1E" w:rsidR="009B54F3" w:rsidRPr="00FC5A7C" w:rsidRDefault="009B54F3" w:rsidP="006842AB">
      <w:pPr>
        <w:pStyle w:val="Heading2"/>
      </w:pPr>
      <w:bookmarkStart w:id="32" w:name="_Toc274924420"/>
      <w:r w:rsidRPr="00FC5A7C">
        <w:t xml:space="preserve">DWAN </w:t>
      </w:r>
      <w:r w:rsidR="00940D6A">
        <w:t>front-end</w:t>
      </w:r>
      <w:r w:rsidRPr="00FC5A7C">
        <w:t>(s)</w:t>
      </w:r>
      <w:bookmarkEnd w:id="32"/>
    </w:p>
    <w:p w14:paraId="7E412B8E" w14:textId="56D993E4" w:rsidR="009B54F3" w:rsidRDefault="009B54F3" w:rsidP="006842AB">
      <w:pPr>
        <w:pStyle w:val="Heading3"/>
      </w:pPr>
      <w:bookmarkStart w:id="33" w:name="_Toc274924421"/>
      <w:r w:rsidRPr="00FC5A7C">
        <w:t xml:space="preserve">Wired-Marker based </w:t>
      </w:r>
      <w:r w:rsidR="00940D6A">
        <w:t>front-end</w:t>
      </w:r>
      <w:bookmarkEnd w:id="33"/>
    </w:p>
    <w:p w14:paraId="6B103B2E" w14:textId="6ADDE321"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1"/>
      </w:r>
      <w:r w:rsidR="003354BB">
        <w:t xml:space="preserve"> </w:t>
      </w:r>
      <w:r w:rsidR="003354BB" w:rsidRPr="001C44E2">
        <w:t>and Prof. Okubo</w:t>
      </w:r>
      <w:r w:rsidR="003354BB">
        <w:t xml:space="preserve">. </w:t>
      </w:r>
    </w:p>
    <w:p w14:paraId="68BB4081" w14:textId="4217F2A3"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MPI</w:t>
      </w:r>
      <w:ins w:id="34" w:author="SND" w:date="2014-10-12T16:53:00Z">
        <w:r w:rsidR="007F490A">
          <w:t>,</w:t>
        </w:r>
      </w:ins>
      <w:r>
        <w:t xml:space="preserve"> this condition has been waived. </w:t>
      </w:r>
    </w:p>
    <w:p w14:paraId="72A68B2C" w14:textId="37E1BC4D" w:rsidR="003354BB" w:rsidRDefault="003354BB" w:rsidP="003354BB">
      <w:pPr>
        <w:rPr>
          <w:rFonts w:ascii="Arial" w:hAnsi="Arial" w:cs="Arial"/>
          <w:color w:val="343434"/>
          <w:lang w:val="en-US"/>
        </w:rPr>
      </w:pPr>
      <w:r>
        <w:rPr>
          <w:lang w:val="en-US"/>
        </w:rPr>
        <w:t xml:space="preserve">Wired-Marker as well as its derivative 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2"/>
      </w:r>
      <w:r w:rsidR="00A9774E">
        <w:rPr>
          <w:lang w:val="en-US"/>
        </w:rPr>
        <w:t xml:space="preserve"> </w:t>
      </w:r>
      <w:r>
        <w:rPr>
          <w:lang w:val="en-US"/>
        </w:rPr>
        <w:t xml:space="preserve">file from the DASISH GitHub repository at </w:t>
      </w:r>
      <w:hyperlink r:id="rId33"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7A360FEA" w14:textId="63A3311B"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4" w:history="1">
        <w:r w:rsidRPr="00002394">
          <w:rPr>
            <w:color w:val="000000" w:themeColor="text1"/>
            <w:lang w:val="en-US"/>
          </w:rPr>
          <w:t>user interface markup language</w:t>
        </w:r>
      </w:hyperlink>
      <w:r w:rsidRPr="00002394">
        <w:rPr>
          <w:color w:val="000000" w:themeColor="text1"/>
          <w:lang w:val="en-US"/>
        </w:rPr>
        <w:t xml:space="preserve"> developed by </w:t>
      </w:r>
      <w:hyperlink r:id="rId35" w:history="1">
        <w:r w:rsidRPr="00002394">
          <w:rPr>
            <w:color w:val="000000" w:themeColor="text1"/>
            <w:lang w:val="en-US"/>
          </w:rPr>
          <w:t>Mozilla</w:t>
        </w:r>
      </w:hyperlink>
      <w:r w:rsidRPr="00002394">
        <w:rPr>
          <w:color w:val="000000" w:themeColor="text1"/>
          <w:lang w:val="en-US"/>
        </w:rPr>
        <w:t xml:space="preserve">. XUL is implemented as an </w:t>
      </w:r>
      <w:hyperlink r:id="rId36" w:history="1">
        <w:r w:rsidRPr="00002394">
          <w:rPr>
            <w:color w:val="000000" w:themeColor="text1"/>
            <w:lang w:val="en-US"/>
          </w:rPr>
          <w:t>XML</w:t>
        </w:r>
      </w:hyperlink>
      <w:r w:rsidRPr="00002394">
        <w:rPr>
          <w:color w:val="000000" w:themeColor="text1"/>
          <w:lang w:val="en-US"/>
        </w:rPr>
        <w:t xml:space="preserve"> dialect; it allows for </w:t>
      </w:r>
      <w:hyperlink r:id="rId37"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8"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ins w:id="35" w:author="SND" w:date="2014-10-12T17:08:00Z">
        <w:r w:rsidR="00CE7356">
          <w:rPr>
            <w:lang w:val="en-US"/>
          </w:rPr>
          <w:t xml:space="preserve"> </w:t>
        </w:r>
      </w:ins>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jar structured chrome.manifest</w:t>
      </w:r>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39" w:history="1">
        <w:r w:rsidR="005A0C1E" w:rsidRPr="005A0C1E">
          <w:rPr>
            <w:rStyle w:val="Hyperlink"/>
          </w:rPr>
          <w:t>https://developer.mozilla.org/en-US/Add-ons/Setting_up_extension_development_environment</w:t>
        </w:r>
      </w:hyperlink>
      <w:r w:rsidR="005A0C1E">
        <w:t xml:space="preserve">  on how to set an extension development environment.</w:t>
      </w:r>
    </w:p>
    <w:p w14:paraId="070D8ACF" w14:textId="36E63C5A" w:rsidR="003354BB" w:rsidRDefault="003354BB" w:rsidP="003354BB">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Pr>
          <w:lang w:val="en-US"/>
        </w:rPr>
        <w:t xml:space="preserve"> is a highlighter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An annotated fragment can be a text fragment or </w:t>
      </w:r>
      <w:r w:rsidR="00F07AB2">
        <w:rPr>
          <w:lang w:val="en-US"/>
        </w:rPr>
        <w:t>an</w:t>
      </w:r>
      <w:r>
        <w:rPr>
          <w:lang w:val="en-US"/>
        </w:rPr>
        <w:t xml:space="preserve"> image</w:t>
      </w:r>
      <w:r w:rsidR="00F07AB2">
        <w:rPr>
          <w:lang w:val="en-US"/>
        </w:rPr>
        <w:t xml:space="preserve"> inserted in the document.</w:t>
      </w:r>
      <w:r>
        <w:rPr>
          <w:lang w:val="en-US"/>
        </w:rPr>
        <w:t xml:space="preserve"> This feature is present in </w:t>
      </w:r>
      <w:r w:rsidR="00BA4136">
        <w:rPr>
          <w:lang w:val="en-US"/>
        </w:rPr>
        <w:t xml:space="preserve">the </w:t>
      </w:r>
      <w:r>
        <w:rPr>
          <w:lang w:val="en-US"/>
        </w:rPr>
        <w:t xml:space="preserve">DWAN client as well. On top of that, an annotated fragment is preserved not only in the local client database </w:t>
      </w:r>
      <w:r w:rsidR="00BD0545">
        <w:rPr>
          <w:lang w:val="en-US"/>
        </w:rPr>
        <w:t>that is connected to</w:t>
      </w:r>
      <w:r>
        <w:rPr>
          <w:lang w:val="en-US"/>
        </w:rPr>
        <w:t xml:space="preserve"> the extension but also sent by </w:t>
      </w:r>
      <w:r w:rsidR="008E3288">
        <w:rPr>
          <w:lang w:val="en-US"/>
        </w:rPr>
        <w:t xml:space="preserve">the </w:t>
      </w:r>
      <w:r>
        <w:rPr>
          <w:lang w:val="en-US"/>
        </w:rPr>
        <w:t xml:space="preserve">DWAN client as an XML file to the </w:t>
      </w:r>
      <w:r w:rsidR="00940D6A">
        <w:rPr>
          <w:lang w:val="en-US"/>
        </w:rPr>
        <w:t>back-end</w:t>
      </w:r>
      <w:r>
        <w:rPr>
          <w:lang w:val="en-US"/>
        </w:rPr>
        <w:t xml:space="preserve"> database where it is stored. </w:t>
      </w:r>
      <w:r w:rsidR="00B0701E">
        <w:rPr>
          <w:lang w:val="en-US"/>
        </w:rPr>
        <w:t xml:space="preserve">The </w:t>
      </w:r>
      <w:r>
        <w:rPr>
          <w:lang w:val="en-US"/>
        </w:rPr>
        <w:t>DASISH developers have implemented synchronization of the local and the back</w:t>
      </w:r>
      <w:r w:rsidR="00894327">
        <w:rPr>
          <w:lang w:val="en-US"/>
        </w:rPr>
        <w:t>-</w:t>
      </w:r>
      <w:r>
        <w:rPr>
          <w:lang w:val="en-US"/>
        </w:rPr>
        <w:t>e</w:t>
      </w:r>
      <w:r w:rsidR="00894327">
        <w:rPr>
          <w:lang w:val="en-US"/>
        </w:rPr>
        <w:t>n</w:t>
      </w:r>
      <w:r>
        <w:rPr>
          <w:lang w:val="en-US"/>
        </w:rPr>
        <w:t>d</w:t>
      </w:r>
      <w:r w:rsidR="00894327">
        <w:rPr>
          <w:lang w:val="en-US"/>
        </w:rPr>
        <w:t xml:space="preserve"> </w:t>
      </w:r>
      <w:r>
        <w:rPr>
          <w:lang w:val="en-US"/>
        </w:rPr>
        <w:t>database.</w:t>
      </w:r>
    </w:p>
    <w:p w14:paraId="2D92D1FC" w14:textId="50FBA3CA" w:rsidR="003354BB" w:rsidRDefault="003354BB" w:rsidP="003354BB">
      <w:pPr>
        <w:rPr>
          <w:lang w:val="en-US"/>
        </w:rPr>
      </w:pPr>
      <w:r>
        <w:rPr>
          <w:lang w:val="en-US"/>
        </w:rPr>
        <w:t xml:space="preserve">The fragment is represented by the XPointer link that consists of the link to the page and the fragment descriptor defining the location of the fragment in </w:t>
      </w:r>
      <w:r w:rsidR="008E3288">
        <w:rPr>
          <w:lang w:val="en-US"/>
        </w:rPr>
        <w:t xml:space="preserve">an </w:t>
      </w:r>
      <w:r w:rsidR="009D0492">
        <w:rPr>
          <w:lang w:val="en-US"/>
        </w:rPr>
        <w:t>original document.</w:t>
      </w:r>
      <w:r>
        <w:rPr>
          <w:lang w:val="en-US"/>
        </w:rPr>
        <w:t xml:space="preserve"> </w:t>
      </w:r>
      <w:r w:rsidR="003D21C4">
        <w:rPr>
          <w:lang w:val="en-US"/>
        </w:rPr>
        <w:t>Fu</w:t>
      </w:r>
      <w:r w:rsidR="006950E9">
        <w:rPr>
          <w:lang w:val="en-US"/>
        </w:rPr>
        <w:t>rthermore,</w:t>
      </w:r>
      <w:r w:rsidR="003D21C4">
        <w:rPr>
          <w:lang w:val="en-US"/>
        </w:rPr>
        <w:t xml:space="preserve"> t</w:t>
      </w:r>
      <w:r>
        <w:rPr>
          <w:lang w:val="en-US"/>
        </w:rPr>
        <w:t>he information about the colo</w:t>
      </w:r>
      <w:r w:rsidR="008E3288">
        <w:rPr>
          <w:lang w:val="en-US"/>
        </w:rPr>
        <w:t>u</w:t>
      </w:r>
      <w:r>
        <w:rPr>
          <w:lang w:val="en-US"/>
        </w:rPr>
        <w:t>r is represented as a CSS</w:t>
      </w:r>
      <w:ins w:id="36" w:author="SND" w:date="2014-10-12T17:24:00Z">
        <w:r w:rsidR="00E03FA6">
          <w:rPr>
            <w:lang w:val="en-US"/>
          </w:rPr>
          <w:t xml:space="preserve"> </w:t>
        </w:r>
      </w:ins>
      <w:r>
        <w:rPr>
          <w:lang w:val="en-US"/>
        </w:rPr>
        <w:t xml:space="preserve">property </w:t>
      </w:r>
      <w:r w:rsidR="003D21C4">
        <w:rPr>
          <w:lang w:val="en-US"/>
        </w:rPr>
        <w:t xml:space="preserve">as part of </w:t>
      </w:r>
      <w:r>
        <w:rPr>
          <w:lang w:val="en-US"/>
        </w:rPr>
        <w:t>the fragment</w:t>
      </w:r>
      <w:r w:rsidR="009D0492">
        <w:rPr>
          <w:lang w:val="en-US"/>
        </w:rPr>
        <w:t>.</w:t>
      </w:r>
    </w:p>
    <w:p w14:paraId="19BEFC64" w14:textId="0612AF91" w:rsidR="003354BB" w:rsidRDefault="00F20147" w:rsidP="003354BB">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An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4EE55188" w14:textId="6CCA21E3" w:rsidR="003354BB" w:rsidRDefault="003354BB" w:rsidP="003354BB">
      <w:pPr>
        <w:rPr>
          <w:lang w:val="en-US"/>
        </w:rPr>
      </w:pPr>
      <w:r>
        <w:rPr>
          <w:lang w:val="en-US"/>
        </w:rPr>
        <w:t xml:space="preserve">The original </w:t>
      </w:r>
      <w:r w:rsidR="00171600">
        <w:rPr>
          <w:lang w:val="en-US"/>
        </w:rPr>
        <w:t>colour</w:t>
      </w:r>
      <w:r>
        <w:rPr>
          <w:lang w:val="en-US"/>
        </w:rPr>
        <w:t xml:space="preserve">s, set up by other instances of the client, are not displayed, but they are saved </w:t>
      </w:r>
      <w:r w:rsidR="006950E9">
        <w:rPr>
          <w:lang w:val="en-US"/>
        </w:rPr>
        <w:t>i</w:t>
      </w:r>
      <w:r>
        <w:rPr>
          <w:lang w:val="en-US"/>
        </w:rPr>
        <w:t>n the database and transferred by the server on GET request of the client. Upgrading the DWAN client so that it will</w:t>
      </w:r>
      <w:r w:rsidR="006950E9">
        <w:rPr>
          <w:lang w:val="en-US"/>
        </w:rPr>
        <w:t xml:space="preserve"> </w:t>
      </w:r>
      <w:r w:rsidR="00D210DD">
        <w:rPr>
          <w:lang w:val="en-US"/>
        </w:rPr>
        <w:t>be able to</w:t>
      </w:r>
      <w:r>
        <w:rPr>
          <w:lang w:val="en-US"/>
        </w:rPr>
        <w:t xml:space="preserve"> interpret the </w:t>
      </w:r>
      <w:r w:rsidR="00171600">
        <w:rPr>
          <w:lang w:val="en-US"/>
        </w:rPr>
        <w:t>colour</w:t>
      </w:r>
      <w:r>
        <w:rPr>
          <w:lang w:val="en-US"/>
        </w:rPr>
        <w:t xml:space="preserve"> </w:t>
      </w:r>
      <w:r w:rsidR="00387638">
        <w:rPr>
          <w:lang w:val="en-US"/>
        </w:rPr>
        <w:t>specification</w:t>
      </w:r>
      <w:ins w:id="37" w:author="SND" w:date="2014-10-13T11:40:00Z">
        <w:r w:rsidR="00387638">
          <w:rPr>
            <w:lang w:val="en-US"/>
          </w:rPr>
          <w:t xml:space="preserve"> </w:t>
        </w:r>
      </w:ins>
      <w:r>
        <w:rPr>
          <w:lang w:val="en-US"/>
        </w:rPr>
        <w:t xml:space="preserve">correctly is left to future </w:t>
      </w:r>
      <w:r w:rsidR="002F0D6A">
        <w:rPr>
          <w:lang w:val="en-US"/>
        </w:rPr>
        <w:t>development efforts</w:t>
      </w:r>
      <w:r w:rsidR="000F39F5">
        <w:rPr>
          <w:lang w:val="en-US"/>
        </w:rPr>
        <w:t>.</w:t>
      </w:r>
    </w:p>
    <w:p w14:paraId="4E75BA01" w14:textId="34D57B76" w:rsidR="003354BB" w:rsidRDefault="003354BB" w:rsidP="003354BB">
      <w:pPr>
        <w:rPr>
          <w:lang w:val="en-US"/>
        </w:rPr>
      </w:pPr>
      <w:r>
        <w:rPr>
          <w:lang w:val="en-US"/>
        </w:rPr>
        <w:t xml:space="preserve">Annotations </w:t>
      </w:r>
      <w:r w:rsidR="00432422">
        <w:rPr>
          <w:lang w:val="en-US"/>
        </w:rPr>
        <w:t xml:space="preserve">that are listed </w:t>
      </w:r>
      <w:r>
        <w:rPr>
          <w:lang w:val="en-US"/>
        </w:rPr>
        <w:t xml:space="preserve">in the </w:t>
      </w:r>
      <w:r w:rsidRPr="008E3288">
        <w:rPr>
          <w:i/>
          <w:lang w:val="en-US"/>
        </w:rPr>
        <w:t>incoming</w:t>
      </w:r>
      <w:r>
        <w:rPr>
          <w:lang w:val="en-US"/>
        </w:rPr>
        <w:t xml:space="preserve"> folder always come from the </w:t>
      </w:r>
      <w:r w:rsidR="00940D6A">
        <w:rPr>
          <w:lang w:val="en-US"/>
        </w:rPr>
        <w:t>back-end</w:t>
      </w:r>
      <w:r>
        <w:rPr>
          <w:lang w:val="en-US"/>
        </w:rPr>
        <w:t xml:space="preserve"> database </w:t>
      </w:r>
      <w:r w:rsidR="00914494">
        <w:rPr>
          <w:lang w:val="en-US"/>
        </w:rPr>
        <w:t>due to the fact that these were</w:t>
      </w:r>
      <w:r>
        <w:rPr>
          <w:lang w:val="en-US"/>
        </w:rPr>
        <w:t xml:space="preserve"> generated </w:t>
      </w:r>
      <w:r w:rsidR="00686A40">
        <w:rPr>
          <w:lang w:val="en-US"/>
        </w:rPr>
        <w:t xml:space="preserve">not by the local, but </w:t>
      </w:r>
      <w:r>
        <w:rPr>
          <w:lang w:val="en-US"/>
        </w:rPr>
        <w:t>by another</w:t>
      </w:r>
      <w:r w:rsidR="006950E9">
        <w:rPr>
          <w:lang w:val="en-US"/>
        </w:rPr>
        <w:t>,</w:t>
      </w:r>
      <w:ins w:id="38" w:author="SND" w:date="2014-10-13T11:42:00Z">
        <w:r w:rsidR="00686A40">
          <w:rPr>
            <w:lang w:val="en-US"/>
          </w:rPr>
          <w:t xml:space="preserve"> </w:t>
        </w:r>
      </w:ins>
      <w:r w:rsidR="00686A40">
        <w:rPr>
          <w:lang w:val="en-US"/>
        </w:rPr>
        <w:t>remote</w:t>
      </w:r>
      <w:r>
        <w:rPr>
          <w:lang w:val="en-US"/>
        </w:rPr>
        <w:t xml:space="preserve"> instance of the DWAN client. A</w:t>
      </w:r>
      <w:r w:rsidR="006950E9">
        <w:rPr>
          <w:lang w:val="en-US"/>
        </w:rPr>
        <w:t>ll a</w:t>
      </w:r>
      <w:r>
        <w:rPr>
          <w:lang w:val="en-US"/>
        </w:rPr>
        <w:t xml:space="preserve">nnotations generated by </w:t>
      </w:r>
      <w:r w:rsidR="00EC2966">
        <w:rPr>
          <w:lang w:val="en-US"/>
        </w:rPr>
        <w:t>the local</w:t>
      </w:r>
      <w:r>
        <w:rPr>
          <w:lang w:val="en-US"/>
        </w:rPr>
        <w:t xml:space="preserve"> client are distributed across the subfolders (</w:t>
      </w:r>
      <w:r w:rsidRPr="008E3288">
        <w:rPr>
          <w:i/>
          <w:lang w:val="en-US"/>
        </w:rPr>
        <w:t>markers</w:t>
      </w:r>
      <w:r>
        <w:rPr>
          <w:lang w:val="en-US"/>
        </w:rPr>
        <w:t xml:space="preserve">) of the local folder according to their </w:t>
      </w:r>
      <w:r w:rsidR="00171600">
        <w:rPr>
          <w:lang w:val="en-US"/>
        </w:rPr>
        <w:t>colour</w:t>
      </w:r>
      <w:r w:rsidR="00BD0EDC">
        <w:rPr>
          <w:lang w:val="en-US"/>
        </w:rPr>
        <w:t>s.</w:t>
      </w:r>
    </w:p>
    <w:p w14:paraId="4CD16028" w14:textId="77777777" w:rsidR="0047689F" w:rsidRDefault="003354BB" w:rsidP="003354BB">
      <w:r w:rsidRPr="00367B2F">
        <w:rPr>
          <w:rFonts w:cs="Arial"/>
          <w:color w:val="000000"/>
        </w:rPr>
        <w:t xml:space="preserve">In order to access the database and </w:t>
      </w:r>
      <w:r w:rsidR="0030345F">
        <w:rPr>
          <w:rFonts w:cs="Arial"/>
          <w:color w:val="000000"/>
        </w:rPr>
        <w:t>thus</w:t>
      </w:r>
      <w:ins w:id="39" w:author="SND" w:date="2014-10-13T11:43:00Z">
        <w:r w:rsidR="0030345F" w:rsidRPr="00367B2F">
          <w:rPr>
            <w:rFonts w:cs="Arial"/>
            <w:color w:val="000000"/>
          </w:rPr>
          <w:t xml:space="preserve"> </w:t>
        </w:r>
      </w:ins>
      <w:r w:rsidRPr="00367B2F">
        <w:rPr>
          <w:rFonts w:cs="Arial"/>
          <w:color w:val="000000"/>
        </w:rPr>
        <w:t>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via </w:t>
      </w:r>
      <w:r w:rsidRPr="00433F88">
        <w:rPr>
          <w:rFonts w:cs="Arial"/>
          <w:i/>
          <w:color w:val="000000"/>
        </w:rPr>
        <w:t>Shibbole</w:t>
      </w:r>
      <w:r>
        <w:rPr>
          <w:rFonts w:cs="Arial"/>
          <w:i/>
          <w:color w:val="000000"/>
        </w:rPr>
        <w:t>th</w:t>
      </w:r>
      <w:r>
        <w:rPr>
          <w:rFonts w:cs="Arial"/>
          <w:color w:val="000000"/>
        </w:rPr>
        <w:t xml:space="preserve"> or</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institution is listed as a S</w:t>
      </w:r>
      <w:r>
        <w:rPr>
          <w:rFonts w:cs="Arial"/>
          <w:color w:val="000000"/>
        </w:rPr>
        <w:t>hibboleth Identity Provider</w:t>
      </w:r>
      <w:r w:rsidR="00583382">
        <w:rPr>
          <w:rFonts w:cs="Arial"/>
          <w:color w:val="000000"/>
        </w:rPr>
        <w:t>,</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p>
    <w:p w14:paraId="08555B37" w14:textId="0137BFBE" w:rsidR="0047689F" w:rsidRDefault="0094332D" w:rsidP="0047689F">
      <w:pPr>
        <w:pStyle w:val="ListParagraph"/>
        <w:numPr>
          <w:ilvl w:val="0"/>
          <w:numId w:val="49"/>
        </w:numPr>
      </w:pPr>
      <w:hyperlink r:id="rId40" w:history="1">
        <w:r w:rsidR="003354BB" w:rsidRPr="0047689F">
          <w:rPr>
            <w:rStyle w:val="Hyperlink"/>
            <w:rFonts w:cs="Arial"/>
            <w:color w:val="1155CC"/>
          </w:rPr>
          <w:t>https://lux17.mpi.nl/ds/webannotator-basic/</w:t>
        </w:r>
      </w:hyperlink>
      <w:r w:rsidR="0047689F">
        <w:t xml:space="preserve"> or</w:t>
      </w:r>
    </w:p>
    <w:p w14:paraId="62C0AEAB" w14:textId="52B80232" w:rsidR="0047689F" w:rsidRDefault="0047689F" w:rsidP="0047689F">
      <w:pPr>
        <w:pStyle w:val="ListParagraph"/>
        <w:numPr>
          <w:ilvl w:val="0"/>
          <w:numId w:val="49"/>
        </w:numPr>
      </w:pPr>
      <w:r>
        <w:t xml:space="preserve"> </w:t>
      </w:r>
      <w:hyperlink r:id="rId41" w:history="1">
        <w:r w:rsidRPr="00BD20E3">
          <w:rPr>
            <w:rStyle w:val="Hyperlink"/>
            <w:rFonts w:cs="Arial"/>
          </w:rPr>
          <w:t>https://lux17.mpi.nl/ds/webannotator/</w:t>
        </w:r>
      </w:hyperlink>
      <w:r>
        <w:t xml:space="preserve">  as well. </w:t>
      </w:r>
    </w:p>
    <w:p w14:paraId="56E26BE9" w14:textId="5944D0BA" w:rsidR="0047689F" w:rsidRDefault="00B84658" w:rsidP="0047689F">
      <w:pPr>
        <w:ind w:firstLine="0"/>
      </w:pPr>
      <w:r>
        <w:t>T</w:t>
      </w:r>
      <w:r w:rsidR="003354BB">
        <w:t xml:space="preserve">he user </w:t>
      </w:r>
      <w:r w:rsidR="001805C6">
        <w:t xml:space="preserve">then needs to </w:t>
      </w:r>
      <w:r w:rsidR="003354BB">
        <w:t xml:space="preserve">set </w:t>
      </w:r>
      <w:r w:rsidR="00207420">
        <w:t xml:space="preserve">the back-end </w:t>
      </w:r>
      <w:r w:rsidR="003354BB">
        <w:t>server</w:t>
      </w:r>
      <w:r w:rsidR="0037350A">
        <w:t xml:space="preserve"> URL in case it differs from what is given as default server</w:t>
      </w:r>
      <w:r w:rsidR="003354BB">
        <w:t xml:space="preserve"> for working with basic</w:t>
      </w:r>
      <w:r w:rsidR="008E3288">
        <w:t xml:space="preserve"> </w:t>
      </w:r>
      <w:r w:rsidR="00671066">
        <w:t xml:space="preserve">authentication. </w:t>
      </w:r>
      <w:r w:rsidR="0094332D">
        <w:t>This can be done in the Settings dialogue window (</w:t>
      </w:r>
      <w:r w:rsidR="003354BB">
        <w:t>DASISH Web Annotator&gt;S</w:t>
      </w:r>
      <w:r>
        <w:t>ettings…</w:t>
      </w:r>
      <w:r w:rsidR="003354BB">
        <w:t>&gt;Server</w:t>
      </w:r>
      <w:r w:rsidR="0094332D">
        <w:t>), where a user-specified back-end address can be inserted</w:t>
      </w:r>
      <w:r w:rsidR="003354BB">
        <w:t xml:space="preserve"> </w:t>
      </w:r>
      <w:r w:rsidR="0094332D">
        <w:t>(e.g</w:t>
      </w:r>
      <w:r w:rsidR="0047689F">
        <w:t>.</w:t>
      </w:r>
      <w:r w:rsidR="003354BB" w:rsidRPr="00367B2F">
        <w:t xml:space="preserve"> </w:t>
      </w:r>
      <w:hyperlink r:id="rId42" w:history="1">
        <w:r w:rsidR="003354BB" w:rsidRPr="00367B2F">
          <w:rPr>
            <w:rStyle w:val="Hyperlink"/>
            <w:rFonts w:cs="Arial"/>
            <w:color w:val="1155CC"/>
          </w:rPr>
          <w:t>https://lux17.mpi.nl/ds/webannotator-basic</w:t>
        </w:r>
      </w:hyperlink>
      <w:r>
        <w:rPr>
          <w:rStyle w:val="Hyperlink"/>
          <w:rFonts w:cs="Arial"/>
          <w:color w:val="1155CC"/>
        </w:rPr>
        <w:t>).</w:t>
      </w:r>
      <w:r w:rsidR="0047689F">
        <w:rPr>
          <w:rStyle w:val="Hyperlink"/>
          <w:rFonts w:cs="Arial"/>
          <w:color w:val="1155CC"/>
        </w:rPr>
        <w:t xml:space="preserve">  </w:t>
      </w:r>
      <w:r w:rsidR="0047689F">
        <w:t xml:space="preserve">At the moment the default setting is </w:t>
      </w:r>
      <w:hyperlink r:id="rId43" w:history="1">
        <w:r w:rsidR="0047689F" w:rsidRPr="00BD20E3">
          <w:rPr>
            <w:rStyle w:val="Hyperlink"/>
            <w:rFonts w:cs="Arial"/>
          </w:rPr>
          <w:t>https://lux17.mpi.nl/ds/webannotator/</w:t>
        </w:r>
      </w:hyperlink>
      <w:r w:rsidR="0047689F">
        <w:t xml:space="preserve"> .</w:t>
      </w:r>
    </w:p>
    <w:p w14:paraId="269D316D" w14:textId="57D683B4"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777DFCE2" w14:textId="37EF81FC" w:rsidR="003354BB" w:rsidRDefault="003354BB" w:rsidP="003354BB">
      <w:r>
        <w:t xml:space="preserve">It is possible to annotate an image, but not its fragment. The mouse pointer must be on the image, and the rest of </w:t>
      </w:r>
      <w:r w:rsidR="00C422FB">
        <w:t xml:space="preserve">the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375B6596" w14:textId="6F599DC3" w:rsidR="003354BB" w:rsidRDefault="003354BB" w:rsidP="003354BB">
      <w:r>
        <w:t>To edit</w:t>
      </w:r>
      <w:r w:rsidR="00EF0632">
        <w:t xml:space="preserve"> </w:t>
      </w:r>
      <w:r>
        <w:t>an annotation</w:t>
      </w:r>
      <w:r w:rsidR="007307E5">
        <w:t>,</w:t>
      </w:r>
      <w:r>
        <w:t xml:space="preserve"> one selects it in the list on the left-ha</w:t>
      </w:r>
      <w:r w:rsidR="00575BF5">
        <w:t xml:space="preserve">nd side of the browser window. </w:t>
      </w:r>
      <w:r>
        <w:t xml:space="preserve">Next, selecting </w:t>
      </w:r>
      <w:r w:rsidRPr="00EF0632">
        <w:rPr>
          <w:i/>
        </w:rPr>
        <w:t>Properties</w:t>
      </w:r>
      <w:r w:rsidR="000F03FD">
        <w:t xml:space="preserve"> triggers a pop-up form. </w:t>
      </w:r>
      <w:r>
        <w:t>Altering its corresponding fields and tabs allows editing the</w:t>
      </w:r>
      <w:r w:rsidR="00F55473">
        <w:t xml:space="preserve"> annotation body and its title.</w:t>
      </w:r>
    </w:p>
    <w:p w14:paraId="4854EC28" w14:textId="2ADAE182" w:rsidR="003354BB" w:rsidRDefault="003354BB" w:rsidP="003354BB">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changing access rights. When an annotation is created by </w:t>
      </w:r>
      <w:r w:rsidR="00EF0632">
        <w:t xml:space="preserve">the </w:t>
      </w:r>
      <w:r>
        <w:t>DWAN client</w:t>
      </w:r>
      <w:r w:rsidR="00F675AA">
        <w:t>,</w:t>
      </w:r>
      <w:r>
        <w:t xml:space="preserve"> all registered users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HTML forms are produced by </w:t>
      </w:r>
      <w:r w:rsidR="00A142A4">
        <w:t xml:space="preserve">the </w:t>
      </w:r>
      <w:r>
        <w:t>back</w:t>
      </w:r>
      <w:r w:rsidR="00B84658">
        <w:t>-</w:t>
      </w:r>
      <w:r>
        <w:t>end server upon request from the client</w:t>
      </w:r>
      <w:r w:rsidR="00704655">
        <w:t>. Usage of these forms</w:t>
      </w:r>
      <w:r>
        <w:t xml:space="preserve"> allows the owner to reassign the rights for a particular user and an annotation, or </w:t>
      </w:r>
      <w:r w:rsidR="00005273">
        <w:t xml:space="preserve">to </w:t>
      </w:r>
      <w:r>
        <w:t>change the public access mode for a given annotation.</w:t>
      </w:r>
    </w:p>
    <w:p w14:paraId="7CF48B00" w14:textId="39B6DEB4" w:rsidR="003354BB" w:rsidRDefault="004C29FD" w:rsidP="003354BB">
      <w:r>
        <w:t>While w</w:t>
      </w:r>
      <w:r w:rsidR="003354BB">
        <w:t xml:space="preserve">orking on the </w:t>
      </w:r>
      <w:r>
        <w:t xml:space="preserve">transformation </w:t>
      </w:r>
      <w:r w:rsidR="003354BB">
        <w:t xml:space="preserve">of Wired-Marker into a DWAN client, the DASISH team has figured out that four of Wired-Marker’s drawbacks cannot be fixed </w:t>
      </w:r>
      <w:r w:rsidR="00D2307A">
        <w:t xml:space="preserve">within a </w:t>
      </w:r>
      <w:r w:rsidR="003354BB">
        <w:t>reas</w:t>
      </w:r>
      <w:r w:rsidR="00EF5BFF">
        <w:t xml:space="preserve">onable amount of time. First, original </w:t>
      </w:r>
      <w:r w:rsidR="006B7BF8">
        <w:t>Wired-Ma</w:t>
      </w:r>
      <w:r w:rsidR="00EF5BFF">
        <w:t>rker</w:t>
      </w:r>
      <w:r w:rsidR="003354BB">
        <w:t xml:space="preserve"> does not </w:t>
      </w:r>
      <w:r w:rsidR="00EF5BFF">
        <w:t>pro</w:t>
      </w:r>
      <w:r w:rsidR="00CF3D1A">
        <w:t>vide multiple-target annotating</w:t>
      </w:r>
      <w:r w:rsidR="00EF5BFF">
        <w:t xml:space="preserve">. In other words, a user can put </w:t>
      </w:r>
      <w:r w:rsidR="00082276">
        <w:t>a text note</w:t>
      </w:r>
      <w:r w:rsidR="00EF5BFF">
        <w:t xml:space="preserve"> exactly </w:t>
      </w:r>
      <w:r w:rsidR="00720318">
        <w:t>on one fragment</w:t>
      </w:r>
      <w:r w:rsidR="00EF5BFF">
        <w:t xml:space="preserve"> of the source page</w:t>
      </w:r>
      <w:r w:rsidR="00720318">
        <w:t xml:space="preserve">. </w:t>
      </w:r>
      <w:r w:rsidR="003354BB">
        <w:t>For instance</w:t>
      </w:r>
      <w:r w:rsidR="00720318">
        <w:t>,</w:t>
      </w:r>
      <w:r w:rsidR="003354BB">
        <w:t xml:space="preserve"> </w:t>
      </w:r>
      <w:r w:rsidR="0084568D">
        <w:t>it is not possible to</w:t>
      </w:r>
      <w:r w:rsidR="00B84658">
        <w:t xml:space="preserve"> </w:t>
      </w:r>
      <w:r w:rsidR="003354BB">
        <w:t>annotate two text fragments</w:t>
      </w:r>
      <w:ins w:id="40" w:author="SND" w:date="2014-10-13T12:22:00Z">
        <w:r w:rsidR="0084568D" w:rsidRPr="0084568D">
          <w:t xml:space="preserve"> </w:t>
        </w:r>
      </w:ins>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rsidR="0032433A">
        <w:t xml:space="preserve">at they contradict each other. </w:t>
      </w:r>
      <w:r w:rsidR="003354BB">
        <w:t xml:space="preserve">The second drawback </w:t>
      </w:r>
      <w:r w:rsidR="00F448C2">
        <w:t xml:space="preserve">has </w:t>
      </w:r>
      <w:r w:rsidR="003354BB">
        <w:t xml:space="preserve">already </w:t>
      </w:r>
      <w:r w:rsidR="00F448C2">
        <w:t>been</w:t>
      </w:r>
      <w:ins w:id="41" w:author="SND" w:date="2014-10-13T12:24:00Z">
        <w:r w:rsidR="00F448C2">
          <w:t xml:space="preserve"> </w:t>
        </w:r>
      </w:ins>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13"/>
      </w:r>
      <w:r w:rsidR="00574936">
        <w:t xml:space="preserve">. </w:t>
      </w:r>
      <w:r w:rsidR="003354BB">
        <w:t>Third</w:t>
      </w:r>
      <w:r w:rsidR="0063292F">
        <w:t>ly</w:t>
      </w:r>
      <w:r w:rsidR="003354BB">
        <w:t xml:space="preserve">, fragments of images cannot be annotated by Wired-Marker, but only the whole image. </w:t>
      </w:r>
      <w:r w:rsidR="003F6DE2">
        <w:t>In the fo</w:t>
      </w:r>
      <w:r w:rsidR="00EB24BD">
        <w:t>u</w:t>
      </w:r>
      <w:r w:rsidR="003F6DE2">
        <w:t>rth place</w:t>
      </w:r>
      <w:r w:rsidR="003354BB">
        <w:t>, adding notebooks would demand significant ref</w:t>
      </w:r>
      <w:r w:rsidR="003D06AD">
        <w:t xml:space="preserve">actoring of the original code. </w:t>
      </w:r>
      <w:r w:rsidR="00724E8C">
        <w:t>To a certain extent</w:t>
      </w:r>
      <w:r w:rsidR="003354BB">
        <w:t xml:space="preserve">, coloured directories of </w:t>
      </w:r>
      <w:r w:rsidR="00813CCC">
        <w:t xml:space="preserve">the </w:t>
      </w:r>
      <w:r w:rsidR="003354BB">
        <w:t>local folder can be seen as notebooks.</w:t>
      </w:r>
    </w:p>
    <w:p w14:paraId="4C858259" w14:textId="4885FCFD" w:rsidR="003354BB" w:rsidRDefault="003354BB" w:rsidP="003354BB">
      <w:r>
        <w:t>At the end of this section</w:t>
      </w:r>
      <w:r w:rsidR="00FE06A0">
        <w:t>,</w:t>
      </w:r>
      <w:r>
        <w:t xml:space="preserve"> we sum up the features that have been added to (or changed in) Wired-Marker to adjust it to DASISH requirements:</w:t>
      </w:r>
    </w:p>
    <w:p w14:paraId="38E67A35" w14:textId="76E61560" w:rsidR="003354BB" w:rsidRDefault="003354BB" w:rsidP="006842AB">
      <w:pPr>
        <w:pStyle w:val="ListParagraph"/>
        <w:ind w:left="1004" w:firstLine="0"/>
        <w:jc w:val="left"/>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(e.g. sidebar, top menu, right-clic</w:t>
      </w:r>
      <w:r w:rsidR="008458E0">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sidR="00940D6A">
        <w:rPr>
          <w:lang w:val="en-US"/>
        </w:rPr>
        <w:t>back-end</w:t>
      </w:r>
      <w:r w:rsidRPr="000C2DF3">
        <w:rPr>
          <w:lang w:val="en-US"/>
        </w:rPr>
        <w:t xml:space="preserve"> configuration);</w:t>
      </w:r>
    </w:p>
    <w:p w14:paraId="7CEB0FFA" w14:textId="22FB2C22" w:rsidR="003354BB" w:rsidRDefault="003354BB" w:rsidP="006842AB">
      <w:pPr>
        <w:pStyle w:val="ListParagraph"/>
        <w:ind w:left="1004" w:firstLine="0"/>
        <w:jc w:val="left"/>
        <w:rPr>
          <w:lang w:val="en-US"/>
        </w:rPr>
      </w:pPr>
      <w:r w:rsidRPr="00EC5100">
        <w:rPr>
          <w:u w:val="single"/>
          <w:lang w:val="en-US"/>
        </w:rPr>
        <w:t>functionality</w:t>
      </w:r>
      <w:r w:rsidR="00550EA8">
        <w:rPr>
          <w:lang w:val="en-US"/>
        </w:rPr>
        <w:t xml:space="preserve">: </w:t>
      </w:r>
      <w:r>
        <w:rPr>
          <w:lang w:val="en-US"/>
        </w:rPr>
        <w:t xml:space="preserve">GET, PUT (update), </w:t>
      </w:r>
      <w:r w:rsidRPr="000C2DF3">
        <w:rPr>
          <w:lang w:val="en-US"/>
        </w:rPr>
        <w:t>POST</w:t>
      </w:r>
      <w:r w:rsidR="0018069F">
        <w:rPr>
          <w:lang w:val="en-US"/>
        </w:rPr>
        <w:t xml:space="preserve">, </w:t>
      </w:r>
      <w:r>
        <w:rPr>
          <w:lang w:val="en-US"/>
        </w:rPr>
        <w:t xml:space="preserve">DELETE </w:t>
      </w:r>
      <w:r w:rsidRPr="000C2DF3">
        <w:rPr>
          <w:lang w:val="en-US"/>
        </w:rPr>
        <w:t>annotations</w:t>
      </w:r>
      <w:r w:rsidR="00FF41F0">
        <w:rPr>
          <w:lang w:val="en-US"/>
        </w:rPr>
        <w:t xml:space="preserve">; </w:t>
      </w:r>
      <w:r>
        <w:rPr>
          <w:lang w:val="en-US"/>
        </w:rPr>
        <w:t>POST and GET for cached representations; authentication (login/logout);</w:t>
      </w:r>
    </w:p>
    <w:p w14:paraId="60D0EA05" w14:textId="77777777" w:rsidR="003354BB" w:rsidRPr="00BE4AE2" w:rsidRDefault="003354BB" w:rsidP="006842AB">
      <w:pPr>
        <w:pStyle w:val="ListParagraph"/>
        <w:ind w:left="1004" w:firstLine="0"/>
        <w:jc w:val="left"/>
        <w:rPr>
          <w:sz w:val="28"/>
          <w:szCs w:val="28"/>
          <w:lang w:val="en-US"/>
        </w:rPr>
      </w:pPr>
      <w:r w:rsidRPr="00EC5100">
        <w:rPr>
          <w:u w:val="single"/>
          <w:lang w:val="en-US"/>
        </w:rPr>
        <w:t>miscellaneous</w:t>
      </w:r>
      <w:r w:rsidRPr="000C2DF3">
        <w:rPr>
          <w:lang w:val="en-US"/>
        </w:rPr>
        <w:t>: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hyperlink r:id="rId44" w:history="1">
        <w:r w:rsidRPr="00BE4AE2">
          <w:rPr>
            <w:color w:val="0000E9"/>
            <w:u w:val="single" w:color="0000E9"/>
            <w:lang w:val="en-US"/>
          </w:rPr>
          <w:t>http://www.wired-marker.org/en/index.html</w:t>
        </w:r>
      </w:hyperlink>
      <w:r w:rsidRPr="00BE4AE2">
        <w:rPr>
          <w:lang w:val="en-US"/>
        </w:rPr>
        <w:t>);  hyperanchor (</w:t>
      </w:r>
      <w:hyperlink r:id="rId45" w:history="1">
        <w:r w:rsidRPr="00BE4AE2">
          <w:rPr>
            <w:color w:val="0000E9"/>
            <w:u w:val="single" w:color="0000E9"/>
            <w:lang w:val="en-US"/>
          </w:rPr>
          <w:t>http://www.hyper-anchor.org/en/technical_format.html</w:t>
        </w:r>
      </w:hyperlink>
      <w:r w:rsidRPr="00BE4AE2">
        <w:rPr>
          <w:lang w:val="en-US"/>
        </w:rPr>
        <w:t>) mapping to xpointer (used on POST/GET) (</w:t>
      </w:r>
      <w:hyperlink r:id="rId46" w:history="1">
        <w:r w:rsidRPr="00BE4AE2">
          <w:rPr>
            <w:color w:val="0000E9"/>
            <w:u w:val="single" w:color="0000E9"/>
            <w:lang w:val="en-US"/>
          </w:rPr>
          <w:t>http://www.w3.org/TR/xptr-framework</w:t>
        </w:r>
      </w:hyperlink>
      <w:r w:rsidRPr="00BE4AE2">
        <w:rPr>
          <w:lang w:val="en-US"/>
        </w:rPr>
        <w:t>/, </w:t>
      </w:r>
      <w:hyperlink r:id="rId47" w:anchor="w3c_all" w:history="1">
        <w:r w:rsidRPr="00BE4AE2">
          <w:rPr>
            <w:color w:val="0000E9"/>
            <w:u w:val="single" w:color="0000E9"/>
            <w:lang w:val="en-US"/>
          </w:rPr>
          <w:t>http://www.w3.org/standards/techs/xpointer#w3c_all</w:t>
        </w:r>
      </w:hyperlink>
      <w:r w:rsidRPr="00BE4AE2">
        <w:rPr>
          <w:lang w:val="en-US"/>
        </w:rPr>
        <w:t>) </w:t>
      </w:r>
    </w:p>
    <w:p w14:paraId="49AEB9ED" w14:textId="5F7E73F4" w:rsidR="003354BB" w:rsidRDefault="003354BB" w:rsidP="006842AB">
      <w:pPr>
        <w:pStyle w:val="ListParagraph"/>
        <w:ind w:left="1004" w:firstLine="0"/>
        <w:rPr>
          <w:sz w:val="28"/>
          <w:szCs w:val="28"/>
          <w:lang w:val="en-US"/>
        </w:rPr>
      </w:pPr>
      <w:r w:rsidRPr="006842AB">
        <w:rPr>
          <w:lang w:val="en-US"/>
        </w:rPr>
        <w:t>getting updated annotation bodies</w:t>
      </w:r>
      <w:r>
        <w:rPr>
          <w:rStyle w:val="FootnoteReference"/>
          <w:lang w:val="en-US"/>
        </w:rPr>
        <w:footnoteReference w:id="14"/>
      </w:r>
      <w:r>
        <w:rPr>
          <w:lang w:val="en-US"/>
        </w:rPr>
        <w:t>.</w:t>
      </w:r>
    </w:p>
    <w:p w14:paraId="6EC415A5" w14:textId="77777777" w:rsidR="005D4E7B" w:rsidRPr="00367B2F" w:rsidRDefault="005D4E7B" w:rsidP="00433F88"/>
    <w:p w14:paraId="08400156" w14:textId="2A8F66CE" w:rsidR="0006213B" w:rsidRDefault="00940D6A" w:rsidP="006842AB">
      <w:pPr>
        <w:pStyle w:val="Heading3"/>
        <w:ind w:left="1004"/>
      </w:pPr>
      <w:bookmarkStart w:id="44" w:name="_Toc274924422"/>
      <w:r>
        <w:t>Front-end</w:t>
      </w:r>
      <w:r w:rsidR="0006213B">
        <w:t xml:space="preserve"> for ELAN</w:t>
      </w:r>
      <w:bookmarkEnd w:id="44"/>
    </w:p>
    <w:p w14:paraId="59CEC0B0" w14:textId="678608E4" w:rsidR="0006213B" w:rsidRDefault="0006213B" w:rsidP="0006213B">
      <w:pPr>
        <w:rPr>
          <w:lang w:val="en-US"/>
        </w:rPr>
      </w:pPr>
      <w:r w:rsidRPr="00203EF6">
        <w:rPr>
          <w:lang w:val="en-US"/>
        </w:rPr>
        <w:t>T</w:t>
      </w:r>
      <w:r>
        <w:rPr>
          <w:lang w:val="en-US"/>
        </w:rPr>
        <w:t xml:space="preserve">he ELAN </w:t>
      </w:r>
      <w:r w:rsidR="00940D6A">
        <w:rPr>
          <w:lang w:val="en-US"/>
        </w:rPr>
        <w:t>front-end</w:t>
      </w:r>
      <w:r w:rsidRPr="00203EF6">
        <w:rPr>
          <w:lang w:val="en-US"/>
        </w:rPr>
        <w:t xml:space="preserve"> for the DWAN </w:t>
      </w:r>
      <w:r w:rsidR="00940D6A">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2C3BD3AC"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2778BB19" w14:textId="567D97B7" w:rsidR="0006213B" w:rsidRDefault="00940D6A" w:rsidP="006842AB">
      <w:pPr>
        <w:pStyle w:val="Heading3"/>
        <w:ind w:left="1004"/>
      </w:pPr>
      <w:bookmarkStart w:id="45" w:name="_Toc274924423"/>
      <w:r>
        <w:t>Front-end</w:t>
      </w:r>
      <w:r w:rsidR="009B54F3" w:rsidRPr="00FC5A7C">
        <w:t xml:space="preserve"> for </w:t>
      </w:r>
      <w:r w:rsidR="0006213B">
        <w:t>ANNEX</w:t>
      </w:r>
      <w:bookmarkEnd w:id="45"/>
    </w:p>
    <w:p w14:paraId="4DE97112" w14:textId="541BD6BC" w:rsidR="0006213B" w:rsidRDefault="0006213B" w:rsidP="0006213B">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14C3D2F2" w14:textId="028ABBE7" w:rsidR="0006213B" w:rsidRDefault="0006213B" w:rsidP="0006213B">
      <w:r>
        <w:t xml:space="preserve">As with the ELAN </w:t>
      </w:r>
      <w:r w:rsidR="00940D6A">
        <w:t>front-end</w:t>
      </w:r>
      <w:r>
        <w:t xml:space="preserve"> for the DWAN </w:t>
      </w:r>
      <w:r w:rsidR="00940D6A">
        <w:t>back-end</w:t>
      </w:r>
      <w:r>
        <w:t>, ANNEX interaction with the DWAN is being developed under the scope of the COLTIME project.</w:t>
      </w:r>
    </w:p>
    <w:p w14:paraId="4DEC2FEA" w14:textId="228C3A99" w:rsidR="0006213B" w:rsidRDefault="0006213B" w:rsidP="0006213B">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0798475A" w:rsidR="0006213B" w:rsidRDefault="0006213B" w:rsidP="0006213B">
      <w:r>
        <w:t xml:space="preserve">For this purpose the DWAN </w:t>
      </w:r>
      <w:r w:rsidR="00940D6A">
        <w:t>back-end</w:t>
      </w:r>
      <w:r>
        <w:t xml:space="preserve"> stands out as an ideal server-side engine to store, search and retrieve such comments. Furthermore, given its web application nature, in the case of ANNEX’s the gap between the desired functionality and the one already offered by the DWAN </w:t>
      </w:r>
      <w:r w:rsidR="00940D6A">
        <w:t>back-end</w:t>
      </w:r>
      <w:r>
        <w:t>, is rather smaller than for ELAN’s case, since ANNEX’s already relies on URLs and part identifiers to fetch its own data</w:t>
      </w:r>
      <w:r w:rsidR="00C31D54">
        <w:t>, specifically ANNEX’s URLs accept time period (‘time=’ and ‘duration=’) and tier specification (‘tier=’) parameters</w:t>
      </w:r>
      <w:r>
        <w:t>. This consequently eliminates the need for the EAF URN desc</w:t>
      </w:r>
      <w:r w:rsidRPr="006C199B">
        <w:t>ribed</w:t>
      </w:r>
      <w:r>
        <w:t xml:space="preserve"> in the ELAN section of this document</w:t>
      </w:r>
      <w:r w:rsidR="00E908EC">
        <w:t>.</w:t>
      </w:r>
    </w:p>
    <w:p w14:paraId="7C41EED6" w14:textId="77777777" w:rsidR="0006213B" w:rsidRPr="0006213B" w:rsidRDefault="0006213B" w:rsidP="0006213B"/>
    <w:p w14:paraId="1E554E25" w14:textId="4A773457" w:rsidR="00203EF6" w:rsidRPr="00C65213" w:rsidRDefault="00476573" w:rsidP="006842AB">
      <w:pPr>
        <w:pStyle w:val="Heading2"/>
      </w:pPr>
      <w:bookmarkStart w:id="46" w:name="_Toc274924424"/>
      <w:r w:rsidRPr="00C65213">
        <w:t>Testing Procedure</w:t>
      </w:r>
      <w:bookmarkEnd w:id="46"/>
    </w:p>
    <w:p w14:paraId="5A5ADC38" w14:textId="3F5BB7A9" w:rsidR="00147FBA"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8"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0337F864"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management pages under the GitHub</w:t>
      </w:r>
      <w:r w:rsidR="00967086">
        <w:rPr>
          <w:color w:val="252525"/>
          <w:lang w:val="en-US"/>
        </w:rPr>
        <w:t>:</w:t>
      </w:r>
    </w:p>
    <w:p w14:paraId="730FA68E" w14:textId="72749D75" w:rsidR="00967086" w:rsidRDefault="00C40D7B" w:rsidP="00967086">
      <w:pPr>
        <w:pStyle w:val="ListParagraph"/>
        <w:numPr>
          <w:ilvl w:val="0"/>
          <w:numId w:val="48"/>
        </w:numPr>
        <w:rPr>
          <w:color w:val="252525"/>
          <w:lang w:val="en-US"/>
        </w:rPr>
      </w:pPr>
      <w:hyperlink r:id="rId49" w:history="1">
        <w:r w:rsidR="005D0D3F" w:rsidRPr="00967086">
          <w:rPr>
            <w:rStyle w:val="Hyperlink"/>
            <w:lang w:val="en-US"/>
          </w:rPr>
          <w:t>https://github.com/DASISH/dwanclientwiredmark</w:t>
        </w:r>
        <w:r w:rsidR="005D0D3F" w:rsidRPr="00967086">
          <w:rPr>
            <w:rStyle w:val="Hyperlink"/>
            <w:lang w:val="en-US"/>
          </w:rPr>
          <w:t>e</w:t>
        </w:r>
        <w:r w:rsidR="005D0D3F" w:rsidRPr="00967086">
          <w:rPr>
            <w:rStyle w:val="Hyperlink"/>
            <w:lang w:val="en-US"/>
          </w:rPr>
          <w:t>r</w:t>
        </w:r>
      </w:hyperlink>
      <w:r w:rsidR="005D0D3F" w:rsidRPr="00967086">
        <w:rPr>
          <w:color w:val="1155CD"/>
          <w:lang w:val="en-US"/>
        </w:rPr>
        <w:t xml:space="preserve"> </w:t>
      </w:r>
      <w:r w:rsidR="005D0D3F" w:rsidRPr="00967086">
        <w:rPr>
          <w:color w:val="252525"/>
          <w:lang w:val="en-US"/>
        </w:rPr>
        <w:t>and</w:t>
      </w:r>
    </w:p>
    <w:p w14:paraId="2D068734" w14:textId="3183C63D" w:rsidR="00967086" w:rsidRPr="00967086" w:rsidRDefault="00967086" w:rsidP="00967086">
      <w:pPr>
        <w:pStyle w:val="ListParagraph"/>
        <w:numPr>
          <w:ilvl w:val="0"/>
          <w:numId w:val="48"/>
        </w:numPr>
        <w:rPr>
          <w:color w:val="252525"/>
          <w:lang w:val="en-US"/>
        </w:rPr>
      </w:pPr>
      <w:hyperlink r:id="rId50" w:history="1">
        <w:r w:rsidRPr="00967086">
          <w:rPr>
            <w:rStyle w:val="Hyperlink"/>
            <w:lang w:val="en-US"/>
          </w:rPr>
          <w:t>https://github.com/DASISH/dwan</w:t>
        </w:r>
        <w:r w:rsidR="00940D6A">
          <w:rPr>
            <w:rStyle w:val="Hyperlink"/>
            <w:lang w:val="en-US"/>
          </w:rPr>
          <w:t>back-end</w:t>
        </w:r>
      </w:hyperlink>
      <w:r w:rsidRPr="00967086">
        <w:rPr>
          <w:color w:val="252525"/>
          <w:lang w:val="en-US"/>
        </w:rPr>
        <w:t xml:space="preserve"> .  </w:t>
      </w:r>
    </w:p>
    <w:p w14:paraId="0245D06C" w14:textId="77777777" w:rsidR="00967086" w:rsidRPr="00967086" w:rsidRDefault="00967086" w:rsidP="00967086">
      <w:pPr>
        <w:pStyle w:val="ListParagraph"/>
        <w:ind w:left="644" w:firstLine="0"/>
        <w:rPr>
          <w:color w:val="252525"/>
          <w:lang w:val="en-US"/>
        </w:rPr>
      </w:pPr>
    </w:p>
    <w:p w14:paraId="03CF5DA9" w14:textId="152F7E0B"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51" w:history="1">
        <w:r>
          <w:rPr>
            <w:color w:val="0000E9"/>
            <w:u w:val="single" w:color="0000E9"/>
            <w:lang w:val="en-US"/>
          </w:rPr>
          <w:t>https://github.com/DASISH/dwan-testing/tree/master/scripts</w:t>
        </w:r>
      </w:hyperlink>
      <w:r>
        <w:rPr>
          <w:lang w:val="en-US"/>
        </w:rPr>
        <w:t>).</w:t>
      </w:r>
    </w:p>
    <w:p w14:paraId="15DE5ECB" w14:textId="77777777" w:rsidR="00882503" w:rsidRPr="00B53C45" w:rsidRDefault="00882503" w:rsidP="006C0835">
      <w:pPr>
        <w:rPr>
          <w:rFonts w:cs="ArialMT"/>
          <w:color w:val="000000"/>
          <w:lang w:val="en-US"/>
        </w:rPr>
      </w:pPr>
    </w:p>
    <w:p w14:paraId="7A3C39D3" w14:textId="77777777" w:rsidR="00E8265E" w:rsidRDefault="00E8265E" w:rsidP="006842AB">
      <w:pPr>
        <w:pStyle w:val="Heading1"/>
        <w:rPr>
          <w:rFonts w:eastAsia="Verdana Bold" w:hAnsi="Verdana Bold" w:cs="Verdana Bold"/>
          <w:u w:color="000000"/>
        </w:rPr>
      </w:pPr>
      <w:bookmarkStart w:id="47" w:name="_Toc274924425"/>
      <w:r>
        <w:rPr>
          <w:u w:color="000000"/>
        </w:rPr>
        <w:t>Social Sciences and Humanities: Results and Outlook</w:t>
      </w:r>
      <w:bookmarkEnd w:id="47"/>
    </w:p>
    <w:p w14:paraId="41880AB8" w14:textId="5B419FA8" w:rsidR="00C40D7B" w:rsidRDefault="007825C4" w:rsidP="00C40D7B">
      <w:pPr>
        <w:rPr>
          <w:u w:color="000000"/>
        </w:rPr>
      </w:pPr>
      <w:r>
        <w:rPr>
          <w:u w:color="000000"/>
        </w:rPr>
        <w:t>Annotation is an activity which runs throughout all scholarly work in all disciplines. The purpose of this section is to give context to the   D</w:t>
      </w:r>
      <w:r w:rsidR="00C40D7B">
        <w:rPr>
          <w:u w:color="000000"/>
        </w:rPr>
        <w:t>ASISH</w:t>
      </w:r>
      <w:r>
        <w:rPr>
          <w:u w:color="000000"/>
        </w:rPr>
        <w:t xml:space="preserve">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ACDD167" w14:textId="1B101EDF" w:rsidR="007825C4" w:rsidRDefault="007825C4" w:rsidP="00C40D7B">
      <w:pPr>
        <w:rPr>
          <w:u w:color="000000"/>
        </w:rPr>
      </w:pPr>
      <w:r>
        <w:rPr>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u w:color="000000"/>
          <w:lang w:val="fr-FR"/>
        </w:rPr>
        <w:t xml:space="preserve">’ </w:t>
      </w:r>
      <w:r>
        <w:rPr>
          <w:u w:color="000000"/>
        </w:rPr>
        <w:t>functionality and, where it can be determined, their usages to the typology proposed by Dunn and Hedges (2012)</w:t>
      </w:r>
      <w:r>
        <w:rPr>
          <w:u w:color="000000"/>
          <w:vertAlign w:val="superscript"/>
        </w:rPr>
        <w:footnoteReference w:id="15"/>
      </w:r>
      <w:r>
        <w:rPr>
          <w:u w:color="000000"/>
        </w:rPr>
        <w:t xml:space="preserve"> in their report on crowd-sourcing in cultural heritage and the humanities; and a set of user scenarios based on this analysis.</w:t>
      </w:r>
    </w:p>
    <w:p w14:paraId="54E74B50" w14:textId="77777777" w:rsidR="007825C4" w:rsidRPr="00E8265E" w:rsidRDefault="007825C4" w:rsidP="006842AB">
      <w:pPr>
        <w:pStyle w:val="Heading2"/>
      </w:pPr>
      <w:bookmarkStart w:id="48" w:name="_Toc274924426"/>
      <w:r w:rsidRPr="00E8265E">
        <w:t>List of annotation tools used by the HSS community</w:t>
      </w:r>
      <w:bookmarkEnd w:id="48"/>
    </w:p>
    <w:p w14:paraId="066A816A" w14:textId="3F8967E7" w:rsidR="00A0772A" w:rsidRDefault="007825C4" w:rsidP="00C40D7B">
      <w:pPr>
        <w:rPr>
          <w:u w:color="000000"/>
        </w:rPr>
      </w:pPr>
      <w:r>
        <w:rPr>
          <w:u w:color="000000"/>
        </w:rPr>
        <w:t xml:space="preserve">The list of </w:t>
      </w:r>
      <w:r w:rsidR="00C40D7B">
        <w:rPr>
          <w:u w:color="000000"/>
        </w:rPr>
        <w:t xml:space="preserve">more than 50 </w:t>
      </w:r>
      <w:r>
        <w:rPr>
          <w:u w:color="000000"/>
        </w:rPr>
        <w:t>tools has been generated from a simple search using the keyword annot* in the Tools e-Registry for E-Social science, Arts and Humanities (TERESAH) registry, currently under development for WP2.</w:t>
      </w:r>
      <w:r w:rsidR="00C40D7B">
        <w:rPr>
          <w:u w:color="000000"/>
        </w:rPr>
        <w:t xml:space="preserve"> Here we briefly describe ten of them which form our point of view look the most promising as potential</w:t>
      </w:r>
      <w:r w:rsidR="008F0CAD">
        <w:rPr>
          <w:u w:color="000000"/>
        </w:rPr>
        <w:t xml:space="preserve"> DWAN front-ends:</w:t>
      </w:r>
      <w:r w:rsidR="008F0CAD">
        <w:rPr>
          <w:rStyle w:val="FootnoteReference"/>
          <w:u w:color="000000"/>
        </w:rPr>
        <w:footnoteReference w:id="16"/>
      </w:r>
    </w:p>
    <w:p w14:paraId="57CC52E7" w14:textId="77777777" w:rsidR="00C40D7B" w:rsidRPr="00C40D7B" w:rsidRDefault="007825C4" w:rsidP="00C40D7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r w:rsidR="00C40D7B" w:rsidRPr="00C40D7B">
        <w:t xml:space="preserve"> </w:t>
      </w:r>
      <w:r w:rsidRPr="00C40D7B">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74522B19" w14:textId="77777777" w:rsidR="008F0CAD" w:rsidRDefault="007825C4" w:rsidP="008F0CAD">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8F0CAD">
        <w:rPr>
          <w:i/>
          <w:u w:color="000000"/>
        </w:rPr>
        <w:t>Bibliopedia</w:t>
      </w:r>
      <w:r w:rsidR="008F0CAD" w:rsidRPr="008F0CAD">
        <w:rPr>
          <w:u w:color="000000"/>
        </w:rPr>
        <w:t xml:space="preserve"> </w:t>
      </w:r>
      <w:r w:rsidRPr="008F0CAD">
        <w:rPr>
          <w:u w:color="000000"/>
        </w:rPr>
        <w:t xml:space="preserve">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r w:rsidR="008F0CAD" w:rsidRPr="008F0CAD">
        <w:rPr>
          <w:u w:color="000000"/>
        </w:rPr>
        <w:t xml:space="preserve"> </w:t>
      </w:r>
      <w:r w:rsidRPr="008F0CAD">
        <w:rPr>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18B8F8C1" w14:textId="77777777" w:rsidR="007D31D1" w:rsidRDefault="007825C4" w:rsidP="007D31D1">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7D31D1">
        <w:rPr>
          <w:bCs/>
          <w:i/>
          <w:u w:color="000000"/>
          <w:lang w:val="de-DE"/>
        </w:rPr>
        <w:t>LitBlitz Literature Notes Manager</w:t>
      </w:r>
      <w:r w:rsidR="008F0CAD" w:rsidRPr="007D31D1">
        <w:rPr>
          <w:bCs/>
          <w:i/>
          <w:u w:color="000000"/>
          <w:lang w:val="de-DE"/>
        </w:rPr>
        <w:t xml:space="preserve"> </w:t>
      </w:r>
      <w:r w:rsidRPr="007D31D1">
        <w:rPr>
          <w:u w:color="000000"/>
        </w:rPr>
        <w:t>is free web-based beta software that aims to improve how students and researchers manage their notes for literature reviews, assignment research and more. With LitBlitz, you can:</w:t>
      </w:r>
      <w:r w:rsidR="008F0CAD" w:rsidRPr="007D31D1">
        <w:rPr>
          <w:u w:color="000000"/>
        </w:rPr>
        <w:t xml:space="preserve"> av</w:t>
      </w:r>
      <w:r w:rsidRPr="007D31D1">
        <w:rPr>
          <w:u w:color="000000"/>
        </w:rPr>
        <w:t>oid hours of printing, highlighting, organizing and typing</w:t>
      </w:r>
      <w:r w:rsidR="008F0CAD" w:rsidRPr="007D31D1">
        <w:rPr>
          <w:u w:color="000000"/>
        </w:rPr>
        <w:t>; s</w:t>
      </w:r>
      <w:r w:rsidRPr="007D31D1">
        <w:rPr>
          <w:u w:color="000000"/>
        </w:rPr>
        <w:t>ave money involved in printing 100s to 1000s of pages</w:t>
      </w:r>
      <w:r w:rsidR="008F0CAD" w:rsidRPr="007D31D1">
        <w:rPr>
          <w:u w:color="000000"/>
        </w:rPr>
        <w:t>, h</w:t>
      </w:r>
      <w:r w:rsidRPr="007D31D1">
        <w:rPr>
          <w:u w:color="000000"/>
        </w:rPr>
        <w:t>ighlight and write notes without shuffling a stack of papers</w:t>
      </w:r>
      <w:r w:rsidR="008F0CAD" w:rsidRPr="007D31D1">
        <w:rPr>
          <w:u w:color="000000"/>
        </w:rPr>
        <w:t>, o</w:t>
      </w:r>
      <w:r w:rsidRPr="007D31D1">
        <w:rPr>
          <w:u w:color="000000"/>
        </w:rPr>
        <w:t>rganise your notes into digital notebooks in real-time</w:t>
      </w:r>
      <w:r w:rsidR="008F0CAD" w:rsidRPr="007D31D1">
        <w:rPr>
          <w:u w:color="000000"/>
        </w:rPr>
        <w:t>,  e</w:t>
      </w:r>
      <w:r w:rsidRPr="007D31D1">
        <w:rPr>
          <w:u w:color="000000"/>
        </w:rPr>
        <w:t>asily transfer notes to your draft review/assignment</w:t>
      </w:r>
      <w:r w:rsidR="008F0CAD" w:rsidRPr="007D31D1">
        <w:rPr>
          <w:u w:color="000000"/>
        </w:rPr>
        <w:t xml:space="preserve">. </w:t>
      </w:r>
      <w:r w:rsidRPr="007D31D1">
        <w:rPr>
          <w:u w:color="000000"/>
        </w:rPr>
        <w:t>LitBlitz was designed from the ground-up to solve problems other annotation and notetaking services haven't looked at or have solved poorly. It's is different from popular notetaking and archiving softwarelike Evernote in that it allows users to:</w:t>
      </w:r>
      <w:r w:rsidR="008F0CAD" w:rsidRPr="007D31D1">
        <w:rPr>
          <w:u w:color="000000"/>
        </w:rPr>
        <w:t xml:space="preserve"> t</w:t>
      </w:r>
      <w:r w:rsidRPr="007D31D1">
        <w:rPr>
          <w:u w:color="000000"/>
        </w:rPr>
        <w:t>ake text and image snippets from their document/webpage sources rather than forcing the user to archive entire documents</w:t>
      </w:r>
      <w:r w:rsidR="008F0CAD" w:rsidRPr="007D31D1">
        <w:rPr>
          <w:u w:color="000000"/>
        </w:rPr>
        <w:t>, w</w:t>
      </w:r>
      <w:r w:rsidRPr="007D31D1">
        <w:rPr>
          <w:u w:color="000000"/>
        </w:rPr>
        <w:t>rite "Own Notes" (personal insights) related to snippets to enable rapid draft writing and context building</w:t>
      </w:r>
      <w:r w:rsidR="008F0CAD" w:rsidRPr="007D31D1">
        <w:rPr>
          <w:u w:color="000000"/>
        </w:rPr>
        <w:t xml:space="preserve">, </w:t>
      </w:r>
      <w:r w:rsidRPr="007D31D1">
        <w:rPr>
          <w:u w:color="000000"/>
        </w:rPr>
        <w:t xml:space="preserve"> Manage these snippets in themed digital notebooks for fast, easy reference</w:t>
      </w:r>
      <w:r w:rsidR="008F0CAD" w:rsidRPr="007D31D1">
        <w:rPr>
          <w:u w:color="000000"/>
        </w:rPr>
        <w:t xml:space="preserve">. </w:t>
      </w:r>
      <w:r w:rsidRPr="007D31D1">
        <w:rPr>
          <w:u w:color="000000"/>
        </w:rPr>
        <w:t xml:space="preserve"> </w:t>
      </w:r>
      <w:r w:rsidR="008F0CAD" w:rsidRPr="007D31D1">
        <w:rPr>
          <w:u w:color="000000"/>
        </w:rPr>
        <w:t>The founder is</w:t>
      </w:r>
      <w:r w:rsidRPr="007D31D1">
        <w:rPr>
          <w:u w:color="000000"/>
        </w:rPr>
        <w:t xml:space="preserve"> open to improving through suggestions from librarians, academics and Ed Tech professionals - feel free to contact us via our website litblitz.net</w:t>
      </w:r>
    </w:p>
    <w:p w14:paraId="49BC5016" w14:textId="38CF4DFB" w:rsidR="00761673" w:rsidRDefault="007825C4" w:rsidP="00AB475F">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31A99">
        <w:rPr>
          <w:i/>
          <w:u w:color="000000"/>
        </w:rPr>
        <w:t>MapHub</w:t>
      </w:r>
      <w:r w:rsidR="007D31D1" w:rsidRPr="00331A99">
        <w:rPr>
          <w:u w:color="000000"/>
        </w:rPr>
        <w:t xml:space="preserve"> is</w:t>
      </w:r>
      <w:r w:rsidRPr="00331A99">
        <w:rPr>
          <w:u w:color="000000"/>
        </w:rPr>
        <w:t xml:space="preserve"> an online application for exploring and annotating digitized, high-resolution historic maps. All user-contributed annotations are shared via the Maphub Open Annotation API.</w:t>
      </w:r>
    </w:p>
    <w:p w14:paraId="0E6644EC" w14:textId="77777777" w:rsidR="00C24C25" w:rsidRPr="00C24C25" w:rsidRDefault="007825C4" w:rsidP="00C24C25">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003C7858" w:rsidRPr="00C24C25">
        <w:rPr>
          <w:rFonts w:ascii="Cambria" w:eastAsia="Cambria" w:hAnsi="Cambria" w:cs="Cambria"/>
          <w:u w:color="000000"/>
        </w:rPr>
        <w:t xml:space="preserve"> </w:t>
      </w:r>
    </w:p>
    <w:p w14:paraId="293732CA" w14:textId="77777777" w:rsidR="00C24C25" w:rsidRPr="00C24C25" w:rsidRDefault="003C7858" w:rsidP="00C24C25">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PundI</w:t>
      </w:r>
      <w:r w:rsidR="007825C4" w:rsidRPr="00C24C25">
        <w:rPr>
          <w:i/>
          <w:u w:color="000000"/>
        </w:rPr>
        <w:t>t</w:t>
      </w:r>
      <w:r w:rsidR="007825C4" w:rsidRPr="00C24C25">
        <w:rPr>
          <w:u w:color="000000"/>
        </w:rPr>
        <w:t xml:space="preserve"> is a semantic annotation and augmentation tool. It enables users to create structured data while annotating web pages.</w:t>
      </w:r>
      <w:r w:rsidRPr="00C24C25">
        <w:rPr>
          <w:u w:color="000000"/>
        </w:rPr>
        <w:t xml:space="preserve"> </w:t>
      </w:r>
      <w:r w:rsidR="007825C4" w:rsidRPr="00C24C25">
        <w:rPr>
          <w:u w:color="000000"/>
        </w:rPr>
        <w:t>Annotations span from simple comments to semantic links to web of data entities (as Freebase.com and Dbpedia.org), to fine granular cross-references and citations. Pundit can be configured to include custom</w:t>
      </w:r>
      <w:r w:rsidRPr="00C24C25">
        <w:rPr>
          <w:u w:color="000000"/>
        </w:rPr>
        <w:t>-</w:t>
      </w:r>
      <w:r w:rsidR="007825C4" w:rsidRPr="00C24C25">
        <w:rPr>
          <w:u w:color="000000"/>
        </w:rPr>
        <w:t>controlled vocabularies. In other words, annotations can refer to precise entities and concepts as well as express precise relations among entities and contents. Read more on semantically structured annotations</w:t>
      </w:r>
      <w:r w:rsidRPr="00C24C25">
        <w:rPr>
          <w:u w:color="000000"/>
        </w:rPr>
        <w:t xml:space="preserve">. </w:t>
      </w:r>
      <w:r w:rsidR="007825C4" w:rsidRPr="003C7858">
        <w:t>Pundit is designed to enable groups of users to share their annotations and collaboratively create structured knowledge.</w:t>
      </w:r>
    </w:p>
    <w:p w14:paraId="23EAE863" w14:textId="77777777" w:rsid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UVic Image Markup Tool</w:t>
      </w:r>
      <w:r w:rsidR="00C24C25" w:rsidRPr="00C124CB">
        <w:rPr>
          <w:u w:color="000000"/>
        </w:rPr>
        <w:t xml:space="preserve"> </w:t>
      </w:r>
      <w:r w:rsidR="007B6425" w:rsidRPr="00C124CB">
        <w:rPr>
          <w:u w:color="000000"/>
        </w:rPr>
        <w:t xml:space="preserve"> allows to </w:t>
      </w:r>
      <w:r w:rsidRPr="00C124CB">
        <w:rPr>
          <w:u w:color="000000"/>
        </w:rPr>
        <w:t>describe and annotate images, and store the resulting data in TEI XML fil</w:t>
      </w:r>
      <w:r w:rsidR="007B6425" w:rsidRPr="00C124CB">
        <w:rPr>
          <w:u w:color="000000"/>
        </w:rPr>
        <w:t xml:space="preserve">es, all within a </w:t>
      </w:r>
      <w:r w:rsidRPr="00C124CB">
        <w:rPr>
          <w:u w:color="000000"/>
        </w:rPr>
        <w:t xml:space="preserve">simple enough interface that it can be used by people with little or no </w:t>
      </w:r>
      <w:r w:rsidR="007B6425" w:rsidRPr="00C124CB">
        <w:rPr>
          <w:u w:color="000000"/>
        </w:rPr>
        <w:t>experience in editing XML code.</w:t>
      </w:r>
      <w:r w:rsidRPr="00C124CB">
        <w:rPr>
          <w:u w:color="000000"/>
        </w:rPr>
        <w:t xml:space="preserve"> Designed to be Windows-only, but can be successfully run on Linux using Wine.</w:t>
      </w:r>
      <w:r w:rsidR="007B6425" w:rsidRPr="00C124CB">
        <w:rPr>
          <w:u w:color="000000"/>
        </w:rPr>
        <w:t xml:space="preserve"> It supports a wide variety of image formats and s</w:t>
      </w:r>
      <w:r w:rsidRPr="00C124CB">
        <w:rPr>
          <w:u w:color="000000"/>
        </w:rPr>
        <w:t>aves markup information in conformant TEI P5 XML files</w:t>
      </w:r>
      <w:r w:rsidR="007B6425" w:rsidRPr="00C124CB">
        <w:rPr>
          <w:u w:color="000000"/>
        </w:rPr>
        <w:t>. It has si</w:t>
      </w:r>
      <w:r w:rsidRPr="00C124CB">
        <w:rPr>
          <w:u w:color="000000"/>
        </w:rPr>
        <w:t>mple, graphical interface lets you see the image and the fields for entering your markup notes</w:t>
      </w:r>
      <w:r w:rsidR="007B6425" w:rsidRPr="00C124CB">
        <w:rPr>
          <w:u w:color="000000"/>
        </w:rPr>
        <w:t xml:space="preserve"> and a</w:t>
      </w:r>
      <w:r w:rsidRPr="00C124CB">
        <w:rPr>
          <w:u w:color="000000"/>
        </w:rPr>
        <w:t>nnotations are visually represented on the image</w:t>
      </w:r>
      <w:r w:rsidR="007B6425" w:rsidRPr="00C124CB">
        <w:rPr>
          <w:u w:color="000000"/>
        </w:rPr>
        <w:t>. The tool a</w:t>
      </w:r>
      <w:r w:rsidRPr="00C124CB">
        <w:rPr>
          <w:u w:color="000000"/>
        </w:rPr>
        <w:t xml:space="preserve">llows knowledgeable TEI users to add additional TEI markup tags to their </w:t>
      </w:r>
      <w:r w:rsidR="007B6425" w:rsidRPr="00C124CB">
        <w:rPr>
          <w:u w:color="000000"/>
        </w:rPr>
        <w:t>annotations. It a</w:t>
      </w:r>
      <w:r w:rsidRPr="00C124CB">
        <w:rPr>
          <w:u w:color="000000"/>
        </w:rPr>
        <w:t>llows access and manipulation of standard schema used, as well as creation of additional schema</w:t>
      </w:r>
      <w:r w:rsidR="007B6425" w:rsidRPr="00C124CB">
        <w:rPr>
          <w:u w:color="000000"/>
        </w:rPr>
        <w:t xml:space="preserve">.  The tool can </w:t>
      </w:r>
      <w:r w:rsidRPr="00C124CB">
        <w:rPr>
          <w:u w:color="000000"/>
        </w:rPr>
        <w:t>handle multiple images in one file</w:t>
      </w:r>
      <w:r w:rsidR="007B6425" w:rsidRPr="00C124CB">
        <w:rPr>
          <w:u w:color="000000"/>
        </w:rPr>
        <w:t xml:space="preserve">. Amongst the tool’s disadvantages is that </w:t>
      </w:r>
      <w:r w:rsidR="007B6425" w:rsidRPr="00C124CB">
        <w:rPr>
          <w:u w:color="000000"/>
          <w:lang w:val="da-DK"/>
        </w:rPr>
        <w:t>e</w:t>
      </w:r>
      <w:r w:rsidRPr="00C124CB">
        <w:rPr>
          <w:u w:color="000000"/>
        </w:rPr>
        <w:t>diting done to Image Markup's XML files in an external editor may not be preserved</w:t>
      </w:r>
      <w:r w:rsidR="007B6425" w:rsidRPr="00C124CB">
        <w:rPr>
          <w:u w:color="000000"/>
        </w:rPr>
        <w:t xml:space="preserve">. </w:t>
      </w:r>
    </w:p>
    <w:p w14:paraId="399FDDBC" w14:textId="77777777" w:rsidR="00C124CB" w:rsidRDefault="007B6425"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007825C4" w:rsidRPr="00C124CB">
        <w:rPr>
          <w:bCs/>
          <w:i/>
          <w:u w:color="000000"/>
        </w:rPr>
        <w:t>irtual Lightbox for Museums and Archives</w:t>
      </w:r>
      <w:r w:rsidRPr="00C124CB">
        <w:rPr>
          <w:b/>
          <w:bCs/>
          <w:u w:color="000000"/>
        </w:rPr>
        <w:t xml:space="preserve"> </w:t>
      </w:r>
      <w:r w:rsidR="007825C4" w:rsidRPr="00C124CB">
        <w:rPr>
          <w:u w:color="000000"/>
        </w:rPr>
        <w:t>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w:t>
      </w:r>
      <w:r w:rsidRPr="00C124CB">
        <w:rPr>
          <w:u w:color="000000"/>
        </w:rPr>
        <w:t>th other VLMA users.</w:t>
      </w:r>
      <w:r w:rsidR="00C124CB" w:rsidRPr="00C124CB">
        <w:rPr>
          <w:u w:color="000000"/>
        </w:rPr>
        <w:t xml:space="preserve"> </w:t>
      </w:r>
    </w:p>
    <w:p w14:paraId="0345931A" w14:textId="77777777" w:rsid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12603">
        <w:rPr>
          <w:i/>
          <w:u w:color="000000"/>
        </w:rPr>
        <w:t xml:space="preserve">WebLicht </w:t>
      </w:r>
      <w:r w:rsidRPr="00C124CB">
        <w:rPr>
          <w:u w:color="000000"/>
        </w:rPr>
        <w:t>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r w:rsidR="00C124CB" w:rsidRPr="00C124CB">
        <w:rPr>
          <w:u w:color="000000"/>
        </w:rPr>
        <w:t xml:space="preserve">  </w:t>
      </w:r>
      <w:r w:rsidRPr="00C124CB">
        <w:rPr>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r w:rsidR="00C124CB" w:rsidRPr="00C124CB">
        <w:rPr>
          <w:u w:color="000000"/>
        </w:rPr>
        <w:t xml:space="preserve"> </w:t>
      </w:r>
      <w:r w:rsidRPr="00C124CB">
        <w:rPr>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r w:rsidR="00C124CB" w:rsidRPr="00C124CB">
        <w:rPr>
          <w:u w:color="000000"/>
        </w:rPr>
        <w:t xml:space="preserve"> </w:t>
      </w:r>
      <w:r w:rsidRPr="00C124CB">
        <w:rPr>
          <w:u w:color="000000"/>
        </w:rPr>
        <w:t>WebLicht can be accessed only with a valid DFN-AAI/Shibboleth-based account or a local Tübingen account.</w:t>
      </w:r>
      <w:r w:rsidR="00C124CB" w:rsidRPr="00C124CB">
        <w:rPr>
          <w:u w:color="000000"/>
        </w:rPr>
        <w:t xml:space="preserve"> </w:t>
      </w:r>
    </w:p>
    <w:p w14:paraId="0E4113A6" w14:textId="6D6A2C58" w:rsidR="007825C4" w:rsidRPr="00DA63DB" w:rsidRDefault="007825C4" w:rsidP="007825C4">
      <w:pPr>
        <w:pStyle w:val="ListParagraph"/>
        <w:numPr>
          <w:ilvl w:val="0"/>
          <w:numId w:val="48"/>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r w:rsidRPr="00DA63DB">
        <w:rPr>
          <w:i/>
          <w:u w:color="000000"/>
        </w:rPr>
        <w:t>Zotero</w:t>
      </w:r>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library.Zotero is primarily available as a Firefox plug-in, but is now also available in a stand-alone version with connectors to other browsers.</w:t>
      </w:r>
      <w:r w:rsidR="00C124CB" w:rsidRPr="00DA63DB">
        <w:rPr>
          <w:u w:color="000000"/>
        </w:rPr>
        <w:t xml:space="preserve"> </w:t>
      </w:r>
      <w:r w:rsidRPr="00DA63DB">
        <w:rPr>
          <w:u w:color="000000"/>
        </w:rPr>
        <w:t>Zotero also allows students to automatically create Works Cited pages by drawing on the sources used in a document.</w:t>
      </w:r>
    </w:p>
    <w:p w14:paraId="73649EC3"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719B809F" w14:textId="77777777" w:rsidR="007825C4" w:rsidRPr="008B0FC6" w:rsidRDefault="007825C4" w:rsidP="006842AB">
      <w:pPr>
        <w:pStyle w:val="Heading2"/>
      </w:pPr>
      <w:bookmarkStart w:id="49" w:name="_Toc274924427"/>
      <w:r w:rsidRPr="008B0FC6">
        <w:t>Functionality mapping</w:t>
      </w:r>
      <w:bookmarkEnd w:id="49"/>
    </w:p>
    <w:p w14:paraId="75A2523D" w14:textId="45CCABC4" w:rsidR="007825C4" w:rsidRDefault="007825C4" w:rsidP="00E72F26">
      <w:pPr>
        <w:rPr>
          <w:u w:color="000000"/>
        </w:rPr>
      </w:pPr>
      <w:r w:rsidRPr="00E72F26">
        <w:t xml:space="preserve">Tools that can be used with DWAN </w:t>
      </w:r>
      <w:r w:rsidR="00940D6A">
        <w:t>back-end</w:t>
      </w:r>
      <w:r w:rsidRPr="00E72F26">
        <w:t xml:space="preserve"> are listed in </w:t>
      </w:r>
      <w:r w:rsidR="00C65213" w:rsidRPr="00E72F26">
        <w:fldChar w:fldCharType="begin"/>
      </w:r>
      <w:r w:rsidR="00C65213" w:rsidRPr="00E72F26">
        <w:instrText xml:space="preserve"> REF _Ref274313468 \h </w:instrText>
      </w:r>
      <w:r w:rsidR="00C65213" w:rsidRPr="00E72F26">
        <w:fldChar w:fldCharType="separate"/>
      </w:r>
      <w:r w:rsidR="005853A7">
        <w:t xml:space="preserve">Table </w:t>
      </w:r>
      <w:r w:rsidR="005853A7">
        <w:rPr>
          <w:noProof/>
        </w:rPr>
        <w:t>9</w:t>
      </w:r>
      <w:r w:rsidR="00C65213" w:rsidRPr="00E72F26">
        <w:fldChar w:fldCharType="end"/>
      </w:r>
      <w:r w:rsidR="00C65213" w:rsidRPr="00E72F26">
        <w:t xml:space="preserve"> </w:t>
      </w:r>
      <w:r w:rsidRPr="00E72F26">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Pr="00E72F26">
        <w:footnoteReference w:id="17"/>
      </w:r>
      <w:r w:rsidRPr="00E72F26">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Configurational type covers tasks that involve identifying structural patterns or ‘configurations’ in information, rather than processing individual pieces of information. Some such tasks will require a predisposition for </w:t>
      </w:r>
      <w:r>
        <w:rPr>
          <w:u w:color="000000"/>
        </w:rPr>
        <w:t xml:space="preserve">working with quantitative data. The </w:t>
      </w:r>
      <w:r>
        <w:rPr>
          <w:i/>
          <w:iCs/>
          <w:u w:color="000000"/>
        </w:rPr>
        <w:t>Editorial</w:t>
      </w:r>
      <w:r>
        <w:rPr>
          <w:u w:color="000000"/>
        </w:rPr>
        <w:t xml:space="preserve"> type involves modifying or improving an existing asset. </w:t>
      </w:r>
    </w:p>
    <w:p w14:paraId="1A3B5166" w14:textId="1D341DB6" w:rsidR="007825C4" w:rsidRDefault="007825C4" w:rsidP="00DA63DB">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Pr>
          <w:rFonts w:ascii="Cambria" w:eastAsia="Cambria" w:hAnsi="Cambria" w:cs="Cambria"/>
          <w:sz w:val="24"/>
          <w:u w:color="000000"/>
        </w:rPr>
        <w:tab/>
      </w:r>
      <w:r>
        <w:rPr>
          <w:rFonts w:ascii="Cambria" w:eastAsia="Cambria" w:hAnsi="Cambria" w:cs="Cambria"/>
          <w:sz w:val="24"/>
          <w:u w:color="000000"/>
        </w:rPr>
        <w:tab/>
      </w:r>
      <w:r>
        <w:rPr>
          <w:rFonts w:ascii="Cambria" w:eastAsia="Cambria" w:hAnsi="Cambria" w:cs="Cambria"/>
          <w:sz w:val="24"/>
          <w:u w:color="000000"/>
        </w:rPr>
        <w:tab/>
      </w:r>
      <w:r>
        <w:rPr>
          <w:rFonts w:ascii="Cambria" w:eastAsia="Cambria" w:hAnsi="Cambria" w:cs="Cambria"/>
          <w:sz w:val="24"/>
          <w:u w:color="000000"/>
        </w:rPr>
        <w:tab/>
      </w:r>
      <w:r>
        <w:rPr>
          <w:rFonts w:ascii="Cambria" w:eastAsia="Cambria" w:hAnsi="Cambria" w:cs="Cambria"/>
          <w:sz w:val="24"/>
          <w:u w:color="000000"/>
        </w:rPr>
        <w:tab/>
      </w:r>
      <w:r>
        <w:rPr>
          <w:rFonts w:ascii="Cambria" w:eastAsia="Cambria" w:hAnsi="Cambria" w:cs="Cambria"/>
          <w:sz w:val="24"/>
          <w:u w:color="000000"/>
        </w:rPr>
        <w:tab/>
      </w:r>
      <w:r>
        <w:rPr>
          <w:rFonts w:ascii="Cambria" w:eastAsia="Cambria" w:hAnsi="Cambria" w:cs="Cambria"/>
          <w:sz w:val="24"/>
          <w:u w:color="000000"/>
        </w:rPr>
        <w:tab/>
      </w:r>
      <w:r>
        <w:rPr>
          <w:rFonts w:ascii="Cambria" w:eastAsia="Cambria" w:hAnsi="Cambria" w:cs="Cambria"/>
          <w:sz w:val="24"/>
          <w:u w:color="000000"/>
        </w:rPr>
        <w:tab/>
      </w:r>
    </w:p>
    <w:p w14:paraId="14BAE7E6" w14:textId="3F44D467" w:rsidR="00C65213" w:rsidRDefault="00C65213" w:rsidP="00C65213">
      <w:pPr>
        <w:pStyle w:val="Caption"/>
        <w:keepNext/>
      </w:pPr>
      <w:bookmarkStart w:id="50" w:name="_Ref274313468"/>
      <w:r>
        <w:t xml:space="preserve">Table </w:t>
      </w:r>
      <w:r>
        <w:fldChar w:fldCharType="begin"/>
      </w:r>
      <w:r>
        <w:instrText xml:space="preserve"> SEQ Table \* ARABIC </w:instrText>
      </w:r>
      <w:r>
        <w:fldChar w:fldCharType="separate"/>
      </w:r>
      <w:r w:rsidR="005853A7">
        <w:rPr>
          <w:noProof/>
        </w:rPr>
        <w:t>9</w:t>
      </w:r>
      <w:r>
        <w:fldChar w:fldCharType="end"/>
      </w:r>
      <w:bookmarkEnd w:id="50"/>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6F5CF4B0"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3211C91C"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5A17652F"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75EE2B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F2B249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72F85B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2D8DB1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0C0820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3B480D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7A8E68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3AEA8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39A39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F38AE0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8D7233B"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538CE7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231CD5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A21B2B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B6197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66F821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6F4F3C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45BAAB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4FC05E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67C559"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2B3084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4425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8FA2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17D8EB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98847D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CF118C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4645B6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0F4F51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C7E6C3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3A74A18"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A7F2BAA"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24638E"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C7EB81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3C9CE06"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BB34E0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F61180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Pr="006842AB" w:rsidRDefault="00C40D7B"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2"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AF9D6E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EFE6A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ED1A96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CBFE69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C2A2F13"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DC8B81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42577E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81B302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572180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823A28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413F916"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78369EA"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D0798F2"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(can be stored in Annotea)</w:t>
            </w:r>
          </w:p>
        </w:tc>
      </w:tr>
      <w:tr w:rsidR="004F738A" w14:paraId="40B5026B"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825798E"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11A7B0C5"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Pr="006842AB" w:rsidRDefault="00C40D7B"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3" w:history="1">
              <w:r w:rsidR="007825C4" w:rsidRPr="006842AB">
                <w:rPr>
                  <w:rStyle w:val="Hyperlink1"/>
                  <w:rFonts w:ascii="Times" w:eastAsia="Cambria" w:hAnsi="Times" w:cs="Cambria"/>
                  <w:sz w:val="20"/>
                  <w:szCs w:val="20"/>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6842AB">
      <w:pPr>
        <w:pStyle w:val="Heading2"/>
      </w:pPr>
      <w:bookmarkStart w:id="51" w:name="_Toc274924428"/>
      <w:r w:rsidRPr="00E8265E">
        <w:t>Potential front-ends for DWAN in Social Sciences and Humanities.</w:t>
      </w:r>
      <w:bookmarkEnd w:id="51"/>
    </w:p>
    <w:p w14:paraId="3F87B035" w14:textId="18ACFFF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syntax/semantics, wiki,  video.  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07919CCD" w14:textId="77777777" w:rsidR="003A7677" w:rsidRDefault="003A7677" w:rsidP="00E72F26">
      <w:pPr>
        <w:rPr>
          <w:rFonts w:ascii="Cambria" w:eastAsia="Cambria" w:hAnsi="Cambria" w:cs="Cambria"/>
          <w:u w:color="000000"/>
        </w:rPr>
      </w:pPr>
      <w:bookmarkStart w:id="52" w:name="_GoBack"/>
      <w:bookmarkEnd w:id="52"/>
    </w:p>
    <w:p w14:paraId="6AD81EBD" w14:textId="77777777" w:rsidR="007825C4" w:rsidRDefault="007825C4" w:rsidP="00E72F26">
      <w:pPr>
        <w:rPr>
          <w:u w:color="000000"/>
        </w:rPr>
      </w:pPr>
      <w:r w:rsidRPr="00E72F26">
        <w:rPr>
          <w:b/>
          <w:u w:color="000000"/>
        </w:rPr>
        <w:t>UC 1</w:t>
      </w:r>
      <w:r>
        <w:rPr>
          <w:u w:color="000000"/>
        </w:rPr>
        <w:t>: Highlight text</w:t>
      </w:r>
    </w:p>
    <w:p w14:paraId="00202456" w14:textId="77777777" w:rsidR="007825C4" w:rsidRDefault="007825C4" w:rsidP="00E72F26">
      <w:pPr>
        <w:rPr>
          <w:u w:color="000000"/>
        </w:rPr>
      </w:pPr>
      <w:r w:rsidRPr="00E72F26">
        <w:rPr>
          <w:b/>
          <w:u w:color="000000"/>
        </w:rPr>
        <w:t>UC 2</w:t>
      </w:r>
      <w:r>
        <w:rPr>
          <w:u w:color="000000"/>
        </w:rPr>
        <w:t>: Add comments in the form of scribbled notes (text to text)</w:t>
      </w:r>
    </w:p>
    <w:p w14:paraId="6C1EAB77" w14:textId="77777777" w:rsidR="007825C4" w:rsidRDefault="007825C4" w:rsidP="00E72F26">
      <w:pPr>
        <w:rPr>
          <w:u w:color="000000"/>
        </w:rPr>
      </w:pPr>
      <w:r w:rsidRPr="00E72F26">
        <w:rPr>
          <w:b/>
          <w:u w:color="000000"/>
        </w:rPr>
        <w:t>UC 3</w:t>
      </w:r>
      <w:r>
        <w:rPr>
          <w:u w:color="000000"/>
        </w:rPr>
        <w:t>: Add comments in the form of scribbled notes (text to image)</w:t>
      </w:r>
    </w:p>
    <w:p w14:paraId="6FA4E539" w14:textId="6DE25A0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23FAA0A3" w14:textId="77777777" w:rsidR="007825C4" w:rsidRDefault="007825C4" w:rsidP="00E72F26">
      <w:pPr>
        <w:rPr>
          <w:u w:color="000000"/>
        </w:rPr>
      </w:pPr>
      <w:r w:rsidRPr="00E72F26">
        <w:rPr>
          <w:b/>
          <w:u w:color="000000"/>
        </w:rPr>
        <w:t>UC 5</w:t>
      </w:r>
      <w:r>
        <w:rPr>
          <w:u w:color="000000"/>
        </w:rPr>
        <w:t>: Modify text: delete information (within the text)</w:t>
      </w:r>
    </w:p>
    <w:p w14:paraId="60F15A77" w14:textId="1FA46D00"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26286B7D" w14:textId="01F66428"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7B04F3B" w14:textId="646D0D20"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41DC8CCF" w14:textId="469D601D"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4512BD23" w14:textId="77777777" w:rsidR="007825C4" w:rsidRDefault="007825C4" w:rsidP="00E72F26">
      <w:pPr>
        <w:rPr>
          <w:u w:color="000000"/>
        </w:rPr>
      </w:pPr>
      <w:r w:rsidRPr="00E72F26">
        <w:rPr>
          <w:b/>
          <w:u w:color="000000"/>
        </w:rPr>
        <w:t>UC 10</w:t>
      </w:r>
      <w:r>
        <w:rPr>
          <w:u w:color="000000"/>
        </w:rPr>
        <w:t>: Collaborative annotations (different users)</w:t>
      </w:r>
    </w:p>
    <w:p w14:paraId="7AEEBCAE" w14:textId="7ADEB43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33C95EAA" w14:textId="4CB4432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4F41788C" w14:textId="3A81DACF"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1DBA7611" w14:textId="22B3F94A"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15503089" w14:textId="6D6F474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4062C0C0" w14:textId="610F3062"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27895C72" w14:textId="1EC0108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5BAC3AF5" w14:textId="49468DE4"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795EB605" w14:textId="32BE39E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EDD2F9" w14:textId="77777777" w:rsidR="000001C6" w:rsidRDefault="00985189" w:rsidP="000001C6">
      <w:pPr>
        <w:rPr>
          <w:u w:color="000000"/>
        </w:rPr>
      </w:pPr>
      <w:r>
        <w:rPr>
          <w:u w:color="000000"/>
        </w:rPr>
        <w:t xml:space="preserve">Now we list these features per header: </w:t>
      </w:r>
    </w:p>
    <w:p w14:paraId="66F49A69" w14:textId="1C27C2EF" w:rsidR="000001C6" w:rsidRPr="000001C6" w:rsidRDefault="007825C4" w:rsidP="000001C6">
      <w:pPr>
        <w:pStyle w:val="ListParagraph"/>
        <w:numPr>
          <w:ilvl w:val="0"/>
          <w:numId w:val="48"/>
        </w:numPr>
        <w:rPr>
          <w:u w:color="000000"/>
        </w:rPr>
      </w:pPr>
      <w:r w:rsidRPr="000001C6">
        <w:rPr>
          <w:b/>
          <w:bCs/>
          <w:u w:color="000000"/>
          <w:lang w:val="fr-FR"/>
        </w:rPr>
        <w:t>Bibliography</w:t>
      </w:r>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3C6E1D2C" w14:textId="50FC4848" w:rsidR="000001C6" w:rsidRDefault="007825C4" w:rsidP="000001C6">
      <w:pPr>
        <w:pStyle w:val="ListParagraph"/>
        <w:numPr>
          <w:ilvl w:val="0"/>
          <w:numId w:val="48"/>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2B57B49" w14:textId="3B70938B" w:rsidR="000001C6" w:rsidRDefault="007825C4" w:rsidP="000001C6">
      <w:pPr>
        <w:pStyle w:val="ListParagraph"/>
        <w:numPr>
          <w:ilvl w:val="0"/>
          <w:numId w:val="48"/>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0A6C8297" w14:textId="1EB87ED9" w:rsidR="000001C6" w:rsidRDefault="007825C4" w:rsidP="000001C6">
      <w:pPr>
        <w:pStyle w:val="ListParagraph"/>
        <w:numPr>
          <w:ilvl w:val="0"/>
          <w:numId w:val="48"/>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00988D47" w14:textId="57AAE426" w:rsidR="000001C6" w:rsidRDefault="007825C4" w:rsidP="000001C6">
      <w:pPr>
        <w:pStyle w:val="ListParagraph"/>
        <w:numPr>
          <w:ilvl w:val="0"/>
          <w:numId w:val="48"/>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1FBCCBE8" w14:textId="61161104" w:rsidR="007825C4" w:rsidRDefault="007825C4" w:rsidP="000001C6">
      <w:pPr>
        <w:pStyle w:val="ListParagraph"/>
        <w:numPr>
          <w:ilvl w:val="0"/>
          <w:numId w:val="48"/>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3E0E04A3" w14:textId="5FECB120"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1E4E1F08" w14:textId="3299DE31"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7825C4">
        <w:rPr>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652C50">
      <w:pPr>
        <w:rPr>
          <w:u w:color="000000"/>
        </w:rPr>
      </w:pPr>
      <w:r>
        <w:rPr>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u w:color="000000"/>
          <w:lang w:val="fr-FR"/>
        </w:rPr>
        <w:t>’</w:t>
      </w:r>
      <w:r>
        <w:rPr>
          <w:u w:color="000000"/>
        </w:rPr>
        <w:t>.</w:t>
      </w:r>
    </w:p>
    <w:p w14:paraId="1C3CDB78" w14:textId="77777777" w:rsidR="007825C4" w:rsidRDefault="007825C4" w:rsidP="00652C50">
      <w:pPr>
        <w:rPr>
          <w:u w:color="000000"/>
        </w:rPr>
      </w:pPr>
      <w:r>
        <w:rPr>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652C50">
      <w:pPr>
        <w:rPr>
          <w:u w:color="000000"/>
        </w:rPr>
      </w:pPr>
      <w:r>
        <w:rPr>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s database, and also the annotations they have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3D0FBEC3" w14:textId="367691CE" w:rsidR="007825C4" w:rsidRDefault="007825C4" w:rsidP="00652C50">
      <w:pPr>
        <w:rPr>
          <w:u w:color="000000"/>
        </w:rPr>
      </w:pPr>
      <w:r>
        <w:rPr>
          <w:u w:color="000000"/>
        </w:rPr>
        <w:t>The annotations in the bibliography should be able to link simultaneously to multiple bibliographic references.</w:t>
      </w:r>
    </w:p>
    <w:p w14:paraId="201625F2" w14:textId="77777777" w:rsidR="007825C4" w:rsidRDefault="007825C4" w:rsidP="00652C50">
      <w:pPr>
        <w:rPr>
          <w:u w:color="000000"/>
        </w:rPr>
      </w:pPr>
      <w:r>
        <w:rPr>
          <w:u w:color="000000"/>
        </w:rPr>
        <w:t xml:space="preserve">Necessary functions: </w:t>
      </w:r>
    </w:p>
    <w:p w14:paraId="0CBA65FF"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B30A59" w14:textId="706107D5"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Image annotation</w:t>
      </w:r>
      <w:r w:rsidR="007825C4">
        <w:rPr>
          <w:u w:color="000000"/>
        </w:rPr>
        <w:t xml:space="preserve">. 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5ABC1954" w14:textId="77777777" w:rsidR="007825C4" w:rsidRDefault="007825C4" w:rsidP="00652C50">
      <w:pPr>
        <w:rPr>
          <w:u w:color="000000"/>
        </w:rPr>
      </w:pPr>
      <w:r>
        <w:rPr>
          <w:u w:color="000000"/>
        </w:rPr>
        <w:t xml:space="preserve">This scenario is applicable to scholars, but also, potentially, to museum and collections curators. </w:t>
      </w:r>
    </w:p>
    <w:p w14:paraId="003901E9" w14:textId="55765769"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60B041D" w14:textId="77777777" w:rsidR="007825C4" w:rsidRDefault="007825C4" w:rsidP="00652C50">
      <w:pPr>
        <w:rPr>
          <w:u w:color="000000"/>
        </w:rPr>
      </w:pPr>
      <w:r>
        <w:rPr>
          <w:u w:color="000000"/>
        </w:rPr>
        <w:t xml:space="preserve">Necessary functions: </w:t>
      </w:r>
    </w:p>
    <w:p w14:paraId="0FA9966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8B7B050" w14:textId="62D4AF72"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Web page annotation</w:t>
      </w:r>
      <w:r w:rsidR="007825C4">
        <w:rPr>
          <w:u w:color="000000"/>
        </w:rPr>
        <w:t>.</w:t>
      </w:r>
      <w:r>
        <w:rPr>
          <w:u w:color="000000"/>
        </w:rPr>
        <w:t xml:space="preserve"> </w:t>
      </w:r>
      <w:r w:rsidR="007825C4">
        <w:rPr>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69F3E518"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50DBD7D3" w14:textId="145BA2C6" w:rsidR="007825C4" w:rsidRDefault="007825C4" w:rsidP="00652C50">
      <w:pPr>
        <w:rPr>
          <w:u w:color="000000"/>
        </w:rPr>
      </w:pPr>
      <w:r>
        <w:rPr>
          <w:u w:color="000000"/>
        </w:rPr>
        <w:t xml:space="preserve">Assets: the assets are primarily text and images, but may also include video. They are not stored locally. </w:t>
      </w:r>
    </w:p>
    <w:p w14:paraId="38AC86DF" w14:textId="77777777" w:rsidR="00652C50" w:rsidRDefault="007825C4" w:rsidP="00652C50">
      <w:pPr>
        <w:rPr>
          <w:u w:color="000000"/>
        </w:rPr>
      </w:pPr>
      <w:r>
        <w:rPr>
          <w:u w:color="000000"/>
        </w:rPr>
        <w:t xml:space="preserve">Examples include: </w:t>
      </w:r>
    </w:p>
    <w:p w14:paraId="1CF3ABFF" w14:textId="238A53A1"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4B1A2729" w14:textId="77777777" w:rsidR="007825C4" w:rsidRDefault="007825C4" w:rsidP="00652C50">
      <w:pPr>
        <w:rPr>
          <w:u w:color="000000"/>
        </w:rPr>
      </w:pPr>
      <w:r>
        <w:rPr>
          <w:u w:color="000000"/>
        </w:rPr>
        <w:t>Q&amp;A threads (http://answers.unity3d.com/questions/17829/how-can-i-import-</w:t>
      </w:r>
    </w:p>
    <w:p w14:paraId="455D1B59" w14:textId="77777777" w:rsidR="007825C4" w:rsidRDefault="007825C4" w:rsidP="00652C50">
      <w:pPr>
        <w:rPr>
          <w:u w:color="000000"/>
        </w:rPr>
      </w:pPr>
      <w:r>
        <w:rPr>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652C50">
      <w:pPr>
        <w:rPr>
          <w:u w:color="000000"/>
        </w:rPr>
      </w:pPr>
    </w:p>
    <w:p w14:paraId="2E3EB27A" w14:textId="77777777" w:rsidR="007825C4" w:rsidRDefault="007825C4" w:rsidP="00652C50">
      <w:pPr>
        <w:rPr>
          <w:u w:color="000000"/>
        </w:rPr>
      </w:pPr>
      <w:r>
        <w:rPr>
          <w:u w:color="000000"/>
        </w:rPr>
        <w:t>Necessary functionalities:</w:t>
      </w:r>
    </w:p>
    <w:p w14:paraId="3651C557"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0D8AA61" w14:textId="2D5C546C"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7DD2804E" w14:textId="34BC42DF" w:rsidR="007825C4" w:rsidRDefault="007825C4" w:rsidP="00652C50">
      <w:pPr>
        <w:rPr>
          <w:rFonts w:ascii="Cambria" w:eastAsia="Cambria" w:hAnsi="Cambria" w:cs="Cambria"/>
          <w:u w:color="000000"/>
        </w:rPr>
      </w:pPr>
      <w:r>
        <w:rPr>
          <w:u w:color="000000"/>
        </w:rPr>
        <w:t>Scenario: User (a Latinist and historian) is creating a digital critical edition of Marcus Tullius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50F444D0" w14:textId="7B8703E6"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r w:rsidR="00652C50">
        <w:rPr>
          <w:u w:color="000000"/>
        </w:rPr>
        <w:t xml:space="preserve"> </w:t>
      </w:r>
    </w:p>
    <w:p w14:paraId="4600B3EF" w14:textId="77777777" w:rsidR="007825C4" w:rsidRDefault="007825C4" w:rsidP="00652C50">
      <w:pPr>
        <w:rPr>
          <w:u w:color="000000"/>
        </w:rPr>
      </w:pPr>
      <w:r>
        <w:rPr>
          <w:u w:color="000000"/>
        </w:rPr>
        <w:t>Necessary functionalities:</w:t>
      </w:r>
    </w:p>
    <w:p w14:paraId="24039F88"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12D85F5E" w14:textId="0FEDE54E" w:rsidR="007825C4" w:rsidRPr="00652C50"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E5AE464" w14:textId="55340B46"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0A6CB874" w14:textId="3482AD8A"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27BDB410" w14:textId="1448568F" w:rsidR="007825C4" w:rsidRDefault="007825C4" w:rsidP="00652C50">
      <w:pPr>
        <w:rPr>
          <w:u w:color="000000"/>
        </w:rPr>
      </w:pPr>
      <w:r>
        <w:rPr>
          <w:u w:color="000000"/>
        </w:rPr>
        <w:t>Assets: The assets involved are text and images.</w:t>
      </w:r>
    </w:p>
    <w:p w14:paraId="33B1968A" w14:textId="77777777" w:rsidR="007825C4" w:rsidRDefault="007825C4" w:rsidP="00652C50">
      <w:pPr>
        <w:rPr>
          <w:u w:color="000000"/>
        </w:rPr>
      </w:pPr>
      <w:r>
        <w:rPr>
          <w:u w:color="000000"/>
        </w:rPr>
        <w:t xml:space="preserve">Necessary functionalities: </w:t>
      </w:r>
    </w:p>
    <w:p w14:paraId="3EE905F9"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96581D5" w14:textId="1E4C4388"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Advene, Annotator\'s Workbench, Annotorius, Anvil, </w:t>
      </w:r>
      <w:r w:rsidR="007825C4">
        <w:rPr>
          <w:u w:color="000000"/>
          <w:lang w:val="pt-PT"/>
        </w:rPr>
        <w:t>Atlas.ti</w:t>
      </w:r>
      <w:r w:rsidR="007825C4">
        <w:rPr>
          <w:u w:color="000000"/>
        </w:rPr>
        <w:t xml:space="preserve">, HyperImage, Mediathread, Project Pad, </w:t>
      </w:r>
      <w:r w:rsidR="007825C4">
        <w:rPr>
          <w:rFonts w:ascii="Times Roman"/>
          <w:u w:color="000000"/>
        </w:rPr>
        <w:t>Rehersal Assistant, VideoANT.</w:t>
      </w:r>
    </w:p>
    <w:p w14:paraId="6EE51741" w14:textId="64821332"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5BA18F7" w14:textId="77777777" w:rsidR="007825C4" w:rsidRDefault="007825C4" w:rsidP="00652C50">
      <w:pPr>
        <w:rPr>
          <w:u w:color="000000"/>
        </w:rPr>
      </w:pPr>
      <w:r>
        <w:rPr>
          <w:u w:color="000000"/>
          <w:lang w:val="es-ES_tradnl"/>
        </w:rPr>
        <w:t>Scenario:</w:t>
      </w:r>
      <w:r>
        <w:rPr>
          <w:u w:color="000000"/>
        </w:rPr>
        <w:t xml:space="preserve"> User has downloaded a few videos from </w:t>
      </w:r>
      <w:hyperlink r:id="rId54"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6B5509FA" w14:textId="75CA1484"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86CA745" w14:textId="77777777" w:rsidR="007825C4" w:rsidRDefault="007825C4" w:rsidP="00652C50">
      <w:pPr>
        <w:rPr>
          <w:u w:color="000000"/>
        </w:rPr>
      </w:pPr>
      <w:r>
        <w:rPr>
          <w:u w:color="000000"/>
        </w:rPr>
        <w:t xml:space="preserve">Assets: the assets are primarily videos but may involve text and images as well. </w:t>
      </w:r>
    </w:p>
    <w:p w14:paraId="3B59C7D3" w14:textId="77777777" w:rsidR="007825C4" w:rsidRDefault="007825C4" w:rsidP="00652C50">
      <w:pPr>
        <w:rPr>
          <w:u w:color="000000"/>
        </w:rPr>
      </w:pPr>
      <w:r>
        <w:rPr>
          <w:u w:color="000000"/>
        </w:rPr>
        <w:t xml:space="preserve">Necessary functionalities: </w:t>
      </w:r>
    </w:p>
    <w:p w14:paraId="7E53C79C"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6842AB">
      <w:pPr>
        <w:pStyle w:val="Heading1"/>
      </w:pPr>
      <w:bookmarkStart w:id="53" w:name="_Toc274924429"/>
      <w:r w:rsidRPr="00AC51E7">
        <w:t>APPENDIX</w:t>
      </w:r>
      <w:bookmarkEnd w:id="53"/>
    </w:p>
    <w:p w14:paraId="5DDE796C" w14:textId="77777777" w:rsidR="009B54F3" w:rsidRPr="00AC51E7" w:rsidRDefault="009B54F3" w:rsidP="006842AB">
      <w:pPr>
        <w:pStyle w:val="Heading2"/>
      </w:pPr>
      <w:bookmarkStart w:id="54" w:name="_Toc274924430"/>
      <w:r w:rsidRPr="00AC51E7">
        <w:t>Schema</w:t>
      </w:r>
      <w:bookmarkEnd w:id="54"/>
    </w:p>
    <w:p w14:paraId="3B766A1E" w14:textId="77777777" w:rsidR="00B45AEF" w:rsidRDefault="009B54F3" w:rsidP="00B45AEF">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78422DB6" w14:textId="77777777" w:rsidR="000810A5" w:rsidRDefault="000810A5" w:rsidP="00B45AEF"/>
    <w:p w14:paraId="3D265FB5" w14:textId="34EB8409" w:rsidR="000810A5" w:rsidRPr="00ED7698" w:rsidRDefault="000810A5" w:rsidP="000810A5">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&lt;xs:schema</w:t>
      </w:r>
      <w:r w:rsidRPr="00ED7698">
        <w:rPr>
          <w:rFonts w:ascii="Times New Roman" w:hAnsi="Times New Roman" w:cs="Times New Roman"/>
          <w:color w:val="F5844C"/>
          <w:szCs w:val="22"/>
          <w:lang w:val="en-US"/>
        </w:rPr>
        <w:t xml:space="preserve"> targetNamespace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xmlns:xs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elementFormDefault</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xmlns:dasish</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&lt;xs:import</w:t>
      </w:r>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schemaLocation</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"fragmentString"</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"siblingTargets"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"cachedRepresentatinons"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"displayName"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"eMail"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"xs:boolean"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"textBody"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&lt;xs:any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processContents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p>
    <w:p w14:paraId="26261BF4" w14:textId="15CA5CA7" w:rsidR="00EA08F8" w:rsidRPr="00ED7698" w:rsidRDefault="000810A5" w:rsidP="000810A5">
      <w:pPr>
        <w:jc w:val="left"/>
        <w:rPr>
          <w:szCs w:val="22"/>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&lt;/xs:schema&gt;</w:t>
      </w:r>
    </w:p>
    <w:p w14:paraId="7A43F139" w14:textId="77777777" w:rsidR="000810A5" w:rsidRDefault="000810A5" w:rsidP="00EA08F8"/>
    <w:p w14:paraId="609A1EBF" w14:textId="52068009" w:rsidR="008567D2" w:rsidRDefault="00AF693A" w:rsidP="006842AB">
      <w:pPr>
        <w:pStyle w:val="Heading2"/>
      </w:pPr>
      <w:bookmarkStart w:id="55" w:name="_Toc274924431"/>
      <w:r>
        <w:t>Wired-Marker-b</w:t>
      </w:r>
      <w:r w:rsidR="008567D2">
        <w:t xml:space="preserve">ased </w:t>
      </w:r>
      <w:r>
        <w:t xml:space="preserve">DWAN </w:t>
      </w:r>
      <w:r w:rsidR="00940D6A">
        <w:t>front-end</w:t>
      </w:r>
      <w:r w:rsidR="00BE3684">
        <w:t>.</w:t>
      </w:r>
      <w:r>
        <w:t xml:space="preserve"> </w:t>
      </w:r>
      <w:r w:rsidR="008567D2">
        <w:t>Manual</w:t>
      </w:r>
      <w:bookmarkEnd w:id="55"/>
      <w:r w:rsidR="008567D2">
        <w:t xml:space="preserve"> </w:t>
      </w:r>
    </w:p>
    <w:p w14:paraId="45C811E1" w14:textId="5AA04DF8" w:rsidR="008567D2" w:rsidRDefault="003115F3" w:rsidP="003876BA">
      <w:r>
        <w:t xml:space="preserve">This </w:t>
      </w:r>
      <w:r w:rsidR="008567D2" w:rsidRPr="00367B2F">
        <w:t xml:space="preserve">DWAN </w:t>
      </w:r>
      <w:r w:rsidR="008567D2">
        <w:t xml:space="preserve">client </w:t>
      </w:r>
      <w:r w:rsidR="008567D2" w:rsidRPr="00367B2F">
        <w:t xml:space="preserve">is based on the Wired-Marker extension for Firefox with added functionality to communicate with the DWAN </w:t>
      </w:r>
      <w:r w:rsidR="00940D6A">
        <w:t>back-end</w:t>
      </w:r>
      <w:r w:rsidR="008567D2" w:rsidRPr="00367B2F">
        <w:t>. Such extension enables the user to create free-text annotations on fragments of webpage content. Wired-Marker, and theref</w:t>
      </w:r>
      <w:r w:rsidR="008567D2">
        <w:t xml:space="preserve">ore DWAN client, runs only on </w:t>
      </w:r>
      <w:r>
        <w:t xml:space="preserve">the </w:t>
      </w:r>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55" w:history="1">
        <w:r w:rsidR="008567D2" w:rsidRPr="00367B2F">
          <w:rPr>
            <w:rStyle w:val="Hyperlink"/>
            <w:rFonts w:cs="Arial"/>
            <w:color w:val="1155CC"/>
          </w:rPr>
          <w:t>http://www.mozilla.org/en-US/firefox/new/</w:t>
        </w:r>
      </w:hyperlink>
      <w:r w:rsidR="008567D2" w:rsidRPr="00367B2F">
        <w:t xml:space="preserve">  . </w:t>
      </w:r>
    </w:p>
    <w:p w14:paraId="14090AED" w14:textId="623ED1D8" w:rsidR="00A71F1F" w:rsidRDefault="008567D2" w:rsidP="00A71F1F">
      <w:pPr>
        <w:rPr>
          <w:lang w:val="en-US" w:eastAsia="en-US"/>
        </w:rPr>
      </w:pPr>
      <w:r>
        <w:t>It is highly recom</w:t>
      </w:r>
      <w:r w:rsidR="00A71F1F">
        <w:t>mended to make a separate Firef</w:t>
      </w:r>
      <w:r>
        <w:t xml:space="preserve">ox profile where one installs </w:t>
      </w:r>
      <w:r w:rsidR="003115F3">
        <w:t>the</w:t>
      </w:r>
      <w:ins w:id="56" w:author="testuser" w:date="2014-09-29T13:48:00Z">
        <w:r w:rsidR="003115F3">
          <w:t xml:space="preserve"> </w:t>
        </w:r>
      </w:ins>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059699F8" w14:textId="322A3889" w:rsidR="008567D2" w:rsidRPr="00367B2F" w:rsidRDefault="008567D2" w:rsidP="003876BA">
      <w:pPr>
        <w:rPr>
          <w:rFonts w:eastAsia="Times New Roman" w:cs="Times New Roman"/>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4B3F432E" w14:textId="1F05436E" w:rsidR="003876BA" w:rsidRDefault="008567D2" w:rsidP="003876BA">
      <w:pPr>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rPr>
          <w:lang w:val="en-US" w:eastAsia="en-US"/>
        </w:rPr>
      </w:pPr>
    </w:p>
    <w:p w14:paraId="3D587A9E" w14:textId="7CD981CF" w:rsidR="008567D2" w:rsidRDefault="008567D2" w:rsidP="003876BA">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p>
    <w:p w14:paraId="66A9A26C" w14:textId="739442C7" w:rsidR="008567D2" w:rsidRPr="00367B2F" w:rsidRDefault="008567D2" w:rsidP="003876BA">
      <w:pPr>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7F847EF8" w14:textId="50D6E067" w:rsidR="008567D2" w:rsidRPr="00367B2F" w:rsidRDefault="008567D2" w:rsidP="003876BA">
      <w:pPr>
        <w:rPr>
          <w:rFonts w:eastAsia="Times New Roman"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r w:rsidRPr="00367B2F">
        <w:t>B) If your institution is not listed as a Shibboleth IP, then you can create a user account following the following steps:</w:t>
      </w:r>
    </w:p>
    <w:p w14:paraId="5EAEDB65" w14:textId="77777777" w:rsidR="008567D2" w:rsidRPr="00367B2F" w:rsidRDefault="008567D2" w:rsidP="003876BA">
      <w:r w:rsidRPr="00367B2F">
        <w:t xml:space="preserve">1. go to </w:t>
      </w:r>
      <w:hyperlink r:id="rId56"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r w:rsidRPr="00367B2F">
        <w:t xml:space="preserve">2. click on </w:t>
      </w:r>
      <w:r w:rsidRPr="00367B2F">
        <w:rPr>
          <w:i/>
          <w:iCs/>
        </w:rPr>
        <w:t xml:space="preserve">Register as a non-Shibboleth user </w:t>
      </w:r>
    </w:p>
    <w:p w14:paraId="71BABA69" w14:textId="77777777" w:rsidR="008567D2" w:rsidRPr="00367B2F" w:rsidRDefault="008567D2" w:rsidP="003876BA">
      <w:r w:rsidRPr="00367B2F">
        <w:t>3. fill in the user registration form and submit it</w:t>
      </w:r>
    </w:p>
    <w:p w14:paraId="238E34B9" w14:textId="77777777" w:rsidR="008567D2" w:rsidRPr="00367B2F" w:rsidRDefault="008567D2" w:rsidP="003876BA">
      <w:r w:rsidRPr="00367B2F">
        <w:t>4. press cancel</w:t>
      </w:r>
    </w:p>
    <w:p w14:paraId="21896A4F" w14:textId="5395D63B" w:rsidR="008567D2" w:rsidRPr="00367B2F" w:rsidRDefault="008567D2" w:rsidP="00E624BC">
      <w:pPr>
        <w:jc w:val="left"/>
      </w:pPr>
      <w:r w:rsidRPr="00367B2F">
        <w:t xml:space="preserve">5. go to DASISH Web Annotator &gt; Settings &gt; Server &gt; write this link </w:t>
      </w:r>
      <w:hyperlink r:id="rId57" w:history="1">
        <w:r w:rsidRPr="00367B2F">
          <w:rPr>
            <w:rStyle w:val="Hyperlink"/>
            <w:rFonts w:cs="Arial"/>
            <w:color w:val="1155CC"/>
          </w:rPr>
          <w:t>https://lux17.mpi.nl/ds/webannotator-basic</w:t>
        </w:r>
      </w:hyperlink>
      <w:r w:rsidRPr="00367B2F">
        <w:t xml:space="preserve"> in the User Specified box &gt; and close</w:t>
      </w:r>
      <w:r w:rsidR="002C01A5">
        <w:t>.</w:t>
      </w:r>
    </w:p>
    <w:p w14:paraId="2FC02F05" w14:textId="77777777" w:rsidR="008567D2" w:rsidRPr="00367B2F" w:rsidRDefault="008567D2" w:rsidP="003876BA">
      <w:pPr>
        <w:rPr>
          <w:rFonts w:eastAsia="Times New Roman" w:cs="Times New Roman"/>
        </w:rPr>
      </w:pPr>
    </w:p>
    <w:p w14:paraId="7AD88FE1" w14:textId="6943E7C5" w:rsidR="008567D2" w:rsidRDefault="00B364FA" w:rsidP="003876BA">
      <w:pPr>
        <w:pStyle w:val="NormalWeb"/>
        <w:spacing w:before="0" w:beforeAutospacing="0" w:after="0" w:afterAutospacing="0"/>
      </w:pPr>
      <w:r>
        <w:rPr>
          <w:noProof/>
          <w:lang w:val="en-US" w:eastAsia="en-US"/>
        </w:rPr>
        <w:drawing>
          <wp:inline distT="0" distB="0" distL="0" distR="0" wp14:anchorId="6D1F67C6" wp14:editId="4A2DE9B4">
            <wp:extent cx="4156234" cy="20597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8">
                      <a:extLst>
                        <a:ext uri="{28A0092B-C50C-407E-A947-70E740481C1C}">
                          <a14:useLocalDpi xmlns:a14="http://schemas.microsoft.com/office/drawing/2010/main" val="0"/>
                        </a:ext>
                      </a:extLst>
                    </a:blip>
                    <a:stretch>
                      <a:fillRect/>
                    </a:stretch>
                  </pic:blipFill>
                  <pic:spPr>
                    <a:xfrm>
                      <a:off x="0" y="0"/>
                      <a:ext cx="4157194" cy="2060204"/>
                    </a:xfrm>
                    <a:prstGeom prst="rect">
                      <a:avLst/>
                    </a:prstGeom>
                  </pic:spPr>
                </pic:pic>
              </a:graphicData>
            </a:graphic>
          </wp:inline>
        </w:drawing>
      </w:r>
    </w:p>
    <w:p w14:paraId="6114AC5D" w14:textId="77777777" w:rsidR="008567D2" w:rsidRDefault="008567D2" w:rsidP="003876BA">
      <w:pPr>
        <w:pStyle w:val="NormalWeb"/>
        <w:spacing w:before="0" w:beforeAutospacing="0" w:after="0" w:afterAutospacing="0"/>
        <w:rPr>
          <w:rFonts w:ascii="Arial" w:hAnsi="Arial" w:cs="Arial"/>
          <w:color w:val="000000"/>
        </w:rPr>
      </w:pPr>
    </w:p>
    <w:p w14:paraId="71254EEA" w14:textId="7A4D860C" w:rsidR="008567D2" w:rsidRDefault="008567D2" w:rsidP="003876BA">
      <w:r w:rsidRPr="00E07A5C">
        <w:t>6. Log in using the left side Log-in box</w:t>
      </w:r>
    </w:p>
    <w:p w14:paraId="428F931B" w14:textId="77777777" w:rsidR="005F50DA" w:rsidRPr="00E07A5C" w:rsidRDefault="005F50DA" w:rsidP="003876BA"/>
    <w:p w14:paraId="2629309D" w14:textId="01635351" w:rsidR="008567D2" w:rsidRPr="00B1523A" w:rsidRDefault="005F50DA" w:rsidP="003876BA">
      <w:pPr>
        <w:rPr>
          <w:rFonts w:eastAsia="Times New Roman" w:cs="Times New Roman"/>
        </w:rPr>
      </w:pPr>
      <w:r w:rsidRPr="00B1523A">
        <w:t>Anno</w:t>
      </w:r>
      <w:r w:rsidR="001D612D">
        <w:t>tations created on other client instances</w:t>
      </w:r>
      <w:r w:rsidRPr="00B1523A">
        <w:t xml:space="preserve"> or by other users </w:t>
      </w:r>
      <w:r w:rsidR="008567D2" w:rsidRPr="00B1523A">
        <w:t xml:space="preserve">are all listed in the </w:t>
      </w:r>
      <w:r w:rsidR="008567D2" w:rsidRPr="00B1523A">
        <w:rPr>
          <w:b/>
          <w:bCs/>
        </w:rPr>
        <w:t>Incoming</w:t>
      </w:r>
      <w:r w:rsidR="008567D2" w:rsidRPr="00B1523A">
        <w:t xml:space="preserve"> folder, in the left side box.  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B1523A" w:rsidRDefault="008567D2" w:rsidP="003876BA">
      <w:r w:rsidRPr="00B1523A">
        <w:t xml:space="preserve">To see annotations from the other users, click on the annotation you want to see from the full list. It will appear on the webpage in light yellow. </w:t>
      </w:r>
    </w:p>
    <w:p w14:paraId="06DFF2F0" w14:textId="77777777" w:rsidR="008567D2" w:rsidRPr="00E07A5C" w:rsidRDefault="008567D2" w:rsidP="003876BA">
      <w:pPr>
        <w:rPr>
          <w:rFonts w:eastAsia="Times New Roman" w:cs="Times New Roman"/>
        </w:rPr>
      </w:pPr>
    </w:p>
    <w:p w14:paraId="587796C3"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rPr>
          <w:rFonts w:eastAsia="Times New Roman" w:cs="Times New Roman"/>
        </w:rPr>
      </w:pPr>
    </w:p>
    <w:p w14:paraId="61035D4A" w14:textId="7804D358" w:rsidR="008567D2" w:rsidRPr="00E07A5C" w:rsidRDefault="008567D2" w:rsidP="003876BA">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57" w:author="testuser" w:date="2014-09-29T13:51:00Z">
        <w:r w:rsidR="003115F3">
          <w:t xml:space="preserve"> </w:t>
        </w:r>
      </w:ins>
      <w:r w:rsidRPr="00E07A5C">
        <w:t xml:space="preserve">used to make the annotation. </w:t>
      </w:r>
    </w:p>
    <w:p w14:paraId="591EB8AC" w14:textId="77777777" w:rsidR="008567D2" w:rsidRDefault="008567D2" w:rsidP="003876BA">
      <w:pPr>
        <w:rPr>
          <w:rFonts w:eastAsia="Times New Roman" w:cs="Times New Roman"/>
        </w:rPr>
      </w:pPr>
    </w:p>
    <w:p w14:paraId="0A9F81B1" w14:textId="77777777" w:rsidR="008567D2" w:rsidRDefault="008567D2" w:rsidP="003876BA">
      <w:pPr>
        <w:pStyle w:val="NormalWeb"/>
        <w:spacing w:before="0" w:beforeAutospacing="0" w:after="0" w:afterAutospacing="0"/>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60">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rPr>
          <w:rFonts w:eastAsia="Times New Roman" w:cs="Times New Roman"/>
        </w:rPr>
      </w:pPr>
    </w:p>
    <w:p w14:paraId="262E0160" w14:textId="77777777" w:rsidR="008567D2" w:rsidRDefault="008567D2" w:rsidP="003876BA"/>
    <w:p w14:paraId="4DF79691" w14:textId="77777777" w:rsidR="008567D2" w:rsidRPr="00E07A5C" w:rsidRDefault="008567D2" w:rsidP="003876BA">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 w14:paraId="076A0BA9" w14:textId="77777777" w:rsidR="008567D2" w:rsidRPr="00E07A5C" w:rsidRDefault="008567D2" w:rsidP="003876BA">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rPr>
          <w:rFonts w:eastAsia="Times New Roman" w:cs="Times New Roman"/>
        </w:rPr>
      </w:pPr>
    </w:p>
    <w:p w14:paraId="7112AD59"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rPr>
          <w:rFonts w:eastAsia="Times New Roman" w:cs="Times New Roman"/>
        </w:rPr>
      </w:pPr>
    </w:p>
    <w:p w14:paraId="7AD904F3" w14:textId="6725EE29" w:rsidR="008567D2" w:rsidRDefault="008567D2" w:rsidP="003876BA">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 w14:paraId="459D2C35" w14:textId="77777777" w:rsidR="008567D2" w:rsidRPr="00E07A5C" w:rsidRDefault="008567D2" w:rsidP="003876BA">
      <w:pPr>
        <w:rPr>
          <w:rFonts w:eastAsia="Times New Roman" w:cs="Times New Roman"/>
        </w:rPr>
      </w:pPr>
      <w:r>
        <w:rPr>
          <w:rFonts w:eastAsia="Times New Roman"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62">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 w14:paraId="011F2CC9" w14:textId="48665384" w:rsidR="008567D2" w:rsidRPr="00E07A5C" w:rsidRDefault="008567D2" w:rsidP="009011B1">
      <w:pPr>
        <w:rPr>
          <w:rFonts w:eastAsia="Times New Roman" w:cs="Times New Roman"/>
        </w:rPr>
      </w:pPr>
      <w:r w:rsidRPr="00E07A5C">
        <w:t xml:space="preserve">While it is not possible to delete other </w:t>
      </w:r>
      <w:r>
        <w:t>users’</w:t>
      </w:r>
      <w:r w:rsidRPr="00E07A5C">
        <w:t xml:space="preserve"> annotations, </w:t>
      </w:r>
      <w:r>
        <w:t>the user</w:t>
      </w:r>
      <w:r w:rsidRPr="00E07A5C">
        <w:t xml:space="preserve"> can delete </w:t>
      </w:r>
      <w:r>
        <w:t>his/hers.</w:t>
      </w:r>
      <w:r w:rsidR="009011B1">
        <w:t xml:space="preserve"> </w:t>
      </w: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5F6818F7" w14:textId="5C28E82A" w:rsidR="001C1067" w:rsidRDefault="001C1067" w:rsidP="009011B1">
      <w:r>
        <w:t xml:space="preserve">When </w:t>
      </w:r>
      <w:r w:rsidR="003115F3">
        <w:t xml:space="preserve">an </w:t>
      </w:r>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rsidR="00940D6A">
        <w:t>back-end</w:t>
      </w:r>
      <w:r>
        <w:t xml:space="preserve"> server upon the request from the client, filling which allows  the owner to reassign the rights for a particular user and an annotation, or change the public access mode for  a given annotation.</w:t>
      </w:r>
    </w:p>
    <w:p w14:paraId="5CD3A198" w14:textId="0A68E362" w:rsidR="008567D2" w:rsidRDefault="008567D2" w:rsidP="009011B1">
      <w:r w:rsidRPr="00E07A5C">
        <w:t xml:space="preserve">Users with advanced technical skills can also examine the relationship between the </w:t>
      </w:r>
      <w:r w:rsidR="00940D6A">
        <w:t>Back-end</w:t>
      </w:r>
      <w:r w:rsidRPr="00E07A5C">
        <w:t xml:space="preserve"> and the </w:t>
      </w:r>
      <w:r w:rsidR="00940D6A">
        <w:t>Front-end</w:t>
      </w:r>
      <w:r w:rsidRPr="00E07A5C">
        <w:t xml:space="preserve">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rPr>
          <w:rFonts w:eastAsia="Times New Roman" w:cs="Times New Roman"/>
        </w:rPr>
      </w:pPr>
    </w:p>
    <w:p w14:paraId="4AAB63B2" w14:textId="4FF0DE63" w:rsidR="008567D2" w:rsidRPr="00E07A5C" w:rsidRDefault="008567D2" w:rsidP="003876BA">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rPr>
          <w:rFonts w:eastAsia="Times New Roman" w:cs="Times New Roman"/>
        </w:rPr>
      </w:pPr>
    </w:p>
    <w:p w14:paraId="5C9FE8AE" w14:textId="77777777" w:rsidR="008567D2" w:rsidRPr="00E07A5C" w:rsidRDefault="008567D2" w:rsidP="003876BA">
      <w:r w:rsidRPr="00E07A5C">
        <w:rPr>
          <w:color w:val="212121"/>
          <w:shd w:val="clear" w:color="auto" w:fill="FFFFFF"/>
        </w:rPr>
        <w:t>Mac OS X: ~/Library/Application Support/Firefox/Profiles/[profile folder</w:t>
      </w:r>
    </w:p>
    <w:p w14:paraId="7DAE405C" w14:textId="77777777" w:rsidR="008567D2" w:rsidRPr="00E07A5C" w:rsidRDefault="008567D2" w:rsidP="003876BA">
      <w:r w:rsidRPr="00E07A5C">
        <w:rPr>
          <w:color w:val="212121"/>
          <w:shd w:val="clear" w:color="auto" w:fill="FFFFFF"/>
        </w:rPr>
        <w:t>name]</w:t>
      </w:r>
    </w:p>
    <w:p w14:paraId="20E811DE" w14:textId="77777777" w:rsidR="008567D2" w:rsidRPr="00E07A5C" w:rsidRDefault="008567D2" w:rsidP="003876BA">
      <w:pPr>
        <w:rPr>
          <w:rFonts w:eastAsia="Times New Roman" w:cs="Times New Roman"/>
        </w:rPr>
      </w:pPr>
    </w:p>
    <w:p w14:paraId="020242A6" w14:textId="77777777" w:rsidR="008567D2" w:rsidRPr="00E07A5C" w:rsidRDefault="008567D2" w:rsidP="003876BA">
      <w:r w:rsidRPr="00E07A5C">
        <w:rPr>
          <w:color w:val="212121"/>
          <w:shd w:val="clear" w:color="auto" w:fill="FFFFFF"/>
        </w:rPr>
        <w:t xml:space="preserve">For Windows please cf. </w:t>
      </w:r>
      <w:hyperlink r:id="rId63"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eastAsia="Times New Roman"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64"/>
      <w:headerReference w:type="first" r:id="rId65"/>
      <w:footerReference w:type="first" r:id="rId66"/>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5F5A18" w:rsidRDefault="005F5A18" w:rsidP="00A23DDA">
      <w:r>
        <w:separator/>
      </w:r>
    </w:p>
    <w:p w14:paraId="217A9C6C" w14:textId="77777777" w:rsidR="005F5A18" w:rsidRDefault="005F5A18"/>
  </w:endnote>
  <w:endnote w:type="continuationSeparator" w:id="0">
    <w:p w14:paraId="739F4B63" w14:textId="77777777" w:rsidR="005F5A18" w:rsidRDefault="005F5A18" w:rsidP="00A23DDA">
      <w:r>
        <w:continuationSeparator/>
      </w:r>
    </w:p>
    <w:p w14:paraId="411BFEB0" w14:textId="77777777" w:rsidR="005F5A18" w:rsidRDefault="005F5A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5F5A18" w:rsidRDefault="005F5A18"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5F5A18" w:rsidRDefault="005F5A18"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5F5A18" w:rsidRPr="00F01A89" w:rsidRDefault="005F5A18"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5F5A18" w:rsidRPr="00F01A89" w:rsidRDefault="005F5A18"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5F5A18" w:rsidRDefault="005F5A18"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7677">
      <w:rPr>
        <w:rStyle w:val="PageNumber"/>
        <w:noProof/>
      </w:rPr>
      <w:t>32</w:t>
    </w:r>
    <w:r>
      <w:rPr>
        <w:rStyle w:val="PageNumber"/>
      </w:rPr>
      <w:fldChar w:fldCharType="end"/>
    </w:r>
  </w:p>
  <w:p w14:paraId="2C69DE15" w14:textId="77777777" w:rsidR="005F5A18" w:rsidRPr="00F01A89" w:rsidRDefault="005F5A18"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5F5A18" w:rsidRDefault="005F5A1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5F5A18" w:rsidRPr="00F01A89" w:rsidRDefault="005F5A18"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5F5A18" w:rsidRDefault="005F5A18" w:rsidP="00A23DDA">
      <w:r>
        <w:separator/>
      </w:r>
    </w:p>
    <w:p w14:paraId="30CA5746" w14:textId="77777777" w:rsidR="005F5A18" w:rsidRDefault="005F5A18"/>
  </w:footnote>
  <w:footnote w:type="continuationSeparator" w:id="0">
    <w:p w14:paraId="7F57249A" w14:textId="77777777" w:rsidR="005F5A18" w:rsidRDefault="005F5A18" w:rsidP="00A23DDA">
      <w:r>
        <w:continuationSeparator/>
      </w:r>
    </w:p>
    <w:p w14:paraId="4D24358F" w14:textId="77777777" w:rsidR="005F5A18" w:rsidRDefault="005F5A18"/>
  </w:footnote>
  <w:footnote w:id="1">
    <w:p w14:paraId="22EC0D6A" w14:textId="7114CCD9" w:rsidR="005F5A18" w:rsidRPr="00BC36E0" w:rsidRDefault="005F5A18">
      <w:pPr>
        <w:pStyle w:val="FootnoteText"/>
        <w:rPr>
          <w:lang w:val="nl-NL"/>
        </w:rPr>
      </w:pPr>
      <w:r>
        <w:rPr>
          <w:rStyle w:val="FootnoteReference"/>
        </w:rPr>
        <w:footnoteRef/>
      </w:r>
      <w:r>
        <w:t xml:space="preserve"> </w:t>
      </w:r>
      <w:r w:rsidRPr="00BC36E0">
        <w:t>https://tla.mpi.nl/tools/tla-tools/elan/elan-description/</w:t>
      </w:r>
    </w:p>
  </w:footnote>
  <w:footnote w:id="2">
    <w:p w14:paraId="7EBFB102" w14:textId="33F23648" w:rsidR="005F5A18" w:rsidRPr="003E7C51" w:rsidRDefault="005F5A18" w:rsidP="003E7C51">
      <w:pPr>
        <w:rPr>
          <w:lang w:val="nl-NL"/>
        </w:rPr>
      </w:pPr>
      <w:r>
        <w:rPr>
          <w:rStyle w:val="FootnoteReference"/>
        </w:rPr>
        <w:footnoteRef/>
      </w:r>
      <w:r>
        <w:t xml:space="preserve"> </w:t>
      </w:r>
      <w:r w:rsidRPr="00421696">
        <w:rPr>
          <w:sz w:val="20"/>
          <w:szCs w:val="20"/>
          <w:lang w:val="nl-NL"/>
        </w:rPr>
        <w:t xml:space="preserve">The redirection to these forms </w:t>
      </w:r>
      <w:r>
        <w:rPr>
          <w:sz w:val="20"/>
          <w:szCs w:val="20"/>
          <w:lang w:val="nl-NL"/>
        </w:rPr>
        <w:t>was under implementation in the front-end by the time the presented deliverable was written.</w:t>
      </w:r>
    </w:p>
  </w:footnote>
  <w:footnote w:id="3">
    <w:p w14:paraId="5C10DBC8" w14:textId="48C8325F" w:rsidR="005F5A18" w:rsidRPr="00E9198E" w:rsidRDefault="005F5A18">
      <w:pPr>
        <w:pStyle w:val="FootnoteText"/>
        <w:rPr>
          <w:lang w:val="nl-NL"/>
        </w:rPr>
      </w:pPr>
      <w:r>
        <w:rPr>
          <w:rStyle w:val="FootnoteReference"/>
        </w:rPr>
        <w:footnoteRef/>
      </w:r>
      <w:r>
        <w:rPr>
          <w:sz w:val="20"/>
          <w:szCs w:val="20"/>
          <w:lang w:val="nl-NL"/>
        </w:rPr>
        <w:t xml:space="preserve"> When this deliverable was being written DWAN team worked on fixing this disadvantage. </w:t>
      </w:r>
    </w:p>
  </w:footnote>
  <w:footnote w:id="4">
    <w:p w14:paraId="204DE60B" w14:textId="77777777" w:rsidR="005F5A18" w:rsidRPr="00D308B5" w:rsidRDefault="005F5A18"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5">
    <w:p w14:paraId="1AE5471D" w14:textId="2DA21DF7" w:rsidR="005F5A18" w:rsidRPr="00DE0CB1" w:rsidRDefault="005F5A18">
      <w:pPr>
        <w:pStyle w:val="FootnoteText"/>
        <w:rPr>
          <w:lang w:val="nl-NL"/>
        </w:rPr>
      </w:pPr>
      <w:r>
        <w:rPr>
          <w:rStyle w:val="FootnoteReference"/>
        </w:rPr>
        <w:footnoteRef/>
      </w:r>
      <w:r>
        <w:t xml:space="preserve"> </w:t>
      </w:r>
      <w:r w:rsidRPr="00DE0CB1">
        <w:t>http://www.openannotation.org/spec/core/</w:t>
      </w:r>
    </w:p>
  </w:footnote>
  <w:footnote w:id="6">
    <w:p w14:paraId="5E599ED3" w14:textId="2D6B64AA" w:rsidR="005F5A18" w:rsidRPr="00BD0F09" w:rsidRDefault="005F5A18">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r w:rsidRPr="00D0263B">
        <w:rPr>
          <w:rStyle w:val="CommentReference"/>
          <w:rFonts w:ascii="Times" w:hAnsi="Times"/>
          <w:color w:val="262626" w:themeColor="text1" w:themeTint="D9"/>
          <w:sz w:val="24"/>
          <w:szCs w:val="24"/>
        </w:rPr>
        <w:annotationRef/>
      </w:r>
    </w:p>
  </w:footnote>
  <w:footnote w:id="7">
    <w:p w14:paraId="66DB85D5" w14:textId="44E6B62F" w:rsidR="005F5A18" w:rsidRPr="00DF25F5" w:rsidRDefault="005F5A18">
      <w:pPr>
        <w:pStyle w:val="FootnoteText"/>
        <w:rPr>
          <w:lang w:val="en-US"/>
        </w:rPr>
      </w:pPr>
      <w:r>
        <w:rPr>
          <w:rStyle w:val="FootnoteReference"/>
        </w:rPr>
        <w:footnoteRef/>
      </w:r>
      <w:r>
        <w:t xml:space="preserve"> </w:t>
      </w:r>
      <w:r w:rsidRPr="00177779">
        <w:t>http://dublincore.org/documents/2010/10/11/dcmi-type-vocabulary</w:t>
      </w:r>
    </w:p>
  </w:footnote>
  <w:footnote w:id="8">
    <w:p w14:paraId="69E9085F" w14:textId="0DEE7C31" w:rsidR="005F5A18" w:rsidRPr="001904E6" w:rsidRDefault="005F5A18">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9">
    <w:p w14:paraId="22515A50" w14:textId="77FA5CC9" w:rsidR="005F5A18" w:rsidRPr="001904E6" w:rsidRDefault="005F5A18">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0">
    <w:p w14:paraId="1C620E59" w14:textId="58CC5367" w:rsidR="005F5A18" w:rsidRPr="006A3CD1" w:rsidRDefault="005F5A18">
      <w:pPr>
        <w:pStyle w:val="FootnoteText"/>
        <w:rPr>
          <w:lang w:val="nl-NL"/>
        </w:rPr>
      </w:pPr>
      <w:r>
        <w:rPr>
          <w:rStyle w:val="FootnoteReference"/>
        </w:rPr>
        <w:footnoteRef/>
      </w:r>
      <w:r>
        <w:t xml:space="preserve"> </w:t>
      </w:r>
      <w:r>
        <w:rPr>
          <w:lang w:val="nl-NL"/>
        </w:rPr>
        <w:t>Implemented, however testing is not completed and it is not used in the current DWAN front-end.</w:t>
      </w:r>
    </w:p>
  </w:footnote>
  <w:footnote w:id="11">
    <w:p w14:paraId="03E305BE" w14:textId="6B177B66" w:rsidR="005F5A18" w:rsidRPr="002B3F95" w:rsidRDefault="005F5A18"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2">
    <w:p w14:paraId="0367611C" w14:textId="2D94D9F8" w:rsidR="005F5A18" w:rsidRPr="00EC5100" w:rsidRDefault="005F5A18">
      <w:pPr>
        <w:pStyle w:val="FootnoteText"/>
        <w:rPr>
          <w:lang w:val="nl-NL"/>
        </w:rPr>
      </w:pPr>
      <w:r>
        <w:rPr>
          <w:rStyle w:val="FootnoteReference"/>
        </w:rPr>
        <w:footnoteRef/>
      </w:r>
      <w:r>
        <w:t xml:space="preserve"> XPI stands for </w:t>
      </w:r>
      <w:r w:rsidRPr="00E673B4">
        <w:t>Cross Platform Installer (file extension)</w:t>
      </w:r>
      <w:r>
        <w:t>.</w:t>
      </w:r>
    </w:p>
  </w:footnote>
  <w:footnote w:id="13">
    <w:p w14:paraId="41E2C5D9" w14:textId="727BB161" w:rsidR="005F5A18" w:rsidRPr="005B3FF2" w:rsidRDefault="005F5A18" w:rsidP="003354BB">
      <w:pPr>
        <w:pStyle w:val="FootnoteText"/>
        <w:rPr>
          <w:ins w:id="42" w:author="Menzo windhouwer" w:date="2014-10-06T15:05:00Z"/>
          <w:lang w:val="nl-NL"/>
        </w:rPr>
      </w:pPr>
      <w:r>
        <w:rPr>
          <w:rStyle w:val="FootnoteReference"/>
        </w:rPr>
        <w:footnoteRef/>
      </w:r>
      <w:r>
        <w:rPr>
          <w:lang w:val="nl-NL"/>
        </w:rPr>
        <w:t xml:space="preserve"> The client developers are working on a fix for this problem at the time of writing of this document.</w:t>
      </w:r>
    </w:p>
  </w:footnote>
  <w:footnote w:id="14">
    <w:p w14:paraId="33CCF119" w14:textId="6AD7CBEC" w:rsidR="005F5A18" w:rsidRPr="000C2DF3" w:rsidRDefault="005F5A18" w:rsidP="003354BB">
      <w:pPr>
        <w:pStyle w:val="FootnoteText"/>
        <w:rPr>
          <w:ins w:id="43" w:author="Menzo windhouwer" w:date="2014-10-06T15:05:00Z"/>
          <w:lang w:val="nl-NL"/>
        </w:rPr>
      </w:pPr>
      <w:r>
        <w:rPr>
          <w:rStyle w:val="FootnoteReference"/>
        </w:rPr>
        <w:footnoteRef/>
      </w:r>
      <w:r>
        <w:t xml:space="preserve"> </w:t>
      </w:r>
      <w:r>
        <w:rPr>
          <w:lang w:val="nl-NL"/>
        </w:rPr>
        <w:t>Implementation to be added.</w:t>
      </w:r>
    </w:p>
  </w:footnote>
  <w:footnote w:id="15">
    <w:p w14:paraId="04AFEF9F" w14:textId="77777777" w:rsidR="005F5A18" w:rsidRPr="00D86AF7" w:rsidRDefault="005F5A18" w:rsidP="007825C4">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6">
    <w:p w14:paraId="1563E203" w14:textId="727EE416" w:rsidR="005F5A18" w:rsidRPr="008F0CAD" w:rsidRDefault="005F5A18">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17">
    <w:p w14:paraId="6C8859C9" w14:textId="77777777" w:rsidR="005F5A18" w:rsidRPr="00C65213" w:rsidRDefault="005F5A18"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5F5A18" w:rsidRDefault="005F5A18">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5F5A18" w:rsidRDefault="005F5A1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5F5A18" w:rsidRPr="00F01A89" w:rsidRDefault="005F5A18" w:rsidP="00F01A89">
    <w:pPr>
      <w:pStyle w:val="Header"/>
      <w:jc w:val="center"/>
      <w:rPr>
        <w:rFonts w:ascii="Verdana" w:hAnsi="Verdana"/>
      </w:rPr>
    </w:pPr>
    <w:r w:rsidRPr="00F01A89">
      <w:rPr>
        <w:rFonts w:ascii="Verdana" w:hAnsi="Verdana"/>
      </w:rPr>
      <w:t xml:space="preserve"> </w:t>
    </w:r>
  </w:p>
  <w:p w14:paraId="28301E04" w14:textId="77777777" w:rsidR="005F5A18" w:rsidRDefault="005F5A1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5F5A18" w:rsidRPr="00F01A89" w:rsidRDefault="005F5A18"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40F219EE"/>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2C23122"/>
    <w:multiLevelType w:val="hybridMultilevel"/>
    <w:tmpl w:val="0BB802B2"/>
    <w:lvl w:ilvl="0" w:tplc="89088634">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0"/>
  </w:num>
  <w:num w:numId="2">
    <w:abstractNumId w:val="22"/>
  </w:num>
  <w:num w:numId="3">
    <w:abstractNumId w:val="43"/>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40"/>
  </w:num>
  <w:num w:numId="12">
    <w:abstractNumId w:val="15"/>
  </w:num>
  <w:num w:numId="13">
    <w:abstractNumId w:val="41"/>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7"/>
  </w:num>
  <w:num w:numId="25">
    <w:abstractNumId w:val="8"/>
  </w:num>
  <w:num w:numId="26">
    <w:abstractNumId w:val="35"/>
  </w:num>
  <w:num w:numId="27">
    <w:abstractNumId w:val="21"/>
  </w:num>
  <w:num w:numId="28">
    <w:abstractNumId w:val="32"/>
  </w:num>
  <w:num w:numId="29">
    <w:abstractNumId w:val="9"/>
  </w:num>
  <w:num w:numId="30">
    <w:abstractNumId w:val="46"/>
  </w:num>
  <w:num w:numId="31">
    <w:abstractNumId w:val="13"/>
  </w:num>
  <w:num w:numId="32">
    <w:abstractNumId w:val="42"/>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4"/>
  </w:num>
  <w:num w:numId="40">
    <w:abstractNumId w:val="1"/>
  </w:num>
  <w:num w:numId="41">
    <w:abstractNumId w:val="45"/>
  </w:num>
  <w:num w:numId="42">
    <w:abstractNumId w:val="39"/>
  </w:num>
  <w:num w:numId="43">
    <w:abstractNumId w:val="38"/>
  </w:num>
  <w:num w:numId="44">
    <w:abstractNumId w:val="28"/>
  </w:num>
  <w:num w:numId="45">
    <w:abstractNumId w:val="16"/>
  </w:num>
  <w:num w:numId="46">
    <w:abstractNumId w:val="20"/>
  </w:num>
  <w:num w:numId="47">
    <w:abstractNumId w:val="33"/>
  </w:num>
  <w:num w:numId="48">
    <w:abstractNumId w:val="48"/>
  </w:num>
  <w:num w:numId="49">
    <w:abstractNumId w:val="3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revisionView w:markup="0"/>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9D0"/>
    <w:rsid w:val="00002394"/>
    <w:rsid w:val="000028C9"/>
    <w:rsid w:val="00005273"/>
    <w:rsid w:val="000062D4"/>
    <w:rsid w:val="0001090B"/>
    <w:rsid w:val="0001563A"/>
    <w:rsid w:val="00017A5B"/>
    <w:rsid w:val="00021A05"/>
    <w:rsid w:val="000222C2"/>
    <w:rsid w:val="0002469C"/>
    <w:rsid w:val="00024AF4"/>
    <w:rsid w:val="00027889"/>
    <w:rsid w:val="00030CEB"/>
    <w:rsid w:val="000331F2"/>
    <w:rsid w:val="0003379A"/>
    <w:rsid w:val="00035044"/>
    <w:rsid w:val="00036E4C"/>
    <w:rsid w:val="000414AD"/>
    <w:rsid w:val="00043CA1"/>
    <w:rsid w:val="00044834"/>
    <w:rsid w:val="00046CB7"/>
    <w:rsid w:val="000529C7"/>
    <w:rsid w:val="00053037"/>
    <w:rsid w:val="000535BF"/>
    <w:rsid w:val="0005451F"/>
    <w:rsid w:val="00054EC0"/>
    <w:rsid w:val="0006213B"/>
    <w:rsid w:val="000627D6"/>
    <w:rsid w:val="00063EB6"/>
    <w:rsid w:val="000654F7"/>
    <w:rsid w:val="000708C6"/>
    <w:rsid w:val="00072CB4"/>
    <w:rsid w:val="000760E6"/>
    <w:rsid w:val="00077CDA"/>
    <w:rsid w:val="00077FDB"/>
    <w:rsid w:val="000810A5"/>
    <w:rsid w:val="00082276"/>
    <w:rsid w:val="00083EA7"/>
    <w:rsid w:val="00085DE1"/>
    <w:rsid w:val="0009243D"/>
    <w:rsid w:val="00095239"/>
    <w:rsid w:val="00096190"/>
    <w:rsid w:val="000A3FCB"/>
    <w:rsid w:val="000A64D2"/>
    <w:rsid w:val="000A674D"/>
    <w:rsid w:val="000A6FD6"/>
    <w:rsid w:val="000B17A9"/>
    <w:rsid w:val="000B4EF3"/>
    <w:rsid w:val="000B61B9"/>
    <w:rsid w:val="000B7175"/>
    <w:rsid w:val="000C2DF3"/>
    <w:rsid w:val="000C7AF1"/>
    <w:rsid w:val="000D3503"/>
    <w:rsid w:val="000D5535"/>
    <w:rsid w:val="000D76F8"/>
    <w:rsid w:val="000E172B"/>
    <w:rsid w:val="000E505C"/>
    <w:rsid w:val="000F0050"/>
    <w:rsid w:val="000F03FD"/>
    <w:rsid w:val="000F39F5"/>
    <w:rsid w:val="000F4E73"/>
    <w:rsid w:val="00100AE6"/>
    <w:rsid w:val="00105797"/>
    <w:rsid w:val="00112438"/>
    <w:rsid w:val="001136A9"/>
    <w:rsid w:val="001164DB"/>
    <w:rsid w:val="00120B8E"/>
    <w:rsid w:val="00121679"/>
    <w:rsid w:val="00122D8B"/>
    <w:rsid w:val="00124077"/>
    <w:rsid w:val="0012752A"/>
    <w:rsid w:val="001300F5"/>
    <w:rsid w:val="00131439"/>
    <w:rsid w:val="00133130"/>
    <w:rsid w:val="001354E6"/>
    <w:rsid w:val="00136ABA"/>
    <w:rsid w:val="00137C42"/>
    <w:rsid w:val="00142B48"/>
    <w:rsid w:val="001435EE"/>
    <w:rsid w:val="00146361"/>
    <w:rsid w:val="00147FBA"/>
    <w:rsid w:val="001505EA"/>
    <w:rsid w:val="00152C75"/>
    <w:rsid w:val="00164BCD"/>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2A7E"/>
    <w:rsid w:val="001970CE"/>
    <w:rsid w:val="00197BFA"/>
    <w:rsid w:val="001A3540"/>
    <w:rsid w:val="001A4416"/>
    <w:rsid w:val="001A7E41"/>
    <w:rsid w:val="001B0954"/>
    <w:rsid w:val="001B1701"/>
    <w:rsid w:val="001B54FD"/>
    <w:rsid w:val="001B7538"/>
    <w:rsid w:val="001C074F"/>
    <w:rsid w:val="001C1067"/>
    <w:rsid w:val="001C1B45"/>
    <w:rsid w:val="001C1FB1"/>
    <w:rsid w:val="001C44E2"/>
    <w:rsid w:val="001C5FE9"/>
    <w:rsid w:val="001D1195"/>
    <w:rsid w:val="001D4267"/>
    <w:rsid w:val="001D612D"/>
    <w:rsid w:val="001E077C"/>
    <w:rsid w:val="001E1C6B"/>
    <w:rsid w:val="001E1FD7"/>
    <w:rsid w:val="001E3F78"/>
    <w:rsid w:val="001E5C75"/>
    <w:rsid w:val="001E780A"/>
    <w:rsid w:val="001F5650"/>
    <w:rsid w:val="00203EF6"/>
    <w:rsid w:val="00204463"/>
    <w:rsid w:val="00205859"/>
    <w:rsid w:val="00207420"/>
    <w:rsid w:val="00212081"/>
    <w:rsid w:val="002120BD"/>
    <w:rsid w:val="00213308"/>
    <w:rsid w:val="0021428F"/>
    <w:rsid w:val="002171BE"/>
    <w:rsid w:val="00224C3B"/>
    <w:rsid w:val="00225241"/>
    <w:rsid w:val="002314DE"/>
    <w:rsid w:val="00232047"/>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1497"/>
    <w:rsid w:val="002827E1"/>
    <w:rsid w:val="00283286"/>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6162"/>
    <w:rsid w:val="002C01A5"/>
    <w:rsid w:val="002C3266"/>
    <w:rsid w:val="002C4D06"/>
    <w:rsid w:val="002C5FDC"/>
    <w:rsid w:val="002C7414"/>
    <w:rsid w:val="002D113F"/>
    <w:rsid w:val="002D33F5"/>
    <w:rsid w:val="002E0E5F"/>
    <w:rsid w:val="002E260C"/>
    <w:rsid w:val="002F0D6A"/>
    <w:rsid w:val="002F164D"/>
    <w:rsid w:val="002F242A"/>
    <w:rsid w:val="002F2F69"/>
    <w:rsid w:val="002F610A"/>
    <w:rsid w:val="002F6436"/>
    <w:rsid w:val="0030135F"/>
    <w:rsid w:val="00302868"/>
    <w:rsid w:val="0030345F"/>
    <w:rsid w:val="00305679"/>
    <w:rsid w:val="0030574C"/>
    <w:rsid w:val="00305F74"/>
    <w:rsid w:val="003108B3"/>
    <w:rsid w:val="003115F3"/>
    <w:rsid w:val="00312603"/>
    <w:rsid w:val="00313ADB"/>
    <w:rsid w:val="00315243"/>
    <w:rsid w:val="00315522"/>
    <w:rsid w:val="00322477"/>
    <w:rsid w:val="00323E31"/>
    <w:rsid w:val="0032433A"/>
    <w:rsid w:val="00327CA1"/>
    <w:rsid w:val="00327CE2"/>
    <w:rsid w:val="00330384"/>
    <w:rsid w:val="00330633"/>
    <w:rsid w:val="00331A99"/>
    <w:rsid w:val="003347B8"/>
    <w:rsid w:val="003352A0"/>
    <w:rsid w:val="003354BB"/>
    <w:rsid w:val="003376AD"/>
    <w:rsid w:val="003414C3"/>
    <w:rsid w:val="003463A5"/>
    <w:rsid w:val="00347119"/>
    <w:rsid w:val="00347FA1"/>
    <w:rsid w:val="003527D3"/>
    <w:rsid w:val="0035718D"/>
    <w:rsid w:val="00363856"/>
    <w:rsid w:val="00367B2F"/>
    <w:rsid w:val="0037350A"/>
    <w:rsid w:val="00375FFB"/>
    <w:rsid w:val="0037664A"/>
    <w:rsid w:val="003836A0"/>
    <w:rsid w:val="003850B5"/>
    <w:rsid w:val="00385D1B"/>
    <w:rsid w:val="00387638"/>
    <w:rsid w:val="003876BA"/>
    <w:rsid w:val="0039006A"/>
    <w:rsid w:val="003919F9"/>
    <w:rsid w:val="003936C2"/>
    <w:rsid w:val="003A28CF"/>
    <w:rsid w:val="003A2A50"/>
    <w:rsid w:val="003A7677"/>
    <w:rsid w:val="003B053B"/>
    <w:rsid w:val="003B62CF"/>
    <w:rsid w:val="003B7AAC"/>
    <w:rsid w:val="003C1A01"/>
    <w:rsid w:val="003C1B45"/>
    <w:rsid w:val="003C1EB7"/>
    <w:rsid w:val="003C2117"/>
    <w:rsid w:val="003C42A7"/>
    <w:rsid w:val="003C7858"/>
    <w:rsid w:val="003D06AD"/>
    <w:rsid w:val="003D21C4"/>
    <w:rsid w:val="003D3B63"/>
    <w:rsid w:val="003D4AD9"/>
    <w:rsid w:val="003E2DBC"/>
    <w:rsid w:val="003E45F6"/>
    <w:rsid w:val="003E639B"/>
    <w:rsid w:val="003E7C51"/>
    <w:rsid w:val="003F1B27"/>
    <w:rsid w:val="003F53D4"/>
    <w:rsid w:val="003F53F7"/>
    <w:rsid w:val="003F6A9B"/>
    <w:rsid w:val="003F6DE2"/>
    <w:rsid w:val="00402CA2"/>
    <w:rsid w:val="004040DE"/>
    <w:rsid w:val="0040688C"/>
    <w:rsid w:val="00410318"/>
    <w:rsid w:val="00412586"/>
    <w:rsid w:val="00414223"/>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620A"/>
    <w:rsid w:val="004910F3"/>
    <w:rsid w:val="004927C1"/>
    <w:rsid w:val="00492F61"/>
    <w:rsid w:val="004A08F3"/>
    <w:rsid w:val="004A1D56"/>
    <w:rsid w:val="004A1ED2"/>
    <w:rsid w:val="004B1F57"/>
    <w:rsid w:val="004B325D"/>
    <w:rsid w:val="004B4074"/>
    <w:rsid w:val="004B50C8"/>
    <w:rsid w:val="004C19C2"/>
    <w:rsid w:val="004C2791"/>
    <w:rsid w:val="004C29FD"/>
    <w:rsid w:val="004D2BA6"/>
    <w:rsid w:val="004D321E"/>
    <w:rsid w:val="004D7BAE"/>
    <w:rsid w:val="004E367D"/>
    <w:rsid w:val="004E726B"/>
    <w:rsid w:val="004F315A"/>
    <w:rsid w:val="004F3B5C"/>
    <w:rsid w:val="004F3D38"/>
    <w:rsid w:val="004F4690"/>
    <w:rsid w:val="004F6FD3"/>
    <w:rsid w:val="004F738A"/>
    <w:rsid w:val="005004A1"/>
    <w:rsid w:val="0050459B"/>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078B"/>
    <w:rsid w:val="00534D62"/>
    <w:rsid w:val="00540EE5"/>
    <w:rsid w:val="00542A91"/>
    <w:rsid w:val="005465B0"/>
    <w:rsid w:val="0054707A"/>
    <w:rsid w:val="0054734A"/>
    <w:rsid w:val="005474E2"/>
    <w:rsid w:val="00547631"/>
    <w:rsid w:val="00550EA8"/>
    <w:rsid w:val="00552142"/>
    <w:rsid w:val="005554DD"/>
    <w:rsid w:val="005577D2"/>
    <w:rsid w:val="005577E6"/>
    <w:rsid w:val="00560CE9"/>
    <w:rsid w:val="00571A2E"/>
    <w:rsid w:val="005735D0"/>
    <w:rsid w:val="00574936"/>
    <w:rsid w:val="00575BF5"/>
    <w:rsid w:val="005765A1"/>
    <w:rsid w:val="00577970"/>
    <w:rsid w:val="00581442"/>
    <w:rsid w:val="00583382"/>
    <w:rsid w:val="00583440"/>
    <w:rsid w:val="005853A7"/>
    <w:rsid w:val="00590D02"/>
    <w:rsid w:val="00593148"/>
    <w:rsid w:val="0059482E"/>
    <w:rsid w:val="00596E35"/>
    <w:rsid w:val="005A0C1E"/>
    <w:rsid w:val="005A362A"/>
    <w:rsid w:val="005A6F0D"/>
    <w:rsid w:val="005A7879"/>
    <w:rsid w:val="005A7AC1"/>
    <w:rsid w:val="005B05F8"/>
    <w:rsid w:val="005B0919"/>
    <w:rsid w:val="005B222E"/>
    <w:rsid w:val="005B3FF2"/>
    <w:rsid w:val="005B6B18"/>
    <w:rsid w:val="005B7D61"/>
    <w:rsid w:val="005B7F8E"/>
    <w:rsid w:val="005C5044"/>
    <w:rsid w:val="005C72AF"/>
    <w:rsid w:val="005D0D3F"/>
    <w:rsid w:val="005D1DB5"/>
    <w:rsid w:val="005D4E7B"/>
    <w:rsid w:val="005D7EC6"/>
    <w:rsid w:val="005E0C4D"/>
    <w:rsid w:val="005E240F"/>
    <w:rsid w:val="005E2DFF"/>
    <w:rsid w:val="005F2987"/>
    <w:rsid w:val="005F38BB"/>
    <w:rsid w:val="005F38D2"/>
    <w:rsid w:val="005F50DA"/>
    <w:rsid w:val="005F5A18"/>
    <w:rsid w:val="006013F3"/>
    <w:rsid w:val="0060262E"/>
    <w:rsid w:val="00602793"/>
    <w:rsid w:val="00602E14"/>
    <w:rsid w:val="00611AE9"/>
    <w:rsid w:val="00616EC6"/>
    <w:rsid w:val="006200D9"/>
    <w:rsid w:val="00620E0C"/>
    <w:rsid w:val="00626239"/>
    <w:rsid w:val="00631FCB"/>
    <w:rsid w:val="006320B2"/>
    <w:rsid w:val="0063292F"/>
    <w:rsid w:val="00641B82"/>
    <w:rsid w:val="00645790"/>
    <w:rsid w:val="00645EFC"/>
    <w:rsid w:val="00647AB6"/>
    <w:rsid w:val="00647E49"/>
    <w:rsid w:val="00652C50"/>
    <w:rsid w:val="00656E73"/>
    <w:rsid w:val="00657A2E"/>
    <w:rsid w:val="00663075"/>
    <w:rsid w:val="00666F9E"/>
    <w:rsid w:val="006675A2"/>
    <w:rsid w:val="00670F14"/>
    <w:rsid w:val="00671066"/>
    <w:rsid w:val="00673592"/>
    <w:rsid w:val="00676C91"/>
    <w:rsid w:val="0067779D"/>
    <w:rsid w:val="00677993"/>
    <w:rsid w:val="006818AF"/>
    <w:rsid w:val="00681B5F"/>
    <w:rsid w:val="00682C18"/>
    <w:rsid w:val="006842AB"/>
    <w:rsid w:val="00685A14"/>
    <w:rsid w:val="00686A40"/>
    <w:rsid w:val="00687310"/>
    <w:rsid w:val="00687A4E"/>
    <w:rsid w:val="006904DC"/>
    <w:rsid w:val="00694A2A"/>
    <w:rsid w:val="006950E9"/>
    <w:rsid w:val="006A3CD1"/>
    <w:rsid w:val="006A3D37"/>
    <w:rsid w:val="006A4CC7"/>
    <w:rsid w:val="006A614A"/>
    <w:rsid w:val="006A6D51"/>
    <w:rsid w:val="006B0343"/>
    <w:rsid w:val="006B0F8C"/>
    <w:rsid w:val="006B1734"/>
    <w:rsid w:val="006B49AD"/>
    <w:rsid w:val="006B70D3"/>
    <w:rsid w:val="006B7BF8"/>
    <w:rsid w:val="006C0835"/>
    <w:rsid w:val="006D0E8D"/>
    <w:rsid w:val="006D3964"/>
    <w:rsid w:val="006D4A42"/>
    <w:rsid w:val="006E11B1"/>
    <w:rsid w:val="006E213C"/>
    <w:rsid w:val="006E3BF7"/>
    <w:rsid w:val="006E547F"/>
    <w:rsid w:val="006F06EA"/>
    <w:rsid w:val="006F08F3"/>
    <w:rsid w:val="006F5FAD"/>
    <w:rsid w:val="006F6149"/>
    <w:rsid w:val="00704655"/>
    <w:rsid w:val="00711193"/>
    <w:rsid w:val="007130CA"/>
    <w:rsid w:val="007152B2"/>
    <w:rsid w:val="0071581B"/>
    <w:rsid w:val="00720318"/>
    <w:rsid w:val="00721748"/>
    <w:rsid w:val="007221F5"/>
    <w:rsid w:val="007227EE"/>
    <w:rsid w:val="00724E8C"/>
    <w:rsid w:val="00724ED1"/>
    <w:rsid w:val="0072524A"/>
    <w:rsid w:val="00725679"/>
    <w:rsid w:val="007269AD"/>
    <w:rsid w:val="007307E5"/>
    <w:rsid w:val="007311B2"/>
    <w:rsid w:val="00731684"/>
    <w:rsid w:val="00732A8C"/>
    <w:rsid w:val="00736986"/>
    <w:rsid w:val="00740743"/>
    <w:rsid w:val="0074201E"/>
    <w:rsid w:val="007512CF"/>
    <w:rsid w:val="007552BE"/>
    <w:rsid w:val="00756A7A"/>
    <w:rsid w:val="00761673"/>
    <w:rsid w:val="00762767"/>
    <w:rsid w:val="00762C8A"/>
    <w:rsid w:val="0076577D"/>
    <w:rsid w:val="007666C4"/>
    <w:rsid w:val="00772215"/>
    <w:rsid w:val="00772698"/>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6425"/>
    <w:rsid w:val="007B799F"/>
    <w:rsid w:val="007C5582"/>
    <w:rsid w:val="007C6FED"/>
    <w:rsid w:val="007D0065"/>
    <w:rsid w:val="007D0212"/>
    <w:rsid w:val="007D2D5D"/>
    <w:rsid w:val="007D2E49"/>
    <w:rsid w:val="007D31D1"/>
    <w:rsid w:val="007D342D"/>
    <w:rsid w:val="007D53A8"/>
    <w:rsid w:val="007D759B"/>
    <w:rsid w:val="007D794D"/>
    <w:rsid w:val="007E159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3178"/>
    <w:rsid w:val="00813CCC"/>
    <w:rsid w:val="0081577D"/>
    <w:rsid w:val="008160A4"/>
    <w:rsid w:val="00820A9B"/>
    <w:rsid w:val="008234BA"/>
    <w:rsid w:val="008271CC"/>
    <w:rsid w:val="00827C62"/>
    <w:rsid w:val="0083168D"/>
    <w:rsid w:val="008338E3"/>
    <w:rsid w:val="00834EE1"/>
    <w:rsid w:val="008416C8"/>
    <w:rsid w:val="0084181E"/>
    <w:rsid w:val="008447E9"/>
    <w:rsid w:val="00844B77"/>
    <w:rsid w:val="0084568D"/>
    <w:rsid w:val="008458E0"/>
    <w:rsid w:val="00853EA3"/>
    <w:rsid w:val="00855CC1"/>
    <w:rsid w:val="008567D2"/>
    <w:rsid w:val="008628C5"/>
    <w:rsid w:val="008629BD"/>
    <w:rsid w:val="008655A3"/>
    <w:rsid w:val="00870080"/>
    <w:rsid w:val="008729EB"/>
    <w:rsid w:val="008745CD"/>
    <w:rsid w:val="008766DA"/>
    <w:rsid w:val="008814D7"/>
    <w:rsid w:val="00882018"/>
    <w:rsid w:val="00882503"/>
    <w:rsid w:val="00883E5E"/>
    <w:rsid w:val="00886765"/>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09E5"/>
    <w:rsid w:val="008D3BC5"/>
    <w:rsid w:val="008D4966"/>
    <w:rsid w:val="008E11B1"/>
    <w:rsid w:val="008E138E"/>
    <w:rsid w:val="008E3288"/>
    <w:rsid w:val="008E3D0A"/>
    <w:rsid w:val="008E79A0"/>
    <w:rsid w:val="008F0CAD"/>
    <w:rsid w:val="008F148F"/>
    <w:rsid w:val="008F19FE"/>
    <w:rsid w:val="008F2712"/>
    <w:rsid w:val="008F3C8F"/>
    <w:rsid w:val="008F5D4C"/>
    <w:rsid w:val="009011B1"/>
    <w:rsid w:val="0090476A"/>
    <w:rsid w:val="009070F0"/>
    <w:rsid w:val="00910E13"/>
    <w:rsid w:val="00911F0D"/>
    <w:rsid w:val="00914494"/>
    <w:rsid w:val="009247B1"/>
    <w:rsid w:val="009247C1"/>
    <w:rsid w:val="009357AB"/>
    <w:rsid w:val="009374EB"/>
    <w:rsid w:val="00940D6A"/>
    <w:rsid w:val="0094332D"/>
    <w:rsid w:val="00944AE0"/>
    <w:rsid w:val="00951275"/>
    <w:rsid w:val="00951307"/>
    <w:rsid w:val="009534FE"/>
    <w:rsid w:val="00955965"/>
    <w:rsid w:val="00957B8F"/>
    <w:rsid w:val="00960004"/>
    <w:rsid w:val="0096047B"/>
    <w:rsid w:val="0096468E"/>
    <w:rsid w:val="00964DD4"/>
    <w:rsid w:val="0096618B"/>
    <w:rsid w:val="009669F4"/>
    <w:rsid w:val="00967086"/>
    <w:rsid w:val="00975668"/>
    <w:rsid w:val="00977E34"/>
    <w:rsid w:val="00982AB0"/>
    <w:rsid w:val="009846AD"/>
    <w:rsid w:val="00985189"/>
    <w:rsid w:val="00990186"/>
    <w:rsid w:val="00996C26"/>
    <w:rsid w:val="00997ECA"/>
    <w:rsid w:val="009A09F7"/>
    <w:rsid w:val="009A0D07"/>
    <w:rsid w:val="009A0E43"/>
    <w:rsid w:val="009A3B9F"/>
    <w:rsid w:val="009A4DA4"/>
    <w:rsid w:val="009B09C3"/>
    <w:rsid w:val="009B39E6"/>
    <w:rsid w:val="009B3B05"/>
    <w:rsid w:val="009B54F3"/>
    <w:rsid w:val="009C3E4E"/>
    <w:rsid w:val="009C45FA"/>
    <w:rsid w:val="009C56F7"/>
    <w:rsid w:val="009D0492"/>
    <w:rsid w:val="009D2DB7"/>
    <w:rsid w:val="009E00FE"/>
    <w:rsid w:val="009E2AE8"/>
    <w:rsid w:val="009E33FA"/>
    <w:rsid w:val="009E7A54"/>
    <w:rsid w:val="009F10BD"/>
    <w:rsid w:val="009F1F52"/>
    <w:rsid w:val="009F66AA"/>
    <w:rsid w:val="00A0772A"/>
    <w:rsid w:val="00A1277E"/>
    <w:rsid w:val="00A13E70"/>
    <w:rsid w:val="00A142A4"/>
    <w:rsid w:val="00A1768A"/>
    <w:rsid w:val="00A2040D"/>
    <w:rsid w:val="00A22027"/>
    <w:rsid w:val="00A2272C"/>
    <w:rsid w:val="00A23DDA"/>
    <w:rsid w:val="00A24DEB"/>
    <w:rsid w:val="00A25123"/>
    <w:rsid w:val="00A37A46"/>
    <w:rsid w:val="00A37C0B"/>
    <w:rsid w:val="00A40CB4"/>
    <w:rsid w:val="00A41291"/>
    <w:rsid w:val="00A42A53"/>
    <w:rsid w:val="00A47233"/>
    <w:rsid w:val="00A502C7"/>
    <w:rsid w:val="00A524A9"/>
    <w:rsid w:val="00A5666C"/>
    <w:rsid w:val="00A61534"/>
    <w:rsid w:val="00A65032"/>
    <w:rsid w:val="00A67B5A"/>
    <w:rsid w:val="00A71F1F"/>
    <w:rsid w:val="00A74F06"/>
    <w:rsid w:val="00A81CBD"/>
    <w:rsid w:val="00A81E60"/>
    <w:rsid w:val="00A87D85"/>
    <w:rsid w:val="00A9774E"/>
    <w:rsid w:val="00AA57BA"/>
    <w:rsid w:val="00AB475F"/>
    <w:rsid w:val="00AB76DB"/>
    <w:rsid w:val="00AC26EE"/>
    <w:rsid w:val="00AC54B2"/>
    <w:rsid w:val="00AC5927"/>
    <w:rsid w:val="00AD007D"/>
    <w:rsid w:val="00AD13C4"/>
    <w:rsid w:val="00AE024E"/>
    <w:rsid w:val="00AE2119"/>
    <w:rsid w:val="00AE3B23"/>
    <w:rsid w:val="00AE6512"/>
    <w:rsid w:val="00AE6BCF"/>
    <w:rsid w:val="00AF4248"/>
    <w:rsid w:val="00AF42E2"/>
    <w:rsid w:val="00AF62C3"/>
    <w:rsid w:val="00AF693A"/>
    <w:rsid w:val="00B051B6"/>
    <w:rsid w:val="00B0701E"/>
    <w:rsid w:val="00B12F45"/>
    <w:rsid w:val="00B1523A"/>
    <w:rsid w:val="00B1730A"/>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64A0"/>
    <w:rsid w:val="00B57542"/>
    <w:rsid w:val="00B601F7"/>
    <w:rsid w:val="00B61051"/>
    <w:rsid w:val="00B61739"/>
    <w:rsid w:val="00B712B4"/>
    <w:rsid w:val="00B74DCF"/>
    <w:rsid w:val="00B80725"/>
    <w:rsid w:val="00B8195A"/>
    <w:rsid w:val="00B82914"/>
    <w:rsid w:val="00B8303D"/>
    <w:rsid w:val="00B84658"/>
    <w:rsid w:val="00B8537B"/>
    <w:rsid w:val="00B864B4"/>
    <w:rsid w:val="00B866F2"/>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4C25"/>
    <w:rsid w:val="00C27F6D"/>
    <w:rsid w:val="00C31D54"/>
    <w:rsid w:val="00C33816"/>
    <w:rsid w:val="00C34C4F"/>
    <w:rsid w:val="00C353A7"/>
    <w:rsid w:val="00C40720"/>
    <w:rsid w:val="00C40D7B"/>
    <w:rsid w:val="00C40F85"/>
    <w:rsid w:val="00C422FB"/>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810F6"/>
    <w:rsid w:val="00C813F5"/>
    <w:rsid w:val="00C83D2D"/>
    <w:rsid w:val="00C86C3D"/>
    <w:rsid w:val="00C90C0B"/>
    <w:rsid w:val="00C90F2D"/>
    <w:rsid w:val="00CA2254"/>
    <w:rsid w:val="00CA3215"/>
    <w:rsid w:val="00CA4645"/>
    <w:rsid w:val="00CA796B"/>
    <w:rsid w:val="00CB0F7F"/>
    <w:rsid w:val="00CB38B4"/>
    <w:rsid w:val="00CB3E99"/>
    <w:rsid w:val="00CB72D9"/>
    <w:rsid w:val="00CD42E0"/>
    <w:rsid w:val="00CE2251"/>
    <w:rsid w:val="00CE4F7E"/>
    <w:rsid w:val="00CE5CF7"/>
    <w:rsid w:val="00CE5EB0"/>
    <w:rsid w:val="00CE716C"/>
    <w:rsid w:val="00CE7356"/>
    <w:rsid w:val="00CE75A3"/>
    <w:rsid w:val="00CF3D1A"/>
    <w:rsid w:val="00CF50F4"/>
    <w:rsid w:val="00CF748A"/>
    <w:rsid w:val="00D001CD"/>
    <w:rsid w:val="00D01511"/>
    <w:rsid w:val="00D0263B"/>
    <w:rsid w:val="00D039A2"/>
    <w:rsid w:val="00D0570C"/>
    <w:rsid w:val="00D063B5"/>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86AF7"/>
    <w:rsid w:val="00D90F18"/>
    <w:rsid w:val="00D91C17"/>
    <w:rsid w:val="00D92D48"/>
    <w:rsid w:val="00D93860"/>
    <w:rsid w:val="00D94A59"/>
    <w:rsid w:val="00D94EAA"/>
    <w:rsid w:val="00D97A6B"/>
    <w:rsid w:val="00DA249A"/>
    <w:rsid w:val="00DA364E"/>
    <w:rsid w:val="00DA3910"/>
    <w:rsid w:val="00DA3E2F"/>
    <w:rsid w:val="00DA5AD1"/>
    <w:rsid w:val="00DA5F82"/>
    <w:rsid w:val="00DA63DB"/>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30652"/>
    <w:rsid w:val="00E30E8B"/>
    <w:rsid w:val="00E32166"/>
    <w:rsid w:val="00E32B6D"/>
    <w:rsid w:val="00E36AC7"/>
    <w:rsid w:val="00E36D3A"/>
    <w:rsid w:val="00E4018E"/>
    <w:rsid w:val="00E41E77"/>
    <w:rsid w:val="00E445D4"/>
    <w:rsid w:val="00E44A1F"/>
    <w:rsid w:val="00E47895"/>
    <w:rsid w:val="00E50A04"/>
    <w:rsid w:val="00E54AC7"/>
    <w:rsid w:val="00E564A5"/>
    <w:rsid w:val="00E565E2"/>
    <w:rsid w:val="00E624BC"/>
    <w:rsid w:val="00E673B4"/>
    <w:rsid w:val="00E71086"/>
    <w:rsid w:val="00E71D05"/>
    <w:rsid w:val="00E72F26"/>
    <w:rsid w:val="00E74B0E"/>
    <w:rsid w:val="00E766D9"/>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6F98"/>
    <w:rsid w:val="00EC2698"/>
    <w:rsid w:val="00EC2966"/>
    <w:rsid w:val="00EC5100"/>
    <w:rsid w:val="00EC6F7E"/>
    <w:rsid w:val="00EC7E62"/>
    <w:rsid w:val="00ED1D25"/>
    <w:rsid w:val="00ED36E5"/>
    <w:rsid w:val="00ED4E53"/>
    <w:rsid w:val="00ED7698"/>
    <w:rsid w:val="00EE1EEB"/>
    <w:rsid w:val="00EE4414"/>
    <w:rsid w:val="00EE4DBF"/>
    <w:rsid w:val="00EE73A5"/>
    <w:rsid w:val="00EF0632"/>
    <w:rsid w:val="00EF19C8"/>
    <w:rsid w:val="00EF27E3"/>
    <w:rsid w:val="00EF3495"/>
    <w:rsid w:val="00EF43B4"/>
    <w:rsid w:val="00EF5BFF"/>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5029E"/>
    <w:rsid w:val="00F51F1E"/>
    <w:rsid w:val="00F53938"/>
    <w:rsid w:val="00F55473"/>
    <w:rsid w:val="00F5679B"/>
    <w:rsid w:val="00F64884"/>
    <w:rsid w:val="00F648FC"/>
    <w:rsid w:val="00F675AA"/>
    <w:rsid w:val="00F715E5"/>
    <w:rsid w:val="00F73DA9"/>
    <w:rsid w:val="00F759D5"/>
    <w:rsid w:val="00F75DB9"/>
    <w:rsid w:val="00F765B5"/>
    <w:rsid w:val="00F83489"/>
    <w:rsid w:val="00F842DF"/>
    <w:rsid w:val="00F86DA6"/>
    <w:rsid w:val="00F87BB7"/>
    <w:rsid w:val="00F9590E"/>
    <w:rsid w:val="00F96362"/>
    <w:rsid w:val="00FA049A"/>
    <w:rsid w:val="00FA176F"/>
    <w:rsid w:val="00FA3782"/>
    <w:rsid w:val="00FA3D69"/>
    <w:rsid w:val="00FA5236"/>
    <w:rsid w:val="00FA6167"/>
    <w:rsid w:val="00FA7FFA"/>
    <w:rsid w:val="00FB25D9"/>
    <w:rsid w:val="00FB2683"/>
    <w:rsid w:val="00FB2C54"/>
    <w:rsid w:val="00FC240E"/>
    <w:rsid w:val="00FC2819"/>
    <w:rsid w:val="00FC3C4B"/>
    <w:rsid w:val="00FC4BCE"/>
    <w:rsid w:val="00FC5631"/>
    <w:rsid w:val="00FC690D"/>
    <w:rsid w:val="00FC6C4A"/>
    <w:rsid w:val="00FD36DB"/>
    <w:rsid w:val="00FE06A0"/>
    <w:rsid w:val="00FE33F3"/>
    <w:rsid w:val="00FE35AE"/>
    <w:rsid w:val="00FE569A"/>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nfo.jkn.com/firefox.htm" TargetMode="External"/><Relationship Id="rId16" Type="http://schemas.openxmlformats.org/officeDocument/2006/relationships/hyperlink" Target="http://www.keeppy.com/" TargetMode="External"/><Relationship Id="rId17" Type="http://schemas.openxmlformats.org/officeDocument/2006/relationships/hyperlink" Target="http://loomp.org/index.php/home.html" TargetMode="External"/><Relationship Id="rId18" Type="http://schemas.openxmlformats.org/officeDocument/2006/relationships/hyperlink" Target="http://markitup.jaysalvat.com/home/" TargetMode="External"/><Relationship Id="rId19" Type="http://schemas.openxmlformats.org/officeDocument/2006/relationships/hyperlink" Target="http://www.notateit.com/" TargetMode="External"/><Relationship Id="rId63" Type="http://schemas.openxmlformats.org/officeDocument/2006/relationships/hyperlink" Target="http://kb.mozillazine.org/Profile_folder_-_Firefox" TargetMode="External"/><Relationship Id="rId64" Type="http://schemas.openxmlformats.org/officeDocument/2006/relationships/footer" Target="footer4.xml"/><Relationship Id="rId65" Type="http://schemas.openxmlformats.org/officeDocument/2006/relationships/header" Target="header3.xml"/><Relationship Id="rId66" Type="http://schemas.openxmlformats.org/officeDocument/2006/relationships/footer" Target="footer5.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s://github.com/DASISH/dwanbackend" TargetMode="External"/><Relationship Id="rId51" Type="http://schemas.openxmlformats.org/officeDocument/2006/relationships/hyperlink" Target="https://github.com/DASISH/dwan-testing/tree/master/scripts" TargetMode="External"/><Relationship Id="rId52" Type="http://schemas.openxmlformats.org/officeDocument/2006/relationships/hyperlink" Target="http://www.google.com/url?q=http%253a%252f%252fa.nnotate.com&amp;sa=d&amp;sntz=1&amp;usg=afqjcnhcw2xm4yrxjhigg5htglagckxmdw" TargetMode="External"/><Relationship Id="rId53" Type="http://schemas.openxmlformats.org/officeDocument/2006/relationships/hyperlink" Target="http://www.google.com/url?q=http%253a%252f%252fatlas.ti&amp;sa=d&amp;sntz=1&amp;usg=afqjcnezcxeb-0hvkhmotmxq23ju8syo1q" TargetMode="External"/><Relationship Id="rId54" Type="http://schemas.openxmlformats.org/officeDocument/2006/relationships/hyperlink" Target="http://www.youtube.com" TargetMode="External"/><Relationship Id="rId55" Type="http://schemas.openxmlformats.org/officeDocument/2006/relationships/hyperlink" Target="http://www.mozilla.org/en-US/firefox/new/" TargetMode="External"/><Relationship Id="rId56" Type="http://schemas.openxmlformats.org/officeDocument/2006/relationships/hyperlink" Target="https://lux17.mpi.nl/ds/webannotator-basic/" TargetMode="External"/><Relationship Id="rId57" Type="http://schemas.openxmlformats.org/officeDocument/2006/relationships/hyperlink" Target="https://lux17.mpi.nl/ds/webannotator-basic" TargetMode="External"/><Relationship Id="rId58" Type="http://schemas.openxmlformats.org/officeDocument/2006/relationships/image" Target="media/image11.png"/><Relationship Id="rId59" Type="http://schemas.openxmlformats.org/officeDocument/2006/relationships/image" Target="media/image12.png"/><Relationship Id="rId40" Type="http://schemas.openxmlformats.org/officeDocument/2006/relationships/hyperlink" Target="https://lux17.mpi.nl/ds/webannotator-basic/" TargetMode="External"/><Relationship Id="rId41" Type="http://schemas.openxmlformats.org/officeDocument/2006/relationships/hyperlink" Target="https://lux17.mpi.nl/ds/webannotator/" TargetMode="External"/><Relationship Id="rId42" Type="http://schemas.openxmlformats.org/officeDocument/2006/relationships/hyperlink" Target="https://lux17.mpi.nl/ds/webannotator-basic" TargetMode="External"/><Relationship Id="rId43" Type="http://schemas.openxmlformats.org/officeDocument/2006/relationships/hyperlink" Target="https://lux17.mpi.nl/ds/webannotator/" TargetMode="External"/><Relationship Id="rId44" Type="http://schemas.openxmlformats.org/officeDocument/2006/relationships/hyperlink" Target="http://www.wired-marker.org/en/index.html" TargetMode="External"/><Relationship Id="rId45" Type="http://schemas.openxmlformats.org/officeDocument/2006/relationships/hyperlink" Target="http://www.hyper-anchor.org/en/technical_format.html" TargetMode="External"/><Relationship Id="rId46" Type="http://schemas.openxmlformats.org/officeDocument/2006/relationships/hyperlink" Target="http://www.w3.org/TR/xptr-framework" TargetMode="External"/><Relationship Id="rId47" Type="http://schemas.openxmlformats.org/officeDocument/2006/relationships/hyperlink" Target="http://www.w3.org/standards/techs/xpointer" TargetMode="External"/><Relationship Id="rId48" Type="http://schemas.openxmlformats.org/officeDocument/2006/relationships/hyperlink" Target="https://github.com/DASISH/dwan-testing" TargetMode="External"/><Relationship Id="rId49" Type="http://schemas.openxmlformats.org/officeDocument/2006/relationships/hyperlink" Target="https://github.com/DASISH/dwanclientwiredmark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tools.ietf.org/html/rfc3986" TargetMode="External"/><Relationship Id="rId31" Type="http://schemas.openxmlformats.org/officeDocument/2006/relationships/hyperlink" Target="http://www.w3.org/1999/02/22-rdf-syntax-ns#" TargetMode="External"/><Relationship Id="rId32" Type="http://schemas.openxmlformats.org/officeDocument/2006/relationships/hyperlink" Target="http://www.w3.org/2002/07/owl#" TargetMode="External"/><Relationship Id="rId33" Type="http://schemas.openxmlformats.org/officeDocument/2006/relationships/hyperlink" Target="https://github.com/DASISH/dwan-client-wiredmarker/releases" TargetMode="External"/><Relationship Id="rId34" Type="http://schemas.openxmlformats.org/officeDocument/2006/relationships/hyperlink" Target="http://en.wikipedia.org/wiki/User_interface_markup_language" TargetMode="External"/><Relationship Id="rId35" Type="http://schemas.openxmlformats.org/officeDocument/2006/relationships/hyperlink" Target="http://en.wikipedia.org/wiki/Mozilla" TargetMode="External"/><Relationship Id="rId36" Type="http://schemas.openxmlformats.org/officeDocument/2006/relationships/hyperlink" Target="http://en.wikipedia.org/wiki/XML" TargetMode="External"/><Relationship Id="rId37" Type="http://schemas.openxmlformats.org/officeDocument/2006/relationships/hyperlink" Target="http://en.wikipedia.org/wiki/Graphical_user_interface" TargetMode="External"/><Relationship Id="rId38" Type="http://schemas.openxmlformats.org/officeDocument/2006/relationships/hyperlink" Target="http://en.wikipedia.org/wiki/Web_page" TargetMode="External"/><Relationship Id="rId39" Type="http://schemas.openxmlformats.org/officeDocument/2006/relationships/hyperlink" Target="https://developer.mozilla.org/en-US/Add-ons/Setting_up_extension_development_environment" TargetMode="Externa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xmlns.com/foaf/spec/"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www.w3.org/TR/xmlschema-2/" TargetMode="External"/><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image" Target="media/image15.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8948D-BE6E-F542-B5C5-6E83ADF8F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47</Pages>
  <Words>16780</Words>
  <Characters>95650</Characters>
  <Application>Microsoft Macintosh Word</Application>
  <DocSecurity>0</DocSecurity>
  <Lines>797</Lines>
  <Paragraphs>224</Paragraphs>
  <ScaleCrop>false</ScaleCrop>
  <Company>Göteborgs universitet</Company>
  <LinksUpToDate>false</LinksUpToDate>
  <CharactersWithSpaces>112206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311</cp:revision>
  <cp:lastPrinted>2014-10-14T14:40:00Z</cp:lastPrinted>
  <dcterms:created xsi:type="dcterms:W3CDTF">2014-10-06T11:37:00Z</dcterms:created>
  <dcterms:modified xsi:type="dcterms:W3CDTF">2014-10-15T13:51:00Z</dcterms:modified>
</cp:coreProperties>
</file>