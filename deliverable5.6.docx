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6B465DA9" w14:textId="77777777" w:rsidR="002E0E5F" w:rsidRPr="009F1F52" w:rsidRDefault="002E0E5F">
      <w:pPr>
        <w:rPr>
          <w:rFonts w:ascii="Verdana" w:hAnsi="Verdana"/>
        </w:rPr>
      </w:pPr>
    </w:p>
    <w:p w14:paraId="05840D9D" w14:textId="77777777" w:rsidR="002E0E5F" w:rsidRPr="009F1F52" w:rsidRDefault="002E0E5F">
      <w:pPr>
        <w:rPr>
          <w:rFonts w:ascii="Verdana" w:hAnsi="Verdana"/>
        </w:rPr>
      </w:pPr>
    </w:p>
    <w:p w14:paraId="360B0532" w14:textId="77777777" w:rsidR="00FA176F" w:rsidRPr="009F1F52" w:rsidRDefault="00711193" w:rsidP="004D2BA6">
      <w:pPr>
        <w:rPr>
          <w:rFonts w:ascii="Verdana" w:hAnsi="Verdana"/>
        </w:rPr>
      </w:pPr>
      <w:r w:rsidRPr="009F1F52">
        <w:rPr>
          <w:rFonts w:ascii="Verdana" w:hAnsi="Verdana"/>
        </w:rPr>
        <w:tab/>
      </w:r>
    </w:p>
    <w:p w14:paraId="5FD31BBD" w14:textId="77777777" w:rsidR="00FA176F" w:rsidRPr="009F1F52" w:rsidRDefault="00FA176F" w:rsidP="004D2BA6">
      <w:pPr>
        <w:rPr>
          <w:rFonts w:ascii="Verdana" w:hAnsi="Verdana"/>
        </w:rPr>
      </w:pPr>
    </w:p>
    <w:p w14:paraId="40DC13ED"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9F1F52" w:rsidRDefault="004D2BA6" w:rsidP="004D2BA6">
      <w:pPr>
        <w:rPr>
          <w:rFonts w:ascii="Verdana" w:hAnsi="Verdana"/>
        </w:rPr>
      </w:pPr>
    </w:p>
    <w:p w14:paraId="3D655CBB" w14:textId="77777777" w:rsidR="00FA176F" w:rsidRPr="009F1F52" w:rsidRDefault="00FA176F" w:rsidP="004D2BA6">
      <w:pPr>
        <w:rPr>
          <w:rFonts w:ascii="Verdana" w:hAnsi="Verdana"/>
        </w:rPr>
      </w:pPr>
    </w:p>
    <w:p w14:paraId="74A34733" w14:textId="77777777" w:rsidR="00FA176F" w:rsidRPr="009F1F52" w:rsidRDefault="00FA176F" w:rsidP="005D1DB5">
      <w:pPr>
        <w:jc w:val="center"/>
        <w:rPr>
          <w:rFonts w:ascii="Verdana" w:hAnsi="Verdana"/>
          <w:sz w:val="40"/>
          <w:szCs w:val="40"/>
        </w:rPr>
      </w:pPr>
    </w:p>
    <w:p w14:paraId="36EF647E"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18EEFE15"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239629F9"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52D4EDBA"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4DB0E23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15E35C8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4E618D3F"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0F747A7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0289D848" w14:textId="77777777" w:rsidR="00FA176F" w:rsidRPr="009F1F52" w:rsidRDefault="00FA176F" w:rsidP="00FA176F">
      <w:pPr>
        <w:rPr>
          <w:rFonts w:ascii="Verdana" w:hAnsi="Verdana" w:cs="Verdana"/>
          <w:b/>
          <w:lang w:bidi="de-DE"/>
        </w:rPr>
      </w:pPr>
    </w:p>
    <w:p w14:paraId="7D3B0178" w14:textId="77777777" w:rsidR="00FA176F" w:rsidRPr="009F1F52" w:rsidRDefault="00FA176F" w:rsidP="00FA176F">
      <w:pPr>
        <w:rPr>
          <w:rFonts w:ascii="Verdana" w:hAnsi="Verdana" w:cs="Verdana"/>
          <w:b/>
          <w:lang w:bidi="de-DE"/>
        </w:rPr>
      </w:pPr>
    </w:p>
    <w:p w14:paraId="5BB44517"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2DCB74E0" w14:textId="77777777" w:rsidR="00DA3910" w:rsidRPr="009F1F52" w:rsidRDefault="00DA3910" w:rsidP="00FA176F">
      <w:pPr>
        <w:rPr>
          <w:rFonts w:ascii="Verdana" w:hAnsi="Verdana" w:cs="Verdana"/>
          <w:lang w:bidi="de-DE"/>
        </w:rPr>
      </w:pPr>
    </w:p>
    <w:p w14:paraId="714F6FF7"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0F875896"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565E1DBA" w14:textId="77777777" w:rsidR="00DA3910" w:rsidRPr="009F1F52" w:rsidRDefault="009B54F3" w:rsidP="00FA176F">
      <w:pPr>
        <w:rPr>
          <w:rFonts w:ascii="Verdana" w:hAnsi="Verdana" w:cs="Arial"/>
        </w:rPr>
      </w:pPr>
      <w:r>
        <w:rPr>
          <w:rFonts w:ascii="Verdana" w:hAnsi="Verdana" w:cs="Arial"/>
        </w:rPr>
        <w:t>Deadline: M36</w:t>
      </w:r>
    </w:p>
    <w:p w14:paraId="73A73AFD" w14:textId="77777777" w:rsidR="00451449" w:rsidRPr="009F1F52" w:rsidRDefault="00451449" w:rsidP="00FA176F">
      <w:pPr>
        <w:rPr>
          <w:rFonts w:ascii="Verdana" w:hAnsi="Verdana" w:cs="Arial"/>
        </w:rPr>
      </w:pPr>
      <w:r w:rsidRPr="009F1F52">
        <w:rPr>
          <w:rFonts w:ascii="Verdana" w:hAnsi="Verdana" w:cs="Arial"/>
        </w:rPr>
        <w:t>Nature:</w:t>
      </w:r>
    </w:p>
    <w:p w14:paraId="718EF49E" w14:textId="77777777" w:rsidR="00DA3910" w:rsidRPr="009F1F52" w:rsidRDefault="00DA3910" w:rsidP="00FA176F">
      <w:pPr>
        <w:rPr>
          <w:rFonts w:ascii="Verdana" w:hAnsi="Verdana" w:cs="Arial"/>
        </w:rPr>
      </w:pPr>
    </w:p>
    <w:p w14:paraId="144B43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265E6B8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0F4FC5A8" w14:textId="77777777" w:rsidR="00DA3910" w:rsidRPr="009F1F52" w:rsidRDefault="00DA3910" w:rsidP="007966E8">
      <w:pPr>
        <w:rPr>
          <w:rFonts w:ascii="Verdana" w:hAnsi="Verdana" w:cs="Verdana"/>
          <w:lang w:bidi="de-DE"/>
        </w:rPr>
      </w:pPr>
    </w:p>
    <w:p w14:paraId="025E6692" w14:textId="77777777" w:rsidR="00DA3910" w:rsidRPr="009F1F52" w:rsidRDefault="00DA3910" w:rsidP="00DA3910">
      <w:pPr>
        <w:jc w:val="center"/>
        <w:rPr>
          <w:rFonts w:ascii="Verdana" w:hAnsi="Verdana" w:cs="Verdana"/>
          <w:lang w:bidi="de-DE"/>
        </w:rPr>
      </w:pPr>
    </w:p>
    <w:p w14:paraId="7A91ACC7" w14:textId="77777777" w:rsidR="00DA3910" w:rsidRPr="009F1F52" w:rsidRDefault="00DA3910" w:rsidP="00DA3910">
      <w:pPr>
        <w:jc w:val="center"/>
        <w:rPr>
          <w:rFonts w:ascii="Verdana" w:hAnsi="Verdana" w:cs="Verdana"/>
          <w:lang w:bidi="de-DE"/>
        </w:rPr>
      </w:pPr>
    </w:p>
    <w:p w14:paraId="419E41E9" w14:textId="77777777" w:rsidR="00DA3910" w:rsidRPr="009F1F52" w:rsidRDefault="00DA3910" w:rsidP="00DA3910">
      <w:pPr>
        <w:rPr>
          <w:rFonts w:ascii="Verdana" w:hAnsi="Verdana" w:cs="Arial"/>
        </w:rPr>
      </w:pPr>
    </w:p>
    <w:p w14:paraId="6F535C89"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proofErr w:type="spellStart"/>
      <w:r w:rsidR="00083EA7" w:rsidRPr="006904DC">
        <w:rPr>
          <w:rFonts w:ascii="Verdana" w:hAnsi="Verdana" w:cs="Arial"/>
          <w:szCs w:val="22"/>
        </w:rPr>
        <w:t>Valentina</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Ascuitti</w:t>
      </w:r>
      <w:proofErr w:type="spellEnd"/>
      <w:r w:rsidR="00083EA7" w:rsidRPr="006904DC">
        <w:rPr>
          <w:rFonts w:ascii="Verdana" w:hAnsi="Verdana" w:cs="Arial"/>
          <w:szCs w:val="22"/>
        </w:rPr>
        <w:t xml:space="preserve">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proofErr w:type="spellStart"/>
      <w:r w:rsidR="00083EA7" w:rsidRPr="006904DC">
        <w:rPr>
          <w:rFonts w:ascii="Verdana" w:hAnsi="Verdana" w:cs="Arial"/>
          <w:szCs w:val="22"/>
        </w:rPr>
        <w:t>Twan</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Goosen</w:t>
      </w:r>
      <w:proofErr w:type="spellEnd"/>
      <w:r w:rsidR="00083EA7" w:rsidRPr="006904DC">
        <w:rPr>
          <w:rFonts w:ascii="Verdana" w:hAnsi="Verdana" w:cs="Arial"/>
          <w:szCs w:val="22"/>
        </w:rPr>
        <w:t xml:space="preserve"> (MPG-</w:t>
      </w:r>
      <w:r w:rsidR="00DC32DA" w:rsidRPr="006904DC">
        <w:rPr>
          <w:rFonts w:ascii="Verdana" w:hAnsi="Verdana" w:cs="Arial"/>
          <w:szCs w:val="22"/>
        </w:rPr>
        <w:t xml:space="preserve">TLA), </w:t>
      </w:r>
      <w:proofErr w:type="spellStart"/>
      <w:r w:rsidR="00083EA7" w:rsidRPr="006904DC">
        <w:rPr>
          <w:rFonts w:ascii="Verdana" w:hAnsi="Verdana" w:cs="Arial"/>
          <w:szCs w:val="22"/>
        </w:rPr>
        <w:t>Indrek</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Jentson</w:t>
      </w:r>
      <w:proofErr w:type="spellEnd"/>
      <w:r w:rsidR="00083EA7" w:rsidRPr="006904DC">
        <w:rPr>
          <w:rFonts w:ascii="Verdana" w:hAnsi="Verdana" w:cs="Arial"/>
          <w:szCs w:val="22"/>
        </w:rPr>
        <w:t xml:space="preserve"> (University of Tartu), </w:t>
      </w:r>
      <w:proofErr w:type="spellStart"/>
      <w:r w:rsidR="00F73DA9" w:rsidRPr="006904DC">
        <w:rPr>
          <w:rFonts w:ascii="Verdana" w:hAnsi="Verdana" w:cs="Arial"/>
          <w:szCs w:val="22"/>
        </w:rPr>
        <w:t>Kees</w:t>
      </w:r>
      <w:proofErr w:type="spellEnd"/>
      <w:r w:rsidR="00F73DA9" w:rsidRPr="006904DC">
        <w:rPr>
          <w:rFonts w:ascii="Verdana" w:hAnsi="Verdana" w:cs="Arial"/>
          <w:szCs w:val="22"/>
        </w:rPr>
        <w:t xml:space="preserve">-Jan van de </w:t>
      </w:r>
      <w:proofErr w:type="spellStart"/>
      <w:r w:rsidR="00F73DA9" w:rsidRPr="006904DC">
        <w:rPr>
          <w:rFonts w:ascii="Verdana" w:hAnsi="Verdana" w:cs="Arial"/>
          <w:szCs w:val="22"/>
        </w:rPr>
        <w:t>Looi</w:t>
      </w:r>
      <w:proofErr w:type="spellEnd"/>
      <w:r w:rsidR="00F73DA9" w:rsidRPr="006904DC">
        <w:rPr>
          <w:rFonts w:ascii="Verdana" w:hAnsi="Verdana" w:cs="Arial"/>
          <w:szCs w:val="22"/>
        </w:rPr>
        <w:t xml:space="preserve"> (MPG</w:t>
      </w:r>
      <w:r w:rsidR="003C1A01" w:rsidRPr="006904DC">
        <w:rPr>
          <w:rFonts w:ascii="Verdana" w:hAnsi="Verdana" w:cs="Arial"/>
          <w:szCs w:val="22"/>
        </w:rPr>
        <w:t xml:space="preserve">-TLA), </w:t>
      </w:r>
      <w:proofErr w:type="spellStart"/>
      <w:r w:rsidR="00DC32DA" w:rsidRPr="006904DC">
        <w:rPr>
          <w:rFonts w:ascii="Verdana" w:hAnsi="Verdana" w:cs="Arial"/>
          <w:szCs w:val="22"/>
        </w:rPr>
        <w:t>Olof</w:t>
      </w:r>
      <w:proofErr w:type="spellEnd"/>
      <w:r w:rsidR="00DC32DA" w:rsidRPr="006904DC">
        <w:rPr>
          <w:rFonts w:ascii="Verdana" w:hAnsi="Verdana" w:cs="Arial"/>
          <w:szCs w:val="22"/>
        </w:rPr>
        <w:t xml:space="preserve"> Olsson (UGOT), Stephanie Roth (UGOT), Olha </w:t>
      </w:r>
      <w:proofErr w:type="spellStart"/>
      <w:r w:rsidR="00DC32DA" w:rsidRPr="006904DC">
        <w:rPr>
          <w:rFonts w:ascii="Verdana" w:hAnsi="Verdana" w:cs="Arial"/>
          <w:szCs w:val="22"/>
        </w:rPr>
        <w:t>Shkaravska</w:t>
      </w:r>
      <w:proofErr w:type="spellEnd"/>
      <w:r w:rsidR="00DC32DA" w:rsidRPr="006904DC">
        <w:rPr>
          <w:rFonts w:ascii="Verdana" w:hAnsi="Verdana" w:cs="Arial"/>
          <w:szCs w:val="22"/>
        </w:rPr>
        <w:t xml:space="preserve">  (MPG-TLA),  </w:t>
      </w:r>
      <w:proofErr w:type="spellStart"/>
      <w:r w:rsidR="00083EA7" w:rsidRPr="006904DC">
        <w:rPr>
          <w:rFonts w:ascii="Verdana" w:hAnsi="Verdana" w:cs="Arial"/>
          <w:szCs w:val="22"/>
        </w:rPr>
        <w:t>Menzo</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Windhower</w:t>
      </w:r>
      <w:proofErr w:type="spellEnd"/>
      <w:r w:rsidR="00083EA7" w:rsidRPr="006904DC">
        <w:rPr>
          <w:rFonts w:ascii="Verdana" w:hAnsi="Verdana" w:cs="Arial"/>
          <w:szCs w:val="22"/>
        </w:rPr>
        <w:t xml:space="preserve"> (MPG-TLA).</w:t>
      </w:r>
    </w:p>
    <w:p w14:paraId="6C11EC40" w14:textId="77777777" w:rsidR="009B3B05" w:rsidRPr="009F1F52" w:rsidRDefault="002745F3">
      <w:pPr>
        <w:rPr>
          <w:rFonts w:ascii="Verdana" w:hAnsi="Verdana"/>
        </w:rPr>
      </w:pPr>
      <w:r w:rsidRPr="009F1F52">
        <w:rPr>
          <w:rFonts w:ascii="Verdana" w:hAnsi="Verdana"/>
        </w:rPr>
        <w:tab/>
      </w:r>
    </w:p>
    <w:p w14:paraId="06A15674"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67E55B6" w14:textId="77777777" w:rsidR="00B864B4" w:rsidRPr="009F1F52" w:rsidRDefault="00B864B4" w:rsidP="00B864B4">
      <w:pPr>
        <w:rPr>
          <w:rFonts w:ascii="Verdana" w:hAnsi="Verdana"/>
        </w:rPr>
      </w:pPr>
    </w:p>
    <w:p w14:paraId="67AB2272" w14:textId="77777777" w:rsidR="00B864B4" w:rsidRPr="009F1F52" w:rsidRDefault="00B864B4" w:rsidP="00B864B4">
      <w:pPr>
        <w:rPr>
          <w:rFonts w:ascii="Verdana" w:hAnsi="Verdana"/>
        </w:rPr>
      </w:pPr>
    </w:p>
    <w:p w14:paraId="2B556F05" w14:textId="77777777" w:rsidR="00B95A3B" w:rsidRPr="003C2117" w:rsidRDefault="00B95A3B">
      <w:pPr>
        <w:rPr>
          <w:rFonts w:ascii="Verdana" w:hAnsi="Verdana"/>
          <w:sz w:val="28"/>
          <w:szCs w:val="28"/>
        </w:rPr>
      </w:pPr>
    </w:p>
    <w:p w14:paraId="0790D31C" w14:textId="77777777" w:rsidR="00E83AC8" w:rsidRPr="009F1F52" w:rsidRDefault="00E83AC8" w:rsidP="00B864B4">
      <w:pPr>
        <w:rPr>
          <w:rFonts w:ascii="Verdana" w:hAnsi="Verdana"/>
        </w:rPr>
      </w:pPr>
    </w:p>
    <w:p w14:paraId="59FF86CD" w14:textId="77777777" w:rsidR="00E83AC8" w:rsidRPr="009F1F52" w:rsidRDefault="00E83AC8" w:rsidP="00B864B4">
      <w:pPr>
        <w:rPr>
          <w:rFonts w:ascii="Verdana" w:hAnsi="Verdana"/>
        </w:rPr>
      </w:pPr>
    </w:p>
    <w:p w14:paraId="3AE35811" w14:textId="77777777" w:rsidR="00E83AC8" w:rsidRPr="009F1F52" w:rsidRDefault="00E83AC8" w:rsidP="00B864B4">
      <w:pPr>
        <w:rPr>
          <w:rFonts w:ascii="Verdana" w:hAnsi="Verdana"/>
        </w:rPr>
      </w:pPr>
    </w:p>
    <w:p w14:paraId="3EB645BD" w14:textId="77777777" w:rsidR="00E83AC8" w:rsidRPr="009F1F52" w:rsidRDefault="00E83AC8" w:rsidP="00B864B4">
      <w:pPr>
        <w:rPr>
          <w:rFonts w:ascii="Verdana" w:hAnsi="Verdana"/>
        </w:rPr>
      </w:pPr>
    </w:p>
    <w:p w14:paraId="719E3B06"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5E4B4D70" w14:textId="77777777" w:rsidR="00534D62" w:rsidRDefault="00534D62" w:rsidP="006842AB">
          <w:pPr>
            <w:pStyle w:val="TOCHeading"/>
          </w:pPr>
          <w:r>
            <w:t xml:space="preserve">Table </w:t>
          </w:r>
          <w:proofErr w:type="spellStart"/>
          <w:r>
            <w:t>of</w:t>
          </w:r>
          <w:proofErr w:type="spellEnd"/>
          <w:r>
            <w:t xml:space="preserve"> </w:t>
          </w:r>
          <w:proofErr w:type="spellStart"/>
          <w:r>
            <w:t>Contents</w:t>
          </w:r>
          <w:proofErr w:type="spellEnd"/>
        </w:p>
        <w:p w14:paraId="25304955" w14:textId="77777777" w:rsidR="00BB1254"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BB1254">
            <w:rPr>
              <w:noProof/>
            </w:rPr>
            <w:t>2.</w:t>
          </w:r>
          <w:r w:rsidR="00BB1254">
            <w:rPr>
              <w:rFonts w:asciiTheme="minorHAnsi" w:hAnsiTheme="minorHAnsi"/>
              <w:b w:val="0"/>
              <w:noProof/>
              <w:sz w:val="24"/>
              <w:lang w:val="en-US" w:eastAsia="ja-JP"/>
            </w:rPr>
            <w:tab/>
          </w:r>
          <w:r w:rsidR="00BB1254">
            <w:rPr>
              <w:noProof/>
            </w:rPr>
            <w:t>Executive Summary</w:t>
          </w:r>
          <w:r w:rsidR="00BB1254">
            <w:rPr>
              <w:noProof/>
            </w:rPr>
            <w:tab/>
          </w:r>
          <w:r w:rsidR="00BB1254">
            <w:rPr>
              <w:noProof/>
            </w:rPr>
            <w:fldChar w:fldCharType="begin"/>
          </w:r>
          <w:r w:rsidR="00BB1254">
            <w:rPr>
              <w:noProof/>
            </w:rPr>
            <w:instrText xml:space="preserve"> PAGEREF _Toc276640530 \h </w:instrText>
          </w:r>
          <w:r w:rsidR="00BB1254">
            <w:rPr>
              <w:noProof/>
            </w:rPr>
          </w:r>
          <w:r w:rsidR="00BB1254">
            <w:rPr>
              <w:noProof/>
            </w:rPr>
            <w:fldChar w:fldCharType="separate"/>
          </w:r>
          <w:r w:rsidR="00BB1254">
            <w:rPr>
              <w:noProof/>
            </w:rPr>
            <w:t>1</w:t>
          </w:r>
          <w:r w:rsidR="00BB1254">
            <w:rPr>
              <w:noProof/>
            </w:rPr>
            <w:fldChar w:fldCharType="end"/>
          </w:r>
        </w:p>
        <w:p w14:paraId="487A01CB"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_Toc276640531 \h </w:instrText>
          </w:r>
          <w:r>
            <w:rPr>
              <w:noProof/>
            </w:rPr>
          </w:r>
          <w:r>
            <w:rPr>
              <w:noProof/>
            </w:rPr>
            <w:fldChar w:fldCharType="separate"/>
          </w:r>
          <w:r>
            <w:rPr>
              <w:noProof/>
            </w:rPr>
            <w:t>2</w:t>
          </w:r>
          <w:r>
            <w:rPr>
              <w:noProof/>
            </w:rPr>
            <w:fldChar w:fldCharType="end"/>
          </w:r>
        </w:p>
        <w:p w14:paraId="0BA3A044"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_Toc276640532 \h </w:instrText>
          </w:r>
          <w:r>
            <w:rPr>
              <w:noProof/>
            </w:rPr>
          </w:r>
          <w:r>
            <w:rPr>
              <w:noProof/>
            </w:rPr>
            <w:fldChar w:fldCharType="separate"/>
          </w:r>
          <w:r>
            <w:rPr>
              <w:noProof/>
            </w:rPr>
            <w:t>2</w:t>
          </w:r>
          <w:r>
            <w:rPr>
              <w:noProof/>
            </w:rPr>
            <w:fldChar w:fldCharType="end"/>
          </w:r>
        </w:p>
        <w:p w14:paraId="1F480A2D"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_Toc276640533 \h </w:instrText>
          </w:r>
          <w:r>
            <w:rPr>
              <w:noProof/>
            </w:rPr>
          </w:r>
          <w:r>
            <w:rPr>
              <w:noProof/>
            </w:rPr>
            <w:fldChar w:fldCharType="separate"/>
          </w:r>
          <w:r>
            <w:rPr>
              <w:noProof/>
            </w:rPr>
            <w:t>3</w:t>
          </w:r>
          <w:r>
            <w:rPr>
              <w:noProof/>
            </w:rPr>
            <w:fldChar w:fldCharType="end"/>
          </w:r>
        </w:p>
        <w:p w14:paraId="29BB200A"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_Toc276640534 \h </w:instrText>
          </w:r>
          <w:r>
            <w:rPr>
              <w:noProof/>
            </w:rPr>
          </w:r>
          <w:r>
            <w:rPr>
              <w:noProof/>
            </w:rPr>
            <w:fldChar w:fldCharType="separate"/>
          </w:r>
          <w:r>
            <w:rPr>
              <w:noProof/>
            </w:rPr>
            <w:t>4</w:t>
          </w:r>
          <w:r>
            <w:rPr>
              <w:noProof/>
            </w:rPr>
            <w:fldChar w:fldCharType="end"/>
          </w:r>
        </w:p>
        <w:p w14:paraId="0AC8E23F"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_Toc276640535 \h </w:instrText>
          </w:r>
          <w:r>
            <w:rPr>
              <w:noProof/>
            </w:rPr>
          </w:r>
          <w:r>
            <w:rPr>
              <w:noProof/>
            </w:rPr>
            <w:fldChar w:fldCharType="separate"/>
          </w:r>
          <w:r>
            <w:rPr>
              <w:noProof/>
            </w:rPr>
            <w:t>4</w:t>
          </w:r>
          <w:r>
            <w:rPr>
              <w:noProof/>
            </w:rPr>
            <w:fldChar w:fldCharType="end"/>
          </w:r>
        </w:p>
        <w:p w14:paraId="579C50B8"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_Toc276640536 \h </w:instrText>
          </w:r>
          <w:r>
            <w:rPr>
              <w:noProof/>
            </w:rPr>
          </w:r>
          <w:r>
            <w:rPr>
              <w:noProof/>
            </w:rPr>
            <w:fldChar w:fldCharType="separate"/>
          </w:r>
          <w:r>
            <w:rPr>
              <w:noProof/>
            </w:rPr>
            <w:t>9</w:t>
          </w:r>
          <w:r>
            <w:rPr>
              <w:noProof/>
            </w:rPr>
            <w:fldChar w:fldCharType="end"/>
          </w:r>
        </w:p>
        <w:p w14:paraId="22D187C6"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_Toc276640537 \h </w:instrText>
          </w:r>
          <w:r>
            <w:rPr>
              <w:noProof/>
            </w:rPr>
          </w:r>
          <w:r>
            <w:rPr>
              <w:noProof/>
            </w:rPr>
            <w:fldChar w:fldCharType="separate"/>
          </w:r>
          <w:r>
            <w:rPr>
              <w:noProof/>
            </w:rPr>
            <w:t>9</w:t>
          </w:r>
          <w:r>
            <w:rPr>
              <w:noProof/>
            </w:rPr>
            <w:fldChar w:fldCharType="end"/>
          </w:r>
        </w:p>
        <w:p w14:paraId="5B52841B"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_Toc276640538 \h </w:instrText>
          </w:r>
          <w:r>
            <w:rPr>
              <w:noProof/>
            </w:rPr>
          </w:r>
          <w:r>
            <w:rPr>
              <w:noProof/>
            </w:rPr>
            <w:fldChar w:fldCharType="separate"/>
          </w:r>
          <w:r>
            <w:rPr>
              <w:noProof/>
            </w:rPr>
            <w:t>9</w:t>
          </w:r>
          <w:r>
            <w:rPr>
              <w:noProof/>
            </w:rPr>
            <w:fldChar w:fldCharType="end"/>
          </w:r>
        </w:p>
        <w:p w14:paraId="07A2DD19"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Data Model and its connection to Open Annotation Model</w:t>
          </w:r>
          <w:r>
            <w:rPr>
              <w:noProof/>
            </w:rPr>
            <w:tab/>
          </w:r>
          <w:r>
            <w:rPr>
              <w:noProof/>
            </w:rPr>
            <w:fldChar w:fldCharType="begin"/>
          </w:r>
          <w:r>
            <w:rPr>
              <w:noProof/>
            </w:rPr>
            <w:instrText xml:space="preserve"> PAGEREF _Toc276640539 \h </w:instrText>
          </w:r>
          <w:r>
            <w:rPr>
              <w:noProof/>
            </w:rPr>
          </w:r>
          <w:r>
            <w:rPr>
              <w:noProof/>
            </w:rPr>
            <w:fldChar w:fldCharType="separate"/>
          </w:r>
          <w:r>
            <w:rPr>
              <w:noProof/>
            </w:rPr>
            <w:t>10</w:t>
          </w:r>
          <w:r>
            <w:rPr>
              <w:noProof/>
            </w:rPr>
            <w:fldChar w:fldCharType="end"/>
          </w:r>
        </w:p>
        <w:p w14:paraId="0E08C108"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_Toc276640540 \h </w:instrText>
          </w:r>
          <w:r>
            <w:rPr>
              <w:noProof/>
            </w:rPr>
          </w:r>
          <w:r>
            <w:rPr>
              <w:noProof/>
            </w:rPr>
            <w:fldChar w:fldCharType="separate"/>
          </w:r>
          <w:r>
            <w:rPr>
              <w:noProof/>
            </w:rPr>
            <w:t>13</w:t>
          </w:r>
          <w:r>
            <w:rPr>
              <w:noProof/>
            </w:rPr>
            <w:fldChar w:fldCharType="end"/>
          </w:r>
        </w:p>
        <w:p w14:paraId="00E2052F" w14:textId="77777777" w:rsidR="00BB1254" w:rsidRDefault="00BB1254">
          <w:pPr>
            <w:pStyle w:val="TOC3"/>
            <w:tabs>
              <w:tab w:val="right" w:leader="dot" w:pos="9056"/>
            </w:tabs>
            <w:rPr>
              <w:rFonts w:asciiTheme="minorHAnsi" w:hAnsiTheme="minorHAnsi"/>
              <w:noProof/>
              <w:sz w:val="24"/>
              <w:szCs w:val="24"/>
              <w:lang w:val="en-US" w:eastAsia="ja-JP"/>
            </w:rPr>
          </w:pPr>
          <w:r>
            <w:rPr>
              <w:noProof/>
            </w:rPr>
            <w:t>Architecture in a nutshell</w:t>
          </w:r>
          <w:r>
            <w:rPr>
              <w:noProof/>
            </w:rPr>
            <w:tab/>
          </w:r>
          <w:r>
            <w:rPr>
              <w:noProof/>
            </w:rPr>
            <w:fldChar w:fldCharType="begin"/>
          </w:r>
          <w:r>
            <w:rPr>
              <w:noProof/>
            </w:rPr>
            <w:instrText xml:space="preserve"> PAGEREF _Toc276640541 \h </w:instrText>
          </w:r>
          <w:r>
            <w:rPr>
              <w:noProof/>
            </w:rPr>
          </w:r>
          <w:r>
            <w:rPr>
              <w:noProof/>
            </w:rPr>
            <w:fldChar w:fldCharType="separate"/>
          </w:r>
          <w:r>
            <w:rPr>
              <w:noProof/>
            </w:rPr>
            <w:t>13</w:t>
          </w:r>
          <w:r>
            <w:rPr>
              <w:noProof/>
            </w:rPr>
            <w:fldChar w:fldCharType="end"/>
          </w:r>
        </w:p>
        <w:p w14:paraId="79ED952B" w14:textId="77777777" w:rsidR="00BB1254" w:rsidRDefault="00BB1254">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_Toc276640542 \h </w:instrText>
          </w:r>
          <w:r>
            <w:rPr>
              <w:noProof/>
            </w:rPr>
          </w:r>
          <w:r>
            <w:rPr>
              <w:noProof/>
            </w:rPr>
            <w:fldChar w:fldCharType="separate"/>
          </w:r>
          <w:r>
            <w:rPr>
              <w:noProof/>
            </w:rPr>
            <w:t>14</w:t>
          </w:r>
          <w:r>
            <w:rPr>
              <w:noProof/>
            </w:rPr>
            <w:fldChar w:fldCharType="end"/>
          </w:r>
        </w:p>
        <w:p w14:paraId="2A807C33" w14:textId="77777777" w:rsidR="00BB1254" w:rsidRDefault="00BB1254">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_Toc276640543 \h </w:instrText>
          </w:r>
          <w:r>
            <w:rPr>
              <w:noProof/>
            </w:rPr>
          </w:r>
          <w:r>
            <w:rPr>
              <w:noProof/>
            </w:rPr>
            <w:fldChar w:fldCharType="separate"/>
          </w:r>
          <w:r>
            <w:rPr>
              <w:noProof/>
            </w:rPr>
            <w:t>15</w:t>
          </w:r>
          <w:r>
            <w:rPr>
              <w:noProof/>
            </w:rPr>
            <w:fldChar w:fldCharType="end"/>
          </w:r>
        </w:p>
        <w:p w14:paraId="1E296CFF"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_Toc276640544 \h </w:instrText>
          </w:r>
          <w:r>
            <w:rPr>
              <w:noProof/>
            </w:rPr>
          </w:r>
          <w:r>
            <w:rPr>
              <w:noProof/>
            </w:rPr>
            <w:fldChar w:fldCharType="separate"/>
          </w:r>
          <w:r>
            <w:rPr>
              <w:noProof/>
            </w:rPr>
            <w:t>21</w:t>
          </w:r>
          <w:r>
            <w:rPr>
              <w:noProof/>
            </w:rPr>
            <w:fldChar w:fldCharType="end"/>
          </w:r>
        </w:p>
        <w:p w14:paraId="36473C84" w14:textId="77777777" w:rsidR="00BB1254" w:rsidRDefault="00BB1254">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_Toc276640545 \h </w:instrText>
          </w:r>
          <w:r>
            <w:rPr>
              <w:noProof/>
            </w:rPr>
          </w:r>
          <w:r>
            <w:rPr>
              <w:noProof/>
            </w:rPr>
            <w:fldChar w:fldCharType="separate"/>
          </w:r>
          <w:r>
            <w:rPr>
              <w:noProof/>
            </w:rPr>
            <w:t>21</w:t>
          </w:r>
          <w:r>
            <w:rPr>
              <w:noProof/>
            </w:rPr>
            <w:fldChar w:fldCharType="end"/>
          </w:r>
        </w:p>
        <w:p w14:paraId="65E97189" w14:textId="77777777" w:rsidR="00BB1254" w:rsidRDefault="00BB1254">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_Toc276640546 \h </w:instrText>
          </w:r>
          <w:r>
            <w:rPr>
              <w:noProof/>
            </w:rPr>
          </w:r>
          <w:r>
            <w:rPr>
              <w:noProof/>
            </w:rPr>
            <w:fldChar w:fldCharType="separate"/>
          </w:r>
          <w:r>
            <w:rPr>
              <w:noProof/>
            </w:rPr>
            <w:t>23</w:t>
          </w:r>
          <w:r>
            <w:rPr>
              <w:noProof/>
            </w:rPr>
            <w:fldChar w:fldCharType="end"/>
          </w:r>
        </w:p>
        <w:p w14:paraId="47B58FF4" w14:textId="77777777" w:rsidR="00BB1254" w:rsidRDefault="00BB1254">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_Toc276640547 \h </w:instrText>
          </w:r>
          <w:r>
            <w:rPr>
              <w:noProof/>
            </w:rPr>
          </w:r>
          <w:r>
            <w:rPr>
              <w:noProof/>
            </w:rPr>
            <w:fldChar w:fldCharType="separate"/>
          </w:r>
          <w:r>
            <w:rPr>
              <w:noProof/>
            </w:rPr>
            <w:t>24</w:t>
          </w:r>
          <w:r>
            <w:rPr>
              <w:noProof/>
            </w:rPr>
            <w:fldChar w:fldCharType="end"/>
          </w:r>
        </w:p>
        <w:p w14:paraId="1B604ECC"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_Toc276640548 \h </w:instrText>
          </w:r>
          <w:r>
            <w:rPr>
              <w:noProof/>
            </w:rPr>
          </w:r>
          <w:r>
            <w:rPr>
              <w:noProof/>
            </w:rPr>
            <w:fldChar w:fldCharType="separate"/>
          </w:r>
          <w:r>
            <w:rPr>
              <w:noProof/>
            </w:rPr>
            <w:t>25</w:t>
          </w:r>
          <w:r>
            <w:rPr>
              <w:noProof/>
            </w:rPr>
            <w:fldChar w:fldCharType="end"/>
          </w:r>
        </w:p>
        <w:p w14:paraId="58BBA2B4" w14:textId="77777777" w:rsidR="00BB1254" w:rsidRDefault="00BB1254">
          <w:pPr>
            <w:pStyle w:val="TOC1"/>
            <w:tabs>
              <w:tab w:val="left" w:pos="689"/>
              <w:tab w:val="right" w:leader="dot" w:pos="9056"/>
            </w:tabs>
            <w:rPr>
              <w:rFonts w:asciiTheme="minorHAnsi" w:hAnsiTheme="minorHAnsi"/>
              <w:b w:val="0"/>
              <w:noProof/>
              <w:sz w:val="24"/>
              <w:lang w:val="en-US" w:eastAsia="ja-JP"/>
            </w:rPr>
          </w:pPr>
          <w:r w:rsidRPr="00A13C38">
            <w:rPr>
              <w:rFonts w:eastAsia="Verdana Bold" w:hAnsi="Verdana Bold" w:cs="Verdana Bold"/>
              <w:noProof/>
              <w:u w:color="000000"/>
            </w:rPr>
            <w:t>6.</w:t>
          </w:r>
          <w:r>
            <w:rPr>
              <w:rFonts w:asciiTheme="minorHAnsi" w:hAnsiTheme="minorHAnsi"/>
              <w:b w:val="0"/>
              <w:noProof/>
              <w:sz w:val="24"/>
              <w:lang w:val="en-US" w:eastAsia="ja-JP"/>
            </w:rPr>
            <w:tab/>
          </w:r>
          <w:r w:rsidRPr="00A13C38">
            <w:rPr>
              <w:noProof/>
              <w:u w:color="000000"/>
            </w:rPr>
            <w:t>Social Sciences and Humanities: Results and Outlook</w:t>
          </w:r>
          <w:r>
            <w:rPr>
              <w:noProof/>
            </w:rPr>
            <w:tab/>
          </w:r>
          <w:r>
            <w:rPr>
              <w:noProof/>
            </w:rPr>
            <w:fldChar w:fldCharType="begin"/>
          </w:r>
          <w:r>
            <w:rPr>
              <w:noProof/>
            </w:rPr>
            <w:instrText xml:space="preserve"> PAGEREF _Toc276640549 \h </w:instrText>
          </w:r>
          <w:r>
            <w:rPr>
              <w:noProof/>
            </w:rPr>
          </w:r>
          <w:r>
            <w:rPr>
              <w:noProof/>
            </w:rPr>
            <w:fldChar w:fldCharType="separate"/>
          </w:r>
          <w:r>
            <w:rPr>
              <w:noProof/>
            </w:rPr>
            <w:t>25</w:t>
          </w:r>
          <w:r>
            <w:rPr>
              <w:noProof/>
            </w:rPr>
            <w:fldChar w:fldCharType="end"/>
          </w:r>
        </w:p>
        <w:p w14:paraId="315DAEE1"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_Toc276640550 \h </w:instrText>
          </w:r>
          <w:r>
            <w:rPr>
              <w:noProof/>
            </w:rPr>
          </w:r>
          <w:r>
            <w:rPr>
              <w:noProof/>
            </w:rPr>
            <w:fldChar w:fldCharType="separate"/>
          </w:r>
          <w:r>
            <w:rPr>
              <w:noProof/>
            </w:rPr>
            <w:t>26</w:t>
          </w:r>
          <w:r>
            <w:rPr>
              <w:noProof/>
            </w:rPr>
            <w:fldChar w:fldCharType="end"/>
          </w:r>
        </w:p>
        <w:p w14:paraId="720ABF42"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_Toc276640551 \h </w:instrText>
          </w:r>
          <w:r>
            <w:rPr>
              <w:noProof/>
            </w:rPr>
          </w:r>
          <w:r>
            <w:rPr>
              <w:noProof/>
            </w:rPr>
            <w:fldChar w:fldCharType="separate"/>
          </w:r>
          <w:r>
            <w:rPr>
              <w:noProof/>
            </w:rPr>
            <w:t>28</w:t>
          </w:r>
          <w:r>
            <w:rPr>
              <w:noProof/>
            </w:rPr>
            <w:fldChar w:fldCharType="end"/>
          </w:r>
        </w:p>
        <w:p w14:paraId="215838CB"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_Toc276640552 \h </w:instrText>
          </w:r>
          <w:r>
            <w:rPr>
              <w:noProof/>
            </w:rPr>
          </w:r>
          <w:r>
            <w:rPr>
              <w:noProof/>
            </w:rPr>
            <w:fldChar w:fldCharType="separate"/>
          </w:r>
          <w:r>
            <w:rPr>
              <w:noProof/>
            </w:rPr>
            <w:t>33</w:t>
          </w:r>
          <w:r>
            <w:rPr>
              <w:noProof/>
            </w:rPr>
            <w:fldChar w:fldCharType="end"/>
          </w:r>
        </w:p>
        <w:p w14:paraId="50879A4A" w14:textId="77777777" w:rsidR="00BB1254" w:rsidRDefault="00BB1254">
          <w:pPr>
            <w:pStyle w:val="TOC1"/>
            <w:tabs>
              <w:tab w:val="right" w:leader="dot" w:pos="9056"/>
            </w:tabs>
            <w:rPr>
              <w:rFonts w:asciiTheme="minorHAnsi" w:hAnsiTheme="minorHAnsi"/>
              <w:b w:val="0"/>
              <w:noProof/>
              <w:sz w:val="24"/>
              <w:lang w:val="en-US" w:eastAsia="ja-JP"/>
            </w:rPr>
          </w:pPr>
          <w:r>
            <w:rPr>
              <w:noProof/>
            </w:rPr>
            <w:t>Appendix A: XML schema.</w:t>
          </w:r>
          <w:r>
            <w:rPr>
              <w:noProof/>
            </w:rPr>
            <w:tab/>
          </w:r>
          <w:r>
            <w:rPr>
              <w:noProof/>
            </w:rPr>
            <w:fldChar w:fldCharType="begin"/>
          </w:r>
          <w:r>
            <w:rPr>
              <w:noProof/>
            </w:rPr>
            <w:instrText xml:space="preserve"> PAGEREF _Toc276640553 \h </w:instrText>
          </w:r>
          <w:r>
            <w:rPr>
              <w:noProof/>
            </w:rPr>
          </w:r>
          <w:r>
            <w:rPr>
              <w:noProof/>
            </w:rPr>
            <w:fldChar w:fldCharType="separate"/>
          </w:r>
          <w:r>
            <w:rPr>
              <w:noProof/>
            </w:rPr>
            <w:t>38</w:t>
          </w:r>
          <w:r>
            <w:rPr>
              <w:noProof/>
            </w:rPr>
            <w:fldChar w:fldCharType="end"/>
          </w:r>
        </w:p>
        <w:p w14:paraId="7D36DADA" w14:textId="77777777" w:rsidR="00BB1254" w:rsidRDefault="00BB1254">
          <w:pPr>
            <w:pStyle w:val="TOC1"/>
            <w:tabs>
              <w:tab w:val="right" w:leader="dot" w:pos="9056"/>
            </w:tabs>
            <w:rPr>
              <w:rFonts w:asciiTheme="minorHAnsi" w:hAnsiTheme="minorHAnsi"/>
              <w:b w:val="0"/>
              <w:noProof/>
              <w:sz w:val="24"/>
              <w:lang w:val="en-US" w:eastAsia="ja-JP"/>
            </w:rPr>
          </w:pPr>
          <w:r>
            <w:rPr>
              <w:noProof/>
            </w:rPr>
            <w:t>Appendix B: DWAN Wired-Marker manual.</w:t>
          </w:r>
          <w:r>
            <w:rPr>
              <w:noProof/>
            </w:rPr>
            <w:tab/>
          </w:r>
          <w:r>
            <w:rPr>
              <w:noProof/>
            </w:rPr>
            <w:fldChar w:fldCharType="begin"/>
          </w:r>
          <w:r>
            <w:rPr>
              <w:noProof/>
            </w:rPr>
            <w:instrText xml:space="preserve"> PAGEREF _Toc276640554 \h </w:instrText>
          </w:r>
          <w:r>
            <w:rPr>
              <w:noProof/>
            </w:rPr>
          </w:r>
          <w:r>
            <w:rPr>
              <w:noProof/>
            </w:rPr>
            <w:fldChar w:fldCharType="separate"/>
          </w:r>
          <w:r>
            <w:rPr>
              <w:noProof/>
            </w:rPr>
            <w:t>44</w:t>
          </w:r>
          <w:r>
            <w:rPr>
              <w:noProof/>
            </w:rPr>
            <w:fldChar w:fldCharType="end"/>
          </w:r>
        </w:p>
        <w:p w14:paraId="3C2390BA" w14:textId="77777777" w:rsidR="00534D62" w:rsidRDefault="00534D62">
          <w:r>
            <w:rPr>
              <w:b/>
              <w:bCs/>
              <w:noProof/>
            </w:rPr>
            <w:fldChar w:fldCharType="end"/>
          </w:r>
        </w:p>
      </w:sdtContent>
    </w:sdt>
    <w:p w14:paraId="3B740A0C" w14:textId="77777777" w:rsidR="00E83AC8" w:rsidRPr="009F1F52" w:rsidRDefault="00E83AC8" w:rsidP="00B864B4">
      <w:pPr>
        <w:rPr>
          <w:rFonts w:ascii="Verdana" w:hAnsi="Verdana"/>
        </w:rPr>
      </w:pPr>
    </w:p>
    <w:p w14:paraId="6DB241AD" w14:textId="77777777" w:rsidR="004B325D" w:rsidRDefault="002322D0" w:rsidP="006842AB">
      <w:pPr>
        <w:pStyle w:val="Heading1"/>
      </w:pPr>
      <w:bookmarkStart w:id="0" w:name="_Toc321908457"/>
      <w:bookmarkStart w:id="1" w:name="_Toc249071741"/>
      <w:bookmarkStart w:id="2" w:name="_Toc265847849"/>
      <w:bookmarkStart w:id="3" w:name="_Toc276640530"/>
      <w:r w:rsidRPr="00666F9E">
        <w:t>Executive S</w:t>
      </w:r>
      <w:r w:rsidR="004B325D" w:rsidRPr="00666F9E">
        <w:t>ummary</w:t>
      </w:r>
      <w:bookmarkEnd w:id="0"/>
      <w:bookmarkEnd w:id="1"/>
      <w:bookmarkEnd w:id="2"/>
      <w:bookmarkEnd w:id="3"/>
    </w:p>
    <w:p w14:paraId="6A8E8973" w14:textId="77777777"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793BE780"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0A2D1AD4" w14:textId="77777777"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F6AFE45" w14:textId="77777777"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46A9934E" w14:textId="6BD6069A" w:rsidR="009B54F3" w:rsidRDefault="00AA57BA" w:rsidP="00C40D7B">
      <w:r w:rsidRPr="00C40D7B">
        <w:t>A client in</w:t>
      </w:r>
      <w:r w:rsidR="0072524A" w:rsidRPr="00C40D7B">
        <w:t xml:space="preserve"> the</w:t>
      </w:r>
      <w:r w:rsidRPr="00C40D7B">
        <w:t xml:space="preserve"> DWAN framework </w:t>
      </w:r>
      <w:r w:rsidR="009B54F3" w:rsidRPr="00C40D7B">
        <w:t>exchanges data with the server by sending REST</w:t>
      </w:r>
      <w:r w:rsidR="007375AF">
        <w:rPr>
          <w:rStyle w:val="FootnoteReference"/>
        </w:rPr>
        <w:footnoteReference w:id="2"/>
      </w:r>
      <w:r w:rsidR="009B54F3" w:rsidRPr="00C40D7B">
        <w:t xml:space="preserve">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C40D7B" w:rsidRDefault="00147D9F" w:rsidP="00C40D7B"/>
    <w:p w14:paraId="3C215EE9" w14:textId="77777777" w:rsidR="00534D62" w:rsidRDefault="00534D62" w:rsidP="006842AB">
      <w:pPr>
        <w:pStyle w:val="Heading1"/>
      </w:pPr>
      <w:r>
        <w:t xml:space="preserve"> </w:t>
      </w:r>
      <w:bookmarkStart w:id="4" w:name="_Toc276640531"/>
      <w:r>
        <w:t xml:space="preserve">Introduction to </w:t>
      </w:r>
      <w:r w:rsidR="00BE505C">
        <w:t xml:space="preserve">the </w:t>
      </w:r>
      <w:r w:rsidR="0074201E">
        <w:t>DWAN framework</w:t>
      </w:r>
      <w:bookmarkEnd w:id="4"/>
    </w:p>
    <w:p w14:paraId="6742F32C" w14:textId="77777777" w:rsidR="005B7F8E" w:rsidRDefault="005B7F8E" w:rsidP="006842AB">
      <w:pPr>
        <w:pStyle w:val="Heading2"/>
      </w:pPr>
      <w:bookmarkStart w:id="5" w:name="_Toc276640532"/>
      <w:r>
        <w:t>Motivation</w:t>
      </w:r>
      <w:r w:rsidR="003C239C">
        <w:t xml:space="preserve"> and goals</w:t>
      </w:r>
      <w:bookmarkEnd w:id="5"/>
    </w:p>
    <w:p w14:paraId="0E77D9B8" w14:textId="77777777" w:rsidR="00982AB0" w:rsidRDefault="00F51F1E" w:rsidP="00982AB0">
      <w:r w:rsidRPr="009B54F3">
        <w:t xml:space="preserve">In the last decades, </w:t>
      </w:r>
      <w:r w:rsidR="00C42EBE">
        <w:t xml:space="preserve">next to the ever-growing amounts of data on the web, </w:t>
      </w:r>
      <w:r w:rsidRPr="009B54F3">
        <w:t xml:space="preserve">we have </w:t>
      </w:r>
      <w:r w:rsidR="00C42EBE">
        <w:t xml:space="preserve">also </w:t>
      </w:r>
      <w:r w:rsidRPr="009B54F3">
        <w:t xml:space="preserve">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26E82F8D" w14:textId="77777777" w:rsidR="000F0F8B" w:rsidRDefault="00F51F1E" w:rsidP="003C239C">
      <w:r w:rsidRPr="009B54F3">
        <w:t xml:space="preserve">By an annotation we mean a remark over a </w:t>
      </w:r>
      <w:r w:rsidR="000F0F8B">
        <w:t>parts</w:t>
      </w:r>
      <w:r w:rsidRPr="009B54F3">
        <w:t xml:space="preserve">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w:t>
      </w:r>
      <w:r w:rsidR="00C42EBE">
        <w:t>or resources in domain specific formats such as transcriptions originally created</w:t>
      </w:r>
      <w:r w:rsidR="00C42EBE" w:rsidRPr="009B54F3">
        <w:t xml:space="preserve"> </w:t>
      </w:r>
      <w:r w:rsidRPr="009B54F3">
        <w:t xml:space="preserve">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3"/>
      </w:r>
      <w:r w:rsidR="003C239C">
        <w:t xml:space="preserve"> </w:t>
      </w:r>
      <w:r w:rsidR="000F0F8B">
        <w:t xml:space="preserve">To bring in the collaborative element such annotations should be shareable between different (groups of) users and if editable by different tools with (domain) specific capabilities. </w:t>
      </w:r>
    </w:p>
    <w:p w14:paraId="3ADDEACF" w14:textId="1378426A" w:rsidR="0012357D" w:rsidRDefault="004918C7" w:rsidP="003C239C">
      <w:r>
        <w:rPr>
          <w:noProof/>
          <w:lang w:eastAsia="en-US"/>
        </w:rPr>
        <mc:AlternateContent>
          <mc:Choice Requires="wps">
            <w:drawing>
              <wp:anchor distT="0" distB="0" distL="114300" distR="114300" simplePos="0" relativeHeight="251670528" behindDoc="0" locked="0" layoutInCell="1" allowOverlap="1" wp14:anchorId="096A1603" wp14:editId="044597CC">
                <wp:simplePos x="0" y="0"/>
                <wp:positionH relativeFrom="column">
                  <wp:posOffset>228600</wp:posOffset>
                </wp:positionH>
                <wp:positionV relativeFrom="paragraph">
                  <wp:posOffset>4343400</wp:posOffset>
                </wp:positionV>
                <wp:extent cx="2743200" cy="298450"/>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27432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FE936B" w14:textId="7E31D015" w:rsidR="00166CCE" w:rsidRPr="004E006F" w:rsidRDefault="00166CCE" w:rsidP="003C06D9">
                            <w:pPr>
                              <w:pStyle w:val="Caption"/>
                              <w:rPr>
                                <w:rFonts w:ascii="Times" w:hAnsi="Times"/>
                                <w:noProof/>
                                <w:sz w:val="22"/>
                              </w:rPr>
                            </w:pPr>
                            <w:bookmarkStart w:id="6" w:name="_Ref276636192"/>
                            <w:r>
                              <w:t xml:space="preserve">Figure </w:t>
                            </w:r>
                            <w:r>
                              <w:fldChar w:fldCharType="begin"/>
                            </w:r>
                            <w:r>
                              <w:instrText xml:space="preserve"> SEQ Figure \* ARABIC </w:instrText>
                            </w:r>
                            <w:r>
                              <w:fldChar w:fldCharType="separate"/>
                            </w:r>
                            <w:r>
                              <w:rPr>
                                <w:noProof/>
                              </w:rPr>
                              <w:t>1</w:t>
                            </w:r>
                            <w:r>
                              <w:fldChar w:fldCharType="end"/>
                            </w:r>
                            <w:bookmarkEnd w:id="6"/>
                            <w:r>
                              <w:t>. DWAN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18pt;margin-top:342pt;width:3in;height:2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" stroked="f">
                <v:textbox style="mso-fit-shape-to-text:t" inset="0,0,0,0">
                  <w:txbxContent>
                    <w:p w14:paraId="36FE936B" w14:textId="7E31D015" w:rsidR="00166CCE" w:rsidRPr="004E006F" w:rsidRDefault="00166CCE" w:rsidP="003C06D9">
                      <w:pPr>
                        <w:pStyle w:val="Caption"/>
                        <w:rPr>
                          <w:rFonts w:ascii="Times" w:hAnsi="Times"/>
                          <w:noProof/>
                          <w:sz w:val="22"/>
                        </w:rPr>
                      </w:pPr>
                      <w:bookmarkStart w:id="7" w:name="_Ref276636192"/>
                      <w:r>
                        <w:t xml:space="preserve">Figure </w:t>
                      </w:r>
                      <w:r>
                        <w:fldChar w:fldCharType="begin"/>
                      </w:r>
                      <w:r>
                        <w:instrText xml:space="preserve"> SEQ Figure \* ARABIC </w:instrText>
                      </w:r>
                      <w:r>
                        <w:fldChar w:fldCharType="separate"/>
                      </w:r>
                      <w:r>
                        <w:rPr>
                          <w:noProof/>
                        </w:rPr>
                        <w:t>1</w:t>
                      </w:r>
                      <w:r>
                        <w:fldChar w:fldCharType="end"/>
                      </w:r>
                      <w:bookmarkEnd w:id="7"/>
                      <w:r>
                        <w:t>. DWAN architecture</w:t>
                      </w:r>
                    </w:p>
                  </w:txbxContent>
                </v:textbox>
                <w10:wrap type="topAndBottom"/>
              </v:shape>
            </w:pict>
          </mc:Fallback>
        </mc:AlternateContent>
      </w:r>
      <w:r>
        <w:rPr>
          <w:noProof/>
          <w:lang w:val="en-US" w:eastAsia="en-US"/>
        </w:rPr>
        <w:drawing>
          <wp:anchor distT="0" distB="0" distL="114300" distR="114300" simplePos="0" relativeHeight="251668480" behindDoc="0" locked="0" layoutInCell="1" allowOverlap="1" wp14:anchorId="0D3528ED" wp14:editId="07989981">
            <wp:simplePos x="0" y="0"/>
            <wp:positionH relativeFrom="column">
              <wp:posOffset>228600</wp:posOffset>
            </wp:positionH>
            <wp:positionV relativeFrom="paragraph">
              <wp:posOffset>1371600</wp:posOffset>
            </wp:positionV>
            <wp:extent cx="2546985" cy="2971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1.33.48.png"/>
                    <pic:cNvPicPr/>
                  </pic:nvPicPr>
                  <pic:blipFill>
                    <a:blip r:embed="rId15">
                      <a:extLst>
                        <a:ext uri="{28A0092B-C50C-407E-A947-70E740481C1C}">
                          <a14:useLocalDpi xmlns:a14="http://schemas.microsoft.com/office/drawing/2010/main" val="0"/>
                        </a:ext>
                      </a:extLst>
                    </a:blip>
                    <a:stretch>
                      <a:fillRect/>
                    </a:stretch>
                  </pic:blipFill>
                  <pic:spPr>
                    <a:xfrm>
                      <a:off x="0" y="0"/>
                      <a:ext cx="2546985" cy="2971800"/>
                    </a:xfrm>
                    <a:prstGeom prst="rect">
                      <a:avLst/>
                    </a:prstGeom>
                  </pic:spPr>
                </pic:pic>
              </a:graphicData>
            </a:graphic>
            <wp14:sizeRelH relativeFrom="page">
              <wp14:pctWidth>0</wp14:pctWidth>
            </wp14:sizeRelH>
            <wp14:sizeRelV relativeFrom="page">
              <wp14:pctHeight>0</wp14:pctHeight>
            </wp14:sizeRelV>
          </wp:anchor>
        </w:drawing>
      </w:r>
      <w:r w:rsidR="000F0F8B">
        <w:t>Based on these ideas of shareable annotations that can be worked on by different domain specific tool</w:t>
      </w:r>
      <w:r w:rsidR="006F50E1">
        <w:t>s we have set ourselves two goal</w:t>
      </w:r>
      <w:r w:rsidR="000F0F8B">
        <w:t xml:space="preserve">s. </w:t>
      </w:r>
      <w:r w:rsidR="000B2192">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w:t>
      </w:r>
      <w:r w:rsidR="00654178">
        <w:t xml:space="preserve"> and </w:t>
      </w:r>
      <w:r w:rsidR="002D3B66">
        <w:fldChar w:fldCharType="begin"/>
      </w:r>
      <w:r w:rsidR="002D3B66">
        <w:instrText xml:space="preserve"> REF _Ref276636192 \h </w:instrText>
      </w:r>
      <w:r w:rsidR="002D3B66">
        <w:fldChar w:fldCharType="separate"/>
      </w:r>
      <w:r w:rsidR="002D3B66">
        <w:t xml:space="preserve">Figure </w:t>
      </w:r>
      <w:r w:rsidR="002D3B66">
        <w:rPr>
          <w:noProof/>
        </w:rPr>
        <w:t>1</w:t>
      </w:r>
      <w:r w:rsidR="002D3B66">
        <w:fldChar w:fldCharType="end"/>
      </w:r>
      <w:r w:rsidR="0091644E">
        <w:t xml:space="preserve">.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rsidR="000B2192">
        <w:t xml:space="preserve"> into account the variety of annotatable objects</w:t>
      </w:r>
      <w:r w:rsidR="0009054D">
        <w:t xml:space="preserve"> because they have different internal structure and </w:t>
      </w:r>
      <w:r w:rsidR="00C42EBE">
        <w:t>client</w:t>
      </w:r>
      <w:r w:rsidR="0009054D">
        <w:t xml:space="preserve"> software must technically overwork the internal structure of a document when creating an annotation for it.</w:t>
      </w:r>
      <w:r w:rsidR="000B2192">
        <w:t xml:space="preserve"> </w:t>
      </w:r>
      <w:r w:rsidR="0009054D">
        <w:t xml:space="preserve"> T</w:t>
      </w:r>
      <w:r w:rsidR="005E4C5E">
        <w:t xml:space="preserve">herefore </w:t>
      </w:r>
      <w:r w:rsidR="000B2192">
        <w:t xml:space="preserve">a specific client </w:t>
      </w:r>
      <w:r w:rsidR="005E4C5E">
        <w:t xml:space="preserve">is to be </w:t>
      </w:r>
      <w:r w:rsidR="000B2192">
        <w:t>desi</w:t>
      </w:r>
      <w:r w:rsidR="005E4C5E">
        <w:t xml:space="preserve">gned for a specific type of </w:t>
      </w:r>
      <w:r w:rsidR="000B2192">
        <w:t>document</w:t>
      </w:r>
      <w:r w:rsidR="005E4C5E">
        <w:t>s</w:t>
      </w:r>
      <w:r w:rsidR="000B2192">
        <w:t>.  For instance</w:t>
      </w:r>
      <w:r w:rsidR="00C42EBE">
        <w:t>, annotating</w:t>
      </w:r>
      <w:r w:rsidR="000B2192">
        <w:t xml:space="preserve"> web-pages and ELAN files need technically different approaches </w:t>
      </w:r>
      <w:r w:rsidR="00E2542B">
        <w:t>due to</w:t>
      </w:r>
      <w:r w:rsidR="000B2192">
        <w:t xml:space="preserve"> the completely different internal structure </w:t>
      </w:r>
      <w:r w:rsidR="005E4C5E">
        <w:t xml:space="preserve">of the corresponding </w:t>
      </w:r>
      <w:r w:rsidR="000B2192">
        <w:t>annotated documents.</w:t>
      </w:r>
      <w:r w:rsidR="00654178">
        <w:t xml:space="preserve">  </w:t>
      </w:r>
    </w:p>
    <w:p w14:paraId="45206AF3" w14:textId="780FB239" w:rsidR="003C239C" w:rsidRDefault="005D4B50" w:rsidP="003C06D9">
      <w:pPr>
        <w:ind w:firstLine="170"/>
      </w:pPr>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07B3C047" w14:textId="77777777" w:rsidR="005B7F8E" w:rsidRDefault="003B053B" w:rsidP="006842AB">
      <w:pPr>
        <w:pStyle w:val="Heading2"/>
      </w:pPr>
      <w:bookmarkStart w:id="8" w:name="_Toc276640533"/>
      <w:r>
        <w:t>R</w:t>
      </w:r>
      <w:r w:rsidR="00D063B5">
        <w:t>equirements</w:t>
      </w:r>
      <w:r w:rsidR="005B7F8E">
        <w:t xml:space="preserve"> </w:t>
      </w:r>
      <w:r w:rsidR="003C239C">
        <w:t>and user scenarios.</w:t>
      </w:r>
      <w:bookmarkEnd w:id="8"/>
    </w:p>
    <w:p w14:paraId="15E408A9" w14:textId="77777777"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682CFCF4" w14:textId="77777777"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20F11A5F" w14:textId="77777777" w:rsidR="00D65454" w:rsidRDefault="00404E8D" w:rsidP="00D65454">
      <w:r>
        <w:t>As a proof-of-the-concept for the architecture</w:t>
      </w:r>
      <w:r w:rsidR="002751B5">
        <w:t xml:space="preserve"> design and </w:t>
      </w:r>
      <w:r>
        <w:t xml:space="preserve">its technical approach we needed to develop  not only a backend software but </w:t>
      </w:r>
      <w:r w:rsidR="007E08F1">
        <w:t xml:space="preserve">also one or more </w:t>
      </w:r>
      <w:r>
        <w:t>client</w:t>
      </w:r>
      <w:r w:rsidR="007E08F1">
        <w:t xml:space="preserve"> tools</w:t>
      </w:r>
      <w:r>
        <w:t xml:space="preserve"> for it. </w:t>
      </w:r>
      <w:r w:rsidR="007E1CE7">
        <w:t>Moreover, such client</w:t>
      </w:r>
      <w:r w:rsidR="007E08F1">
        <w:t>s</w:t>
      </w:r>
      <w:r w:rsidR="007E1CE7">
        <w:t xml:space="preserve"> must be usable by wide communities of researchers.  Before developing a client, we, first, needed to</w:t>
      </w:r>
      <w:r w:rsidR="00D65454">
        <w:t xml:space="preserve"> </w:t>
      </w:r>
      <w:r w:rsidR="007E08F1">
        <w:t>determine</w:t>
      </w:r>
      <w:r w:rsidR="00D65454">
        <w:t xml:space="preserve"> which user </w:t>
      </w:r>
      <w:r w:rsidR="007E08F1">
        <w:t>scenarios it</w:t>
      </w:r>
      <w:r w:rsidR="007E1CE7">
        <w:t xml:space="preserve"> should cover, and second, to </w:t>
      </w:r>
      <w:r w:rsidR="007E08F1">
        <w:t>investigate</w:t>
      </w:r>
      <w:r w:rsidR="006C42BA">
        <w:t xml:space="preserve"> </w:t>
      </w:r>
      <w:r w:rsidR="007E1CE7">
        <w:t xml:space="preserve"> a </w:t>
      </w:r>
      <w:r w:rsidR="007E08F1">
        <w:t xml:space="preserve">suitable </w:t>
      </w:r>
      <w:r w:rsidR="007E1CE7">
        <w:t xml:space="preserve">tool </w:t>
      </w:r>
      <w:r w:rsidR="007E08F1">
        <w:t xml:space="preserve">already exists </w:t>
      </w:r>
      <w:r w:rsidR="007E1CE7">
        <w:t xml:space="preserve">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w:t>
      </w:r>
      <w:r w:rsidR="007E08F1">
        <w:t>fit the</w:t>
      </w:r>
      <w:r w:rsidR="00FE106A">
        <w:t xml:space="preserve"> architecture </w:t>
      </w:r>
      <w:r w:rsidR="00D65454">
        <w:t xml:space="preserve">and to cover the user scenarios. </w:t>
      </w:r>
    </w:p>
    <w:p w14:paraId="5C8D8068" w14:textId="77777777"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4"/>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w:t>
      </w:r>
      <w:r w:rsidR="007A4BA2">
        <w:t>u</w:t>
      </w:r>
      <w:r w:rsidR="009E33E9">
        <w:t>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3B840414" w14:textId="77777777"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29D3520" w14:textId="77777777"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5"/>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02C7C5C1"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w:t>
      </w:r>
      <w:r w:rsidR="007E08F1">
        <w:rPr>
          <w:lang w:val="en-US"/>
        </w:rPr>
        <w:t>Marker Firefox</w:t>
      </w:r>
      <w:r>
        <w:rPr>
          <w:lang w:val="en-US"/>
        </w:rPr>
        <w:t xml:space="preserve">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could</w:t>
      </w:r>
      <w:r>
        <w:rPr>
          <w:lang w:val="en-US"/>
        </w:rPr>
        <w:t xml:space="preserve"> be added.  In the next section we </w:t>
      </w:r>
      <w:r w:rsidR="00565827">
        <w:rPr>
          <w:lang w:val="en-US"/>
        </w:rPr>
        <w:t>give the comparative analysis of the tools, which could have been used a DWAN client prototypes, in more detail.</w:t>
      </w:r>
    </w:p>
    <w:p w14:paraId="0B63A910" w14:textId="77777777" w:rsidR="00FE106A" w:rsidRDefault="00FE106A" w:rsidP="00D65454"/>
    <w:p w14:paraId="09599452" w14:textId="77777777" w:rsidR="00534D62" w:rsidRPr="00534D62" w:rsidRDefault="009B54F3" w:rsidP="00D65454">
      <w:pPr>
        <w:pStyle w:val="Heading1"/>
      </w:pPr>
      <w:bookmarkStart w:id="9" w:name="_Toc276640534"/>
      <w:r>
        <w:t>Annotation Tools</w:t>
      </w:r>
      <w:bookmarkEnd w:id="9"/>
    </w:p>
    <w:p w14:paraId="4C9BC888" w14:textId="77777777" w:rsidR="00FC5631" w:rsidRPr="00266042" w:rsidRDefault="00A474D6" w:rsidP="00266042">
      <w:pPr>
        <w:pStyle w:val="Heading2"/>
      </w:pPr>
      <w:bookmarkStart w:id="10" w:name="_Toc276640535"/>
      <w:r w:rsidRPr="00266042">
        <w:t>P</w:t>
      </w:r>
      <w:r w:rsidR="00BE33DC" w:rsidRPr="00266042">
        <w:t>otential DWAN-</w:t>
      </w:r>
      <w:r w:rsidRPr="00266042">
        <w:t>client prototypes: s</w:t>
      </w:r>
      <w:r w:rsidR="00BF4655" w:rsidRPr="00266042">
        <w:t>t</w:t>
      </w:r>
      <w:r w:rsidR="009B54F3" w:rsidRPr="00266042">
        <w:t>ate of the art on September 201</w:t>
      </w:r>
      <w:r w:rsidR="00FC5631" w:rsidRPr="00266042">
        <w:t>2</w:t>
      </w:r>
      <w:bookmarkEnd w:id="10"/>
    </w:p>
    <w:p w14:paraId="0F68F2D5"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48389EA9" w14:textId="77777777" w:rsidR="00FC5631" w:rsidRPr="00FC5631" w:rsidRDefault="00FC5631" w:rsidP="00FC5631"/>
    <w:p w14:paraId="3F2B8599" w14:textId="77777777" w:rsidR="00D579C1" w:rsidRDefault="00D579C1" w:rsidP="00D579C1">
      <w:pPr>
        <w:pStyle w:val="Caption"/>
        <w:keepNext/>
      </w:pPr>
      <w:bookmarkStart w:id="11" w:name="_Ref274312483"/>
      <w:bookmarkStart w:id="12"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1"/>
      <w:r>
        <w:t>. Annotation tools available by Autumn 2012</w:t>
      </w:r>
      <w:bookmarkEnd w:id="12"/>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46143F37" w14:textId="77777777" w:rsidTr="006842AB">
        <w:trPr>
          <w:trHeight w:val="706"/>
        </w:trPr>
        <w:tc>
          <w:tcPr>
            <w:tcW w:w="1001" w:type="pct"/>
            <w:shd w:val="clear" w:color="000000" w:fill="FFFFFF"/>
            <w:noWrap/>
            <w:vAlign w:val="center"/>
            <w:hideMark/>
          </w:tcPr>
          <w:p w14:paraId="03B10E03"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6ABE4CB9" w14:textId="77777777" w:rsidTr="00E44A1F">
        <w:trPr>
          <w:trHeight w:val="280"/>
        </w:trPr>
        <w:tc>
          <w:tcPr>
            <w:tcW w:w="1001" w:type="pct"/>
            <w:shd w:val="clear" w:color="auto" w:fill="auto"/>
            <w:noWrap/>
            <w:vAlign w:val="center"/>
            <w:hideMark/>
          </w:tcPr>
          <w:p w14:paraId="11C9EE2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A.nnotate</w:t>
            </w:r>
            <w:proofErr w:type="spellEnd"/>
          </w:p>
        </w:tc>
        <w:tc>
          <w:tcPr>
            <w:tcW w:w="610" w:type="pct"/>
            <w:shd w:val="clear" w:color="auto" w:fill="auto"/>
            <w:noWrap/>
            <w:vAlign w:val="center"/>
            <w:hideMark/>
          </w:tcPr>
          <w:p w14:paraId="0AC251D2"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60C83F6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6EE50D7" w14:textId="77777777" w:rsidTr="00E44A1F">
        <w:trPr>
          <w:trHeight w:val="261"/>
        </w:trPr>
        <w:tc>
          <w:tcPr>
            <w:tcW w:w="1001" w:type="pct"/>
            <w:shd w:val="clear" w:color="auto" w:fill="auto"/>
            <w:noWrap/>
            <w:vAlign w:val="center"/>
            <w:hideMark/>
          </w:tcPr>
          <w:p w14:paraId="21924680"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AnnotationEdit</w:t>
            </w:r>
            <w:proofErr w:type="spellEnd"/>
          </w:p>
        </w:tc>
        <w:tc>
          <w:tcPr>
            <w:tcW w:w="610" w:type="pct"/>
            <w:shd w:val="clear" w:color="auto" w:fill="auto"/>
            <w:noWrap/>
            <w:vAlign w:val="center"/>
            <w:hideMark/>
          </w:tcPr>
          <w:p w14:paraId="03A7688E"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11FB964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46B3DF49" w14:textId="77777777" w:rsidTr="00E44A1F">
        <w:trPr>
          <w:trHeight w:val="280"/>
        </w:trPr>
        <w:tc>
          <w:tcPr>
            <w:tcW w:w="1001" w:type="pct"/>
            <w:shd w:val="clear" w:color="auto" w:fill="auto"/>
            <w:noWrap/>
            <w:vAlign w:val="center"/>
            <w:hideMark/>
          </w:tcPr>
          <w:p w14:paraId="6FA00A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141D3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EB090E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08BC3354" w14:textId="77777777" w:rsidTr="00E44A1F">
        <w:trPr>
          <w:trHeight w:val="280"/>
        </w:trPr>
        <w:tc>
          <w:tcPr>
            <w:tcW w:w="1001" w:type="pct"/>
            <w:shd w:val="clear" w:color="auto" w:fill="auto"/>
            <w:noWrap/>
            <w:vAlign w:val="center"/>
            <w:hideMark/>
          </w:tcPr>
          <w:p w14:paraId="7D89C68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Annotea</w:t>
            </w:r>
            <w:proofErr w:type="spellEnd"/>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Last release </w:t>
            </w:r>
            <w:proofErr w:type="spellStart"/>
            <w:r w:rsidRPr="006842AB">
              <w:rPr>
                <w:rFonts w:eastAsia="Times New Roman" w:cs="Times New Roman"/>
                <w:color w:val="000000"/>
                <w:sz w:val="20"/>
                <w:szCs w:val="20"/>
                <w:lang w:val="en-US" w:eastAsia="en-US"/>
              </w:rPr>
              <w:t>jan</w:t>
            </w:r>
            <w:proofErr w:type="spellEnd"/>
            <w:r w:rsidRPr="006842AB">
              <w:rPr>
                <w:rFonts w:eastAsia="Times New Roman" w:cs="Times New Roman"/>
                <w:color w:val="000000"/>
                <w:sz w:val="20"/>
                <w:szCs w:val="20"/>
                <w:lang w:val="en-US" w:eastAsia="en-US"/>
              </w:rPr>
              <w:t xml:space="preserve"> 2012</w:t>
            </w:r>
          </w:p>
        </w:tc>
        <w:tc>
          <w:tcPr>
            <w:tcW w:w="764" w:type="pct"/>
            <w:shd w:val="clear" w:color="auto" w:fill="auto"/>
            <w:noWrap/>
            <w:vAlign w:val="center"/>
            <w:hideMark/>
          </w:tcPr>
          <w:p w14:paraId="74401221"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59047BD1"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C0ED646"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w:t>
            </w:r>
            <w:proofErr w:type="spellStart"/>
            <w:r w:rsidRPr="006842AB">
              <w:rPr>
                <w:rFonts w:eastAsia="Times New Roman" w:cs="Times New Roman"/>
                <w:color w:val="000000"/>
                <w:sz w:val="20"/>
                <w:szCs w:val="20"/>
                <w:lang w:val="en-US" w:eastAsia="en-US"/>
              </w:rPr>
              <w:t>MacOS</w:t>
            </w:r>
            <w:proofErr w:type="spellEnd"/>
            <w:r w:rsidRPr="006842AB">
              <w:rPr>
                <w:rFonts w:eastAsia="Times New Roman" w:cs="Times New Roman"/>
                <w:color w:val="000000"/>
                <w:sz w:val="20"/>
                <w:szCs w:val="20"/>
                <w:lang w:val="en-US" w:eastAsia="en-US"/>
              </w:rPr>
              <w:t xml:space="preserve"> </w:t>
            </w:r>
          </w:p>
        </w:tc>
        <w:tc>
          <w:tcPr>
            <w:tcW w:w="1219" w:type="pct"/>
          </w:tcPr>
          <w:p w14:paraId="003EEAA4"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6A54AEC3" w14:textId="77777777" w:rsidTr="00E44A1F">
        <w:trPr>
          <w:trHeight w:val="280"/>
        </w:trPr>
        <w:tc>
          <w:tcPr>
            <w:tcW w:w="1001" w:type="pct"/>
            <w:shd w:val="clear" w:color="auto" w:fill="auto"/>
            <w:noWrap/>
            <w:vAlign w:val="center"/>
            <w:hideMark/>
          </w:tcPr>
          <w:p w14:paraId="3709D5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3F2C493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10225F1"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Firefox </w:t>
            </w:r>
            <w:proofErr w:type="spellStart"/>
            <w:r w:rsidRPr="006842AB">
              <w:rPr>
                <w:rFonts w:eastAsia="Times New Roman" w:cs="Times New Roman"/>
                <w:color w:val="000000"/>
                <w:sz w:val="20"/>
                <w:szCs w:val="20"/>
                <w:lang w:val="en-US" w:eastAsia="en-US"/>
              </w:rPr>
              <w:t>bookmarklet</w:t>
            </w:r>
            <w:proofErr w:type="spellEnd"/>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61E63435" w14:textId="77777777" w:rsidTr="00E44A1F">
        <w:trPr>
          <w:trHeight w:val="280"/>
        </w:trPr>
        <w:tc>
          <w:tcPr>
            <w:tcW w:w="1001" w:type="pct"/>
            <w:shd w:val="clear" w:color="auto" w:fill="auto"/>
            <w:noWrap/>
            <w:vAlign w:val="center"/>
            <w:hideMark/>
          </w:tcPr>
          <w:p w14:paraId="4DC1616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Blerp</w:t>
            </w:r>
            <w:proofErr w:type="spellEnd"/>
          </w:p>
        </w:tc>
        <w:tc>
          <w:tcPr>
            <w:tcW w:w="610" w:type="pct"/>
            <w:shd w:val="clear" w:color="auto" w:fill="auto"/>
            <w:noWrap/>
            <w:vAlign w:val="center"/>
            <w:hideMark/>
          </w:tcPr>
          <w:p w14:paraId="0EC2A235"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D5936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B84F9E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IE </w:t>
            </w:r>
            <w:proofErr w:type="spellStart"/>
            <w:r w:rsidRPr="006842AB">
              <w:rPr>
                <w:rFonts w:eastAsia="Times New Roman" w:cs="Times New Roman"/>
                <w:color w:val="000000"/>
                <w:sz w:val="20"/>
                <w:szCs w:val="20"/>
                <w:lang w:val="en-US" w:eastAsia="en-US"/>
              </w:rPr>
              <w:t>PlugIn</w:t>
            </w:r>
            <w:proofErr w:type="spellEnd"/>
            <w:r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br/>
              <w:t xml:space="preserve">Firefox </w:t>
            </w:r>
            <w:proofErr w:type="spellStart"/>
            <w:r w:rsidRPr="006842AB">
              <w:rPr>
                <w:rFonts w:eastAsia="Times New Roman" w:cs="Times New Roman"/>
                <w:color w:val="000000"/>
                <w:sz w:val="20"/>
                <w:szCs w:val="20"/>
                <w:lang w:val="en-US" w:eastAsia="en-US"/>
              </w:rPr>
              <w:t>addOn</w:t>
            </w:r>
            <w:proofErr w:type="spellEnd"/>
          </w:p>
        </w:tc>
        <w:tc>
          <w:tcPr>
            <w:tcW w:w="1219" w:type="pct"/>
          </w:tcPr>
          <w:p w14:paraId="32C24538"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82B793F" w14:textId="77777777" w:rsidTr="00E44A1F">
        <w:trPr>
          <w:trHeight w:val="280"/>
        </w:trPr>
        <w:tc>
          <w:tcPr>
            <w:tcW w:w="1001" w:type="pct"/>
            <w:shd w:val="clear" w:color="auto" w:fill="auto"/>
            <w:noWrap/>
            <w:vAlign w:val="center"/>
            <w:hideMark/>
          </w:tcPr>
          <w:p w14:paraId="576DBE4D"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BounceApp</w:t>
            </w:r>
            <w:proofErr w:type="spellEnd"/>
          </w:p>
        </w:tc>
        <w:tc>
          <w:tcPr>
            <w:tcW w:w="610" w:type="pct"/>
            <w:shd w:val="clear" w:color="auto" w:fill="auto"/>
            <w:noWrap/>
            <w:vAlign w:val="center"/>
            <w:hideMark/>
          </w:tcPr>
          <w:p w14:paraId="282A8324"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4A68003B"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2DDB134"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5DE3D33B"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001E37C0" w14:textId="77777777" w:rsidTr="00E44A1F">
        <w:trPr>
          <w:trHeight w:val="280"/>
        </w:trPr>
        <w:tc>
          <w:tcPr>
            <w:tcW w:w="1001" w:type="pct"/>
            <w:shd w:val="clear" w:color="auto" w:fill="auto"/>
            <w:noWrap/>
            <w:vAlign w:val="center"/>
            <w:hideMark/>
          </w:tcPr>
          <w:p w14:paraId="06D70E34"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The </w:t>
            </w:r>
            <w:proofErr w:type="spellStart"/>
            <w:r w:rsidRPr="006842AB">
              <w:rPr>
                <w:rFonts w:eastAsia="Times New Roman" w:cs="Times New Roman"/>
                <w:color w:val="000000"/>
                <w:sz w:val="20"/>
                <w:szCs w:val="20"/>
                <w:lang w:val="en-US" w:eastAsia="en-US"/>
              </w:rPr>
              <w:t>Comm</w:t>
            </w:r>
            <w:r w:rsidR="00D344BA" w:rsidRPr="006842AB">
              <w:rPr>
                <w:rFonts w:eastAsia="Times New Roman" w:cs="Times New Roman"/>
                <w:color w:val="000000"/>
                <w:sz w:val="20"/>
                <w:szCs w:val="20"/>
                <w:lang w:val="en-US" w:eastAsia="en-US"/>
              </w:rPr>
              <w:t>entor</w:t>
            </w:r>
            <w:proofErr w:type="spellEnd"/>
          </w:p>
        </w:tc>
        <w:tc>
          <w:tcPr>
            <w:tcW w:w="610" w:type="pct"/>
            <w:shd w:val="clear" w:color="auto" w:fill="auto"/>
            <w:noWrap/>
            <w:vAlign w:val="center"/>
            <w:hideMark/>
          </w:tcPr>
          <w:p w14:paraId="034889BB"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5C6DB435"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342435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79A9890" w14:textId="77777777" w:rsidTr="00E44A1F">
        <w:trPr>
          <w:trHeight w:val="280"/>
        </w:trPr>
        <w:tc>
          <w:tcPr>
            <w:tcW w:w="1001" w:type="pct"/>
            <w:shd w:val="clear" w:color="auto" w:fill="auto"/>
            <w:noWrap/>
            <w:vAlign w:val="center"/>
            <w:hideMark/>
          </w:tcPr>
          <w:p w14:paraId="224D7DBE"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CritLink</w:t>
            </w:r>
            <w:proofErr w:type="spellEnd"/>
          </w:p>
        </w:tc>
        <w:tc>
          <w:tcPr>
            <w:tcW w:w="610" w:type="pct"/>
            <w:shd w:val="clear" w:color="auto" w:fill="auto"/>
            <w:noWrap/>
            <w:vAlign w:val="center"/>
            <w:hideMark/>
          </w:tcPr>
          <w:p w14:paraId="11DDB653"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D4F81A8"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E2DCAEB"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1DCE8A41"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xml:space="preserve">, -), </w:t>
            </w:r>
            <w:proofErr w:type="spellStart"/>
            <w:r w:rsidR="008F148F" w:rsidRPr="006842AB">
              <w:rPr>
                <w:rFonts w:eastAsia="Times New Roman" w:cs="Times New Roman"/>
                <w:color w:val="000000"/>
                <w:sz w:val="20"/>
                <w:szCs w:val="20"/>
                <w:lang w:val="en-US" w:eastAsia="en-US"/>
              </w:rPr>
              <w:t>bcomment</w:t>
            </w:r>
            <w:proofErr w:type="spellEnd"/>
            <w:r w:rsidR="008F148F" w:rsidRPr="006842AB">
              <w:rPr>
                <w:rFonts w:eastAsia="Times New Roman" w:cs="Times New Roman"/>
                <w:color w:val="000000"/>
                <w:sz w:val="20"/>
                <w:szCs w:val="20"/>
                <w:lang w:val="en-US" w:eastAsia="en-US"/>
              </w:rPr>
              <w:t xml:space="preserve"> (</w:t>
            </w:r>
            <w:proofErr w:type="spellStart"/>
            <w:r w:rsidR="008F148F" w:rsidRPr="006842AB">
              <w:rPr>
                <w:rFonts w:eastAsia="Times New Roman" w:cs="Times New Roman"/>
                <w:color w:val="000000"/>
                <w:sz w:val="20"/>
                <w:szCs w:val="20"/>
                <w:lang w:val="en-US" w:eastAsia="en-US"/>
              </w:rPr>
              <w:t>bule</w:t>
            </w:r>
            <w:proofErr w:type="spellEnd"/>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1EFAA6AE" w14:textId="77777777" w:rsidTr="00E44A1F">
        <w:trPr>
          <w:trHeight w:val="280"/>
        </w:trPr>
        <w:tc>
          <w:tcPr>
            <w:tcW w:w="1001" w:type="pct"/>
            <w:shd w:val="clear" w:color="auto" w:fill="auto"/>
            <w:noWrap/>
            <w:vAlign w:val="center"/>
            <w:hideMark/>
          </w:tcPr>
          <w:p w14:paraId="20DB8197"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Crocodoc</w:t>
            </w:r>
            <w:proofErr w:type="spellEnd"/>
          </w:p>
        </w:tc>
        <w:tc>
          <w:tcPr>
            <w:tcW w:w="610" w:type="pct"/>
            <w:shd w:val="clear" w:color="auto" w:fill="auto"/>
            <w:noWrap/>
            <w:vAlign w:val="center"/>
            <w:hideMark/>
          </w:tcPr>
          <w:p w14:paraId="200736F4"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10F20F6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146197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proofErr w:type="spellStart"/>
            <w:r w:rsidR="00F310D7" w:rsidRPr="006842AB">
              <w:rPr>
                <w:rFonts w:eastAsia="Times New Roman" w:cs="Times New Roman"/>
                <w:color w:val="000000"/>
                <w:sz w:val="20"/>
                <w:szCs w:val="20"/>
                <w:lang w:val="en-US" w:eastAsia="en-US"/>
              </w:rPr>
              <w:t>Pwerpoint</w:t>
            </w:r>
            <w:proofErr w:type="spellEnd"/>
            <w:r w:rsidRPr="006842AB">
              <w:rPr>
                <w:rFonts w:eastAsia="Times New Roman" w:cs="Times New Roman"/>
                <w:color w:val="000000"/>
                <w:sz w:val="20"/>
                <w:szCs w:val="20"/>
                <w:lang w:val="en-US" w:eastAsia="en-US"/>
              </w:rPr>
              <w:t xml:space="preserve"> documents are saved on </w:t>
            </w:r>
            <w:proofErr w:type="spellStart"/>
            <w:r w:rsidRPr="006842AB">
              <w:rPr>
                <w:rFonts w:eastAsia="Times New Roman" w:cs="Times New Roman"/>
                <w:color w:val="000000"/>
                <w:sz w:val="20"/>
                <w:szCs w:val="20"/>
                <w:lang w:val="en-US" w:eastAsia="en-US"/>
              </w:rPr>
              <w:t>Crocodoc</w:t>
            </w:r>
            <w:proofErr w:type="spellEnd"/>
            <w:r w:rsidRPr="006842AB">
              <w:rPr>
                <w:rFonts w:eastAsia="Times New Roman" w:cs="Times New Roman"/>
                <w:color w:val="000000"/>
                <w:sz w:val="20"/>
                <w:szCs w:val="20"/>
                <w:lang w:val="en-US" w:eastAsia="en-US"/>
              </w:rPr>
              <w:t xml:space="preserve"> servers</w:t>
            </w:r>
          </w:p>
        </w:tc>
      </w:tr>
      <w:tr w:rsidR="00ED4E53" w:rsidRPr="00FC5631" w14:paraId="65F6B0B7" w14:textId="77777777" w:rsidTr="00E44A1F">
        <w:trPr>
          <w:trHeight w:val="280"/>
        </w:trPr>
        <w:tc>
          <w:tcPr>
            <w:tcW w:w="1001" w:type="pct"/>
            <w:shd w:val="clear" w:color="auto" w:fill="auto"/>
            <w:noWrap/>
            <w:vAlign w:val="center"/>
            <w:hideMark/>
          </w:tcPr>
          <w:p w14:paraId="10D9352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CF308E6"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2A95A36"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Annotating web-pages, saved to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library,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account is needed</w:t>
            </w:r>
          </w:p>
        </w:tc>
      </w:tr>
      <w:tr w:rsidR="00ED4E53" w:rsidRPr="00FC5631" w14:paraId="35F75CCF" w14:textId="77777777" w:rsidTr="00E44A1F">
        <w:trPr>
          <w:trHeight w:val="280"/>
        </w:trPr>
        <w:tc>
          <w:tcPr>
            <w:tcW w:w="1001" w:type="pct"/>
            <w:shd w:val="clear" w:color="auto" w:fill="auto"/>
            <w:noWrap/>
            <w:vAlign w:val="center"/>
            <w:hideMark/>
          </w:tcPr>
          <w:p w14:paraId="43E65A4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DrawHere</w:t>
            </w:r>
            <w:proofErr w:type="spellEnd"/>
          </w:p>
        </w:tc>
        <w:tc>
          <w:tcPr>
            <w:tcW w:w="610" w:type="pct"/>
            <w:shd w:val="clear" w:color="auto" w:fill="auto"/>
            <w:noWrap/>
            <w:vAlign w:val="center"/>
            <w:hideMark/>
          </w:tcPr>
          <w:p w14:paraId="77227B6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50C8BC9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w:t>
            </w:r>
            <w:proofErr w:type="spellStart"/>
            <w:r w:rsidR="00DF0280" w:rsidRPr="006842AB">
              <w:rPr>
                <w:rFonts w:eastAsia="Times New Roman" w:cs="Times New Roman"/>
                <w:color w:val="000000"/>
                <w:sz w:val="20"/>
                <w:szCs w:val="20"/>
                <w:lang w:val="en-US" w:eastAsia="en-US"/>
              </w:rPr>
              <w:t>bookmarklet</w:t>
            </w:r>
            <w:proofErr w:type="spellEnd"/>
          </w:p>
        </w:tc>
        <w:tc>
          <w:tcPr>
            <w:tcW w:w="1219" w:type="pct"/>
          </w:tcPr>
          <w:p w14:paraId="35205F5E"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63B9954A" w14:textId="77777777" w:rsidTr="00E44A1F">
        <w:trPr>
          <w:trHeight w:val="280"/>
        </w:trPr>
        <w:tc>
          <w:tcPr>
            <w:tcW w:w="1001" w:type="pct"/>
            <w:shd w:val="clear" w:color="auto" w:fill="auto"/>
            <w:noWrap/>
            <w:vAlign w:val="center"/>
            <w:hideMark/>
          </w:tcPr>
          <w:p w14:paraId="6DB04BD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ThirdVoice</w:t>
            </w:r>
            <w:proofErr w:type="spellEnd"/>
          </w:p>
        </w:tc>
        <w:tc>
          <w:tcPr>
            <w:tcW w:w="610" w:type="pct"/>
            <w:shd w:val="clear" w:color="auto" w:fill="auto"/>
            <w:noWrap/>
            <w:vAlign w:val="center"/>
            <w:hideMark/>
          </w:tcPr>
          <w:p w14:paraId="1F5B2EE2"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AC6D4E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B29F571"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735DF362" w14:textId="77777777" w:rsidTr="00E44A1F">
        <w:trPr>
          <w:trHeight w:val="280"/>
        </w:trPr>
        <w:tc>
          <w:tcPr>
            <w:tcW w:w="1001" w:type="pct"/>
            <w:shd w:val="clear" w:color="auto" w:fill="auto"/>
            <w:noWrap/>
            <w:vAlign w:val="center"/>
            <w:hideMark/>
          </w:tcPr>
          <w:p w14:paraId="61A11C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CAE48F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531949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4A1DC6B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1380176B" w14:textId="77777777" w:rsidTr="00E44A1F">
        <w:trPr>
          <w:trHeight w:val="280"/>
        </w:trPr>
        <w:tc>
          <w:tcPr>
            <w:tcW w:w="1001" w:type="pct"/>
            <w:shd w:val="clear" w:color="auto" w:fill="auto"/>
            <w:noWrap/>
            <w:vAlign w:val="center"/>
            <w:hideMark/>
          </w:tcPr>
          <w:p w14:paraId="764EF5A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8DD2A7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33B036" w14:textId="77777777" w:rsidTr="00E44A1F">
        <w:trPr>
          <w:trHeight w:val="280"/>
        </w:trPr>
        <w:tc>
          <w:tcPr>
            <w:tcW w:w="1001" w:type="pct"/>
            <w:shd w:val="clear" w:color="auto" w:fill="auto"/>
            <w:noWrap/>
            <w:vAlign w:val="center"/>
            <w:hideMark/>
          </w:tcPr>
          <w:p w14:paraId="340F1F5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6FF6BE08"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7E531D7" w14:textId="77777777" w:rsidR="00D344BA" w:rsidRPr="006842AB" w:rsidRDefault="00C15EE6" w:rsidP="00E44A1F">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Bookmarklet</w:t>
            </w:r>
            <w:proofErr w:type="spellEnd"/>
          </w:p>
        </w:tc>
        <w:tc>
          <w:tcPr>
            <w:tcW w:w="1219" w:type="pct"/>
          </w:tcPr>
          <w:p w14:paraId="5EB5E58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27AD982" w14:textId="77777777" w:rsidTr="00E44A1F">
        <w:trPr>
          <w:trHeight w:val="280"/>
        </w:trPr>
        <w:tc>
          <w:tcPr>
            <w:tcW w:w="1001" w:type="pct"/>
            <w:shd w:val="clear" w:color="auto" w:fill="auto"/>
            <w:noWrap/>
            <w:vAlign w:val="center"/>
            <w:hideMark/>
          </w:tcPr>
          <w:p w14:paraId="70FBA94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584DED55"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4096C11A"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w:t>
            </w:r>
            <w:proofErr w:type="spellStart"/>
            <w:r w:rsidRPr="006842AB">
              <w:rPr>
                <w:rFonts w:eastAsia="Times New Roman" w:cs="Times New Roman"/>
                <w:color w:val="000000"/>
                <w:sz w:val="20"/>
                <w:szCs w:val="20"/>
                <w:lang w:val="en-US" w:eastAsia="en-US"/>
              </w:rPr>
              <w:t>skitch</w:t>
            </w:r>
            <w:proofErr w:type="spellEnd"/>
            <w:r w:rsidRPr="006842AB">
              <w:rPr>
                <w:rFonts w:eastAsia="Times New Roman" w:cs="Times New Roman"/>
                <w:color w:val="000000"/>
                <w:sz w:val="20"/>
                <w:szCs w:val="20"/>
                <w:lang w:val="en-US" w:eastAsia="en-US"/>
              </w:rPr>
              <w:t xml:space="preserve">” : annotating </w:t>
            </w:r>
            <w:proofErr w:type="spellStart"/>
            <w:r w:rsidRPr="006842AB">
              <w:rPr>
                <w:rFonts w:eastAsia="Times New Roman" w:cs="Times New Roman"/>
                <w:color w:val="000000"/>
                <w:sz w:val="20"/>
                <w:szCs w:val="20"/>
                <w:lang w:val="en-US" w:eastAsia="en-US"/>
              </w:rPr>
              <w:t>pdf</w:t>
            </w:r>
            <w:proofErr w:type="spellEnd"/>
            <w:r w:rsidRPr="006842AB">
              <w:rPr>
                <w:rFonts w:eastAsia="Times New Roman" w:cs="Times New Roman"/>
                <w:color w:val="000000"/>
                <w:sz w:val="20"/>
                <w:szCs w:val="20"/>
                <w:lang w:val="en-US" w:eastAsia="en-US"/>
              </w:rPr>
              <w:t xml:space="preserve"> and images, not web-pages</w:t>
            </w:r>
          </w:p>
        </w:tc>
      </w:tr>
      <w:tr w:rsidR="00ED4E53" w:rsidRPr="00FC5631" w14:paraId="7341E283" w14:textId="77777777" w:rsidTr="00E44A1F">
        <w:trPr>
          <w:trHeight w:val="280"/>
        </w:trPr>
        <w:tc>
          <w:tcPr>
            <w:tcW w:w="1001" w:type="pct"/>
            <w:shd w:val="clear" w:color="auto" w:fill="auto"/>
            <w:noWrap/>
            <w:vAlign w:val="center"/>
            <w:hideMark/>
          </w:tcPr>
          <w:p w14:paraId="6DF752F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488F24"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A6EFCB1" w14:textId="77777777" w:rsidTr="00E44A1F">
        <w:trPr>
          <w:trHeight w:val="1036"/>
        </w:trPr>
        <w:tc>
          <w:tcPr>
            <w:tcW w:w="1001" w:type="pct"/>
            <w:shd w:val="clear" w:color="auto" w:fill="auto"/>
            <w:noWrap/>
            <w:vAlign w:val="center"/>
            <w:hideMark/>
          </w:tcPr>
          <w:p w14:paraId="419BB2E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0CC6367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B232F85"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10F52EFD" w14:textId="77777777" w:rsidTr="00E44A1F">
        <w:trPr>
          <w:trHeight w:val="280"/>
        </w:trPr>
        <w:tc>
          <w:tcPr>
            <w:tcW w:w="1001" w:type="pct"/>
            <w:shd w:val="clear" w:color="auto" w:fill="auto"/>
            <w:noWrap/>
            <w:vAlign w:val="center"/>
            <w:hideMark/>
          </w:tcPr>
          <w:p w14:paraId="4EE0D85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TrailFire</w:t>
            </w:r>
            <w:proofErr w:type="spellEnd"/>
          </w:p>
        </w:tc>
        <w:tc>
          <w:tcPr>
            <w:tcW w:w="610" w:type="pct"/>
            <w:shd w:val="clear" w:color="auto" w:fill="auto"/>
            <w:noWrap/>
            <w:vAlign w:val="center"/>
            <w:hideMark/>
          </w:tcPr>
          <w:p w14:paraId="22D914E5"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40742C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0C04030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r>
            <w:proofErr w:type="spellStart"/>
            <w:r w:rsidRPr="006842AB">
              <w:rPr>
                <w:rFonts w:eastAsia="Times New Roman" w:cs="Times New Roman"/>
                <w:color w:val="000000"/>
                <w:sz w:val="20"/>
                <w:szCs w:val="20"/>
                <w:lang w:val="en-US" w:eastAsia="en-US"/>
              </w:rPr>
              <w:t>categrozing</w:t>
            </w:r>
            <w:proofErr w:type="spellEnd"/>
            <w:r w:rsidRPr="006842AB">
              <w:rPr>
                <w:rFonts w:eastAsia="Times New Roman" w:cs="Times New Roman"/>
                <w:color w:val="000000"/>
                <w:sz w:val="20"/>
                <w:szCs w:val="20"/>
                <w:lang w:val="en-US" w:eastAsia="en-US"/>
              </w:rPr>
              <w:t xml:space="preserve"> annotated web-pages,</w:t>
            </w:r>
            <w:r w:rsidRPr="006842AB">
              <w:rPr>
                <w:rFonts w:eastAsia="Times New Roman" w:cs="Times New Roman"/>
                <w:color w:val="000000"/>
                <w:sz w:val="20"/>
                <w:szCs w:val="20"/>
                <w:lang w:val="en-US" w:eastAsia="en-US"/>
              </w:rPr>
              <w:br/>
              <w:t>sharing</w:t>
            </w:r>
          </w:p>
        </w:tc>
      </w:tr>
      <w:tr w:rsidR="00ED4E53" w:rsidRPr="00FC5631" w14:paraId="55C35F8A" w14:textId="77777777" w:rsidTr="00E44A1F">
        <w:trPr>
          <w:trHeight w:val="1400"/>
        </w:trPr>
        <w:tc>
          <w:tcPr>
            <w:tcW w:w="1001" w:type="pct"/>
            <w:shd w:val="clear" w:color="auto" w:fill="auto"/>
            <w:noWrap/>
            <w:vAlign w:val="center"/>
            <w:hideMark/>
          </w:tcPr>
          <w:p w14:paraId="291854A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REddIT</w:t>
            </w:r>
            <w:proofErr w:type="spellEnd"/>
          </w:p>
        </w:tc>
        <w:tc>
          <w:tcPr>
            <w:tcW w:w="610" w:type="pct"/>
            <w:shd w:val="clear" w:color="auto" w:fill="auto"/>
            <w:noWrap/>
            <w:vAlign w:val="center"/>
            <w:hideMark/>
          </w:tcPr>
          <w:p w14:paraId="2574AC71"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B7687FB"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4D4B84CB"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5324D11"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0B6EF32" w14:textId="77777777" w:rsidTr="00E44A1F">
        <w:trPr>
          <w:trHeight w:val="1400"/>
        </w:trPr>
        <w:tc>
          <w:tcPr>
            <w:tcW w:w="1001" w:type="pct"/>
            <w:shd w:val="clear" w:color="auto" w:fill="auto"/>
            <w:noWrap/>
            <w:vAlign w:val="center"/>
            <w:hideMark/>
          </w:tcPr>
          <w:p w14:paraId="43350D3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ReframeIT</w:t>
            </w:r>
            <w:proofErr w:type="spellEnd"/>
          </w:p>
        </w:tc>
        <w:tc>
          <w:tcPr>
            <w:tcW w:w="610" w:type="pct"/>
            <w:shd w:val="clear" w:color="auto" w:fill="auto"/>
            <w:vAlign w:val="center"/>
            <w:hideMark/>
          </w:tcPr>
          <w:p w14:paraId="6549003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0F5608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867529A" w14:textId="77777777" w:rsidTr="00E44A1F">
        <w:trPr>
          <w:trHeight w:val="2520"/>
        </w:trPr>
        <w:tc>
          <w:tcPr>
            <w:tcW w:w="1001" w:type="pct"/>
            <w:shd w:val="clear" w:color="000000" w:fill="FFFFFF"/>
            <w:noWrap/>
            <w:vAlign w:val="center"/>
            <w:hideMark/>
          </w:tcPr>
          <w:p w14:paraId="65032E86"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Scrible</w:t>
            </w:r>
            <w:proofErr w:type="spellEnd"/>
          </w:p>
        </w:tc>
        <w:tc>
          <w:tcPr>
            <w:tcW w:w="610" w:type="pct"/>
            <w:shd w:val="clear" w:color="000000" w:fill="FFFFFF"/>
            <w:vAlign w:val="center"/>
            <w:hideMark/>
          </w:tcPr>
          <w:p w14:paraId="461CB0F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BC61E3" w14:textId="77777777" w:rsidTr="00E44A1F">
        <w:trPr>
          <w:trHeight w:val="2800"/>
        </w:trPr>
        <w:tc>
          <w:tcPr>
            <w:tcW w:w="1001" w:type="pct"/>
            <w:shd w:val="clear" w:color="000000" w:fill="FFFFFF"/>
            <w:noWrap/>
            <w:vAlign w:val="center"/>
            <w:hideMark/>
          </w:tcPr>
          <w:p w14:paraId="0ED8C2E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SharedCopy</w:t>
            </w:r>
            <w:proofErr w:type="spellEnd"/>
          </w:p>
        </w:tc>
        <w:tc>
          <w:tcPr>
            <w:tcW w:w="610" w:type="pct"/>
            <w:shd w:val="clear" w:color="000000" w:fill="FFFFFF"/>
            <w:vAlign w:val="center"/>
            <w:hideMark/>
          </w:tcPr>
          <w:p w14:paraId="2CB8D88D"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54CF278" w14:textId="77777777" w:rsidTr="00E44A1F">
        <w:trPr>
          <w:trHeight w:val="840"/>
        </w:trPr>
        <w:tc>
          <w:tcPr>
            <w:tcW w:w="1001" w:type="pct"/>
            <w:shd w:val="clear" w:color="auto" w:fill="auto"/>
            <w:noWrap/>
            <w:vAlign w:val="center"/>
            <w:hideMark/>
          </w:tcPr>
          <w:p w14:paraId="6D04004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ShiftSpace</w:t>
            </w:r>
            <w:proofErr w:type="spellEnd"/>
          </w:p>
        </w:tc>
        <w:tc>
          <w:tcPr>
            <w:tcW w:w="610" w:type="pct"/>
            <w:shd w:val="clear" w:color="auto" w:fill="auto"/>
            <w:noWrap/>
            <w:vAlign w:val="center"/>
            <w:hideMark/>
          </w:tcPr>
          <w:p w14:paraId="4D8A9FB2"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F467AC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123FA90" w14:textId="77777777" w:rsidTr="00E44A1F">
        <w:trPr>
          <w:trHeight w:val="1400"/>
        </w:trPr>
        <w:tc>
          <w:tcPr>
            <w:tcW w:w="1001" w:type="pct"/>
            <w:shd w:val="clear" w:color="auto" w:fill="auto"/>
            <w:noWrap/>
            <w:vAlign w:val="center"/>
            <w:hideMark/>
          </w:tcPr>
          <w:p w14:paraId="23FEE6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4281EA6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6958DD0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1B13E3DF" w14:textId="77777777" w:rsidTr="00E44A1F">
        <w:trPr>
          <w:trHeight w:val="840"/>
        </w:trPr>
        <w:tc>
          <w:tcPr>
            <w:tcW w:w="1001" w:type="pct"/>
            <w:shd w:val="clear" w:color="000000" w:fill="FFFFFF"/>
            <w:noWrap/>
            <w:vAlign w:val="center"/>
            <w:hideMark/>
          </w:tcPr>
          <w:p w14:paraId="2C500F73"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WebNotes</w:t>
            </w:r>
            <w:proofErr w:type="spellEnd"/>
          </w:p>
        </w:tc>
        <w:tc>
          <w:tcPr>
            <w:tcW w:w="610" w:type="pct"/>
            <w:shd w:val="clear" w:color="000000" w:fill="FFFFFF"/>
            <w:noWrap/>
            <w:vAlign w:val="center"/>
            <w:hideMark/>
          </w:tcPr>
          <w:p w14:paraId="166D7DE8"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66C68A58" w14:textId="77777777" w:rsidTr="00E44A1F">
        <w:trPr>
          <w:trHeight w:val="2962"/>
        </w:trPr>
        <w:tc>
          <w:tcPr>
            <w:tcW w:w="1001" w:type="pct"/>
            <w:shd w:val="clear" w:color="auto" w:fill="auto"/>
            <w:noWrap/>
            <w:vAlign w:val="center"/>
            <w:hideMark/>
          </w:tcPr>
          <w:p w14:paraId="6519B2DC"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6842AB" w:rsidRDefault="00F765B5" w:rsidP="00E44A1F">
            <w:pPr>
              <w:jc w:val="left"/>
              <w:rPr>
                <w:sz w:val="20"/>
                <w:szCs w:val="20"/>
              </w:rPr>
            </w:pPr>
          </w:p>
        </w:tc>
        <w:tc>
          <w:tcPr>
            <w:tcW w:w="871" w:type="pct"/>
            <w:vAlign w:val="center"/>
          </w:tcPr>
          <w:p w14:paraId="44E54FA6" w14:textId="77777777" w:rsidR="00F765B5" w:rsidRPr="006842AB" w:rsidRDefault="00F765B5" w:rsidP="00E44A1F">
            <w:pPr>
              <w:jc w:val="left"/>
              <w:rPr>
                <w:sz w:val="20"/>
                <w:szCs w:val="20"/>
              </w:rPr>
            </w:pPr>
          </w:p>
        </w:tc>
        <w:tc>
          <w:tcPr>
            <w:tcW w:w="1219" w:type="pct"/>
            <w:vAlign w:val="center"/>
          </w:tcPr>
          <w:p w14:paraId="2C2D73F7" w14:textId="77777777" w:rsidR="00F765B5" w:rsidRPr="006842AB" w:rsidRDefault="00D8582F"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 xml:space="preserve">Light version with available features: web page annotation, organize and search notes, share notes via email, twitter, and permalink or any other similar </w:t>
            </w:r>
            <w:proofErr w:type="spellStart"/>
            <w:r w:rsidR="00F765B5" w:rsidRPr="006842AB">
              <w:rPr>
                <w:color w:val="000000"/>
                <w:sz w:val="20"/>
                <w:szCs w:val="20"/>
              </w:rPr>
              <w:t>url</w:t>
            </w:r>
            <w:proofErr w:type="spellEnd"/>
            <w:r w:rsidR="00F765B5" w:rsidRPr="006842AB">
              <w:rPr>
                <w:color w:val="000000"/>
                <w:sz w:val="20"/>
                <w:szCs w:val="20"/>
              </w:rPr>
              <w:t xml:space="preserve"> found from annotation evaluation lists - they didn't work at all!</w:t>
            </w:r>
          </w:p>
        </w:tc>
      </w:tr>
      <w:tr w:rsidR="00F765B5" w:rsidRPr="00FC5631" w14:paraId="240BA877" w14:textId="77777777" w:rsidTr="00E44A1F">
        <w:trPr>
          <w:trHeight w:val="280"/>
        </w:trPr>
        <w:tc>
          <w:tcPr>
            <w:tcW w:w="1001" w:type="pct"/>
            <w:shd w:val="clear" w:color="auto" w:fill="auto"/>
            <w:noWrap/>
            <w:vAlign w:val="center"/>
            <w:hideMark/>
          </w:tcPr>
          <w:p w14:paraId="69B633F9"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Keeppy</w:t>
            </w:r>
            <w:proofErr w:type="spellEnd"/>
          </w:p>
        </w:tc>
        <w:tc>
          <w:tcPr>
            <w:tcW w:w="610" w:type="pct"/>
            <w:shd w:val="clear" w:color="auto" w:fill="auto"/>
            <w:noWrap/>
            <w:vAlign w:val="center"/>
            <w:hideMark/>
          </w:tcPr>
          <w:p w14:paraId="0DF4C7C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6842AB" w:rsidRDefault="00F765B5" w:rsidP="00E44A1F">
            <w:pPr>
              <w:jc w:val="left"/>
              <w:rPr>
                <w:sz w:val="20"/>
                <w:szCs w:val="20"/>
              </w:rPr>
            </w:pPr>
          </w:p>
        </w:tc>
        <w:tc>
          <w:tcPr>
            <w:tcW w:w="871" w:type="pct"/>
            <w:vAlign w:val="center"/>
          </w:tcPr>
          <w:p w14:paraId="558A0EEA" w14:textId="77777777" w:rsidR="00F765B5" w:rsidRPr="006842AB" w:rsidRDefault="00F765B5" w:rsidP="00E44A1F">
            <w:pPr>
              <w:jc w:val="left"/>
              <w:rPr>
                <w:sz w:val="20"/>
                <w:szCs w:val="20"/>
              </w:rPr>
            </w:pPr>
            <w:r w:rsidRPr="006842AB">
              <w:rPr>
                <w:sz w:val="20"/>
                <w:szCs w:val="20"/>
              </w:rPr>
              <w:t>Server</w:t>
            </w:r>
          </w:p>
        </w:tc>
        <w:tc>
          <w:tcPr>
            <w:tcW w:w="1219" w:type="pct"/>
          </w:tcPr>
          <w:p w14:paraId="2C6B1B86" w14:textId="77777777" w:rsidR="00F765B5" w:rsidRPr="006842AB" w:rsidRDefault="00D8582F"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19B0D4DF" w14:textId="77777777" w:rsidTr="00E44A1F">
        <w:trPr>
          <w:trHeight w:val="280"/>
        </w:trPr>
        <w:tc>
          <w:tcPr>
            <w:tcW w:w="1001" w:type="pct"/>
            <w:shd w:val="clear" w:color="auto" w:fill="auto"/>
            <w:noWrap/>
            <w:vAlign w:val="center"/>
            <w:hideMark/>
          </w:tcPr>
          <w:p w14:paraId="6E4AAD54" w14:textId="77777777" w:rsidR="00F765B5" w:rsidRPr="006842AB" w:rsidRDefault="00CB72D9"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roofErr w:type="spellEnd"/>
          </w:p>
        </w:tc>
        <w:tc>
          <w:tcPr>
            <w:tcW w:w="610" w:type="pct"/>
            <w:shd w:val="clear" w:color="auto" w:fill="auto"/>
            <w:noWrap/>
            <w:vAlign w:val="center"/>
            <w:hideMark/>
          </w:tcPr>
          <w:p w14:paraId="41E8500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6842AB" w:rsidRDefault="00F765B5" w:rsidP="00E44A1F">
            <w:pPr>
              <w:jc w:val="left"/>
              <w:rPr>
                <w:sz w:val="20"/>
                <w:szCs w:val="20"/>
              </w:rPr>
            </w:pPr>
          </w:p>
        </w:tc>
        <w:tc>
          <w:tcPr>
            <w:tcW w:w="871" w:type="pct"/>
            <w:vAlign w:val="center"/>
          </w:tcPr>
          <w:p w14:paraId="788EA46C" w14:textId="77777777" w:rsidR="00F765B5" w:rsidRPr="006842AB" w:rsidRDefault="00F765B5" w:rsidP="00E44A1F">
            <w:pPr>
              <w:jc w:val="left"/>
              <w:rPr>
                <w:sz w:val="20"/>
                <w:szCs w:val="20"/>
              </w:rPr>
            </w:pPr>
          </w:p>
        </w:tc>
        <w:tc>
          <w:tcPr>
            <w:tcW w:w="1219" w:type="pct"/>
          </w:tcPr>
          <w:p w14:paraId="1346AEE9" w14:textId="77777777" w:rsidR="00F765B5" w:rsidRPr="006842AB" w:rsidRDefault="00F765B5" w:rsidP="008729EB">
            <w:pPr>
              <w:jc w:val="left"/>
              <w:rPr>
                <w:sz w:val="20"/>
                <w:szCs w:val="20"/>
              </w:rPr>
            </w:pPr>
            <w:r w:rsidRPr="006842AB">
              <w:rPr>
                <w:color w:val="000000"/>
                <w:sz w:val="20"/>
                <w:szCs w:val="20"/>
                <w:lang w:val="en-US" w:eastAsia="en-US"/>
              </w:rPr>
              <w:t xml:space="preserve">One Click Annotator, a WYSIWYG Web editor for enriching content with </w:t>
            </w:r>
            <w:proofErr w:type="spellStart"/>
            <w:r w:rsidRPr="006842AB">
              <w:rPr>
                <w:color w:val="000000"/>
                <w:sz w:val="20"/>
                <w:szCs w:val="20"/>
                <w:lang w:val="en-US" w:eastAsia="en-US"/>
              </w:rPr>
              <w:t>RDFa</w:t>
            </w:r>
            <w:proofErr w:type="spellEnd"/>
            <w:r w:rsidRPr="006842AB">
              <w:rPr>
                <w:color w:val="000000"/>
                <w:sz w:val="20"/>
                <w:szCs w:val="20"/>
                <w:lang w:val="en-US" w:eastAsia="en-US"/>
              </w:rPr>
              <w:t xml:space="preserve">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7C03E62D" w14:textId="77777777" w:rsidTr="00E44A1F">
        <w:trPr>
          <w:trHeight w:val="5034"/>
        </w:trPr>
        <w:tc>
          <w:tcPr>
            <w:tcW w:w="1001" w:type="pct"/>
            <w:shd w:val="clear" w:color="auto" w:fill="auto"/>
            <w:noWrap/>
            <w:vAlign w:val="center"/>
            <w:hideMark/>
          </w:tcPr>
          <w:p w14:paraId="2FE339A4"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MarkITUp</w:t>
            </w:r>
            <w:proofErr w:type="spellEnd"/>
          </w:p>
        </w:tc>
        <w:tc>
          <w:tcPr>
            <w:tcW w:w="610" w:type="pct"/>
            <w:shd w:val="clear" w:color="auto" w:fill="auto"/>
            <w:noWrap/>
            <w:vAlign w:val="center"/>
            <w:hideMark/>
          </w:tcPr>
          <w:p w14:paraId="3B271F1F"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w:t>
            </w:r>
            <w:proofErr w:type="spellStart"/>
            <w:r w:rsidRPr="006842AB">
              <w:rPr>
                <w:color w:val="000000"/>
                <w:sz w:val="20"/>
                <w:szCs w:val="20"/>
              </w:rPr>
              <w:t>jTagEditor</w:t>
            </w:r>
            <w:proofErr w:type="spellEnd"/>
            <w:r w:rsidRPr="006842AB">
              <w:rPr>
                <w:color w:val="000000"/>
                <w:sz w:val="20"/>
                <w:szCs w:val="20"/>
              </w:rPr>
              <w:t xml:space="preserve">, </w:t>
            </w:r>
          </w:p>
        </w:tc>
        <w:tc>
          <w:tcPr>
            <w:tcW w:w="534" w:type="pct"/>
            <w:vAlign w:val="center"/>
          </w:tcPr>
          <w:p w14:paraId="7CB25EB1" w14:textId="77777777" w:rsidR="00F765B5" w:rsidRPr="006842AB" w:rsidRDefault="00F765B5" w:rsidP="00E44A1F">
            <w:pPr>
              <w:jc w:val="left"/>
              <w:rPr>
                <w:sz w:val="20"/>
                <w:szCs w:val="20"/>
              </w:rPr>
            </w:pPr>
          </w:p>
        </w:tc>
        <w:tc>
          <w:tcPr>
            <w:tcW w:w="871" w:type="pct"/>
            <w:vAlign w:val="center"/>
          </w:tcPr>
          <w:p w14:paraId="61E7B6C4" w14:textId="77777777" w:rsidR="00F765B5" w:rsidRPr="006842AB" w:rsidRDefault="008745CD" w:rsidP="00E44A1F">
            <w:pPr>
              <w:ind w:firstLine="0"/>
              <w:jc w:val="left"/>
              <w:rPr>
                <w:sz w:val="20"/>
                <w:szCs w:val="20"/>
              </w:rPr>
            </w:pPr>
            <w:r w:rsidRPr="006842AB">
              <w:rPr>
                <w:color w:val="000000"/>
                <w:sz w:val="20"/>
                <w:szCs w:val="20"/>
              </w:rPr>
              <w:t xml:space="preserve">needs </w:t>
            </w:r>
            <w:proofErr w:type="spellStart"/>
            <w:r w:rsidRPr="006842AB">
              <w:rPr>
                <w:color w:val="000000"/>
                <w:sz w:val="20"/>
                <w:szCs w:val="20"/>
              </w:rPr>
              <w:t>jQuery</w:t>
            </w:r>
            <w:proofErr w:type="spellEnd"/>
            <w:r w:rsidRPr="006842AB">
              <w:rPr>
                <w:color w:val="000000"/>
                <w:sz w:val="20"/>
                <w:szCs w:val="20"/>
              </w:rPr>
              <w:t xml:space="preserve"> 1.4.2 </w:t>
            </w:r>
            <w:proofErr w:type="spellStart"/>
            <w:r w:rsidRPr="006842AB">
              <w:rPr>
                <w:color w:val="000000"/>
                <w:sz w:val="20"/>
                <w:szCs w:val="20"/>
              </w:rPr>
              <w:t>Javascript</w:t>
            </w:r>
            <w:proofErr w:type="spellEnd"/>
            <w:r w:rsidRPr="006842AB">
              <w:rPr>
                <w:color w:val="000000"/>
                <w:sz w:val="20"/>
                <w:szCs w:val="20"/>
              </w:rPr>
              <w:t xml:space="preserve"> library</w:t>
            </w:r>
          </w:p>
        </w:tc>
        <w:tc>
          <w:tcPr>
            <w:tcW w:w="1219" w:type="pct"/>
          </w:tcPr>
          <w:p w14:paraId="115B70D2"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06FBD7C8" w14:textId="77777777" w:rsidTr="00E44A1F">
        <w:trPr>
          <w:trHeight w:val="280"/>
        </w:trPr>
        <w:tc>
          <w:tcPr>
            <w:tcW w:w="1001" w:type="pct"/>
            <w:shd w:val="clear" w:color="auto" w:fill="auto"/>
            <w:noWrap/>
            <w:vAlign w:val="center"/>
            <w:hideMark/>
          </w:tcPr>
          <w:p w14:paraId="3CA24DE6"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NotateIT</w:t>
            </w:r>
            <w:proofErr w:type="spellEnd"/>
          </w:p>
        </w:tc>
        <w:tc>
          <w:tcPr>
            <w:tcW w:w="610" w:type="pct"/>
            <w:shd w:val="clear" w:color="auto" w:fill="auto"/>
            <w:noWrap/>
            <w:vAlign w:val="center"/>
            <w:hideMark/>
          </w:tcPr>
          <w:p w14:paraId="39934CA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2F01EFE5" w14:textId="77777777" w:rsidR="00F765B5" w:rsidRPr="006842AB" w:rsidRDefault="00F765B5" w:rsidP="00E44A1F">
            <w:pPr>
              <w:jc w:val="left"/>
              <w:rPr>
                <w:sz w:val="20"/>
                <w:szCs w:val="20"/>
              </w:rPr>
            </w:pPr>
          </w:p>
        </w:tc>
        <w:tc>
          <w:tcPr>
            <w:tcW w:w="871" w:type="pct"/>
            <w:vAlign w:val="center"/>
          </w:tcPr>
          <w:p w14:paraId="785CFDA7"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227BEB3A" w14:textId="77777777" w:rsidR="00F765B5" w:rsidRPr="006842AB" w:rsidRDefault="00D8582F"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A77CD20" w14:textId="77777777" w:rsidTr="00E44A1F">
        <w:trPr>
          <w:trHeight w:val="280"/>
        </w:trPr>
        <w:tc>
          <w:tcPr>
            <w:tcW w:w="1001" w:type="pct"/>
            <w:shd w:val="clear" w:color="auto" w:fill="auto"/>
            <w:noWrap/>
            <w:vAlign w:val="center"/>
            <w:hideMark/>
          </w:tcPr>
          <w:p w14:paraId="0691C09E"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WebKlipper</w:t>
            </w:r>
            <w:proofErr w:type="spellEnd"/>
          </w:p>
        </w:tc>
        <w:tc>
          <w:tcPr>
            <w:tcW w:w="610" w:type="pct"/>
            <w:shd w:val="clear" w:color="auto" w:fill="auto"/>
            <w:noWrap/>
            <w:vAlign w:val="center"/>
            <w:hideMark/>
          </w:tcPr>
          <w:p w14:paraId="2097204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74AF6D9F"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6842AB" w:rsidRDefault="00F765B5" w:rsidP="008729EB">
            <w:pPr>
              <w:jc w:val="left"/>
              <w:rPr>
                <w:rFonts w:eastAsia="Times New Roman" w:cs="Times New Roman"/>
                <w:color w:val="000000"/>
                <w:sz w:val="20"/>
                <w:szCs w:val="20"/>
                <w:lang w:val="en-US" w:eastAsia="en-US"/>
              </w:rPr>
            </w:pPr>
          </w:p>
        </w:tc>
      </w:tr>
    </w:tbl>
    <w:p w14:paraId="61053CE2" w14:textId="77777777" w:rsidR="009B54F3" w:rsidRDefault="009B54F3" w:rsidP="009B54F3"/>
    <w:p w14:paraId="20FD9879" w14:textId="77777777"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3"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3BCF22C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44441133" w14:textId="37D28B43" w:rsidR="001042B5" w:rsidRDefault="00302868" w:rsidP="00892C2B">
      <w:r w:rsidRPr="006A4CC7">
        <w:rPr>
          <w:i/>
        </w:rPr>
        <w:t>Wired-Marker’s</w:t>
      </w:r>
      <w:r>
        <w:t xml:space="preserve"> </w:t>
      </w:r>
      <w:r w:rsidR="008B78DF">
        <w:t xml:space="preserve">annotation </w:t>
      </w:r>
      <w:r w:rsidR="00BA2133">
        <w:t xml:space="preserve">functionality, though limited, still </w:t>
      </w:r>
      <w:r w:rsidR="008B78DF">
        <w:t xml:space="preserve">is </w:t>
      </w:r>
      <w:r w:rsidR="000E172B">
        <w:t xml:space="preserve">in line with </w:t>
      </w:r>
      <w:r w:rsidR="008B78DF">
        <w:t>our goals</w:t>
      </w:r>
      <w:r w:rsidR="000E172B">
        <w:t xml:space="preserve">: </w:t>
      </w:r>
      <w:r w:rsidR="00D43FBE">
        <w:t>select</w:t>
      </w:r>
      <w:r w:rsidR="008B78DF">
        <w:t xml:space="preserve"> </w:t>
      </w:r>
      <w:r w:rsidR="000E172B">
        <w:t>a text fragment of a</w:t>
      </w:r>
      <w:r w:rsidR="00A1277E">
        <w:t>n arbitrary</w:t>
      </w:r>
      <w:r w:rsidR="000E172B">
        <w:t xml:space="preserve"> web-document</w:t>
      </w:r>
      <w:r w:rsidR="00531773">
        <w:t>,</w:t>
      </w:r>
      <w:r w:rsidR="000E172B">
        <w:t xml:space="preserve"> mark</w:t>
      </w:r>
      <w:r w:rsidR="008B78DF">
        <w:t xml:space="preserve"> it</w:t>
      </w:r>
      <w:r w:rsidR="000E172B">
        <w:t xml:space="preserve"> </w:t>
      </w:r>
      <w:r w:rsidR="008B78DF">
        <w:t xml:space="preserve">with </w:t>
      </w:r>
      <w:r w:rsidR="000E172B">
        <w:t xml:space="preserve">a </w:t>
      </w:r>
      <w:r w:rsidR="008B78DF">
        <w:t xml:space="preserve">specific </w:t>
      </w:r>
      <w:r w:rsidR="000E172B">
        <w:t xml:space="preserve">colour and </w:t>
      </w:r>
      <w:r w:rsidR="008B78DF">
        <w:t xml:space="preserve">add </w:t>
      </w:r>
      <w:r w:rsidR="000E172B">
        <w:t xml:space="preserve">a text </w:t>
      </w:r>
      <w:r w:rsidR="008B78DF">
        <w:t xml:space="preserve">comment </w:t>
      </w:r>
      <w:r w:rsidR="000E172B">
        <w:t>(an annotation body)</w:t>
      </w:r>
      <w:r w:rsidR="00531773">
        <w:t>.</w:t>
      </w:r>
      <w:r w:rsidR="000E172B">
        <w:t xml:space="preserve"> </w:t>
      </w:r>
      <w:r w:rsidR="00D43FBE">
        <w:t xml:space="preserve">Aggregating </w:t>
      </w:r>
      <w:r w:rsidR="008B78DF">
        <w:t xml:space="preserve"> </w:t>
      </w:r>
      <w:r w:rsidR="00E6624F" w:rsidRPr="001042B5">
        <w:rPr>
          <w:i/>
        </w:rPr>
        <w:t>Wired-Marker</w:t>
      </w:r>
      <w:r w:rsidR="00E6624F">
        <w:t xml:space="preserve"> </w:t>
      </w:r>
      <w:r w:rsidR="00D43FBE">
        <w:t xml:space="preserve">annotations in bundles </w:t>
      </w:r>
      <w:r w:rsidR="00E6624F">
        <w:t xml:space="preserve">is implemented </w:t>
      </w:r>
      <w:r w:rsidR="00D43FBE">
        <w:t>by a</w:t>
      </w:r>
      <w:r w:rsidR="00E6624F">
        <w:t xml:space="preserve"> collection of pre-defined folders. Each</w:t>
      </w:r>
      <w:r w:rsidR="001042B5">
        <w:t xml:space="preserve"> </w:t>
      </w:r>
      <w:r w:rsidR="00E6624F">
        <w:t xml:space="preserve">folder contains annotations made by a </w:t>
      </w:r>
      <w:r w:rsidR="001042B5">
        <w:t>certain marker (colour). For instance, in the red folder all annotations made by the red marker are collected.</w:t>
      </w:r>
      <w:r w:rsidR="00E6624F">
        <w:t xml:space="preserve"> </w:t>
      </w:r>
    </w:p>
    <w:p w14:paraId="14766824" w14:textId="02549FAF" w:rsidR="00520EE9" w:rsidRDefault="00AE6BCF" w:rsidP="00892C2B">
      <w:r>
        <w:t xml:space="preserve">It was possible to extend the </w:t>
      </w:r>
      <w:r w:rsidR="001042B5">
        <w:t xml:space="preserve">Wired-Marker </w:t>
      </w:r>
      <w:r>
        <w:t>code so that the extension could communicate wit</w:t>
      </w:r>
      <w:r w:rsidR="00BF4655">
        <w:t>h</w:t>
      </w:r>
      <w:r>
        <w:t xml:space="preserve"> the server to retrieve a</w:t>
      </w:r>
      <w:r w:rsidR="00892C2B">
        <w:t>n</w:t>
      </w:r>
      <w:r>
        <w:t xml:space="preserve"> anno</w:t>
      </w:r>
      <w:r w:rsidR="00892C2B">
        <w:t>tation from the database or send</w:t>
      </w:r>
      <w:r>
        <w:t xml:space="preserve"> a created annotation to the </w:t>
      </w:r>
      <w:r w:rsidR="00940D6A">
        <w:t>back-end</w:t>
      </w:r>
      <w:r>
        <w:t xml:space="preserve">.  </w:t>
      </w:r>
      <w:r w:rsidR="00520EE9">
        <w:t xml:space="preserve"> </w:t>
      </w:r>
    </w:p>
    <w:p w14:paraId="1D85EEDE" w14:textId="77777777" w:rsidR="00616EC6" w:rsidRDefault="00520EE9" w:rsidP="009B54F3">
      <w:r>
        <w:t xml:space="preserve">Another tool, called </w:t>
      </w:r>
      <w:proofErr w:type="spellStart"/>
      <w:r w:rsidRPr="006A4CC7">
        <w:rPr>
          <w:i/>
        </w:rPr>
        <w:t>PundIt</w:t>
      </w:r>
      <w:proofErr w:type="spellEnd"/>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3629808F" w14:textId="77777777" w:rsidR="009B54F3" w:rsidRPr="00AC51E7" w:rsidRDefault="009B54F3" w:rsidP="006842AB">
      <w:pPr>
        <w:pStyle w:val="Heading2"/>
      </w:pPr>
      <w:bookmarkStart w:id="14" w:name="_Toc276640536"/>
      <w:r w:rsidRPr="00AC51E7">
        <w:t>Developments after September 2012</w:t>
      </w:r>
      <w:bookmarkEnd w:id="14"/>
      <w:r w:rsidRPr="00AC51E7">
        <w:t xml:space="preserve"> </w:t>
      </w:r>
    </w:p>
    <w:p w14:paraId="7135B37B" w14:textId="348095DD" w:rsidR="00616EC6" w:rsidRDefault="00616EC6" w:rsidP="00892C2B">
      <w:proofErr w:type="spellStart"/>
      <w:r w:rsidRPr="00892C2B">
        <w:rPr>
          <w:i/>
        </w:rPr>
        <w:t>PundIt</w:t>
      </w:r>
      <w:proofErr w:type="spellEnd"/>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 xml:space="preserve">version of </w:t>
      </w:r>
      <w:r w:rsidR="007E08F1">
        <w:t xml:space="preserve">the </w:t>
      </w:r>
      <w:r w:rsidR="001042B5">
        <w:t xml:space="preserve">“coloured folders” </w:t>
      </w:r>
      <w:r w:rsidR="007E08F1">
        <w:t>aggregation facility</w:t>
      </w:r>
      <w:r>
        <w:t xml:space="preserve"> of </w:t>
      </w:r>
      <w:r w:rsidRPr="00892C2B">
        <w:rPr>
          <w:i/>
        </w:rPr>
        <w:t>Wired Marker</w:t>
      </w:r>
      <w:r w:rsidR="001042B5">
        <w:rPr>
          <w:i/>
        </w:rPr>
        <w:t>.</w:t>
      </w:r>
      <w:r w:rsidR="00E6624F">
        <w:t xml:space="preserve"> </w:t>
      </w:r>
      <w:proofErr w:type="spellStart"/>
      <w:r w:rsidRPr="00892C2B">
        <w:rPr>
          <w:i/>
        </w:rPr>
        <w:t>PundIt</w:t>
      </w:r>
      <w:proofErr w:type="spellEnd"/>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(subject) “talks about” (predicate) “</w:t>
      </w:r>
      <w:proofErr w:type="spellStart"/>
      <w:r w:rsidR="00C720AD">
        <w:t>Kapital</w:t>
      </w:r>
      <w:proofErr w:type="spellEnd"/>
      <w:r w:rsidR="00C720AD">
        <w:t xml:space="preserve">”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68E11D81" w14:textId="1E28087B" w:rsidR="005C72AF" w:rsidRPr="008B410B" w:rsidRDefault="006A614A" w:rsidP="008B410B">
      <w:pPr>
        <w:rPr>
          <w:rFonts w:eastAsia="Times New Roman" w:cs="Times New Roman"/>
        </w:rPr>
      </w:pPr>
      <w:proofErr w:type="spellStart"/>
      <w:r w:rsidRPr="00892C2B">
        <w:rPr>
          <w:i/>
        </w:rPr>
        <w:t>ReframeIt</w:t>
      </w:r>
      <w:proofErr w:type="spellEnd"/>
      <w:r>
        <w:t xml:space="preserve"> has appeared as a Firefox add-on for commenting web-pages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1F35BF92" w14:textId="77777777" w:rsidR="009B54F3" w:rsidRPr="00085FCC" w:rsidRDefault="009B54F3" w:rsidP="006842AB">
      <w:pPr>
        <w:pStyle w:val="Heading1"/>
      </w:pPr>
      <w:bookmarkStart w:id="15" w:name="_Toc276640537"/>
      <w:r w:rsidRPr="00085FCC">
        <w:t>D</w:t>
      </w:r>
      <w:r>
        <w:t>ASISH</w:t>
      </w:r>
      <w:r w:rsidRPr="00085FCC">
        <w:t xml:space="preserve"> Web Annotator (DWAN)</w:t>
      </w:r>
      <w:bookmarkEnd w:id="15"/>
    </w:p>
    <w:p w14:paraId="6C03187B" w14:textId="77777777" w:rsidR="009B54F3" w:rsidRPr="00FC5A7C" w:rsidRDefault="009B54F3" w:rsidP="006842AB">
      <w:pPr>
        <w:pStyle w:val="Heading2"/>
      </w:pPr>
      <w:bookmarkStart w:id="16" w:name="_Ref275791606"/>
      <w:bookmarkStart w:id="17" w:name="_Toc276640538"/>
      <w:r w:rsidRPr="00FC5A7C">
        <w:t>Framework architecture</w:t>
      </w:r>
      <w:bookmarkEnd w:id="16"/>
      <w:bookmarkEnd w:id="17"/>
    </w:p>
    <w:p w14:paraId="4DCF1BB9" w14:textId="7C7590B4"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6D7235">
        <w:t>,</w:t>
      </w:r>
      <w:r w:rsidR="005E42F6">
        <w:t xml:space="preserve"> see </w:t>
      </w:r>
      <w:r w:rsidR="005E42F6">
        <w:fldChar w:fldCharType="begin"/>
      </w:r>
      <w:r w:rsidR="005E42F6">
        <w:instrText xml:space="preserve"> REF _Ref276636967 \h </w:instrText>
      </w:r>
      <w:r w:rsidR="005E42F6">
        <w:fldChar w:fldCharType="separate"/>
      </w:r>
      <w:r w:rsidR="005E42F6">
        <w:t xml:space="preserve">Figure </w:t>
      </w:r>
      <w:r w:rsidR="005E42F6">
        <w:rPr>
          <w:noProof/>
        </w:rPr>
        <w:t>2</w:t>
      </w:r>
      <w:r w:rsidR="005E42F6">
        <w:fldChar w:fldCharType="end"/>
      </w:r>
      <w:r w:rsidR="006D7235">
        <w:t>.</w:t>
      </w:r>
      <w:r w:rsidR="00E32166" w:rsidRPr="00AB2EFD">
        <w:t xml:space="preserve"> </w:t>
      </w:r>
      <w:r w:rsidR="00E32166">
        <w:t>The digital storage for annotations and related resources is provided by TLA-MPI</w:t>
      </w:r>
      <w:r w:rsidR="00E32166">
        <w:rPr>
          <w:rStyle w:val="FootnoteReference"/>
        </w:rPr>
        <w:footnoteReference w:id="6"/>
      </w:r>
      <w:r w:rsidR="00E32166">
        <w:t xml:space="preserve">. </w:t>
      </w:r>
      <w:r w:rsidR="00327CE2">
        <w:t xml:space="preserve"> </w:t>
      </w:r>
    </w:p>
    <w:p w14:paraId="1D67578F" w14:textId="74AC9EBA" w:rsidR="00327CE2" w:rsidRPr="003A574D" w:rsidRDefault="00327CE2" w:rsidP="00327CE2">
      <w:r>
        <w:t xml:space="preserve">DWAN is also especially meant to cater for </w:t>
      </w:r>
      <w:r w:rsidR="002113E5">
        <w:t xml:space="preserve">domain </w:t>
      </w:r>
      <w:r>
        <w:t xml:space="preserve">specific tools </w:t>
      </w:r>
      <w:r w:rsidR="002113E5">
        <w:t xml:space="preserve">such as within linguistics, </w:t>
      </w:r>
      <w:r>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16C0883A" w14:textId="77777777" w:rsidR="005E42F6" w:rsidRDefault="005E42F6" w:rsidP="005E42F6">
      <w:pPr>
        <w:keepNext/>
      </w:pPr>
      <w:r>
        <w:rPr>
          <w:noProof/>
          <w:lang w:val="en-US" w:eastAsia="en-US"/>
        </w:rPr>
        <w:drawing>
          <wp:inline distT="0" distB="0" distL="0" distR="0" wp14:anchorId="3A4C1A45" wp14:editId="27964D69">
            <wp:extent cx="4388642" cy="320272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2.25.13.png"/>
                    <pic:cNvPicPr/>
                  </pic:nvPicPr>
                  <pic:blipFill>
                    <a:blip r:embed="rId21">
                      <a:extLst>
                        <a:ext uri="{28A0092B-C50C-407E-A947-70E740481C1C}">
                          <a14:useLocalDpi xmlns:a14="http://schemas.microsoft.com/office/drawing/2010/main" val="0"/>
                        </a:ext>
                      </a:extLst>
                    </a:blip>
                    <a:stretch>
                      <a:fillRect/>
                    </a:stretch>
                  </pic:blipFill>
                  <pic:spPr>
                    <a:xfrm>
                      <a:off x="0" y="0"/>
                      <a:ext cx="4389558" cy="3203397"/>
                    </a:xfrm>
                    <a:prstGeom prst="rect">
                      <a:avLst/>
                    </a:prstGeom>
                  </pic:spPr>
                </pic:pic>
              </a:graphicData>
            </a:graphic>
          </wp:inline>
        </w:drawing>
      </w:r>
    </w:p>
    <w:p w14:paraId="2096CA24" w14:textId="35235A0F" w:rsidR="009B54F3" w:rsidRDefault="005E42F6" w:rsidP="005E42F6">
      <w:pPr>
        <w:pStyle w:val="Caption"/>
      </w:pPr>
      <w:bookmarkStart w:id="18" w:name="_Ref276636967"/>
      <w:r>
        <w:t xml:space="preserve">Figure </w:t>
      </w:r>
      <w:r>
        <w:fldChar w:fldCharType="begin"/>
      </w:r>
      <w:r>
        <w:instrText xml:space="preserve"> SEQ Figure \* ARABIC </w:instrText>
      </w:r>
      <w:r>
        <w:fldChar w:fldCharType="separate"/>
      </w:r>
      <w:r w:rsidR="00FE38EC">
        <w:rPr>
          <w:noProof/>
        </w:rPr>
        <w:t>2</w:t>
      </w:r>
      <w:r>
        <w:fldChar w:fldCharType="end"/>
      </w:r>
      <w:bookmarkEnd w:id="18"/>
      <w:r>
        <w:t>. DWAN framework in more detail</w:t>
      </w:r>
    </w:p>
    <w:p w14:paraId="53D57B9A" w14:textId="08786366" w:rsidR="009B54F3" w:rsidRPr="00AC51E7" w:rsidRDefault="009B54F3" w:rsidP="006842AB">
      <w:pPr>
        <w:pStyle w:val="Heading2"/>
      </w:pPr>
      <w:bookmarkStart w:id="19" w:name="_Ref275791626"/>
      <w:bookmarkStart w:id="20" w:name="_Ref275792318"/>
      <w:bookmarkStart w:id="21" w:name="_Toc276640539"/>
      <w:r w:rsidRPr="00AC51E7">
        <w:t xml:space="preserve">DWAN’s </w:t>
      </w:r>
      <w:r w:rsidR="00D43FBE">
        <w:t xml:space="preserve">Data </w:t>
      </w:r>
      <w:r w:rsidRPr="00AC51E7">
        <w:t>Model and its connection to Open Annotation Model</w:t>
      </w:r>
      <w:bookmarkEnd w:id="19"/>
      <w:bookmarkEnd w:id="20"/>
      <w:bookmarkEnd w:id="21"/>
    </w:p>
    <w:p w14:paraId="3FF3A973" w14:textId="3A036FAD" w:rsidR="00DD7C31" w:rsidRPr="00054EC0" w:rsidRDefault="00AF0231" w:rsidP="00054EC0">
      <w:pPr>
        <w:rPr>
          <w:lang w:val="en-US"/>
        </w:rPr>
      </w:pPr>
      <w:r>
        <w:rPr>
          <w:noProof/>
          <w:lang w:val="en-US" w:eastAsia="en-US"/>
        </w:rPr>
        <w:drawing>
          <wp:anchor distT="0" distB="0" distL="114300" distR="114300" simplePos="0" relativeHeight="251675648" behindDoc="0" locked="0" layoutInCell="1" allowOverlap="1" wp14:anchorId="0D2F7139" wp14:editId="2B4AFB27">
            <wp:simplePos x="0" y="0"/>
            <wp:positionH relativeFrom="column">
              <wp:posOffset>0</wp:posOffset>
            </wp:positionH>
            <wp:positionV relativeFrom="paragraph">
              <wp:posOffset>1473835</wp:posOffset>
            </wp:positionV>
            <wp:extent cx="5029200" cy="4154170"/>
            <wp:effectExtent l="0" t="0" r="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9200" cy="4154170"/>
                    </a:xfrm>
                    <a:prstGeom prst="rect">
                      <a:avLst/>
                    </a:prstGeom>
                  </pic:spPr>
                </pic:pic>
              </a:graphicData>
            </a:graphic>
            <wp14:sizeRelH relativeFrom="page">
              <wp14:pctWidth>0</wp14:pctWidth>
            </wp14:sizeRelH>
            <wp14:sizeRelV relativeFrom="page">
              <wp14:pctHeight>0</wp14:pctHeight>
            </wp14:sizeRelV>
          </wp:anchor>
        </w:drawing>
      </w:r>
      <w:r w:rsidR="00C86C3D">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857FAA">
        <w:t xml:space="preserve"> </w:t>
      </w:r>
      <w:r w:rsidR="00857FAA">
        <w:fldChar w:fldCharType="begin"/>
      </w:r>
      <w:r w:rsidR="00857FAA">
        <w:instrText xml:space="preserve"> REF _Ref276638083 \h </w:instrText>
      </w:r>
      <w:r w:rsidR="00857FAA">
        <w:fldChar w:fldCharType="separate"/>
      </w:r>
      <w:r w:rsidR="00857FAA">
        <w:t xml:space="preserve">Figure </w:t>
      </w:r>
      <w:r w:rsidR="00857FAA">
        <w:rPr>
          <w:noProof/>
        </w:rPr>
        <w:t>3</w:t>
      </w:r>
      <w:r w:rsidR="00857FAA">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7"/>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01B866D7" w14:textId="099653B3" w:rsidR="00F24EBA" w:rsidRDefault="007C4513" w:rsidP="0051007B">
      <w:r>
        <w:rPr>
          <w:noProof/>
          <w:lang w:eastAsia="en-US"/>
        </w:rPr>
        <mc:AlternateContent>
          <mc:Choice Requires="wps">
            <w:drawing>
              <wp:anchor distT="0" distB="0" distL="114300" distR="114300" simplePos="0" relativeHeight="251672576" behindDoc="0" locked="0" layoutInCell="1" allowOverlap="1" wp14:anchorId="52A77B91" wp14:editId="7A041493">
                <wp:simplePos x="0" y="0"/>
                <wp:positionH relativeFrom="column">
                  <wp:posOffset>228600</wp:posOffset>
                </wp:positionH>
                <wp:positionV relativeFrom="paragraph">
                  <wp:posOffset>4137025</wp:posOffset>
                </wp:positionV>
                <wp:extent cx="5486400" cy="457200"/>
                <wp:effectExtent l="0" t="0" r="0" b="0"/>
                <wp:wrapThrough wrapText="bothSides">
                  <wp:wrapPolygon edited="0">
                    <wp:start x="0" y="0"/>
                    <wp:lineTo x="0" y="20400"/>
                    <wp:lineTo x="21500" y="20400"/>
                    <wp:lineTo x="215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E1A201" w14:textId="255BBF4E" w:rsidR="00166CCE" w:rsidRPr="00A94ED8" w:rsidRDefault="00166CCE" w:rsidP="00857FAA">
                            <w:pPr>
                              <w:pStyle w:val="Caption"/>
                              <w:rPr>
                                <w:rFonts w:ascii="Times" w:hAnsi="Times"/>
                                <w:noProof/>
                                <w:sz w:val="22"/>
                              </w:rPr>
                            </w:pPr>
                            <w:bookmarkStart w:id="22" w:name="_Ref276638083"/>
                            <w:r>
                              <w:t xml:space="preserve">Figure </w:t>
                            </w:r>
                            <w:r>
                              <w:fldChar w:fldCharType="begin"/>
                            </w:r>
                            <w:r>
                              <w:instrText xml:space="preserve"> SEQ Figure \* ARABIC </w:instrText>
                            </w:r>
                            <w:r>
                              <w:fldChar w:fldCharType="separate"/>
                            </w:r>
                            <w:r>
                              <w:rPr>
                                <w:noProof/>
                              </w:rPr>
                              <w:t>3</w:t>
                            </w:r>
                            <w:r>
                              <w:fldChar w:fldCharType="end"/>
                            </w:r>
                            <w:bookmarkEnd w:id="22"/>
                            <w:r>
                              <w:t>.  DWAN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18pt;margin-top:325.75pt;width:6in;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" stroked="f">
                <v:textbox inset="0,0,0,0">
                  <w:txbxContent>
                    <w:p w14:paraId="26E1A201" w14:textId="255BBF4E" w:rsidR="00166CCE" w:rsidRPr="00A94ED8" w:rsidRDefault="00166CCE" w:rsidP="00857FAA">
                      <w:pPr>
                        <w:pStyle w:val="Caption"/>
                        <w:rPr>
                          <w:rFonts w:ascii="Times" w:hAnsi="Times"/>
                          <w:noProof/>
                          <w:sz w:val="22"/>
                        </w:rPr>
                      </w:pPr>
                      <w:bookmarkStart w:id="23" w:name="_Ref276638083"/>
                      <w:r>
                        <w:t xml:space="preserve">Figure </w:t>
                      </w:r>
                      <w:r>
                        <w:fldChar w:fldCharType="begin"/>
                      </w:r>
                      <w:r>
                        <w:instrText xml:space="preserve"> SEQ Figure \* ARABIC </w:instrText>
                      </w:r>
                      <w:r>
                        <w:fldChar w:fldCharType="separate"/>
                      </w:r>
                      <w:r>
                        <w:rPr>
                          <w:noProof/>
                        </w:rPr>
                        <w:t>3</w:t>
                      </w:r>
                      <w:r>
                        <w:fldChar w:fldCharType="end"/>
                      </w:r>
                      <w:bookmarkEnd w:id="23"/>
                      <w:r>
                        <w:t>.  DWAN data model</w:t>
                      </w:r>
                    </w:p>
                  </w:txbxContent>
                </v:textbox>
                <w10:wrap type="through"/>
              </v:shape>
            </w:pict>
          </mc:Fallback>
        </mc:AlternateContent>
      </w:r>
      <w:r w:rsidR="009B54F3" w:rsidRPr="00AC51E7">
        <w:t xml:space="preserve">An </w:t>
      </w:r>
      <w:r w:rsidR="0051007B">
        <w:t>a</w:t>
      </w:r>
      <w:r w:rsidR="009B54F3" w:rsidRPr="00AC51E7">
        <w:t>nnotation</w:t>
      </w:r>
      <w:r w:rsidR="00054EC0">
        <w:t xml:space="preserve"> in DWAN</w:t>
      </w:r>
      <w:r w:rsidR="009B54F3" w:rsidRPr="00AC51E7">
        <w:t xml:space="preserve">, i.e. an </w:t>
      </w:r>
      <w:r w:rsidR="0039679C">
        <w:t xml:space="preserve"> </w:t>
      </w:r>
      <w:r w:rsidR="009B54F3" w:rsidRPr="00AC51E7">
        <w:t xml:space="preserve">of the class </w:t>
      </w:r>
      <w:r w:rsidR="009B54F3" w:rsidRPr="00AC51E7">
        <w:rPr>
          <w:i/>
          <w:iCs/>
        </w:rPr>
        <w:t>Annotation</w:t>
      </w:r>
      <w:r w:rsidR="009B54F3" w:rsidRPr="00AC51E7">
        <w:t xml:space="preserve">, is a structure that contains necessary information about </w:t>
      </w:r>
      <w:r w:rsidR="0038312D">
        <w:t xml:space="preserve">the </w:t>
      </w:r>
      <w:r w:rsidR="009B54F3" w:rsidRPr="00AC51E7">
        <w:t xml:space="preserve">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r w:rsidR="00BD0F09">
        <w:rPr>
          <w:rStyle w:val="FootnoteReference"/>
        </w:rPr>
        <w:footnoteReference w:id="8"/>
      </w:r>
      <w:r w:rsidR="009B54F3" w:rsidRPr="00AC51E7">
        <w:t xml:space="preserve"> </w:t>
      </w:r>
      <w:r w:rsidR="00112438">
        <w:t xml:space="preserve"> </w:t>
      </w:r>
    </w:p>
    <w:p w14:paraId="1A4DF337"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3B7845CC" w14:textId="5566DB58" w:rsidR="00112438" w:rsidRPr="00AC51E7" w:rsidRDefault="00112438" w:rsidP="00112438">
      <w:r w:rsidRPr="00AC51E7">
        <w:t xml:space="preserve">An annotation can have one or more </w:t>
      </w:r>
      <w:r w:rsidRPr="00AC51E7">
        <w:rPr>
          <w:i/>
          <w:iCs/>
        </w:rPr>
        <w:t>targets</w:t>
      </w:r>
      <w:r w:rsidRPr="00AC51E7">
        <w:t>. A tar</w:t>
      </w:r>
      <w:r>
        <w:t xml:space="preserve">get (i.e. </w:t>
      </w:r>
      <w:r w:rsidR="001E6901">
        <w:t xml:space="preserve">instantiation </w:t>
      </w:r>
      <w:r>
        <w:t xml:space="preserve">of the </w:t>
      </w:r>
      <w:r w:rsidRPr="00C13446">
        <w:rPr>
          <w:i/>
        </w:rPr>
        <w:t>Target</w:t>
      </w:r>
      <w:r>
        <w:t xml:space="preserve"> </w:t>
      </w:r>
      <w:r w:rsidRPr="00AC51E7">
        <w:t xml:space="preserve">class) contains the reference to the web-document (a </w:t>
      </w:r>
      <w:r w:rsidRPr="00AC51E7">
        <w:rPr>
          <w:i/>
          <w:iCs/>
        </w:rPr>
        <w:t>source</w:t>
      </w:r>
      <w:r w:rsidRPr="00AC51E7">
        <w:t>) and the precise description of the document's fragment</w:t>
      </w:r>
      <w:r>
        <w:t>,</w:t>
      </w:r>
      <w:r w:rsidRPr="00AC51E7">
        <w:t xml:space="preserve"> which is actually annotated. </w:t>
      </w:r>
      <w:r w:rsidR="001E6901">
        <w:t xml:space="preserve">A </w:t>
      </w:r>
      <w:r w:rsidRPr="00AC51E7">
        <w:t xml:space="preserve">target </w:t>
      </w:r>
      <w:r w:rsidR="007E08F1">
        <w:t>can also</w:t>
      </w:r>
      <w:r w:rsidR="001E6901">
        <w:t xml:space="preserve"> be related </w:t>
      </w:r>
      <w:r w:rsidRPr="00AC51E7">
        <w:t>to one or more cached representations</w:t>
      </w:r>
      <w:r w:rsidR="00667510">
        <w:t xml:space="preserve">. A cached representation </w:t>
      </w:r>
      <w:r w:rsidR="008643CD">
        <w:t xml:space="preserve">is </w:t>
      </w:r>
      <w:r w:rsidR="00A30626">
        <w:t xml:space="preserve">a </w:t>
      </w:r>
      <w:r w:rsidR="008643CD">
        <w:t xml:space="preserve">stored record that </w:t>
      </w:r>
      <w:r w:rsidR="00667510">
        <w:t xml:space="preserve">contains </w:t>
      </w:r>
      <w:r w:rsidR="008643CD">
        <w:t xml:space="preserve">representations </w:t>
      </w:r>
      <w:r w:rsidRPr="00AC51E7">
        <w:t xml:space="preserve">of the relevant parts of the </w:t>
      </w:r>
      <w:r w:rsidR="001E6901">
        <w:t>anno</w:t>
      </w:r>
      <w:r w:rsidR="00F86764">
        <w:t>t</w:t>
      </w:r>
      <w:r w:rsidR="001E6901">
        <w:t>ated</w:t>
      </w:r>
      <w:r>
        <w:t xml:space="preserve"> document</w:t>
      </w:r>
      <w:r w:rsidRPr="00AC51E7">
        <w:t xml:space="preserve"> </w:t>
      </w:r>
      <w:r w:rsidR="008643CD">
        <w:t xml:space="preserve">together </w:t>
      </w:r>
      <w:r w:rsidRPr="00AC51E7">
        <w:t>with the descriptions of the</w:t>
      </w:r>
      <w:r w:rsidR="008643CD">
        <w:t>ir</w:t>
      </w:r>
      <w:r w:rsidRPr="00AC51E7">
        <w:t xml:space="preserve"> </w:t>
      </w:r>
      <w:r w:rsidR="008643CD">
        <w:t xml:space="preserve">respective </w:t>
      </w:r>
      <w:r w:rsidRPr="00AC51E7">
        <w:t>annotated fragments.</w:t>
      </w:r>
    </w:p>
    <w:p w14:paraId="101A7229" w14:textId="79C6341D"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619A5A92" w14:textId="758702A4"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proofErr w:type="spellStart"/>
      <w:r w:rsidR="0096047B">
        <w:rPr>
          <w:rStyle w:val="HTMLCode"/>
        </w:rPr>
        <w:t>oa:SpecificResource</w:t>
      </w:r>
      <w:proofErr w:type="spellEnd"/>
      <w:r w:rsidR="0096047B">
        <w:rPr>
          <w:rStyle w:val="HTMLCode"/>
        </w:rPr>
        <w:t xml:space="preserve">, </w:t>
      </w:r>
      <w:r w:rsidR="0096047B">
        <w:t>see</w:t>
      </w:r>
      <w:r w:rsidR="008854EE">
        <w:t xml:space="preserve"> </w:t>
      </w:r>
      <w:r w:rsidR="008854EE">
        <w:fldChar w:fldCharType="begin"/>
      </w:r>
      <w:r w:rsidR="008854EE">
        <w:instrText xml:space="preserve"> REF _Ref276639845 \h </w:instrText>
      </w:r>
      <w:r w:rsidR="008854EE">
        <w:fldChar w:fldCharType="separate"/>
      </w:r>
      <w:r w:rsidR="008854EE">
        <w:t xml:space="preserve">Figure </w:t>
      </w:r>
      <w:r w:rsidR="008854EE">
        <w:rPr>
          <w:noProof/>
        </w:rPr>
        <w:t>4</w:t>
      </w:r>
      <w:r w:rsidR="008854EE">
        <w:fldChar w:fldCharType="end"/>
      </w:r>
      <w:r w:rsidR="0096047B">
        <w:t>. M</w:t>
      </w:r>
      <w:r w:rsidR="009247B1">
        <w:t xml:space="preserve">ultiple target sources are represented as instances of </w:t>
      </w:r>
      <w:proofErr w:type="spellStart"/>
      <w:r w:rsidR="009247B1">
        <w:rPr>
          <w:rStyle w:val="HTMLCode"/>
        </w:rPr>
        <w:t>oa:Composite</w:t>
      </w:r>
      <w:proofErr w:type="spellEnd"/>
      <w:r w:rsidR="009247B1">
        <w:t xml:space="preserve">. Each of </w:t>
      </w:r>
      <w:proofErr w:type="spellStart"/>
      <w:r w:rsidR="009247B1">
        <w:rPr>
          <w:rStyle w:val="HTMLCode"/>
        </w:rPr>
        <w:t>oa:item</w:t>
      </w:r>
      <w:proofErr w:type="spellEnd"/>
      <w:r w:rsidR="009247B1">
        <w:t xml:space="preserve"> of the composite is either an instance of </w:t>
      </w:r>
      <w:proofErr w:type="spellStart"/>
      <w:r w:rsidR="009247B1">
        <w:rPr>
          <w:rStyle w:val="HTMLCode"/>
        </w:rPr>
        <w:t>oa:SpecificResource</w:t>
      </w:r>
      <w:proofErr w:type="spellEnd"/>
      <w:r w:rsidR="009247B1">
        <w:t xml:space="preserve"> or </w:t>
      </w:r>
      <w:proofErr w:type="spellStart"/>
      <w:r w:rsidR="009247B1">
        <w:rPr>
          <w:rStyle w:val="HTMLCode"/>
        </w:rPr>
        <w:t>oa:Composite</w:t>
      </w:r>
      <w:proofErr w:type="spellEnd"/>
      <w:r w:rsidR="009247B1">
        <w:t xml:space="preserve">. </w:t>
      </w:r>
    </w:p>
    <w:p w14:paraId="79917E68" w14:textId="2BADA011" w:rsidR="004263DE" w:rsidRDefault="00857FAA" w:rsidP="004C2791">
      <w:pPr>
        <w:rPr>
          <w:rFonts w:eastAsia="Times New Roman" w:cs="Times New Roman"/>
        </w:rPr>
      </w:pPr>
      <w:r>
        <w:rPr>
          <w:noProof/>
          <w:lang w:eastAsia="en-US"/>
        </w:rPr>
        <mc:AlternateContent>
          <mc:Choice Requires="wps">
            <w:drawing>
              <wp:anchor distT="0" distB="0" distL="114300" distR="114300" simplePos="0" relativeHeight="251674624" behindDoc="0" locked="0" layoutInCell="1" allowOverlap="1" wp14:anchorId="3EE27036" wp14:editId="0FF79EC3">
                <wp:simplePos x="0" y="0"/>
                <wp:positionH relativeFrom="column">
                  <wp:posOffset>0</wp:posOffset>
                </wp:positionH>
                <wp:positionV relativeFrom="paragraph">
                  <wp:posOffset>6686550</wp:posOffset>
                </wp:positionV>
                <wp:extent cx="5715000" cy="29845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267D9C" w14:textId="7D5F35C5" w:rsidR="00166CCE" w:rsidRPr="0088553D" w:rsidRDefault="00166CCE" w:rsidP="00857FAA">
                            <w:pPr>
                              <w:pStyle w:val="Caption"/>
                              <w:rPr>
                                <w:rFonts w:ascii="Times" w:hAnsi="Times"/>
                                <w:noProof/>
                                <w:sz w:val="22"/>
                              </w:rPr>
                            </w:pPr>
                            <w:bookmarkStart w:id="24" w:name="_Ref276639845"/>
                            <w:r>
                              <w:t xml:space="preserve">Figure </w:t>
                            </w:r>
                            <w:r>
                              <w:fldChar w:fldCharType="begin"/>
                            </w:r>
                            <w:r>
                              <w:instrText xml:space="preserve"> SEQ Figure \* ARABIC </w:instrText>
                            </w:r>
                            <w:r>
                              <w:fldChar w:fldCharType="separate"/>
                            </w:r>
                            <w:r>
                              <w:rPr>
                                <w:noProof/>
                              </w:rPr>
                              <w:t>4</w:t>
                            </w:r>
                            <w:r>
                              <w:fldChar w:fldCharType="end"/>
                            </w:r>
                            <w:bookmarkEnd w:id="24"/>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0;margin-top:526.5pt;width:450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" stroked="f">
                <v:textbox style="mso-fit-shape-to-text:t" inset="0,0,0,0">
                  <w:txbxContent>
                    <w:p w14:paraId="3C267D9C" w14:textId="7D5F35C5" w:rsidR="00166CCE" w:rsidRPr="0088553D" w:rsidRDefault="00166CCE" w:rsidP="00857FAA">
                      <w:pPr>
                        <w:pStyle w:val="Caption"/>
                        <w:rPr>
                          <w:rFonts w:ascii="Times" w:hAnsi="Times"/>
                          <w:noProof/>
                          <w:sz w:val="22"/>
                        </w:rPr>
                      </w:pPr>
                      <w:bookmarkStart w:id="25" w:name="_Ref276639845"/>
                      <w:r>
                        <w:t xml:space="preserve">Figure </w:t>
                      </w:r>
                      <w:r>
                        <w:fldChar w:fldCharType="begin"/>
                      </w:r>
                      <w:r>
                        <w:instrText xml:space="preserve"> SEQ Figure \* ARABIC </w:instrText>
                      </w:r>
                      <w:r>
                        <w:fldChar w:fldCharType="separate"/>
                      </w:r>
                      <w:r>
                        <w:rPr>
                          <w:noProof/>
                        </w:rPr>
                        <w:t>4</w:t>
                      </w:r>
                      <w:r>
                        <w:fldChar w:fldCharType="end"/>
                      </w:r>
                      <w:bookmarkEnd w:id="25"/>
                      <w:r>
                        <w:t>. Example of an OA  representation. Target</w:t>
                      </w:r>
                    </w:p>
                  </w:txbxContent>
                </v:textbox>
                <w10:wrap type="through"/>
              </v:shape>
            </w:pict>
          </mc:Fallback>
        </mc:AlternateContent>
      </w:r>
      <w:r>
        <w:rPr>
          <w:noProof/>
          <w:lang w:val="en-US" w:eastAsia="en-US"/>
        </w:rPr>
        <w:drawing>
          <wp:anchor distT="0" distB="0" distL="114300" distR="114300" simplePos="0" relativeHeight="251667456" behindDoc="0" locked="0" layoutInCell="1" allowOverlap="1" wp14:anchorId="646E5257" wp14:editId="4BF7BB8C">
            <wp:simplePos x="0" y="0"/>
            <wp:positionH relativeFrom="column">
              <wp:posOffset>0</wp:posOffset>
            </wp:positionH>
            <wp:positionV relativeFrom="paragraph">
              <wp:posOffset>1600200</wp:posOffset>
            </wp:positionV>
            <wp:extent cx="571500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anchor>
        </w:drawing>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proofErr w:type="spellStart"/>
      <w:r w:rsidR="009247B1" w:rsidRPr="009247B1">
        <w:rPr>
          <w:rFonts w:ascii="Courier" w:hAnsi="Courier" w:cs="Courier"/>
          <w:sz w:val="20"/>
          <w:szCs w:val="20"/>
          <w:lang w:val="en-US" w:eastAsia="en-US"/>
        </w:rPr>
        <w:t>oa:hasState</w:t>
      </w:r>
      <w:proofErr w:type="spellEnd"/>
      <w:r w:rsidR="009247B1" w:rsidRPr="009247B1">
        <w:rPr>
          <w:lang w:val="en-US" w:eastAsia="en-US"/>
        </w:rPr>
        <w:t xml:space="preserve"> and </w:t>
      </w:r>
      <w:proofErr w:type="spellStart"/>
      <w:r w:rsidR="009247B1" w:rsidRPr="009247B1">
        <w:rPr>
          <w:rFonts w:ascii="Courier" w:hAnsi="Courier" w:cs="Courier"/>
          <w:sz w:val="20"/>
          <w:szCs w:val="20"/>
          <w:lang w:val="en-US" w:eastAsia="en-US"/>
        </w:rPr>
        <w:t>oa:cachedSource</w:t>
      </w:r>
      <w:proofErr w:type="spellEnd"/>
      <w:r w:rsidR="009247B1" w:rsidRPr="009247B1">
        <w:rPr>
          <w:lang w:val="en-US" w:eastAsia="en-US"/>
        </w:rPr>
        <w:t xml:space="preserve"> are used. The metadata of the cached representation are presented via dc-properties and </w:t>
      </w:r>
      <w:proofErr w:type="spellStart"/>
      <w:r w:rsidR="009247B1" w:rsidRPr="009247B1">
        <w:rPr>
          <w:lang w:val="en-US" w:eastAsia="en-US"/>
        </w:rPr>
        <w:t>dctypes</w:t>
      </w:r>
      <w:proofErr w:type="spellEnd"/>
      <w:r w:rsidR="009247B1" w:rsidRPr="009247B1">
        <w:rPr>
          <w:lang w:val="en-US" w:eastAsia="en-US"/>
        </w:rPr>
        <w:t>:</w:t>
      </w:r>
      <w:r w:rsidR="009247B1">
        <w:rPr>
          <w:lang w:val="en-US" w:eastAsia="en-US"/>
        </w:rPr>
        <w:t xml:space="preserve"> </w:t>
      </w:r>
      <w:proofErr w:type="spellStart"/>
      <w:r w:rsidR="009247B1" w:rsidRPr="009247B1">
        <w:rPr>
          <w:rFonts w:eastAsia="Times New Roman"/>
          <w:lang w:val="en-US" w:eastAsia="en-US"/>
        </w:rPr>
        <w:t>mimeType</w:t>
      </w:r>
      <w:proofErr w:type="spellEnd"/>
      <w:r w:rsidR="009247B1" w:rsidRPr="009247B1">
        <w:rPr>
          <w:rFonts w:eastAsia="Times New Roman"/>
          <w:lang w:val="en-US" w:eastAsia="en-US"/>
        </w:rPr>
        <w:t xml:space="preserve"> is presented as </w:t>
      </w:r>
      <w:r w:rsidR="009247B1" w:rsidRPr="009247B1">
        <w:rPr>
          <w:rFonts w:ascii="Courier" w:hAnsi="Courier" w:cs="Courier"/>
          <w:sz w:val="20"/>
          <w:szCs w:val="20"/>
          <w:lang w:val="en-US" w:eastAsia="en-US"/>
        </w:rPr>
        <w:t>​</w:t>
      </w:r>
      <w:proofErr w:type="spellStart"/>
      <w:r w:rsidR="009247B1" w:rsidRPr="009247B1">
        <w:rPr>
          <w:rFonts w:ascii="Courier" w:hAnsi="Courier" w:cs="Courier"/>
          <w:sz w:val="20"/>
          <w:szCs w:val="20"/>
          <w:lang w:val="en-US" w:eastAsia="en-US"/>
        </w:rPr>
        <w:t>dc:format</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dc:publisher</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dc:description</w:t>
      </w:r>
      <w:proofErr w:type="spellEnd"/>
      <w:r w:rsidR="009247B1" w:rsidRPr="009247B1">
        <w:rPr>
          <w:rFonts w:eastAsia="Times New Roman"/>
          <w:lang w:val="en-US" w:eastAsia="en-US"/>
        </w:rPr>
        <w:t>; note that ​</w:t>
      </w:r>
      <w:proofErr w:type="spellStart"/>
      <w:r w:rsidR="009247B1" w:rsidRPr="009247B1">
        <w:rPr>
          <w:rFonts w:ascii="Courier" w:hAnsi="Courier" w:cs="Courier"/>
          <w:sz w:val="20"/>
          <w:szCs w:val="20"/>
          <w:lang w:val="en-US" w:eastAsia="en-US"/>
        </w:rPr>
        <w:t>dc:type</w:t>
      </w:r>
      <w:proofErr w:type="spellEnd"/>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9"/>
      </w:r>
      <w:r w:rsidR="009247B1" w:rsidRPr="009247B1">
        <w:rPr>
          <w:rFonts w:eastAsia="Times New Roman"/>
          <w:lang w:val="en-US" w:eastAsia="en-US"/>
        </w:rPr>
        <w:t xml:space="preserve">; therefore, e.g. "screenshot" would not be a good value here. Moreover, a cached representation must have one of the </w:t>
      </w:r>
      <w:proofErr w:type="spellStart"/>
      <w:r w:rsidR="009247B1" w:rsidRPr="009247B1">
        <w:rPr>
          <w:rFonts w:eastAsia="Times New Roman"/>
          <w:lang w:val="en-US" w:eastAsia="en-US"/>
        </w:rPr>
        <w:t>dctypes</w:t>
      </w:r>
      <w:proofErr w:type="spellEnd"/>
      <w:r w:rsidR="009247B1" w:rsidRPr="009247B1">
        <w:rPr>
          <w:rFonts w:eastAsia="Times New Roman"/>
          <w:lang w:val="en-US" w:eastAsia="en-US"/>
        </w:rPr>
        <w:t xml:space="preserve"> as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and it must be compliant with </w:t>
      </w:r>
      <w:proofErr w:type="spellStart"/>
      <w:r w:rsidR="009247B1" w:rsidRPr="009247B1">
        <w:rPr>
          <w:rFonts w:ascii="Courier" w:eastAsia="Times New Roman" w:hAnsi="Courier"/>
          <w:sz w:val="20"/>
          <w:szCs w:val="20"/>
          <w:lang w:val="en-US" w:eastAsia="en-US"/>
        </w:rPr>
        <w:t>dc:format</w:t>
      </w:r>
      <w:proofErr w:type="spellEnd"/>
      <w:r w:rsidR="009247B1" w:rsidRPr="009247B1">
        <w:rPr>
          <w:rFonts w:ascii="Courier" w:eastAsia="Times New Roman" w:hAnsi="Courier"/>
          <w:sz w:val="20"/>
          <w:szCs w:val="20"/>
          <w:lang w:val="en-US" w:eastAsia="en-US"/>
        </w:rPr>
        <w:t xml:space="preserve"> value</w:t>
      </w:r>
      <w:r w:rsidR="009247B1" w:rsidRPr="009247B1">
        <w:rPr>
          <w:rFonts w:eastAsia="Times New Roman"/>
          <w:lang w:val="en-US" w:eastAsia="en-US"/>
        </w:rPr>
        <w:t xml:space="preserve">. For instance, if </w:t>
      </w:r>
      <w:proofErr w:type="spellStart"/>
      <w:r w:rsidR="009247B1" w:rsidRPr="00FB2683">
        <w:rPr>
          <w:rFonts w:ascii="Courier" w:eastAsia="Times New Roman" w:hAnsi="Courier"/>
          <w:sz w:val="20"/>
          <w:szCs w:val="20"/>
          <w:lang w:val="en-US" w:eastAsia="en-US"/>
        </w:rPr>
        <w:t>dc:format</w:t>
      </w:r>
      <w:proofErr w:type="spellEnd"/>
      <w:r w:rsidR="009247B1" w:rsidRPr="009247B1">
        <w:rPr>
          <w:rFonts w:eastAsia="Times New Roman"/>
          <w:lang w:val="en-US" w:eastAsia="en-US"/>
        </w:rPr>
        <w:t xml:space="preserve"> is "image/</w:t>
      </w:r>
      <w:proofErr w:type="spellStart"/>
      <w:r w:rsidR="009247B1" w:rsidRPr="009247B1">
        <w:rPr>
          <w:rFonts w:eastAsia="Times New Roman"/>
          <w:lang w:val="en-US" w:eastAsia="en-US"/>
        </w:rPr>
        <w:t>png</w:t>
      </w:r>
      <w:proofErr w:type="spellEnd"/>
      <w:r w:rsidR="009247B1" w:rsidRPr="009247B1">
        <w:rPr>
          <w:rFonts w:eastAsia="Times New Roman"/>
          <w:lang w:val="en-US" w:eastAsia="en-US"/>
        </w:rPr>
        <w:t xml:space="preserve">" then the corresponding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must be </w:t>
      </w:r>
      <w:proofErr w:type="spellStart"/>
      <w:r w:rsidR="009247B1" w:rsidRPr="009247B1">
        <w:rPr>
          <w:rFonts w:ascii="Courier" w:hAnsi="Courier" w:cs="Courier"/>
          <w:sz w:val="20"/>
          <w:szCs w:val="20"/>
          <w:lang w:val="en-US" w:eastAsia="en-US"/>
        </w:rPr>
        <w:t>dctypes:Image</w:t>
      </w:r>
      <w:proofErr w:type="spellEnd"/>
      <w:r w:rsidR="009247B1" w:rsidRPr="009247B1">
        <w:rPr>
          <w:rFonts w:eastAsia="Times New Roman"/>
          <w:lang w:val="en-US" w:eastAsia="en-US"/>
        </w:rPr>
        <w:t>.</w:t>
      </w:r>
    </w:p>
    <w:p w14:paraId="5DAB6725" w14:textId="6816B49E"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property which can be used to define permission types (reader, writer) directly. For now, permissions are represented via property </w:t>
      </w:r>
      <w:proofErr w:type="spellStart"/>
      <w:r>
        <w:rPr>
          <w:rStyle w:val="HTMLCode"/>
        </w:rPr>
        <w:t>foaf:topic_interest</w:t>
      </w:r>
      <w:proofErr w:type="spellEnd"/>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CA3529">
        <w:rPr>
          <w:rFonts w:eastAsia="Times New Roman" w:cs="Times New Roman"/>
        </w:rPr>
        <w:fldChar w:fldCharType="begin"/>
      </w:r>
      <w:r w:rsidR="00CA3529">
        <w:rPr>
          <w:rFonts w:eastAsia="Times New Roman" w:cs="Times New Roman"/>
        </w:rPr>
        <w:instrText xml:space="preserve"> REF _Ref274571314 \h </w:instrText>
      </w:r>
      <w:r w:rsidR="00CA3529">
        <w:rPr>
          <w:rFonts w:eastAsia="Times New Roman" w:cs="Times New Roman"/>
        </w:rPr>
      </w:r>
      <w:r w:rsidR="00CA3529">
        <w:rPr>
          <w:rFonts w:eastAsia="Times New Roman" w:cs="Times New Roman"/>
        </w:rPr>
        <w:fldChar w:fldCharType="separate"/>
      </w:r>
      <w:r w:rsidR="00CA3529">
        <w:t xml:space="preserve">Figure </w:t>
      </w:r>
      <w:r w:rsidR="00CA3529">
        <w:rPr>
          <w:noProof/>
        </w:rPr>
        <w:t>5</w:t>
      </w:r>
      <w:r w:rsidR="00CA3529">
        <w:rPr>
          <w:rFonts w:eastAsia="Times New Roman" w:cs="Times New Roman"/>
        </w:rPr>
        <w:fldChar w:fldCharType="end"/>
      </w:r>
      <w:r w:rsidR="008854EE">
        <w:rPr>
          <w:rFonts w:eastAsia="Times New Roman" w:cs="Times New Roman"/>
        </w:rPr>
        <w:t>.</w:t>
      </w:r>
    </w:p>
    <w:p w14:paraId="13A0F0F4" w14:textId="77777777" w:rsidR="0096047B" w:rsidRDefault="008B40E3" w:rsidP="0096047B">
      <w:pPr>
        <w:keepNext/>
      </w:pPr>
      <w:r>
        <w:rPr>
          <w:rFonts w:eastAsia="Times New Roman"/>
          <w:noProof/>
          <w:lang w:val="en-US" w:eastAsia="en-US"/>
        </w:rPr>
        <w:drawing>
          <wp:inline distT="0" distB="0" distL="0" distR="0" wp14:anchorId="27455923" wp14:editId="2A795102">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0487372" w14:textId="77777777" w:rsidR="00FB2683" w:rsidRPr="009247B1" w:rsidRDefault="0096047B" w:rsidP="0096047B">
      <w:pPr>
        <w:pStyle w:val="Caption"/>
      </w:pPr>
      <w:bookmarkStart w:id="26" w:name="_Ref274571314"/>
      <w:r>
        <w:t xml:space="preserve">Figure </w:t>
      </w:r>
      <w:r>
        <w:fldChar w:fldCharType="begin"/>
      </w:r>
      <w:r>
        <w:instrText xml:space="preserve"> SEQ Figure \* ARABIC </w:instrText>
      </w:r>
      <w:r>
        <w:fldChar w:fldCharType="separate"/>
      </w:r>
      <w:r w:rsidR="00FE38EC">
        <w:rPr>
          <w:noProof/>
        </w:rPr>
        <w:t>5</w:t>
      </w:r>
      <w:r>
        <w:fldChar w:fldCharType="end"/>
      </w:r>
      <w:bookmarkEnd w:id="26"/>
      <w:r>
        <w:t>. Example of an OA representation. Principal.</w:t>
      </w:r>
    </w:p>
    <w:p w14:paraId="168195BD" w14:textId="77777777" w:rsidR="008B40E3" w:rsidRDefault="008B40E3" w:rsidP="004C2791"/>
    <w:p w14:paraId="63954416" w14:textId="5CB7D033"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proofErr w:type="spellStart"/>
      <w:r>
        <w:rPr>
          <w:rStyle w:val="HTMLCode"/>
        </w:rPr>
        <w:t>oa:Composite</w:t>
      </w:r>
      <w:proofErr w:type="spellEnd"/>
      <w:r>
        <w:t xml:space="preserve">. Any element and any attribute of the body becomes an </w:t>
      </w:r>
      <w:proofErr w:type="spellStart"/>
      <w:r>
        <w:t>oa:item</w:t>
      </w:r>
      <w:proofErr w:type="spellEnd"/>
      <w:r>
        <w:t xml:space="preserve"> of the body. If an element has sub-elements, it is an instance of </w:t>
      </w:r>
      <w:proofErr w:type="spellStart"/>
      <w:r>
        <w:t>oa:Composite</w:t>
      </w:r>
      <w:proofErr w:type="spellEnd"/>
      <w:r>
        <w:t xml:space="preserve"> as well, etc. An attribute or an element with now sub-elements has one of the </w:t>
      </w:r>
      <w:proofErr w:type="spellStart"/>
      <w:r>
        <w:t>dc</w:t>
      </w:r>
      <w:r w:rsidR="00285A9B">
        <w:t>:</w:t>
      </w:r>
      <w:r>
        <w:t>types</w:t>
      </w:r>
      <w:proofErr w:type="spellEnd"/>
      <w:r>
        <w:t xml:space="preserve"> and one of the </w:t>
      </w:r>
      <w:proofErr w:type="spellStart"/>
      <w:r>
        <w:t>dc:formats</w:t>
      </w:r>
      <w:proofErr w:type="spellEnd"/>
      <w:r>
        <w:t xml:space="preserve">, and possibly additional relevant properties, such as </w:t>
      </w:r>
      <w:proofErr w:type="spellStart"/>
      <w:r>
        <w:rPr>
          <w:rStyle w:val="HTMLCode"/>
        </w:rPr>
        <w:t>cnt:chars</w:t>
      </w:r>
      <w:proofErr w:type="spellEnd"/>
      <w:r>
        <w:t xml:space="preserve"> for text values.</w:t>
      </w:r>
    </w:p>
    <w:p w14:paraId="4896516B" w14:textId="77777777" w:rsidR="005957E3" w:rsidRPr="005957E3" w:rsidRDefault="009B54F3" w:rsidP="005957E3">
      <w:pPr>
        <w:pStyle w:val="Heading2"/>
      </w:pPr>
      <w:bookmarkStart w:id="27" w:name="_Ref275791453"/>
      <w:bookmarkStart w:id="28" w:name="_Toc276640540"/>
      <w:r w:rsidRPr="005957E3">
        <w:t xml:space="preserve">DWAN </w:t>
      </w:r>
      <w:r w:rsidR="00940D6A" w:rsidRPr="005957E3">
        <w:t>Back-end</w:t>
      </w:r>
      <w:bookmarkEnd w:id="27"/>
      <w:bookmarkEnd w:id="28"/>
    </w:p>
    <w:p w14:paraId="78AA2307" w14:textId="49BE53D5" w:rsidR="009B54F3" w:rsidRPr="00AC51E7" w:rsidRDefault="009B54F3" w:rsidP="005957E3">
      <w:pPr>
        <w:pStyle w:val="Heading3"/>
      </w:pPr>
      <w:bookmarkStart w:id="29" w:name="_Toc276640541"/>
      <w:r w:rsidRPr="00AC51E7">
        <w:t>Architecture</w:t>
      </w:r>
      <w:r w:rsidR="00164199">
        <w:t xml:space="preserve"> in a nutshell</w:t>
      </w:r>
      <w:bookmarkEnd w:id="29"/>
    </w:p>
    <w:p w14:paraId="320EA9E5" w14:textId="445C8DD3" w:rsidR="009B54F3" w:rsidRDefault="00164199" w:rsidP="000F39F5">
      <w:r>
        <w:t>The core of the back</w:t>
      </w:r>
      <w:r w:rsidR="00B63011">
        <w:t xml:space="preserve">-end is the </w:t>
      </w:r>
      <w:proofErr w:type="spellStart"/>
      <w:r w:rsidR="00B63011">
        <w:t>Postgres</w:t>
      </w:r>
      <w:proofErr w:type="spellEnd"/>
      <w:r w:rsidR="00B63011">
        <w:rPr>
          <w:rStyle w:val="FootnoteReference"/>
        </w:rPr>
        <w:footnoteReference w:id="10"/>
      </w:r>
      <w:r w:rsidR="00650A35">
        <w:t xml:space="preserve"> data</w:t>
      </w:r>
      <w:r w:rsidR="001D7AE0">
        <w:t xml:space="preserve">base where all </w:t>
      </w:r>
      <w:r>
        <w:t>annotations and related structures are stored, together with information about principals.  The task of the back</w:t>
      </w:r>
      <w:r w:rsidR="001D7AE0">
        <w:t>-</w:t>
      </w:r>
      <w:r>
        <w:t>end software is to connect a c</w:t>
      </w:r>
      <w:r w:rsidR="00650A35">
        <w:t>lient with the database. The back</w:t>
      </w:r>
      <w:r w:rsidR="001D7AE0">
        <w:t>-</w:t>
      </w:r>
      <w:r w:rsidR="00650A35">
        <w:t>end software accepts a request from the client</w:t>
      </w:r>
      <w:r w:rsidR="001E3352">
        <w:t xml:space="preserve"> tool</w:t>
      </w:r>
      <w:r w:rsidR="00650A35">
        <w:t>, validates</w:t>
      </w:r>
      <w:r w:rsidR="001D7AE0">
        <w:t xml:space="preserve"> it, and </w:t>
      </w:r>
      <w:r w:rsidR="00266042">
        <w:t>translates it</w:t>
      </w:r>
      <w:r w:rsidR="00B63011">
        <w:t xml:space="preserve"> </w:t>
      </w:r>
      <w:r w:rsidR="00266042">
        <w:t>in</w:t>
      </w:r>
      <w:r w:rsidR="001E3352">
        <w:t>to database queries</w:t>
      </w:r>
      <w:r w:rsidR="00650A35">
        <w:t xml:space="preserve">. </w:t>
      </w:r>
      <w:r w:rsidR="002F66F2">
        <w:t xml:space="preserve">The </w:t>
      </w:r>
      <w:r w:rsidR="00650A35">
        <w:t xml:space="preserve">back-end software translates </w:t>
      </w:r>
      <w:r w:rsidR="002F66F2">
        <w:t>the database content</w:t>
      </w:r>
      <w:r w:rsidR="00650A35">
        <w:t xml:space="preserve"> and sends </w:t>
      </w:r>
      <w:r w:rsidR="002F66F2">
        <w:t xml:space="preserve">it </w:t>
      </w:r>
      <w:r w:rsidR="00650A35">
        <w:t>to the client.</w:t>
      </w:r>
    </w:p>
    <w:p w14:paraId="06456F07" w14:textId="6CE663FF" w:rsidR="00650A35" w:rsidRDefault="00650A35" w:rsidP="000F39F5">
      <w:r>
        <w:t xml:space="preserve">The backend-software is a multi-layered </w:t>
      </w:r>
      <w:r w:rsidR="00266042">
        <w:t>project</w:t>
      </w:r>
      <w:r>
        <w:t xml:space="preserve">. Its outermost layer generated by </w:t>
      </w:r>
      <w:r w:rsidRPr="00650A35">
        <w:rPr>
          <w:i/>
        </w:rPr>
        <w:t>Jersey Framework</w:t>
      </w:r>
      <w:r w:rsidR="001D7AE0">
        <w:rPr>
          <w:rStyle w:val="FootnoteReference"/>
          <w:i/>
        </w:rPr>
        <w:footnoteReference w:id="11"/>
      </w:r>
      <w:r>
        <w:t xml:space="preserve"> whi</w:t>
      </w:r>
      <w:r w:rsidR="001D7AE0">
        <w:t>ch is responsible for connecting database-</w:t>
      </w:r>
      <w:r>
        <w:t xml:space="preserve">managing software with the web-server (e.g. </w:t>
      </w:r>
      <w:r w:rsidRPr="00650A35">
        <w:rPr>
          <w:i/>
        </w:rPr>
        <w:t>Tomcat</w:t>
      </w:r>
      <w:r w:rsidR="001D7AE0">
        <w:rPr>
          <w:rStyle w:val="FootnoteReference"/>
          <w:i/>
        </w:rPr>
        <w:footnoteReference w:id="12"/>
      </w:r>
      <w:r>
        <w:t xml:space="preserve">) which hosts the database. Jersey shell is not written by </w:t>
      </w:r>
      <w:r w:rsidR="001D7AE0">
        <w:t>DWAN</w:t>
      </w:r>
      <w:r>
        <w:t xml:space="preserve"> developers, but used </w:t>
      </w:r>
      <w:r w:rsidR="001D7AE0">
        <w:t>as a library of program modules.</w:t>
      </w:r>
    </w:p>
    <w:p w14:paraId="4103137A" w14:textId="6F3D099F" w:rsidR="001D7AE0" w:rsidRDefault="001D7AE0" w:rsidP="002F66F2">
      <w:r>
        <w:t xml:space="preserve">The remaining layers are designed and implemented by DWAN developers in </w:t>
      </w:r>
      <w:r w:rsidR="002F66F2">
        <w:t xml:space="preserve">Java. </w:t>
      </w:r>
      <w:r>
        <w:t>Next to the Jersey shell there is a package containing REST methods which accept client requests in the form of http-stri</w:t>
      </w:r>
      <w:r w:rsidR="00266042">
        <w:t>ngs, possibly together with</w:t>
      </w:r>
      <w:r>
        <w:t xml:space="preserve"> XML-bodies for more complex</w:t>
      </w:r>
      <w:r w:rsidR="00193152">
        <w:t xml:space="preserve"> requests</w:t>
      </w:r>
      <w:r>
        <w:t xml:space="preserve">. For instance when posting an annotation a client has to send it as an XML file. </w:t>
      </w:r>
      <w:r w:rsidR="00880D67">
        <w:t xml:space="preserve">This XML file is </w:t>
      </w:r>
      <w:proofErr w:type="spellStart"/>
      <w:r w:rsidR="00880D67" w:rsidRPr="00880D67">
        <w:rPr>
          <w:i/>
        </w:rPr>
        <w:t>deserialised</w:t>
      </w:r>
      <w:proofErr w:type="spellEnd"/>
      <w:r w:rsidR="00880D67">
        <w:t xml:space="preserve"> within the POST-annotation REST method into a Java instance of the class Annotation, using JAXB technology</w:t>
      </w:r>
      <w:r w:rsidR="00880D67">
        <w:rPr>
          <w:rStyle w:val="FootnoteReference"/>
        </w:rPr>
        <w:footnoteReference w:id="13"/>
      </w:r>
      <w:r w:rsidR="00880D67">
        <w:t xml:space="preserve">. </w:t>
      </w:r>
      <w:r w:rsidR="00266042">
        <w:t xml:space="preserve">The other way around, REST methods also </w:t>
      </w:r>
      <w:r w:rsidR="00880D67">
        <w:t xml:space="preserve">translate data-base responds </w:t>
      </w:r>
      <w:r w:rsidR="00266042">
        <w:t>in</w:t>
      </w:r>
      <w:r w:rsidR="00880D67">
        <w:t>to interpretable by the c</w:t>
      </w:r>
      <w:r w:rsidR="007078CE">
        <w:t xml:space="preserve">lients </w:t>
      </w:r>
      <w:r w:rsidR="00266042">
        <w:t>presentations</w:t>
      </w:r>
      <w:r w:rsidR="007078CE">
        <w:t xml:space="preserve">. For instance, </w:t>
      </w:r>
      <w:r w:rsidR="00880D67">
        <w:t xml:space="preserve">when getting an annotation, the respond from the data-base, which constructed as a java object, is </w:t>
      </w:r>
      <w:r w:rsidR="00880D67" w:rsidRPr="00880D67">
        <w:rPr>
          <w:i/>
        </w:rPr>
        <w:t>serialized</w:t>
      </w:r>
      <w:r w:rsidR="00880D67">
        <w:t xml:space="preserve"> by </w:t>
      </w:r>
      <w:r w:rsidR="007078CE">
        <w:t>the GET-</w:t>
      </w:r>
      <w:r w:rsidR="00880D67">
        <w:t>annotation REST method</w:t>
      </w:r>
      <w:r w:rsidR="007078CE">
        <w:t xml:space="preserve"> into an XML file,  which is sent to the client.  The client is responsible for converting it into a user-friendly form.</w:t>
      </w:r>
    </w:p>
    <w:p w14:paraId="3621829A" w14:textId="56A7BA4E" w:rsidR="007078CE" w:rsidRDefault="007078CE" w:rsidP="001E0AFC">
      <w:r>
        <w:t xml:space="preserve">REST methods do not perform calls to the database directly. </w:t>
      </w:r>
      <w:r w:rsidR="001E0AFC">
        <w:t xml:space="preserve">A REST method uses </w:t>
      </w:r>
      <w:r w:rsidR="001E0AFC" w:rsidRPr="001E0AFC">
        <w:rPr>
          <w:i/>
        </w:rPr>
        <w:t>Data Access Objects</w:t>
      </w:r>
      <w:r w:rsidR="001E0AFC">
        <w:t xml:space="preserve"> (DAO’s) that take a REST request together with its parameters and translate it into a </w:t>
      </w:r>
      <w:proofErr w:type="spellStart"/>
      <w:r w:rsidR="001E0AFC">
        <w:t>Postgres</w:t>
      </w:r>
      <w:proofErr w:type="spellEnd"/>
      <w:r w:rsidR="001E0AFC">
        <w:t xml:space="preserve"> database command.  For instance, a GET request is typically translated into a SELET </w:t>
      </w:r>
      <w:r w:rsidR="00266042">
        <w:t>command</w:t>
      </w:r>
      <w:r w:rsidR="001376FA">
        <w:t xml:space="preserve"> of </w:t>
      </w:r>
      <w:proofErr w:type="spellStart"/>
      <w:r w:rsidR="001376FA">
        <w:t>PostgreSQL</w:t>
      </w:r>
      <w:proofErr w:type="spellEnd"/>
      <w:r w:rsidR="001E0AFC">
        <w:t xml:space="preserve">. A POST an PUT requests are translated into INSERT and UPDATE commands respectively.  To be precise, a REST method does not call DAO objects directly but uses an intermediate layer, a </w:t>
      </w:r>
      <w:r w:rsidR="001E0AFC" w:rsidRPr="00266042">
        <w:rPr>
          <w:i/>
        </w:rPr>
        <w:t>dispatcher</w:t>
      </w:r>
      <w:r w:rsidR="001E0AFC">
        <w:t xml:space="preserve"> class.  This is because a REST request can be interpr</w:t>
      </w:r>
      <w:r w:rsidR="001376FA">
        <w:t xml:space="preserve">eted  not as a single </w:t>
      </w:r>
      <w:proofErr w:type="spellStart"/>
      <w:r w:rsidR="001376FA">
        <w:t>PostgreSQL</w:t>
      </w:r>
      <w:proofErr w:type="spellEnd"/>
      <w:r w:rsidR="001E0AFC">
        <w:t xml:space="preserve"> command but is a chain of such commands. </w:t>
      </w:r>
      <w:r w:rsidR="0016634F">
        <w:t xml:space="preserve"> For instance, when getting an annotation, </w:t>
      </w:r>
      <w:r w:rsidR="00266042">
        <w:t xml:space="preserve"> first </w:t>
      </w:r>
      <w:r w:rsidR="0016634F">
        <w:t>user</w:t>
      </w:r>
      <w:r w:rsidR="00266042">
        <w:t>s</w:t>
      </w:r>
      <w:r w:rsidR="0016634F">
        <w:t xml:space="preserve"> access rights must be checked via a separate DAO. If the logged-in user has “read” rights for the requested annotation, then GET</w:t>
      </w:r>
      <w:r w:rsidR="00266042">
        <w:t>-</w:t>
      </w:r>
      <w:r w:rsidR="0016634F">
        <w:t>annotation request is to b</w:t>
      </w:r>
      <w:r w:rsidR="00266042">
        <w:t>e fulfilled. Otherwise, the GET-</w:t>
      </w:r>
      <w:r w:rsidR="0016634F">
        <w:t xml:space="preserve">annotation method return 403 status: access forbidden. </w:t>
      </w:r>
      <w:r w:rsidR="00266042">
        <w:t>Thus, t</w:t>
      </w:r>
      <w:r w:rsidR="001E0AFC">
        <w:t xml:space="preserve">he intermediate dispatcher object </w:t>
      </w:r>
      <w:r w:rsidR="0016634F">
        <w:t xml:space="preserve">is responsible for turning a REST request into a sound chain of </w:t>
      </w:r>
      <w:r w:rsidR="00266042">
        <w:t xml:space="preserve">the </w:t>
      </w:r>
      <w:r w:rsidR="0016634F">
        <w:t xml:space="preserve">calls of </w:t>
      </w:r>
      <w:r w:rsidR="00266042">
        <w:t xml:space="preserve">the necessary </w:t>
      </w:r>
      <w:r w:rsidR="0016634F">
        <w:t>DAO objects.</w:t>
      </w:r>
      <w:r w:rsidR="001E0AFC">
        <w:t xml:space="preserve"> The DAO layer is the innermost layer of the backend software. </w:t>
      </w:r>
    </w:p>
    <w:p w14:paraId="41CD19FD" w14:textId="77777777" w:rsidR="001D7AE0" w:rsidRDefault="001D7AE0" w:rsidP="000F39F5"/>
    <w:p w14:paraId="779894D3" w14:textId="77777777" w:rsidR="0096047B" w:rsidRDefault="009B54F3" w:rsidP="0096047B">
      <w:pPr>
        <w:keepNext/>
      </w:pPr>
      <w:r>
        <w:rPr>
          <w:noProof/>
          <w:lang w:val="en-US" w:eastAsia="en-US"/>
        </w:rPr>
        <w:drawing>
          <wp:inline distT="0" distB="0" distL="0" distR="0" wp14:anchorId="0B258389" wp14:editId="3933CF06">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33924C4D"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FE38EC">
        <w:rPr>
          <w:noProof/>
        </w:rPr>
        <w:t>6</w:t>
      </w:r>
      <w:r>
        <w:fldChar w:fldCharType="end"/>
      </w:r>
      <w:r>
        <w:t>. The DWAN-</w:t>
      </w:r>
      <w:r w:rsidR="00940D6A">
        <w:t>back-end</w:t>
      </w:r>
      <w:r>
        <w:t xml:space="preserve"> architecture</w:t>
      </w:r>
    </w:p>
    <w:p w14:paraId="0E860450" w14:textId="77777777" w:rsidR="00A47CA7" w:rsidRDefault="009B54F3" w:rsidP="00AC5B10">
      <w:pPr>
        <w:pStyle w:val="Heading3"/>
        <w:ind w:left="1004"/>
        <w:rPr>
          <w:ins w:id="30" w:author="Daan Broeder" w:date="2014-10-22T10:06:00Z"/>
        </w:rPr>
      </w:pPr>
      <w:bookmarkStart w:id="31" w:name="_Toc276640542"/>
      <w:r w:rsidRPr="00406B4D">
        <w:t>Database and Database Access Objects</w:t>
      </w:r>
      <w:bookmarkEnd w:id="31"/>
    </w:p>
    <w:p w14:paraId="4660187A" w14:textId="3F98CCB0" w:rsidR="00054EC0" w:rsidRDefault="001376FA" w:rsidP="004C2791">
      <w:r>
        <w:t xml:space="preserve">A </w:t>
      </w:r>
      <w:proofErr w:type="spellStart"/>
      <w:r>
        <w:t>Postgres</w:t>
      </w:r>
      <w:proofErr w:type="spellEnd"/>
      <w:r w:rsidR="009B54F3">
        <w:t xml:space="preserve"> </w:t>
      </w:r>
      <w:r w:rsidR="00F40027">
        <w:t xml:space="preserve">relational </w:t>
      </w:r>
      <w:r w:rsidR="009B54F3">
        <w:t xml:space="preserve">database provides storage for all the core </w:t>
      </w:r>
      <w:r w:rsidR="00A47CA7">
        <w:t xml:space="preserve">information </w:t>
      </w:r>
      <w:r w:rsidR="009B54F3">
        <w:t xml:space="preserve">resources: annotations, targets, cached representations, </w:t>
      </w:r>
      <w:r w:rsidR="00131439">
        <w:t>principals</w:t>
      </w:r>
      <w:r w:rsidR="009B54F3">
        <w:t xml:space="preserve"> and no</w:t>
      </w:r>
      <w:r w:rsidR="00443507">
        <w:t>tebooks. The database contains five</w:t>
      </w:r>
      <w:r w:rsidR="009B54F3">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rsidR="009B54F3">
        <w:t xml:space="preserve"> </w:t>
      </w:r>
      <w:r w:rsidR="000019D0">
        <w:t>(</w:t>
      </w:r>
      <w:r w:rsidR="009C3E4E">
        <w:t xml:space="preserve">an </w:t>
      </w:r>
      <w:r w:rsidR="000019D0">
        <w:t xml:space="preserve">identifier of type </w:t>
      </w:r>
      <w:proofErr w:type="spellStart"/>
      <w:r w:rsidR="00131439" w:rsidRPr="000019D0">
        <w:rPr>
          <w:i/>
        </w:rPr>
        <w:t>xml</w:t>
      </w:r>
      <w:r w:rsidR="000019D0" w:rsidRPr="000019D0">
        <w:rPr>
          <w:i/>
        </w:rPr>
        <w:t>:id</w:t>
      </w:r>
      <w:proofErr w:type="spellEnd"/>
      <w:r w:rsidR="000019D0">
        <w:t>)</w:t>
      </w:r>
      <w:r w:rsidR="009B54F3">
        <w:t xml:space="preserve">. </w:t>
      </w:r>
      <w:r w:rsidR="000019D0">
        <w:t xml:space="preserve">This identifier is a part of the URI through which a </w:t>
      </w:r>
      <w:r w:rsidR="00A47CA7">
        <w:t xml:space="preserve">DWAN </w:t>
      </w:r>
      <w:r w:rsidR="000019D0">
        <w:t xml:space="preserve">client accesses an instance of the resource. </w:t>
      </w:r>
      <w:r w:rsidR="009B54F3">
        <w:t xml:space="preserve">URI has the form </w:t>
      </w:r>
      <w:r w:rsidR="000019D0">
        <w:t>&lt;service-</w:t>
      </w:r>
      <w:proofErr w:type="spellStart"/>
      <w:r w:rsidR="000019D0">
        <w:t>uri</w:t>
      </w:r>
      <w:proofErr w:type="spellEnd"/>
      <w:r w:rsidR="000019D0">
        <w:t>&gt;</w:t>
      </w:r>
      <w:r w:rsidR="009B54F3">
        <w:t>/</w:t>
      </w:r>
      <w:r w:rsidR="000019D0">
        <w:t>&lt;resource</w:t>
      </w:r>
      <w:r w:rsidR="009B54F3">
        <w:t>/</w:t>
      </w:r>
      <w:r w:rsidR="000019D0">
        <w:t>&lt;id&gt;, e.g.</w:t>
      </w:r>
    </w:p>
    <w:p w14:paraId="6F97C8A0"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2CF886D5"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555951A6" w14:textId="77777777"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5E9E36F4" w14:textId="31D7BE6C"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r w:rsidR="001376FA">
        <w:t xml:space="preserve">, </w:t>
      </w:r>
      <w:r>
        <w:t>which demands a single SQL</w:t>
      </w:r>
      <w:r w:rsidR="00461779">
        <w:t xml:space="preserve"> </w:t>
      </w:r>
      <w:r w:rsidR="005B6B18">
        <w:t>statement</w:t>
      </w:r>
      <w:r>
        <w:t xml:space="preserve">. </w:t>
      </w:r>
      <w:r w:rsidR="00F04E24">
        <w:t xml:space="preserve">The interfaces are implemented using </w:t>
      </w:r>
      <w:proofErr w:type="spellStart"/>
      <w:r w:rsidR="00F04E24" w:rsidRPr="001904E6">
        <w:rPr>
          <w:i/>
        </w:rPr>
        <w:t>SpringDAO</w:t>
      </w:r>
      <w:proofErr w:type="spellEnd"/>
      <w:r w:rsidR="00A40CB4">
        <w:rPr>
          <w:rStyle w:val="FootnoteReference"/>
          <w:i/>
        </w:rPr>
        <w:footnoteReference w:id="14"/>
      </w:r>
      <w:r w:rsidR="00F04E24">
        <w:t>, which utilises a JDBC</w:t>
      </w:r>
      <w:r w:rsidR="00A40CB4">
        <w:rPr>
          <w:rStyle w:val="FootnoteReference"/>
        </w:rPr>
        <w:footnoteReference w:id="15"/>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6AF0CD3" w14:textId="051BFA9A"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rsidR="00C9063D">
        <w:rPr>
          <w:i/>
        </w:rPr>
        <w:t>,</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348BE0DB" w14:textId="77777777" w:rsidR="00443507" w:rsidRDefault="00443507" w:rsidP="004C2791">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r w:rsidR="00F05B88">
        <w:t>s</w:t>
      </w:r>
      <w:r w:rsidRPr="00C32C50">
        <w:t xml:space="preserve"> to the corresponding resource plus the most important information about the resource.</w:t>
      </w:r>
    </w:p>
    <w:p w14:paraId="753E021B" w14:textId="77777777" w:rsidR="009B54F3" w:rsidRPr="00AC51E7" w:rsidRDefault="009B54F3" w:rsidP="006842AB">
      <w:pPr>
        <w:pStyle w:val="Heading3"/>
        <w:ind w:left="1004"/>
      </w:pPr>
      <w:bookmarkStart w:id="32" w:name="_Toc276640543"/>
      <w:r w:rsidRPr="00AC51E7">
        <w:t>REST Application Programming Interface</w:t>
      </w:r>
      <w:bookmarkEnd w:id="32"/>
    </w:p>
    <w:p w14:paraId="66E3A9C3" w14:textId="77777777"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46F483AB" w14:textId="77777777"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r w:rsidR="00EC0D99">
        <w:rPr>
          <w:rStyle w:val="FootnoteReference"/>
          <w:i/>
        </w:rPr>
        <w:t xml:space="preserve"> </w:t>
      </w:r>
      <w:r w:rsidR="00EC0D99">
        <w:rPr>
          <w:rStyle w:val="FootnoteReference"/>
          <w:i/>
        </w:rPr>
        <w:footnoteReference w:id="16"/>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D6C0B31" w14:textId="77777777"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4F62900" w14:textId="77777777"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128FA272"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2B57A0CB" w14:textId="77777777" w:rsidR="00583440" w:rsidRPr="00AC51E7" w:rsidRDefault="00583440" w:rsidP="00583440"/>
    <w:p w14:paraId="5BC05A1F" w14:textId="77777777" w:rsidR="0096047B" w:rsidRDefault="0096047B" w:rsidP="0096047B">
      <w:pPr>
        <w:pStyle w:val="Caption"/>
        <w:keepNext/>
      </w:pPr>
      <w:bookmarkStart w:id="33" w:name="_Ref274312902"/>
      <w:r>
        <w:t xml:space="preserve">Table </w:t>
      </w:r>
      <w:r>
        <w:fldChar w:fldCharType="begin"/>
      </w:r>
      <w:r>
        <w:instrText xml:space="preserve"> SEQ Table \* ARABIC </w:instrText>
      </w:r>
      <w:r>
        <w:fldChar w:fldCharType="separate"/>
      </w:r>
      <w:r w:rsidR="005853A7">
        <w:rPr>
          <w:noProof/>
        </w:rPr>
        <w:t>2</w:t>
      </w:r>
      <w:r>
        <w:fldChar w:fldCharType="end"/>
      </w:r>
      <w:bookmarkEnd w:id="33"/>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3A527882" w14:textId="77777777" w:rsidTr="0009243D">
        <w:trPr>
          <w:tblHeader/>
          <w:tblCellSpacing w:w="15" w:type="dxa"/>
        </w:trPr>
        <w:tc>
          <w:tcPr>
            <w:tcW w:w="0" w:type="auto"/>
            <w:shd w:val="clear" w:color="auto" w:fill="auto"/>
            <w:vAlign w:val="center"/>
            <w:hideMark/>
          </w:tcPr>
          <w:p w14:paraId="7D4E30F3"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3BB8C460"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3ADFC43" w14:textId="77777777" w:rsidTr="0009243D">
        <w:trPr>
          <w:tblCellSpacing w:w="15" w:type="dxa"/>
        </w:trPr>
        <w:tc>
          <w:tcPr>
            <w:tcW w:w="0" w:type="auto"/>
            <w:shd w:val="clear" w:color="auto" w:fill="auto"/>
            <w:vAlign w:val="center"/>
            <w:hideMark/>
          </w:tcPr>
          <w:p w14:paraId="08E5E0B5"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75EA2C2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3CF5CA2E" w14:textId="77777777" w:rsidTr="0009243D">
        <w:trPr>
          <w:tblCellSpacing w:w="15" w:type="dxa"/>
        </w:trPr>
        <w:tc>
          <w:tcPr>
            <w:tcW w:w="0" w:type="auto"/>
            <w:shd w:val="clear" w:color="auto" w:fill="auto"/>
            <w:vAlign w:val="center"/>
            <w:hideMark/>
          </w:tcPr>
          <w:p w14:paraId="34B3737A"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cid</w:t>
            </w:r>
            <w:proofErr w:type="spellEnd"/>
          </w:p>
        </w:tc>
        <w:tc>
          <w:tcPr>
            <w:tcW w:w="6462" w:type="dxa"/>
            <w:shd w:val="clear" w:color="auto" w:fill="auto"/>
            <w:vAlign w:val="center"/>
            <w:hideMark/>
          </w:tcPr>
          <w:p w14:paraId="6361E0B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4CB41779" w14:textId="77777777" w:rsidTr="0009243D">
        <w:trPr>
          <w:tblCellSpacing w:w="15" w:type="dxa"/>
        </w:trPr>
        <w:tc>
          <w:tcPr>
            <w:tcW w:w="0" w:type="auto"/>
            <w:shd w:val="clear" w:color="auto" w:fill="auto"/>
            <w:vAlign w:val="center"/>
            <w:hideMark/>
          </w:tcPr>
          <w:p w14:paraId="3C5A25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datetime</w:t>
            </w:r>
            <w:proofErr w:type="spellEnd"/>
          </w:p>
        </w:tc>
        <w:tc>
          <w:tcPr>
            <w:tcW w:w="6462" w:type="dxa"/>
            <w:shd w:val="clear" w:color="auto" w:fill="auto"/>
            <w:vAlign w:val="center"/>
            <w:hideMark/>
          </w:tcPr>
          <w:p w14:paraId="695A6A7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7"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3B80A076" w14:textId="77777777" w:rsidTr="0009243D">
        <w:trPr>
          <w:tblCellSpacing w:w="15" w:type="dxa"/>
        </w:trPr>
        <w:tc>
          <w:tcPr>
            <w:tcW w:w="0" w:type="auto"/>
            <w:shd w:val="clear" w:color="auto" w:fill="auto"/>
            <w:vAlign w:val="center"/>
            <w:hideMark/>
          </w:tcPr>
          <w:p w14:paraId="33F56389"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nid</w:t>
            </w:r>
            <w:proofErr w:type="spellEnd"/>
          </w:p>
        </w:tc>
        <w:tc>
          <w:tcPr>
            <w:tcW w:w="6462" w:type="dxa"/>
            <w:shd w:val="clear" w:color="auto" w:fill="auto"/>
            <w:vAlign w:val="center"/>
            <w:hideMark/>
          </w:tcPr>
          <w:p w14:paraId="67F84BCB"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01CB8DF7" w14:textId="77777777" w:rsidTr="0009243D">
        <w:trPr>
          <w:tblCellSpacing w:w="15" w:type="dxa"/>
        </w:trPr>
        <w:tc>
          <w:tcPr>
            <w:tcW w:w="0" w:type="auto"/>
            <w:shd w:val="clear" w:color="auto" w:fill="auto"/>
            <w:vAlign w:val="center"/>
            <w:hideMark/>
          </w:tcPr>
          <w:p w14:paraId="5098900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07DB43F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2B2F2B6E" w14:textId="77777777" w:rsidTr="0009243D">
        <w:trPr>
          <w:tblCellSpacing w:w="15" w:type="dxa"/>
        </w:trPr>
        <w:tc>
          <w:tcPr>
            <w:tcW w:w="0" w:type="auto"/>
            <w:shd w:val="clear" w:color="auto" w:fill="auto"/>
            <w:vAlign w:val="center"/>
            <w:hideMark/>
          </w:tcPr>
          <w:p w14:paraId="7911DC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tid</w:t>
            </w:r>
            <w:proofErr w:type="spellEnd"/>
          </w:p>
        </w:tc>
        <w:tc>
          <w:tcPr>
            <w:tcW w:w="6462" w:type="dxa"/>
            <w:shd w:val="clear" w:color="auto" w:fill="auto"/>
            <w:vAlign w:val="center"/>
            <w:hideMark/>
          </w:tcPr>
          <w:p w14:paraId="3D4215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6BFC13A" w14:textId="77777777" w:rsidTr="0009243D">
        <w:trPr>
          <w:tblCellSpacing w:w="15" w:type="dxa"/>
        </w:trPr>
        <w:tc>
          <w:tcPr>
            <w:tcW w:w="0" w:type="auto"/>
            <w:shd w:val="clear" w:color="auto" w:fill="auto"/>
            <w:vAlign w:val="center"/>
            <w:hideMark/>
          </w:tcPr>
          <w:p w14:paraId="4BA1F7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1F9809E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796C2B5" w14:textId="77777777" w:rsidTr="0009243D">
        <w:trPr>
          <w:tblCellSpacing w:w="15" w:type="dxa"/>
        </w:trPr>
        <w:tc>
          <w:tcPr>
            <w:tcW w:w="0" w:type="auto"/>
            <w:shd w:val="clear" w:color="auto" w:fill="auto"/>
            <w:vAlign w:val="center"/>
            <w:hideMark/>
          </w:tcPr>
          <w:p w14:paraId="2564824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prid</w:t>
            </w:r>
            <w:proofErr w:type="spellEnd"/>
          </w:p>
        </w:tc>
        <w:tc>
          <w:tcPr>
            <w:tcW w:w="6462" w:type="dxa"/>
            <w:shd w:val="clear" w:color="auto" w:fill="auto"/>
            <w:vAlign w:val="center"/>
            <w:hideMark/>
          </w:tcPr>
          <w:p w14:paraId="1BE7683E"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37B150AE" w14:textId="77777777" w:rsidTr="0009243D">
        <w:trPr>
          <w:tblCellSpacing w:w="15" w:type="dxa"/>
        </w:trPr>
        <w:tc>
          <w:tcPr>
            <w:tcW w:w="0" w:type="auto"/>
            <w:shd w:val="clear" w:color="auto" w:fill="auto"/>
            <w:vAlign w:val="center"/>
            <w:hideMark/>
          </w:tcPr>
          <w:p w14:paraId="0DB8455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149CFA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28"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30DB5773" w14:textId="77777777" w:rsidTr="0009243D">
        <w:trPr>
          <w:tblCellSpacing w:w="15" w:type="dxa"/>
        </w:trPr>
        <w:tc>
          <w:tcPr>
            <w:tcW w:w="0" w:type="auto"/>
            <w:shd w:val="clear" w:color="auto" w:fill="auto"/>
            <w:vAlign w:val="center"/>
            <w:hideMark/>
          </w:tcPr>
          <w:p w14:paraId="2870F077"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0FC5C32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69B6B2C9" w14:textId="77777777" w:rsidR="00DB0B9B" w:rsidRDefault="00DB0B9B" w:rsidP="009B54F3"/>
    <w:p w14:paraId="20F5CB52"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085DDC3"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7A99349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04340324" w14:textId="77777777" w:rsidTr="00C60E7A">
        <w:trPr>
          <w:tblHeader/>
          <w:tblCellSpacing w:w="15" w:type="dxa"/>
        </w:trPr>
        <w:tc>
          <w:tcPr>
            <w:tcW w:w="0" w:type="auto"/>
            <w:vAlign w:val="center"/>
            <w:hideMark/>
          </w:tcPr>
          <w:p w14:paraId="62827764"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422B1391"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099A6C28"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1E9AA63" w14:textId="77777777" w:rsidTr="00FC6C4A">
        <w:trPr>
          <w:tblCellSpacing w:w="15" w:type="dxa"/>
        </w:trPr>
        <w:tc>
          <w:tcPr>
            <w:tcW w:w="0" w:type="auto"/>
            <w:vAlign w:val="center"/>
            <w:hideMark/>
          </w:tcPr>
          <w:p w14:paraId="5A692FE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/authentication/login</w:t>
            </w:r>
          </w:p>
        </w:tc>
        <w:tc>
          <w:tcPr>
            <w:tcW w:w="0" w:type="auto"/>
            <w:vAlign w:val="center"/>
            <w:hideMark/>
          </w:tcPr>
          <w:p w14:paraId="10608B9D"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2D8CAD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368F268B" w14:textId="77777777" w:rsidTr="00FC6C4A">
        <w:trPr>
          <w:tblCellSpacing w:w="15" w:type="dxa"/>
        </w:trPr>
        <w:tc>
          <w:tcPr>
            <w:tcW w:w="0" w:type="auto"/>
            <w:vAlign w:val="center"/>
            <w:hideMark/>
          </w:tcPr>
          <w:p w14:paraId="6C3A7878"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/authentication/principal</w:t>
            </w:r>
          </w:p>
        </w:tc>
        <w:tc>
          <w:tcPr>
            <w:tcW w:w="0" w:type="auto"/>
            <w:vAlign w:val="center"/>
            <w:hideMark/>
          </w:tcPr>
          <w:p w14:paraId="1A2C9200"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3AE9CDF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9B3765F" w14:textId="77777777" w:rsidTr="00FC6C4A">
        <w:trPr>
          <w:tblCellSpacing w:w="15" w:type="dxa"/>
        </w:trPr>
        <w:tc>
          <w:tcPr>
            <w:tcW w:w="0" w:type="auto"/>
            <w:vAlign w:val="center"/>
            <w:hideMark/>
          </w:tcPr>
          <w:p w14:paraId="2CC6639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54734A">
              <w:rPr>
                <w:rFonts w:ascii="Times New Roman" w:eastAsia="Times New Roman" w:hAnsi="Times New Roman" w:cs="Times New Roman"/>
                <w:i/>
                <w:szCs w:val="22"/>
              </w:rPr>
              <w:t xml:space="preserve"> </w:t>
            </w:r>
          </w:p>
        </w:tc>
        <w:tc>
          <w:tcPr>
            <w:tcW w:w="0" w:type="auto"/>
            <w:vAlign w:val="center"/>
            <w:hideMark/>
          </w:tcPr>
          <w:p w14:paraId="51E82B97"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 xml:space="preserve">principal with the given </w:t>
            </w:r>
            <w:proofErr w:type="spellStart"/>
            <w:r w:rsidR="009B54F3" w:rsidRPr="00793B08">
              <w:rPr>
                <w:rFonts w:eastAsia="Times New Roman" w:cs="Times New Roman"/>
                <w:szCs w:val="22"/>
              </w:rPr>
              <w:t>prid</w:t>
            </w:r>
            <w:proofErr w:type="spellEnd"/>
            <w:r>
              <w:rPr>
                <w:rFonts w:eastAsia="Times New Roman" w:cs="Times New Roman"/>
                <w:szCs w:val="22"/>
              </w:rPr>
              <w:t>.</w:t>
            </w:r>
          </w:p>
        </w:tc>
        <w:tc>
          <w:tcPr>
            <w:tcW w:w="0" w:type="auto"/>
            <w:vAlign w:val="center"/>
            <w:hideMark/>
          </w:tcPr>
          <w:p w14:paraId="52DD2A7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756201D5" w14:textId="77777777" w:rsidTr="00FC6C4A">
        <w:trPr>
          <w:tblCellSpacing w:w="15" w:type="dxa"/>
        </w:trPr>
        <w:tc>
          <w:tcPr>
            <w:tcW w:w="0" w:type="auto"/>
            <w:vAlign w:val="center"/>
            <w:hideMark/>
          </w:tcPr>
          <w:p w14:paraId="44D0CB2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793B08">
              <w:rPr>
                <w:rFonts w:eastAsia="Times New Roman" w:cs="Times New Roman"/>
                <w:szCs w:val="22"/>
              </w:rPr>
              <w:t>/current</w:t>
            </w:r>
          </w:p>
        </w:tc>
        <w:tc>
          <w:tcPr>
            <w:tcW w:w="0" w:type="auto"/>
            <w:vAlign w:val="center"/>
            <w:hideMark/>
          </w:tcPr>
          <w:p w14:paraId="190DF980"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proofErr w:type="spellStart"/>
            <w:r w:rsidR="009B54F3" w:rsidRPr="00793B08">
              <w:rPr>
                <w:rFonts w:eastAsia="Times New Roman" w:cs="Times New Roman"/>
                <w:i/>
                <w:iCs/>
                <w:szCs w:val="22"/>
              </w:rPr>
              <w:t>prid</w:t>
            </w:r>
            <w:proofErr w:type="spellEnd"/>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482959AC" w14:textId="77777777" w:rsidR="009B54F3" w:rsidRPr="00793B08" w:rsidRDefault="009B54F3" w:rsidP="00FC6C4A">
            <w:pPr>
              <w:jc w:val="left"/>
              <w:rPr>
                <w:rFonts w:eastAsia="Times New Roman" w:cs="Times New Roman"/>
                <w:szCs w:val="22"/>
              </w:rPr>
            </w:pPr>
            <w:proofErr w:type="spellStart"/>
            <w:r w:rsidRPr="00793B08">
              <w:rPr>
                <w:rFonts w:eastAsia="Times New Roman" w:cs="Times New Roman"/>
                <w:szCs w:val="22"/>
              </w:rPr>
              <w:t>CurrenPrincipalInfo</w:t>
            </w:r>
            <w:proofErr w:type="spellEnd"/>
          </w:p>
        </w:tc>
      </w:tr>
      <w:tr w:rsidR="009B54F3" w:rsidRPr="00AC51E7" w14:paraId="3C14E4F9" w14:textId="77777777" w:rsidTr="00FC6C4A">
        <w:trPr>
          <w:tblCellSpacing w:w="15" w:type="dxa"/>
        </w:trPr>
        <w:tc>
          <w:tcPr>
            <w:tcW w:w="0" w:type="auto"/>
            <w:vAlign w:val="center"/>
            <w:hideMark/>
          </w:tcPr>
          <w:p w14:paraId="4BED4D3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69B885DB"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66F40F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1E2DBE05" w14:textId="77777777" w:rsidTr="00FC6C4A">
        <w:trPr>
          <w:tblCellSpacing w:w="15" w:type="dxa"/>
        </w:trPr>
        <w:tc>
          <w:tcPr>
            <w:tcW w:w="0" w:type="auto"/>
            <w:vAlign w:val="center"/>
            <w:hideMark/>
          </w:tcPr>
          <w:p w14:paraId="08A0FC6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/principals/admin</w:t>
            </w:r>
          </w:p>
        </w:tc>
        <w:tc>
          <w:tcPr>
            <w:tcW w:w="0" w:type="auto"/>
            <w:vAlign w:val="center"/>
            <w:hideMark/>
          </w:tcPr>
          <w:p w14:paraId="23009E8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69CDFB4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5BDF7685"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34" w:name="user-content-annotations"/>
      <w:bookmarkEnd w:id="34"/>
    </w:p>
    <w:p w14:paraId="26D2A8B4" w14:textId="77777777" w:rsidR="004263DE" w:rsidRDefault="004263DE" w:rsidP="009B54F3">
      <w:pPr>
        <w:spacing w:before="100" w:beforeAutospacing="1" w:after="100" w:afterAutospacing="1"/>
        <w:outlineLvl w:val="2"/>
        <w:rPr>
          <w:rFonts w:eastAsia="Times New Roman" w:cs="Times New Roman"/>
          <w:b/>
          <w:bCs/>
          <w:sz w:val="27"/>
          <w:szCs w:val="27"/>
        </w:rPr>
      </w:pPr>
    </w:p>
    <w:p w14:paraId="7A9ED9CE" w14:textId="77777777" w:rsidR="004263DE" w:rsidRDefault="004263DE" w:rsidP="009B54F3">
      <w:pPr>
        <w:spacing w:before="100" w:beforeAutospacing="1" w:after="100" w:afterAutospacing="1"/>
        <w:outlineLvl w:val="2"/>
        <w:rPr>
          <w:rFonts w:eastAsia="Times New Roman" w:cs="Times New Roman"/>
          <w:b/>
          <w:bCs/>
          <w:sz w:val="27"/>
          <w:szCs w:val="27"/>
        </w:rPr>
      </w:pPr>
    </w:p>
    <w:p w14:paraId="3FA08377" w14:textId="77777777" w:rsidR="00BB1254" w:rsidRDefault="00BB1254" w:rsidP="009B54F3">
      <w:pPr>
        <w:spacing w:before="100" w:beforeAutospacing="1" w:after="100" w:afterAutospacing="1"/>
        <w:outlineLvl w:val="2"/>
        <w:rPr>
          <w:rFonts w:eastAsia="Times New Roman" w:cs="Times New Roman"/>
          <w:b/>
          <w:bCs/>
          <w:sz w:val="27"/>
          <w:szCs w:val="27"/>
        </w:rPr>
      </w:pPr>
    </w:p>
    <w:p w14:paraId="3B169A90"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6D346159" w14:textId="77777777" w:rsidR="009B54F3" w:rsidRPr="00AC51E7" w:rsidRDefault="009B54F3" w:rsidP="009B54F3">
      <w:pPr>
        <w:spacing w:before="100" w:beforeAutospacing="1" w:after="100" w:afterAutospacing="1"/>
        <w:rPr>
          <w:rFonts w:cs="Times New Roman"/>
          <w:szCs w:val="20"/>
        </w:rPr>
      </w:pPr>
      <w:proofErr w:type="spellStart"/>
      <w:r w:rsidRPr="00AC51E7">
        <w:rPr>
          <w:rFonts w:cs="Times New Roman"/>
          <w:b/>
          <w:bCs/>
          <w:szCs w:val="20"/>
        </w:rPr>
        <w:t>api</w:t>
      </w:r>
      <w:proofErr w:type="spellEnd"/>
      <w:r w:rsidRPr="00AC51E7">
        <w:rPr>
          <w:rFonts w:cs="Times New Roman"/>
          <w:b/>
          <w:bCs/>
          <w:szCs w:val="20"/>
        </w:rPr>
        <w:t>/annotations</w:t>
      </w:r>
    </w:p>
    <w:p w14:paraId="0D8787C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F46C05" w14:textId="77777777" w:rsidTr="00F016F9">
        <w:trPr>
          <w:tblHeader/>
          <w:tblCellSpacing w:w="15" w:type="dxa"/>
        </w:trPr>
        <w:tc>
          <w:tcPr>
            <w:tcW w:w="3276" w:type="dxa"/>
            <w:vAlign w:val="center"/>
            <w:hideMark/>
          </w:tcPr>
          <w:p w14:paraId="237074E6"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2C415759"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61C0C939"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257AA48B" w14:textId="77777777" w:rsidTr="00FC6C4A">
        <w:trPr>
          <w:tblCellSpacing w:w="15" w:type="dxa"/>
        </w:trPr>
        <w:tc>
          <w:tcPr>
            <w:tcW w:w="3276" w:type="dxa"/>
            <w:vAlign w:val="center"/>
            <w:hideMark/>
          </w:tcPr>
          <w:p w14:paraId="2AE0CD44" w14:textId="77777777" w:rsidR="00F016F9"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p w14:paraId="0D2F6E31"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FA30206"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proofErr w:type="spellStart"/>
            <w:r w:rsidRPr="006B0F8C">
              <w:rPr>
                <w:rFonts w:ascii="Courier" w:hAnsi="Courier" w:cs="Courier"/>
                <w:szCs w:val="22"/>
              </w:rPr>
              <w:t>prid</w:t>
            </w:r>
            <w:proofErr w:type="spellEnd"/>
            <w:r w:rsidRPr="006B0F8C">
              <w:rPr>
                <w:rFonts w:eastAsia="Times New Roman" w:cs="Times New Roman"/>
                <w:szCs w:val="22"/>
              </w:rPr>
              <w:t>&amp;</w:t>
            </w:r>
          </w:p>
          <w:p w14:paraId="5B91912C"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7A7B1B86"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5FDBDC03"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proofErr w:type="spellStart"/>
            <w:r w:rsidRPr="00F016F9">
              <w:rPr>
                <w:rFonts w:eastAsia="Times New Roman" w:cs="Times New Roman"/>
                <w:i/>
                <w:szCs w:val="22"/>
              </w:rPr>
              <w:t>uri</w:t>
            </w:r>
            <w:proofErr w:type="spellEnd"/>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10945481"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AnnotationInfoList</w:t>
            </w:r>
            <w:proofErr w:type="spellEnd"/>
          </w:p>
        </w:tc>
      </w:tr>
      <w:tr w:rsidR="009B54F3" w:rsidRPr="006B0F8C" w14:paraId="43279EE9" w14:textId="77777777" w:rsidTr="00FC6C4A">
        <w:trPr>
          <w:tblCellSpacing w:w="15" w:type="dxa"/>
        </w:trPr>
        <w:tc>
          <w:tcPr>
            <w:tcW w:w="3276" w:type="dxa"/>
            <w:vAlign w:val="center"/>
            <w:hideMark/>
          </w:tcPr>
          <w:p w14:paraId="6D072D8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POST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tc>
        <w:tc>
          <w:tcPr>
            <w:tcW w:w="3073" w:type="dxa"/>
            <w:vAlign w:val="center"/>
            <w:hideMark/>
          </w:tcPr>
          <w:p w14:paraId="476992DE"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383422C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bl>
    <w:p w14:paraId="62083054" w14:textId="77777777" w:rsidR="009534FE" w:rsidRDefault="009534FE" w:rsidP="009534FE">
      <w:pPr>
        <w:pStyle w:val="CommentText"/>
      </w:pPr>
    </w:p>
    <w:p w14:paraId="6F32DEA1"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w:t>
      </w:r>
      <w:proofErr w:type="spellStart"/>
      <w:r w:rsidR="009D0492">
        <w:t>XPath</w:t>
      </w:r>
      <w:proofErr w:type="spellEnd"/>
      <w:r w:rsidR="009D0492">
        <w:t xml:space="preserve"> for xml annotation bodies. For instance,  the following query </w:t>
      </w:r>
    </w:p>
    <w:p w14:paraId="0D93B7B5"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w:t>
      </w:r>
      <w:proofErr w:type="spellStart"/>
      <w:r w:rsidRPr="009D0492">
        <w:rPr>
          <w:rFonts w:cs="Helvetica"/>
          <w:sz w:val="20"/>
          <w:szCs w:val="20"/>
          <w:lang w:val="en-US"/>
        </w:rPr>
        <w:t>rdf:resource</w:t>
      </w:r>
      <w:proofErr w:type="spellEnd"/>
      <w:r w:rsidRPr="009D0492">
        <w:rPr>
          <w:rFonts w:cs="Helvetica"/>
          <w:sz w:val="20"/>
          <w:szCs w:val="20"/>
          <w:lang w:val="en-US"/>
        </w:rPr>
        <w:t>="example:2"]</w:t>
      </w:r>
    </w:p>
    <w:p w14:paraId="76FB5FE9" w14:textId="77777777" w:rsidR="009D0492" w:rsidRDefault="009D0492" w:rsidP="009534FE">
      <w:pPr>
        <w:pStyle w:val="CommentText"/>
      </w:pPr>
      <w:r>
        <w:t>is used to find an annotation with the body:</w:t>
      </w:r>
    </w:p>
    <w:p w14:paraId="249B6096" w14:textId="77777777" w:rsidR="009D0492" w:rsidRPr="00C40D7B" w:rsidRDefault="009D0492" w:rsidP="00C40D7B"/>
    <w:p w14:paraId="77D5268B"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p>
    <w:p w14:paraId="47348A59" w14:textId="77777777" w:rsidR="009D0492" w:rsidRPr="009D0492" w:rsidRDefault="009D0492" w:rsidP="009534FE">
      <w:pPr>
        <w:pStyle w:val="CommentText"/>
        <w:rPr>
          <w:rFonts w:ascii="Helvetica" w:hAnsi="Helvetica" w:cs="Helvetica"/>
          <w:sz w:val="20"/>
          <w:szCs w:val="20"/>
          <w:lang w:val="en-US"/>
        </w:rPr>
      </w:pPr>
      <w:proofErr w:type="spellStart"/>
      <w:r w:rsidRPr="009D0492">
        <w:rPr>
          <w:rFonts w:ascii="Helvetica" w:hAnsi="Helvetica" w:cs="Helvetica"/>
          <w:color w:val="1399CC"/>
          <w:sz w:val="20"/>
          <w:szCs w:val="20"/>
          <w:lang w:val="en-US"/>
        </w:rPr>
        <w:t>xmlns:rdf</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29"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proofErr w:type="spellStart"/>
      <w:r w:rsidRPr="009D0492">
        <w:rPr>
          <w:rFonts w:ascii="Helvetica" w:hAnsi="Helvetica" w:cs="Helvetica"/>
          <w:color w:val="1399CC"/>
          <w:sz w:val="20"/>
          <w:szCs w:val="20"/>
          <w:lang w:val="en-US"/>
        </w:rPr>
        <w:t>xmlns:owl</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0"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45AC48E1"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owl:sameAs</w:t>
      </w:r>
      <w:proofErr w:type="spellEnd"/>
      <w:r w:rsidRPr="009D0492">
        <w:rPr>
          <w:rFonts w:ascii="Helvetica" w:hAnsi="Helvetica" w:cs="Helvetica"/>
          <w:color w:val="F5834C"/>
          <w:sz w:val="20"/>
          <w:szCs w:val="20"/>
          <w:lang w:val="en-US"/>
        </w:rPr>
        <w:t xml:space="preserve"> </w:t>
      </w:r>
      <w:proofErr w:type="spellStart"/>
      <w:r w:rsidRPr="009D0492">
        <w:rPr>
          <w:rFonts w:ascii="Helvetica" w:hAnsi="Helvetica" w:cs="Helvetica"/>
          <w:color w:val="F5834C"/>
          <w:sz w:val="20"/>
          <w:szCs w:val="20"/>
          <w:lang w:val="en-US"/>
        </w:rPr>
        <w:t>rdf:about</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7D74C3B0" w14:textId="77777777" w:rsidR="009D0492" w:rsidRPr="009D0492" w:rsidRDefault="009D0492" w:rsidP="009534FE">
      <w:pPr>
        <w:pStyle w:val="CommentText"/>
        <w:rPr>
          <w:rFonts w:ascii="Helvetica" w:hAnsi="Helvetica" w:cs="Helvetica"/>
          <w:color w:val="000096"/>
          <w:sz w:val="20"/>
          <w:szCs w:val="20"/>
          <w:lang w:val="en-US"/>
        </w:rPr>
      </w:pPr>
      <w:proofErr w:type="spellStart"/>
      <w:r w:rsidRPr="009D0492">
        <w:rPr>
          <w:rFonts w:ascii="Helvetica" w:hAnsi="Helvetica" w:cs="Helvetica"/>
          <w:color w:val="F5834C"/>
          <w:sz w:val="20"/>
          <w:szCs w:val="20"/>
          <w:lang w:val="en-US"/>
        </w:rPr>
        <w:t>rdf:resource</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038442F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r w:rsidRPr="009D0492">
        <w:rPr>
          <w:rFonts w:ascii="Helvetica" w:hAnsi="Helvetica" w:cs="Helvetica"/>
          <w:color w:val="000096"/>
          <w:sz w:val="20"/>
          <w:szCs w:val="20"/>
          <w:lang w:val="en-US"/>
        </w:rPr>
        <w:t>&gt;</w:t>
      </w:r>
    </w:p>
    <w:p w14:paraId="040A5D65" w14:textId="77777777" w:rsidR="009B54F3" w:rsidRPr="00560CE9" w:rsidRDefault="009B54F3" w:rsidP="009B54F3">
      <w:pPr>
        <w:spacing w:before="100" w:beforeAutospacing="1" w:after="100" w:afterAutospacing="1"/>
        <w:rPr>
          <w:rFonts w:cs="Times New Roman"/>
        </w:rPr>
      </w:pPr>
      <w:proofErr w:type="spellStart"/>
      <w:r w:rsidRPr="00560CE9">
        <w:rPr>
          <w:rFonts w:cs="Times New Roman"/>
          <w:b/>
          <w:bCs/>
        </w:rPr>
        <w:t>api</w:t>
      </w:r>
      <w:proofErr w:type="spellEnd"/>
      <w:r w:rsidRPr="00560CE9">
        <w:rPr>
          <w:rFonts w:cs="Times New Roman"/>
          <w:b/>
          <w:bCs/>
        </w:rPr>
        <w:t>/annotations/</w:t>
      </w:r>
      <w:r w:rsidRPr="00560CE9">
        <w:rPr>
          <w:rFonts w:ascii="Courier" w:hAnsi="Courier" w:cs="Courier"/>
          <w:b/>
          <w:bCs/>
        </w:rPr>
        <w:t>aid</w:t>
      </w:r>
    </w:p>
    <w:p w14:paraId="1CADA6BD"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CE2593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158E495E" w14:textId="77777777" w:rsidTr="00B95279">
        <w:trPr>
          <w:tblHeader/>
          <w:tblCellSpacing w:w="15" w:type="dxa"/>
        </w:trPr>
        <w:tc>
          <w:tcPr>
            <w:tcW w:w="0" w:type="auto"/>
            <w:vAlign w:val="center"/>
            <w:hideMark/>
          </w:tcPr>
          <w:p w14:paraId="22860B98"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0B7793EC"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05728613"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53740B0" w14:textId="77777777" w:rsidTr="00FC6C4A">
        <w:trPr>
          <w:tblCellSpacing w:w="15" w:type="dxa"/>
        </w:trPr>
        <w:tc>
          <w:tcPr>
            <w:tcW w:w="0" w:type="auto"/>
            <w:vAlign w:val="center"/>
            <w:hideMark/>
          </w:tcPr>
          <w:p w14:paraId="0EA1530C"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p>
        </w:tc>
        <w:tc>
          <w:tcPr>
            <w:tcW w:w="0" w:type="auto"/>
            <w:vAlign w:val="center"/>
            <w:hideMark/>
          </w:tcPr>
          <w:p w14:paraId="5DFBBA2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1D21D00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10BDAFF" w14:textId="77777777" w:rsidTr="00FC6C4A">
        <w:trPr>
          <w:tblCellSpacing w:w="15" w:type="dxa"/>
        </w:trPr>
        <w:tc>
          <w:tcPr>
            <w:tcW w:w="0" w:type="auto"/>
            <w:vAlign w:val="center"/>
            <w:hideMark/>
          </w:tcPr>
          <w:p w14:paraId="23B98218"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EC0AA9D"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proofErr w:type="spellStart"/>
            <w:r w:rsidR="009B54F3" w:rsidRPr="00C13260">
              <w:rPr>
                <w:rFonts w:ascii="Times New Roman" w:hAnsi="Times New Roman" w:cs="Times New Roman"/>
                <w:i/>
                <w:szCs w:val="22"/>
              </w:rPr>
              <w:t>tid</w:t>
            </w:r>
            <w:proofErr w:type="spellEnd"/>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605DFEFB" w14:textId="77777777" w:rsidR="009B54F3" w:rsidRPr="006B0F8C" w:rsidRDefault="009B54F3" w:rsidP="00FC6C4A">
            <w:pPr>
              <w:jc w:val="left"/>
              <w:rPr>
                <w:rFonts w:eastAsia="Times New Roman" w:cs="Times New Roman"/>
                <w:szCs w:val="22"/>
              </w:rPr>
            </w:pPr>
            <w:proofErr w:type="spellStart"/>
            <w:r w:rsidRPr="006B0F8C">
              <w:rPr>
                <w:rFonts w:eastAsia="Times New Roman" w:cs="Times New Roman"/>
                <w:szCs w:val="22"/>
              </w:rPr>
              <w:t>ReferenceList</w:t>
            </w:r>
            <w:proofErr w:type="spellEnd"/>
          </w:p>
        </w:tc>
      </w:tr>
      <w:tr w:rsidR="00C13260" w:rsidRPr="006B0F8C" w14:paraId="53078E32" w14:textId="77777777" w:rsidTr="00FC6C4A">
        <w:trPr>
          <w:tblCellSpacing w:w="15" w:type="dxa"/>
        </w:trPr>
        <w:tc>
          <w:tcPr>
            <w:tcW w:w="0" w:type="auto"/>
            <w:vAlign w:val="center"/>
            <w:hideMark/>
          </w:tcPr>
          <w:p w14:paraId="0EDD2D20"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DELETE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5618D8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1243EDD4"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26C455" w14:textId="77777777" w:rsidTr="00FC6C4A">
        <w:trPr>
          <w:tblCellSpacing w:w="15" w:type="dxa"/>
        </w:trPr>
        <w:tc>
          <w:tcPr>
            <w:tcW w:w="0" w:type="auto"/>
            <w:vAlign w:val="center"/>
            <w:hideMark/>
          </w:tcPr>
          <w:p w14:paraId="63E6E622"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2C179B9E"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proofErr w:type="spellStart"/>
            <w:r w:rsidR="009B54F3" w:rsidRPr="00C13260">
              <w:rPr>
                <w:rFonts w:ascii="Times New Roman" w:hAnsi="Times New Roman" w:cs="Times New Roman"/>
                <w:i/>
                <w:szCs w:val="22"/>
              </w:rPr>
              <w:t>prid</w:t>
            </w:r>
            <w:proofErr w:type="spellEnd"/>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w:t>
            </w:r>
            <w:proofErr w:type="spellStart"/>
            <w:r w:rsidR="009B54F3" w:rsidRPr="006B0F8C">
              <w:rPr>
                <w:rFonts w:eastAsia="Times New Roman" w:cs="Times New Roman"/>
                <w:szCs w:val="22"/>
              </w:rPr>
              <w:t>api</w:t>
            </w:r>
            <w:proofErr w:type="spellEnd"/>
            <w:r w:rsidR="009B54F3" w:rsidRPr="006B0F8C">
              <w:rPr>
                <w:rFonts w:eastAsia="Times New Roman" w:cs="Times New Roman"/>
                <w:szCs w:val="22"/>
              </w:rPr>
              <w:t>/annotations/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2F661590" w14:textId="77777777" w:rsidTr="00FC6C4A">
        <w:trPr>
          <w:tblCellSpacing w:w="15" w:type="dxa"/>
        </w:trPr>
        <w:tc>
          <w:tcPr>
            <w:tcW w:w="0" w:type="auto"/>
            <w:vAlign w:val="center"/>
            <w:hideMark/>
          </w:tcPr>
          <w:p w14:paraId="3A46AEC5"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44AB96C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5C3462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7079820D" w14:textId="77777777" w:rsidTr="00FC6C4A">
        <w:trPr>
          <w:tblCellSpacing w:w="15" w:type="dxa"/>
        </w:trPr>
        <w:tc>
          <w:tcPr>
            <w:tcW w:w="0" w:type="auto"/>
            <w:vAlign w:val="center"/>
            <w:hideMark/>
          </w:tcPr>
          <w:p w14:paraId="7A560A47"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51D5453F"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7DCE5AAC"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PermissionList</w:t>
            </w:r>
            <w:proofErr w:type="spellEnd"/>
          </w:p>
        </w:tc>
      </w:tr>
      <w:tr w:rsidR="00C13260" w:rsidRPr="006B0F8C" w14:paraId="6BDE44E6" w14:textId="77777777" w:rsidTr="00FC6C4A">
        <w:trPr>
          <w:tblCellSpacing w:w="15" w:type="dxa"/>
        </w:trPr>
        <w:tc>
          <w:tcPr>
            <w:tcW w:w="0" w:type="auto"/>
            <w:vAlign w:val="center"/>
            <w:hideMark/>
          </w:tcPr>
          <w:p w14:paraId="007F197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26FFF379"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442C204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 xml:space="preserve">nvelope </w:t>
            </w:r>
            <w:proofErr w:type="spellStart"/>
            <w:r w:rsidR="009B54F3" w:rsidRPr="006B0F8C">
              <w:rPr>
                <w:rFonts w:eastAsia="Times New Roman" w:cs="Times New Roman"/>
                <w:szCs w:val="22"/>
              </w:rPr>
              <w:t>PermissionResponseBody</w:t>
            </w:r>
            <w:proofErr w:type="spellEnd"/>
          </w:p>
        </w:tc>
      </w:tr>
      <w:tr w:rsidR="00C13260" w:rsidRPr="006B0F8C" w14:paraId="08FC6B3E" w14:textId="77777777" w:rsidTr="00FC6C4A">
        <w:trPr>
          <w:tblCellSpacing w:w="15" w:type="dxa"/>
        </w:trPr>
        <w:tc>
          <w:tcPr>
            <w:tcW w:w="0" w:type="auto"/>
            <w:vAlign w:val="center"/>
            <w:hideMark/>
          </w:tcPr>
          <w:p w14:paraId="490627A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roofErr w:type="spellStart"/>
            <w:r w:rsidRPr="00C13260">
              <w:rPr>
                <w:rFonts w:ascii="Times New Roman" w:hAnsi="Times New Roman" w:cs="Times New Roman"/>
                <w:i/>
                <w:szCs w:val="22"/>
              </w:rPr>
              <w:t>prid</w:t>
            </w:r>
            <w:proofErr w:type="spellEnd"/>
            <w:r w:rsidRPr="006B0F8C">
              <w:rPr>
                <w:rFonts w:eastAsia="Times New Roman" w:cs="Times New Roman"/>
                <w:szCs w:val="22"/>
              </w:rPr>
              <w:t xml:space="preserve"> </w:t>
            </w:r>
          </w:p>
        </w:tc>
        <w:tc>
          <w:tcPr>
            <w:tcW w:w="0" w:type="auto"/>
            <w:vAlign w:val="center"/>
            <w:hideMark/>
          </w:tcPr>
          <w:p w14:paraId="0C2B6A44"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proofErr w:type="spellStart"/>
            <w:r w:rsidR="00AF62C3" w:rsidRPr="00AF62C3">
              <w:rPr>
                <w:rFonts w:eastAsia="Times New Roman" w:cs="Times New Roman"/>
                <w:i/>
                <w:szCs w:val="22"/>
              </w:rPr>
              <w:t>prid</w:t>
            </w:r>
            <w:proofErr w:type="spellEnd"/>
            <w:r>
              <w:rPr>
                <w:rFonts w:eastAsia="Times New Roman" w:cs="Times New Roman"/>
                <w:szCs w:val="22"/>
              </w:rPr>
              <w:t>. New access mode is given in the body of the request.</w:t>
            </w:r>
          </w:p>
        </w:tc>
        <w:tc>
          <w:tcPr>
            <w:tcW w:w="0" w:type="auto"/>
            <w:vAlign w:val="center"/>
            <w:hideMark/>
          </w:tcPr>
          <w:p w14:paraId="78986234"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AAD0DC"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721B6F9F"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r w:rsidR="003F53D4" w:rsidRPr="003F53D4">
        <w:rPr>
          <w:i/>
        </w:rPr>
        <w:t>TargetInfo</w:t>
      </w:r>
      <w:proofErr w:type="spellEnd"/>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21960F97" w14:textId="77777777" w:rsidR="009B54F3" w:rsidRPr="00CB0F7F" w:rsidRDefault="009B54F3" w:rsidP="00CB0F7F">
      <w:pPr>
        <w:spacing w:before="100" w:beforeAutospacing="1" w:after="100" w:afterAutospacing="1"/>
        <w:rPr>
          <w:rFonts w:cs="Times New Roman"/>
          <w:szCs w:val="20"/>
        </w:rPr>
      </w:pPr>
      <w:proofErr w:type="spellStart"/>
      <w:r w:rsidRPr="00313D9B">
        <w:rPr>
          <w:rFonts w:cs="Times New Roman"/>
          <w:b/>
          <w:bCs/>
          <w:szCs w:val="20"/>
        </w:rPr>
        <w:t>api</w:t>
      </w:r>
      <w:proofErr w:type="spellEnd"/>
      <w:r w:rsidRPr="00313D9B">
        <w:rPr>
          <w:rFonts w:cs="Times New Roman"/>
          <w:b/>
          <w:bCs/>
          <w:szCs w:val="20"/>
        </w:rPr>
        <w:t>/targets</w:t>
      </w:r>
    </w:p>
    <w:p w14:paraId="14E0CBD4"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36DCB83C" w14:textId="77777777" w:rsidTr="00DA3E2F">
        <w:trPr>
          <w:tblHeader/>
          <w:tblCellSpacing w:w="15" w:type="dxa"/>
        </w:trPr>
        <w:tc>
          <w:tcPr>
            <w:tcW w:w="2709" w:type="dxa"/>
            <w:vAlign w:val="center"/>
            <w:hideMark/>
          </w:tcPr>
          <w:p w14:paraId="0EF851CB"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6766A10D"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73D546D"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04EAB4C1" w14:textId="77777777" w:rsidTr="00FC6C4A">
        <w:trPr>
          <w:tblCellSpacing w:w="15" w:type="dxa"/>
        </w:trPr>
        <w:tc>
          <w:tcPr>
            <w:tcW w:w="2709" w:type="dxa"/>
            <w:vAlign w:val="center"/>
            <w:hideMark/>
          </w:tcPr>
          <w:p w14:paraId="4C949915"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i/>
                <w:szCs w:val="22"/>
              </w:rPr>
              <w:t xml:space="preserve"> </w:t>
            </w:r>
          </w:p>
        </w:tc>
        <w:tc>
          <w:tcPr>
            <w:tcW w:w="3797" w:type="dxa"/>
            <w:vAlign w:val="center"/>
            <w:hideMark/>
          </w:tcPr>
          <w:p w14:paraId="7BC198C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4D1049C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2F6790ED" w14:textId="77777777" w:rsidTr="00FC6C4A">
        <w:trPr>
          <w:tblCellSpacing w:w="15" w:type="dxa"/>
        </w:trPr>
        <w:tc>
          <w:tcPr>
            <w:tcW w:w="2709" w:type="dxa"/>
            <w:vAlign w:val="center"/>
            <w:hideMark/>
          </w:tcPr>
          <w:p w14:paraId="3B250DB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/versions</w:t>
            </w:r>
          </w:p>
        </w:tc>
        <w:tc>
          <w:tcPr>
            <w:tcW w:w="3797" w:type="dxa"/>
            <w:vAlign w:val="center"/>
            <w:hideMark/>
          </w:tcPr>
          <w:p w14:paraId="178B9812"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proofErr w:type="spellStart"/>
            <w:r w:rsidR="009B54F3" w:rsidRPr="00CB0F7F">
              <w:rPr>
                <w:rFonts w:ascii="Times New Roman" w:hAnsi="Times New Roman" w:cs="Times New Roman"/>
                <w:i/>
                <w:szCs w:val="22"/>
              </w:rPr>
              <w:t>tid</w:t>
            </w:r>
            <w:proofErr w:type="spellEnd"/>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6155B0AC"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ReferenceList</w:t>
            </w:r>
            <w:proofErr w:type="spellEnd"/>
          </w:p>
        </w:tc>
      </w:tr>
      <w:tr w:rsidR="00D57E43" w:rsidRPr="00CB0F7F" w14:paraId="2FD9426A" w14:textId="77777777" w:rsidTr="00FC6C4A">
        <w:trPr>
          <w:tblCellSpacing w:w="15" w:type="dxa"/>
        </w:trPr>
        <w:tc>
          <w:tcPr>
            <w:tcW w:w="2709" w:type="dxa"/>
            <w:vAlign w:val="center"/>
            <w:hideMark/>
          </w:tcPr>
          <w:p w14:paraId="332F90C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POST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proofErr w:type="spellStart"/>
            <w:r w:rsidRPr="00CB0F7F">
              <w:rPr>
                <w:rFonts w:ascii="Times New Roman" w:hAnsi="Times New Roman" w:cs="Times New Roman"/>
                <w:i/>
                <w:szCs w:val="22"/>
              </w:rPr>
              <w:t>fragmentdescriptorstring</w:t>
            </w:r>
            <w:proofErr w:type="spellEnd"/>
            <w:r w:rsidRPr="00CB0F7F">
              <w:rPr>
                <w:rFonts w:ascii="Times New Roman" w:eastAsia="Times New Roman" w:hAnsi="Times New Roman" w:cs="Times New Roman"/>
                <w:szCs w:val="22"/>
              </w:rPr>
              <w:t>/cached</w:t>
            </w:r>
          </w:p>
        </w:tc>
        <w:tc>
          <w:tcPr>
            <w:tcW w:w="3797" w:type="dxa"/>
            <w:vAlign w:val="center"/>
            <w:hideMark/>
          </w:tcPr>
          <w:p w14:paraId="42D2742B"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proofErr w:type="spellStart"/>
            <w:r w:rsidR="009B54F3" w:rsidRPr="005E0C4D">
              <w:rPr>
                <w:rFonts w:ascii="Times New Roman" w:eastAsia="Times New Roman" w:hAnsi="Times New Roman" w:cs="Times New Roman"/>
                <w:i/>
                <w:szCs w:val="22"/>
              </w:rPr>
              <w:t>CachedRepresentationInfo</w:t>
            </w:r>
            <w:proofErr w:type="spellEnd"/>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w:t>
            </w:r>
            <w:proofErr w:type="spellStart"/>
            <w:r>
              <w:rPr>
                <w:rFonts w:ascii="Times New Roman" w:eastAsia="Times New Roman" w:hAnsi="Times New Roman" w:cs="Times New Roman"/>
                <w:szCs w:val="22"/>
              </w:rPr>
              <w:t>chacher</w:t>
            </w:r>
            <w:proofErr w:type="spellEnd"/>
            <w:r>
              <w:rPr>
                <w:rFonts w:ascii="Times New Roman" w:eastAsia="Times New Roman" w:hAnsi="Times New Roman" w:cs="Times New Roman"/>
                <w:szCs w:val="22"/>
              </w:rPr>
              <w:t xml:space="preserve">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EBF66D9"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CachedRepresentationInfo</w:t>
            </w:r>
            <w:proofErr w:type="spellEnd"/>
          </w:p>
        </w:tc>
      </w:tr>
      <w:tr w:rsidR="00DA3E2F" w:rsidRPr="00CB0F7F" w14:paraId="1CB4BF02" w14:textId="77777777" w:rsidTr="00FC6C4A">
        <w:trPr>
          <w:trHeight w:val="2138"/>
          <w:tblCellSpacing w:w="15" w:type="dxa"/>
        </w:trPr>
        <w:tc>
          <w:tcPr>
            <w:tcW w:w="2709" w:type="dxa"/>
            <w:vAlign w:val="center"/>
            <w:hideMark/>
          </w:tcPr>
          <w:p w14:paraId="3CD59D1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DELETE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5E0C4D">
              <w:rPr>
                <w:rFonts w:ascii="Times New Roman" w:hAnsi="Times New Roman" w:cs="Times New Roman"/>
                <w:i/>
                <w:szCs w:val="22"/>
              </w:rPr>
              <w:t>tid</w:t>
            </w:r>
            <w:proofErr w:type="spellEnd"/>
            <w:r w:rsidRPr="00CB0F7F">
              <w:rPr>
                <w:rFonts w:ascii="Times New Roman" w:eastAsia="Times New Roman" w:hAnsi="Times New Roman" w:cs="Times New Roman"/>
                <w:szCs w:val="22"/>
              </w:rPr>
              <w:t>/cached/</w:t>
            </w:r>
            <w:proofErr w:type="spellStart"/>
            <w:r w:rsidRPr="005E0C4D">
              <w:rPr>
                <w:rFonts w:ascii="Times New Roman" w:hAnsi="Times New Roman" w:cs="Times New Roman"/>
                <w:i/>
                <w:szCs w:val="22"/>
              </w:rPr>
              <w:t>cid</w:t>
            </w:r>
            <w:proofErr w:type="spellEnd"/>
            <w:r w:rsidRPr="00CB0F7F">
              <w:rPr>
                <w:rFonts w:ascii="Times New Roman" w:eastAsia="Times New Roman" w:hAnsi="Times New Roman" w:cs="Times New Roman"/>
                <w:szCs w:val="22"/>
              </w:rPr>
              <w:t xml:space="preserve"> </w:t>
            </w:r>
          </w:p>
        </w:tc>
        <w:tc>
          <w:tcPr>
            <w:tcW w:w="3797" w:type="dxa"/>
            <w:vAlign w:val="center"/>
            <w:hideMark/>
          </w:tcPr>
          <w:p w14:paraId="69F8919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proofErr w:type="spellStart"/>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w:t>
            </w:r>
            <w:proofErr w:type="spellEnd"/>
            <w:r w:rsidR="009B54F3" w:rsidRPr="00CB0F7F">
              <w:rPr>
                <w:rFonts w:ascii="Times New Roman" w:eastAsia="Times New Roman" w:hAnsi="Times New Roman" w:cs="Times New Roman"/>
                <w:szCs w:val="22"/>
              </w:rPr>
              <w:t>. The cached representation is removed from the database as well, unless there are more references to this representation.</w:t>
            </w:r>
          </w:p>
        </w:tc>
        <w:tc>
          <w:tcPr>
            <w:tcW w:w="2530" w:type="dxa"/>
            <w:vAlign w:val="center"/>
            <w:hideMark/>
          </w:tcPr>
          <w:p w14:paraId="7FF60898"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5D107914" w14:textId="77777777" w:rsidR="009B54F3" w:rsidRPr="00CB0F7F" w:rsidRDefault="009B54F3" w:rsidP="009B54F3">
      <w:pPr>
        <w:rPr>
          <w:rFonts w:ascii="Times New Roman" w:eastAsia="Times New Roman" w:hAnsi="Times New Roman" w:cs="Times New Roman"/>
          <w:szCs w:val="22"/>
        </w:rPr>
      </w:pPr>
    </w:p>
    <w:p w14:paraId="5C01EDCC" w14:textId="77777777" w:rsidR="009B54F3" w:rsidRPr="00784277" w:rsidRDefault="009B54F3" w:rsidP="009B54F3">
      <w:pPr>
        <w:spacing w:before="100" w:beforeAutospacing="1" w:after="100" w:afterAutospacing="1"/>
        <w:rPr>
          <w:rFonts w:cs="Times New Roman"/>
          <w:b/>
          <w:bCs/>
        </w:rPr>
      </w:pPr>
      <w:proofErr w:type="spellStart"/>
      <w:r w:rsidRPr="00784277">
        <w:rPr>
          <w:rFonts w:cs="Times New Roman"/>
          <w:b/>
          <w:bCs/>
        </w:rPr>
        <w:t>api</w:t>
      </w:r>
      <w:proofErr w:type="spellEnd"/>
      <w:r w:rsidRPr="00784277">
        <w:rPr>
          <w:rFonts w:cs="Times New Roman"/>
          <w:b/>
          <w:bCs/>
        </w:rPr>
        <w:t>/cached</w:t>
      </w:r>
    </w:p>
    <w:p w14:paraId="510C9CC6"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x,y</w:t>
      </w:r>
      <w:proofErr w:type="spellEnd"/>
      <w:r w:rsidRPr="00313D9B">
        <w:t xml:space="preserve">) -position of a left-upper corner of the annotated fragment and the size of a </w:t>
      </w:r>
      <w:r w:rsidR="00F07AB2">
        <w:t>rectangle</w:t>
      </w:r>
      <w:r w:rsidRPr="00313D9B">
        <w:t>.</w:t>
      </w:r>
    </w:p>
    <w:p w14:paraId="6BE746D2" w14:textId="77777777" w:rsidR="009B54F3" w:rsidRPr="00313D9B" w:rsidRDefault="009B54F3" w:rsidP="009B54F3">
      <w:pPr>
        <w:rPr>
          <w:rFonts w:eastAsia="Times New Roman" w:cs="Times New Roman"/>
          <w:szCs w:val="20"/>
        </w:rPr>
      </w:pPr>
    </w:p>
    <w:p w14:paraId="2294DFE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5F63755F" w14:textId="77777777" w:rsidTr="0051426A">
        <w:trPr>
          <w:tblHeader/>
          <w:tblCellSpacing w:w="15" w:type="dxa"/>
        </w:trPr>
        <w:tc>
          <w:tcPr>
            <w:tcW w:w="0" w:type="auto"/>
            <w:vAlign w:val="center"/>
            <w:hideMark/>
          </w:tcPr>
          <w:p w14:paraId="445E4CE7"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70B9054B"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050D041D"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25B98FC0" w14:textId="77777777" w:rsidTr="00FC6C4A">
        <w:trPr>
          <w:tblCellSpacing w:w="15" w:type="dxa"/>
        </w:trPr>
        <w:tc>
          <w:tcPr>
            <w:tcW w:w="0" w:type="auto"/>
            <w:vAlign w:val="center"/>
            <w:hideMark/>
          </w:tcPr>
          <w:p w14:paraId="059A972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/metadata</w:t>
            </w:r>
          </w:p>
        </w:tc>
        <w:tc>
          <w:tcPr>
            <w:tcW w:w="0" w:type="auto"/>
            <w:vAlign w:val="center"/>
            <w:hideMark/>
          </w:tcPr>
          <w:p w14:paraId="16A489C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414596DE" w14:textId="77777777" w:rsidR="009B54F3" w:rsidRPr="00784277" w:rsidRDefault="009B54F3" w:rsidP="00FC6C4A">
            <w:pPr>
              <w:ind w:firstLine="0"/>
              <w:jc w:val="left"/>
              <w:rPr>
                <w:rFonts w:ascii="Times New Roman" w:eastAsia="Times New Roman" w:hAnsi="Times New Roman" w:cs="Times New Roman"/>
                <w:szCs w:val="22"/>
              </w:rPr>
            </w:pPr>
            <w:proofErr w:type="spellStart"/>
            <w:r w:rsidRPr="00784277">
              <w:rPr>
                <w:rFonts w:ascii="Times New Roman" w:eastAsia="Times New Roman" w:hAnsi="Times New Roman" w:cs="Times New Roman"/>
                <w:szCs w:val="22"/>
              </w:rPr>
              <w:t>CachedRepresentationInfo</w:t>
            </w:r>
            <w:proofErr w:type="spellEnd"/>
          </w:p>
        </w:tc>
      </w:tr>
      <w:tr w:rsidR="00EF27E3" w:rsidRPr="00313D9B" w14:paraId="3A24572B" w14:textId="77777777" w:rsidTr="00FC6C4A">
        <w:trPr>
          <w:tblCellSpacing w:w="15" w:type="dxa"/>
        </w:trPr>
        <w:tc>
          <w:tcPr>
            <w:tcW w:w="0" w:type="auto"/>
            <w:vAlign w:val="center"/>
            <w:hideMark/>
          </w:tcPr>
          <w:p w14:paraId="5ACC8F1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/stream</w:t>
            </w:r>
          </w:p>
        </w:tc>
        <w:tc>
          <w:tcPr>
            <w:tcW w:w="0" w:type="auto"/>
            <w:vAlign w:val="center"/>
            <w:hideMark/>
          </w:tcPr>
          <w:p w14:paraId="7499629A"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35"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3B68AF9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2DD5BC25" w14:textId="77777777" w:rsidTr="00FC6C4A">
        <w:trPr>
          <w:tblCellSpacing w:w="15" w:type="dxa"/>
        </w:trPr>
        <w:tc>
          <w:tcPr>
            <w:tcW w:w="0" w:type="auto"/>
            <w:vAlign w:val="center"/>
            <w:hideMark/>
          </w:tcPr>
          <w:p w14:paraId="1F30F26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/content</w:t>
            </w:r>
          </w:p>
        </w:tc>
        <w:tc>
          <w:tcPr>
            <w:tcW w:w="0" w:type="auto"/>
            <w:vAlign w:val="center"/>
            <w:hideMark/>
          </w:tcPr>
          <w:p w14:paraId="33CF19FA"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6"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2B246224"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7B9FB2B3" w14:textId="77777777" w:rsidR="009B54F3" w:rsidRPr="00313D9B" w:rsidRDefault="009B54F3" w:rsidP="009B54F3">
      <w:pPr>
        <w:rPr>
          <w:rFonts w:eastAsia="Times New Roman" w:cs="Times New Roman"/>
          <w:szCs w:val="20"/>
        </w:rPr>
      </w:pPr>
    </w:p>
    <w:p w14:paraId="3897865F"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7" w:name="user-content-notebooks-implemented-but-n"/>
      <w:bookmarkEnd w:id="37"/>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7"/>
      </w:r>
    </w:p>
    <w:p w14:paraId="280AC268" w14:textId="77777777" w:rsidR="009B54F3" w:rsidRPr="0001090B" w:rsidRDefault="009B54F3" w:rsidP="0001090B">
      <w:pPr>
        <w:spacing w:before="100" w:beforeAutospacing="1" w:after="100" w:afterAutospacing="1"/>
        <w:rPr>
          <w:rFonts w:cs="Times New Roman"/>
          <w:b/>
          <w:bCs/>
          <w:szCs w:val="20"/>
        </w:rPr>
      </w:pPr>
      <w:proofErr w:type="spellStart"/>
      <w:r w:rsidRPr="00313D9B">
        <w:rPr>
          <w:rFonts w:cs="Times New Roman"/>
          <w:b/>
          <w:bCs/>
          <w:szCs w:val="20"/>
        </w:rPr>
        <w:t>api</w:t>
      </w:r>
      <w:proofErr w:type="spellEnd"/>
      <w:r w:rsidRPr="00313D9B">
        <w:rPr>
          <w:rFonts w:cs="Times New Roman"/>
          <w:b/>
          <w:bCs/>
          <w:szCs w:val="20"/>
        </w:rPr>
        <w:t>/notebooks</w:t>
      </w:r>
    </w:p>
    <w:p w14:paraId="3FD0C5B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4C4F08C2" w14:textId="77777777" w:rsidTr="00663075">
        <w:trPr>
          <w:tblHeader/>
          <w:tblCellSpacing w:w="15" w:type="dxa"/>
        </w:trPr>
        <w:tc>
          <w:tcPr>
            <w:tcW w:w="2709" w:type="dxa"/>
            <w:vAlign w:val="center"/>
            <w:hideMark/>
          </w:tcPr>
          <w:p w14:paraId="473E6861"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40373C16"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2208F295"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3900E056" w14:textId="77777777" w:rsidTr="00FC6C4A">
        <w:trPr>
          <w:tblCellSpacing w:w="15" w:type="dxa"/>
        </w:trPr>
        <w:tc>
          <w:tcPr>
            <w:tcW w:w="2709" w:type="dxa"/>
            <w:vAlign w:val="center"/>
            <w:hideMark/>
          </w:tcPr>
          <w:p w14:paraId="0F0FD10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6CD27EC9"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eturns notebook-</w:t>
            </w:r>
            <w:proofErr w:type="spellStart"/>
            <w:r w:rsidR="009B54F3" w:rsidRPr="006A3CD1">
              <w:rPr>
                <w:rFonts w:ascii="Times New Roman" w:eastAsia="Times New Roman" w:hAnsi="Times New Roman" w:cs="Times New Roman"/>
                <w:szCs w:val="22"/>
              </w:rPr>
              <w:t>infos</w:t>
            </w:r>
            <w:proofErr w:type="spellEnd"/>
            <w:r w:rsidR="009B54F3" w:rsidRPr="006A3CD1">
              <w:rPr>
                <w:rFonts w:ascii="Times New Roman" w:eastAsia="Times New Roman" w:hAnsi="Times New Roman" w:cs="Times New Roman"/>
                <w:szCs w:val="22"/>
              </w:rPr>
              <w:t xml:space="preserve">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256DA48"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NotebookInfoList</w:t>
            </w:r>
            <w:proofErr w:type="spellEnd"/>
          </w:p>
        </w:tc>
      </w:tr>
      <w:tr w:rsidR="009B54F3" w:rsidRPr="00313D9B" w14:paraId="3A3395AD" w14:textId="77777777" w:rsidTr="00FC6C4A">
        <w:trPr>
          <w:tblCellSpacing w:w="15" w:type="dxa"/>
        </w:trPr>
        <w:tc>
          <w:tcPr>
            <w:tcW w:w="2709" w:type="dxa"/>
            <w:vAlign w:val="center"/>
            <w:hideMark/>
          </w:tcPr>
          <w:p w14:paraId="71AB177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/notebooks/owned</w:t>
            </w:r>
          </w:p>
        </w:tc>
        <w:tc>
          <w:tcPr>
            <w:tcW w:w="3498" w:type="dxa"/>
            <w:vAlign w:val="center"/>
            <w:hideMark/>
          </w:tcPr>
          <w:p w14:paraId="4BAFEA00"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36B0DDA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D41A4CE" w14:textId="77777777" w:rsidTr="00FC6C4A">
        <w:trPr>
          <w:tblCellSpacing w:w="15" w:type="dxa"/>
        </w:trPr>
        <w:tc>
          <w:tcPr>
            <w:tcW w:w="2709" w:type="dxa"/>
            <w:vAlign w:val="center"/>
            <w:hideMark/>
          </w:tcPr>
          <w:p w14:paraId="6801D10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/readers</w:t>
            </w:r>
          </w:p>
        </w:tc>
        <w:tc>
          <w:tcPr>
            <w:tcW w:w="3498" w:type="dxa"/>
            <w:vAlign w:val="center"/>
            <w:hideMark/>
          </w:tcPr>
          <w:p w14:paraId="28BE03AB"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C9F7B1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74198010" w14:textId="77777777" w:rsidTr="00FC6C4A">
        <w:trPr>
          <w:tblCellSpacing w:w="15" w:type="dxa"/>
        </w:trPr>
        <w:tc>
          <w:tcPr>
            <w:tcW w:w="2709" w:type="dxa"/>
            <w:vAlign w:val="center"/>
            <w:hideMark/>
          </w:tcPr>
          <w:p w14:paraId="4A5C33F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/writers</w:t>
            </w:r>
          </w:p>
        </w:tc>
        <w:tc>
          <w:tcPr>
            <w:tcW w:w="3498" w:type="dxa"/>
            <w:vAlign w:val="center"/>
            <w:hideMark/>
          </w:tcPr>
          <w:p w14:paraId="4E41C532"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4C36F9C9"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6BD5BDE" w14:textId="77777777" w:rsidTr="00FC6C4A">
        <w:trPr>
          <w:tblCellSpacing w:w="15" w:type="dxa"/>
        </w:trPr>
        <w:tc>
          <w:tcPr>
            <w:tcW w:w="2709" w:type="dxa"/>
            <w:vAlign w:val="center"/>
            <w:hideMark/>
          </w:tcPr>
          <w:p w14:paraId="1152E3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/metadata</w:t>
            </w:r>
          </w:p>
        </w:tc>
        <w:tc>
          <w:tcPr>
            <w:tcW w:w="3498" w:type="dxa"/>
            <w:vAlign w:val="center"/>
            <w:hideMark/>
          </w:tcPr>
          <w:p w14:paraId="33E1BE1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proofErr w:type="spellStart"/>
            <w:r w:rsidR="009B54F3" w:rsidRPr="006A3CD1">
              <w:rPr>
                <w:rFonts w:ascii="Times New Roman" w:hAnsi="Times New Roman" w:cs="Times New Roman"/>
                <w:i/>
                <w:szCs w:val="22"/>
              </w:rPr>
              <w:t>nid</w:t>
            </w:r>
            <w:proofErr w:type="spellEnd"/>
            <w:r>
              <w:rPr>
                <w:rFonts w:ascii="Times New Roman" w:eastAsia="Times New Roman" w:hAnsi="Times New Roman" w:cs="Times New Roman"/>
                <w:szCs w:val="22"/>
              </w:rPr>
              <w:t>.</w:t>
            </w:r>
          </w:p>
        </w:tc>
        <w:tc>
          <w:tcPr>
            <w:tcW w:w="2790" w:type="dxa"/>
            <w:vAlign w:val="center"/>
            <w:hideMark/>
          </w:tcPr>
          <w:p w14:paraId="764742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3AAC506" w14:textId="77777777" w:rsidTr="00FC6C4A">
        <w:trPr>
          <w:tblCellSpacing w:w="15" w:type="dxa"/>
        </w:trPr>
        <w:tc>
          <w:tcPr>
            <w:tcW w:w="2709" w:type="dxa"/>
            <w:vAlign w:val="center"/>
            <w:hideMark/>
          </w:tcPr>
          <w:p w14:paraId="497A0C38"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maximumAnnotations</w:t>
            </w:r>
            <w:proofErr w:type="spellEnd"/>
            <w:r w:rsidRPr="006A3CD1">
              <w:rPr>
                <w:rFonts w:ascii="Times New Roman" w:eastAsia="Times New Roman" w:hAnsi="Times New Roman" w:cs="Times New Roman"/>
                <w:szCs w:val="22"/>
              </w:rPr>
              <w:t>=</w:t>
            </w:r>
          </w:p>
          <w:p w14:paraId="6A339F80"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startAnnotation</w:t>
            </w:r>
            <w:proofErr w:type="spellEnd"/>
            <w:r w:rsidRPr="006A3CD1">
              <w:rPr>
                <w:rFonts w:ascii="Times New Roman" w:eastAsia="Times New Roman" w:hAnsi="Times New Roman" w:cs="Times New Roman"/>
                <w:szCs w:val="22"/>
              </w:rPr>
              <w:t>=</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97AE590" w14:textId="77777777" w:rsidR="00663075"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orderby</w:t>
            </w:r>
            <w:proofErr w:type="spellEnd"/>
            <w:r w:rsidRPr="006A3CD1">
              <w:rPr>
                <w:rFonts w:ascii="Times New Roman" w:eastAsia="Times New Roman" w:hAnsi="Times New Roman" w:cs="Times New Roman"/>
                <w:szCs w:val="22"/>
              </w:rPr>
              <w:t>=</w:t>
            </w:r>
            <w:proofErr w:type="spellStart"/>
            <w:r w:rsidRPr="00663075">
              <w:rPr>
                <w:rFonts w:ascii="Times New Roman" w:eastAsia="Times New Roman" w:hAnsi="Times New Roman" w:cs="Times New Roman"/>
                <w:i/>
                <w:szCs w:val="22"/>
              </w:rPr>
              <w:t>orderby</w:t>
            </w:r>
            <w:proofErr w:type="spellEnd"/>
            <w:r w:rsidRPr="006A3CD1">
              <w:rPr>
                <w:rFonts w:ascii="Times New Roman" w:eastAsia="Times New Roman" w:hAnsi="Times New Roman" w:cs="Times New Roman"/>
                <w:szCs w:val="22"/>
              </w:rPr>
              <w:t>&amp;</w:t>
            </w:r>
          </w:p>
          <w:p w14:paraId="5AC5AD0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orderingMode</w:t>
            </w:r>
            <w:proofErr w:type="spellEnd"/>
            <w:r w:rsidRPr="006A3CD1">
              <w:rPr>
                <w:rFonts w:ascii="Times New Roman" w:eastAsia="Times New Roman" w:hAnsi="Times New Roman" w:cs="Times New Roman"/>
                <w:szCs w:val="22"/>
              </w:rPr>
              <w:t>=</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6C8B34EA"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proofErr w:type="spellStart"/>
            <w:r w:rsidR="009B54F3" w:rsidRPr="006A3CD1">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optional </w:t>
            </w:r>
            <w:proofErr w:type="spellStart"/>
            <w:r w:rsidR="009B54F3" w:rsidRPr="00E20BE8">
              <w:rPr>
                <w:rFonts w:ascii="Times New Roman" w:eastAsia="Times New Roman" w:hAnsi="Times New Roman" w:cs="Times New Roman"/>
                <w:i/>
                <w:szCs w:val="22"/>
              </w:rPr>
              <w:t>maximumAnnotations</w:t>
            </w:r>
            <w:proofErr w:type="spellEnd"/>
            <w:r w:rsidR="009B54F3" w:rsidRPr="006A3CD1">
              <w:rPr>
                <w:rFonts w:ascii="Times New Roman" w:eastAsia="Times New Roman" w:hAnsi="Times New Roman" w:cs="Times New Roman"/>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Cs w:val="22"/>
              </w:rPr>
              <w:t>startAnnotation</w:t>
            </w:r>
            <w:proofErr w:type="spellEnd"/>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Cs w:val="22"/>
              </w:rPr>
              <w:t>orderby</w:t>
            </w:r>
            <w:proofErr w:type="spellEnd"/>
            <w:r w:rsidR="009B54F3" w:rsidRPr="006A3CD1">
              <w:rPr>
                <w:rFonts w:ascii="Times New Roman" w:eastAsia="Times New Roman" w:hAnsi="Times New Roman" w:cs="Times New Roman"/>
                <w:szCs w:val="22"/>
              </w:rPr>
              <w:t xml:space="preserve">, specifies the RDF property used to order the annotations (default: </w:t>
            </w:r>
            <w:proofErr w:type="spellStart"/>
            <w:r w:rsidR="009B54F3" w:rsidRPr="006A3CD1">
              <w:rPr>
                <w:rFonts w:ascii="Times New Roman" w:eastAsia="Times New Roman" w:hAnsi="Times New Roman" w:cs="Times New Roman"/>
                <w:szCs w:val="22"/>
              </w:rPr>
              <w:t>dc:created</w:t>
            </w:r>
            <w:proofErr w:type="spellEnd"/>
            <w:r w:rsidR="009B54F3" w:rsidRPr="006A3CD1">
              <w:rPr>
                <w:rFonts w:ascii="Times New Roman" w:eastAsia="Times New Roman" w:hAnsi="Times New Roman" w:cs="Times New Roman"/>
                <w:szCs w:val="22"/>
              </w:rPr>
              <w:t xml:space="preserve"> ), optional </w:t>
            </w:r>
            <w:proofErr w:type="spellStart"/>
            <w:r w:rsidR="009B54F3" w:rsidRPr="00E20BE8">
              <w:rPr>
                <w:rFonts w:ascii="Times New Roman" w:eastAsia="Times New Roman" w:hAnsi="Times New Roman" w:cs="Times New Roman"/>
                <w:i/>
                <w:szCs w:val="22"/>
              </w:rPr>
              <w:t>orderingMode</w:t>
            </w:r>
            <w:proofErr w:type="spellEnd"/>
            <w:r w:rsidR="009B54F3" w:rsidRPr="006A3CD1">
              <w:rPr>
                <w:rFonts w:ascii="Times New Roman" w:eastAsia="Times New Roman" w:hAnsi="Times New Roman" w:cs="Times New Roman"/>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 xml:space="preserve">=1 or an ascending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=0 (default: 0 )</w:t>
            </w:r>
          </w:p>
        </w:tc>
        <w:tc>
          <w:tcPr>
            <w:tcW w:w="2790" w:type="dxa"/>
            <w:vAlign w:val="center"/>
            <w:hideMark/>
          </w:tcPr>
          <w:p w14:paraId="3379D34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6658EA1D" w14:textId="77777777" w:rsidTr="00FC6C4A">
        <w:trPr>
          <w:tblCellSpacing w:w="15" w:type="dxa"/>
        </w:trPr>
        <w:tc>
          <w:tcPr>
            <w:tcW w:w="2709" w:type="dxa"/>
            <w:vAlign w:val="center"/>
            <w:hideMark/>
          </w:tcPr>
          <w:p w14:paraId="295551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49261D95"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649C0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6EE0F825" w14:textId="77777777" w:rsidTr="00FC6C4A">
        <w:trPr>
          <w:trHeight w:val="632"/>
          <w:tblCellSpacing w:w="15" w:type="dxa"/>
        </w:trPr>
        <w:tc>
          <w:tcPr>
            <w:tcW w:w="2709" w:type="dxa"/>
            <w:vAlign w:val="center"/>
            <w:hideMark/>
          </w:tcPr>
          <w:p w14:paraId="7C1A5A5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1A0976FB"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proofErr w:type="spellStart"/>
            <w:r w:rsidR="009B54F3" w:rsidRPr="00E20BE8">
              <w:rPr>
                <w:rFonts w:ascii="Times New Roman" w:hAnsi="Times New Roman" w:cs="Times New Roman"/>
                <w:i/>
                <w:szCs w:val="22"/>
              </w:rPr>
              <w:t>nid</w:t>
            </w:r>
            <w:proofErr w:type="spellEnd"/>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82642E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0CF83E18" w14:textId="77777777" w:rsidTr="00FC6C4A">
        <w:trPr>
          <w:tblCellSpacing w:w="15" w:type="dxa"/>
        </w:trPr>
        <w:tc>
          <w:tcPr>
            <w:tcW w:w="2709" w:type="dxa"/>
            <w:vAlign w:val="center"/>
            <w:hideMark/>
          </w:tcPr>
          <w:p w14:paraId="479CA30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5F27C3B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38C6B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7260DDB5" w14:textId="77777777" w:rsidTr="00FC6C4A">
        <w:trPr>
          <w:tblCellSpacing w:w="15" w:type="dxa"/>
        </w:trPr>
        <w:tc>
          <w:tcPr>
            <w:tcW w:w="2709" w:type="dxa"/>
            <w:vAlign w:val="center"/>
            <w:hideMark/>
          </w:tcPr>
          <w:p w14:paraId="2A72E0A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DELETE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142160E1"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Annotations stay, they just lose connection to </w:t>
            </w:r>
            <w:proofErr w:type="spellStart"/>
            <w:r w:rsidR="009B54F3" w:rsidRPr="00E20BE8">
              <w:rPr>
                <w:rFonts w:ascii="Times New Roman" w:hAnsi="Times New Roman" w:cs="Times New Roman"/>
                <w:i/>
                <w:szCs w:val="22"/>
              </w:rPr>
              <w:t>nid</w:t>
            </w:r>
            <w:proofErr w:type="spellEnd"/>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5F8E550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760A37AA" w14:textId="77777777" w:rsidTr="00FC6C4A">
        <w:trPr>
          <w:tblCellSpacing w:w="15" w:type="dxa"/>
        </w:trPr>
        <w:tc>
          <w:tcPr>
            <w:tcW w:w="2709" w:type="dxa"/>
            <w:vAlign w:val="center"/>
            <w:hideMark/>
          </w:tcPr>
          <w:p w14:paraId="092665B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2119B63D"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Cs w:val="22"/>
              </w:rPr>
              <w:t>api</w:t>
            </w:r>
            <w:proofErr w:type="spellEnd"/>
            <w:r w:rsidR="009B54F3" w:rsidRPr="006A3CD1">
              <w:rPr>
                <w:rFonts w:ascii="Times New Roman" w:eastAsia="Times New Roman" w:hAnsi="Times New Roman" w:cs="Times New Roman"/>
                <w:szCs w:val="22"/>
              </w:rPr>
              <w:t>/annotations and PUT /notebooks/</w:t>
            </w:r>
            <w:proofErr w:type="spellStart"/>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proofErr w:type="spellEnd"/>
            <w:r w:rsidR="009B54F3" w:rsidRPr="006A3CD1">
              <w:rPr>
                <w:rFonts w:ascii="Times New Roman" w:eastAsia="Times New Roman" w:hAnsi="Times New Roman" w:cs="Times New Roman"/>
                <w:szCs w:val="22"/>
              </w:rPr>
              <w:t>=</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72710CF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bl>
    <w:p w14:paraId="010664EE" w14:textId="77777777" w:rsidR="009B54F3" w:rsidRPr="00FC5A7C" w:rsidRDefault="009B54F3" w:rsidP="006842AB">
      <w:pPr>
        <w:pStyle w:val="Heading2"/>
      </w:pPr>
      <w:bookmarkStart w:id="38" w:name="_Ref275791540"/>
      <w:bookmarkStart w:id="39" w:name="_Toc276640544"/>
      <w:r w:rsidRPr="00FC5A7C">
        <w:t xml:space="preserve">DWAN </w:t>
      </w:r>
      <w:r w:rsidR="00940D6A">
        <w:t>front-end</w:t>
      </w:r>
      <w:r w:rsidRPr="00FC5A7C">
        <w:t>(s)</w:t>
      </w:r>
      <w:bookmarkEnd w:id="38"/>
      <w:bookmarkEnd w:id="39"/>
    </w:p>
    <w:p w14:paraId="6D5AAECA" w14:textId="77777777" w:rsidR="009B54F3" w:rsidRDefault="009B54F3" w:rsidP="006842AB">
      <w:pPr>
        <w:pStyle w:val="Heading3"/>
      </w:pPr>
      <w:bookmarkStart w:id="40" w:name="_Toc276640545"/>
      <w:r w:rsidRPr="00FC5A7C">
        <w:t xml:space="preserve">Wired-Marker based </w:t>
      </w:r>
      <w:r w:rsidR="00940D6A">
        <w:t>front-end</w:t>
      </w:r>
      <w:bookmarkEnd w:id="40"/>
    </w:p>
    <w:p w14:paraId="4AF05B4B"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proofErr w:type="spellStart"/>
      <w:r w:rsidR="003354BB" w:rsidRPr="009B39E6">
        <w:rPr>
          <w:i/>
          <w:lang w:val="en-US"/>
        </w:rPr>
        <w:t>ScrapParty</w:t>
      </w:r>
      <w:proofErr w:type="spellEnd"/>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8"/>
      </w:r>
      <w:r w:rsidR="003354BB">
        <w:t xml:space="preserve"> </w:t>
      </w:r>
      <w:r w:rsidR="003354BB" w:rsidRPr="001C44E2">
        <w:t xml:space="preserve">and </w:t>
      </w:r>
      <w:proofErr w:type="spellStart"/>
      <w:r w:rsidR="003354BB" w:rsidRPr="001C44E2">
        <w:t>Prof.</w:t>
      </w:r>
      <w:proofErr w:type="spellEnd"/>
      <w:r w:rsidR="003354BB" w:rsidRPr="001C44E2">
        <w:t xml:space="preserve"> Okubo</w:t>
      </w:r>
      <w:r w:rsidR="003354BB">
        <w:t xml:space="preserve">. </w:t>
      </w:r>
    </w:p>
    <w:p w14:paraId="01EB1E72"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33FBB8DB" w14:textId="77777777"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9"/>
      </w:r>
      <w:r w:rsidR="00A9774E">
        <w:rPr>
          <w:lang w:val="en-US"/>
        </w:rPr>
        <w:t xml:space="preserve"> </w:t>
      </w:r>
      <w:r>
        <w:rPr>
          <w:lang w:val="en-US"/>
        </w:rPr>
        <w:t xml:space="preserve">file from the DASISH </w:t>
      </w:r>
      <w:proofErr w:type="spellStart"/>
      <w:r>
        <w:rPr>
          <w:lang w:val="en-US"/>
        </w:rPr>
        <w:t>GitHub</w:t>
      </w:r>
      <w:proofErr w:type="spellEnd"/>
      <w:r>
        <w:rPr>
          <w:lang w:val="en-US"/>
        </w:rPr>
        <w:t xml:space="preserve"> repository at </w:t>
      </w:r>
      <w:hyperlink r:id="rId31"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AEF814D"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2" w:history="1">
        <w:r w:rsidRPr="00002394">
          <w:rPr>
            <w:color w:val="000000" w:themeColor="text1"/>
            <w:lang w:val="en-US"/>
          </w:rPr>
          <w:t>user interface markup language</w:t>
        </w:r>
      </w:hyperlink>
      <w:r w:rsidRPr="00002394">
        <w:rPr>
          <w:color w:val="000000" w:themeColor="text1"/>
          <w:lang w:val="en-US"/>
        </w:rPr>
        <w:t xml:space="preserve"> developed by </w:t>
      </w:r>
      <w:hyperlink r:id="rId33" w:history="1">
        <w:r w:rsidRPr="00002394">
          <w:rPr>
            <w:color w:val="000000" w:themeColor="text1"/>
            <w:lang w:val="en-US"/>
          </w:rPr>
          <w:t>Mozilla</w:t>
        </w:r>
      </w:hyperlink>
      <w:r w:rsidRPr="00002394">
        <w:rPr>
          <w:color w:val="000000" w:themeColor="text1"/>
          <w:lang w:val="en-US"/>
        </w:rPr>
        <w:t xml:space="preserve">. XUL is implemented as an </w:t>
      </w:r>
      <w:hyperlink r:id="rId34" w:history="1">
        <w:r w:rsidRPr="00002394">
          <w:rPr>
            <w:color w:val="000000" w:themeColor="text1"/>
            <w:lang w:val="en-US"/>
          </w:rPr>
          <w:t>XML</w:t>
        </w:r>
      </w:hyperlink>
      <w:r w:rsidRPr="00002394">
        <w:rPr>
          <w:color w:val="000000" w:themeColor="text1"/>
          <w:lang w:val="en-US"/>
        </w:rPr>
        <w:t xml:space="preserve"> dialect; it allows for </w:t>
      </w:r>
      <w:hyperlink r:id="rId35"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6"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w:t>
      </w:r>
      <w:proofErr w:type="spellStart"/>
      <w:r>
        <w:rPr>
          <w:lang w:val="en-US"/>
        </w:rPr>
        <w:t>FoxBeans</w:t>
      </w:r>
      <w:proofErr w:type="spellEnd"/>
      <w:r>
        <w:rPr>
          <w:lang w:val="en-US"/>
        </w:rPr>
        <w:t xml:space="preserve"> plug-in </w:t>
      </w:r>
      <w:r w:rsidR="008629BD">
        <w:rPr>
          <w:lang w:val="en-US"/>
        </w:rPr>
        <w:t>for</w:t>
      </w:r>
      <w:r>
        <w:rPr>
          <w:lang w:val="en-US"/>
        </w:rPr>
        <w:t xml:space="preserve"> </w:t>
      </w:r>
      <w:proofErr w:type="spellStart"/>
      <w:r>
        <w:rPr>
          <w:lang w:val="en-US"/>
        </w:rPr>
        <w:t>Net</w:t>
      </w:r>
      <w:r w:rsidR="00253F12">
        <w:rPr>
          <w:lang w:val="en-US"/>
        </w:rPr>
        <w:t>B</w:t>
      </w:r>
      <w:r>
        <w:rPr>
          <w:lang w:val="en-US"/>
        </w:rPr>
        <w:t>eans</w:t>
      </w:r>
      <w:proofErr w:type="spellEnd"/>
      <w:r>
        <w:rPr>
          <w:lang w:val="en-US"/>
        </w:rPr>
        <w:t xml:space="preserve"> </w:t>
      </w:r>
      <w:r w:rsidR="00F07AB2">
        <w:rPr>
          <w:lang w:val="en-US"/>
        </w:rPr>
        <w:t xml:space="preserve">7.0 </w:t>
      </w:r>
      <w:r>
        <w:rPr>
          <w:lang w:val="en-US"/>
        </w:rPr>
        <w:t>IDE.</w:t>
      </w:r>
      <w:r w:rsidR="007D2E49">
        <w:rPr>
          <w:lang w:val="en-US"/>
        </w:rPr>
        <w:t xml:space="preserve"> The plug-in adds a new project type Mozilla/Firefox </w:t>
      </w:r>
      <w:proofErr w:type="spellStart"/>
      <w:r w:rsidR="007D2E49">
        <w:rPr>
          <w:lang w:val="en-US"/>
        </w:rPr>
        <w:t>Addon</w:t>
      </w:r>
      <w:proofErr w:type="spellEnd"/>
      <w:r w:rsidR="007D2E49">
        <w:rPr>
          <w:lang w:val="en-US"/>
        </w:rPr>
        <w:t xml:space="preserve">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 xml:space="preserve">jar structured </w:t>
      </w:r>
      <w:proofErr w:type="spellStart"/>
      <w:r w:rsidR="00DB2300" w:rsidRPr="00DB2300">
        <w:rPr>
          <w:lang w:val="en-US"/>
        </w:rPr>
        <w:t>chrome.manifest</w:t>
      </w:r>
      <w:proofErr w:type="spellEnd"/>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37"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31404C5A" w14:textId="77777777" w:rsidR="00565827" w:rsidRDefault="003354BB" w:rsidP="00565827">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0ABDE952" w14:textId="77777777"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32ACB359" w14:textId="77777777"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26693EE4" w14:textId="77777777" w:rsidR="003354BB" w:rsidRDefault="00AE14A1" w:rsidP="003354BB">
      <w:pPr>
        <w:rPr>
          <w:lang w:val="en-US"/>
        </w:rPr>
      </w:pPr>
      <w:r>
        <w:rPr>
          <w:lang w:val="en-US"/>
        </w:rPr>
        <w:t>Technically speaking, t</w:t>
      </w:r>
      <w:r w:rsidR="003354BB">
        <w:rPr>
          <w:lang w:val="en-US"/>
        </w:rPr>
        <w:t xml:space="preserve">he </w:t>
      </w:r>
      <w:r>
        <w:rPr>
          <w:lang w:val="en-US"/>
        </w:rPr>
        <w:t xml:space="preserve">annotated </w:t>
      </w:r>
      <w:r w:rsidR="003354BB">
        <w:rPr>
          <w:lang w:val="en-US"/>
        </w:rPr>
        <w:t xml:space="preserve">fragment is represented by the </w:t>
      </w:r>
      <w:proofErr w:type="spellStart"/>
      <w:r w:rsidR="003354BB">
        <w:rPr>
          <w:lang w:val="en-US"/>
        </w:rPr>
        <w:t>XPointer</w:t>
      </w:r>
      <w:proofErr w:type="spellEnd"/>
      <w:r w:rsidR="003354BB">
        <w:rPr>
          <w:lang w:val="en-US"/>
        </w:rPr>
        <w:t xml:space="preserve">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2E9E7756" w14:textId="77777777"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1054F52A" w14:textId="6B5420D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20"/>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005A7821">
        <w:t xml:space="preserve">local </w:t>
      </w:r>
      <w:r w:rsidRPr="00367B2F">
        <w:t xml:space="preserve">account </w:t>
      </w:r>
      <w:r w:rsidR="005A7821">
        <w:t xml:space="preserve">for the DWAN backend </w:t>
      </w:r>
      <w:r>
        <w:t xml:space="preserve">by filling </w:t>
      </w:r>
      <w:r w:rsidR="001C1B45">
        <w:t>in</w:t>
      </w:r>
      <w:r>
        <w:t xml:space="preserve"> and submitting the </w:t>
      </w:r>
      <w:r w:rsidR="00656E73">
        <w:t>registration on</w:t>
      </w:r>
      <w:r>
        <w:t xml:space="preserve"> the page </w:t>
      </w:r>
      <w:r w:rsidR="005A7821">
        <w:t>accessed by the menu “DASISH Web Annotator -&gt; Settings -&gt; Server” and specify the desired server. Choose</w:t>
      </w:r>
      <w:r w:rsidR="000C1C24">
        <w:t xml:space="preserve"> the default option </w:t>
      </w:r>
      <w:hyperlink r:id="rId38" w:history="1">
        <w:r w:rsidR="000C1C24" w:rsidRPr="000C1C24">
          <w:rPr>
            <w:rStyle w:val="Hyperlink"/>
            <w:rFonts w:cs="Arial"/>
          </w:rPr>
          <w:t>https://</w:t>
        </w:r>
        <w:r w:rsidR="000C1C24">
          <w:rPr>
            <w:rStyle w:val="Hyperlink"/>
            <w:rFonts w:cs="Arial"/>
          </w:rPr>
          <w:t>myserver</w:t>
        </w:r>
        <w:r w:rsidR="000C1C24" w:rsidRPr="000C1C24">
          <w:rPr>
            <w:rStyle w:val="Hyperlink"/>
            <w:rFonts w:cs="Arial"/>
          </w:rPr>
          <w:t>/ds/webannotator/</w:t>
        </w:r>
      </w:hyperlink>
      <w:r w:rsidR="000C1C24">
        <w:t xml:space="preserve">  for Shibboleth authentication and choose</w:t>
      </w:r>
      <w:r w:rsidR="005A7821">
        <w:t xml:space="preserve"> </w:t>
      </w:r>
    </w:p>
    <w:p w14:paraId="17A3B4A1" w14:textId="7C99024F" w:rsidR="0047689F" w:rsidRDefault="00231B86" w:rsidP="004C72C9">
      <w:pPr>
        <w:ind w:firstLine="0"/>
      </w:pPr>
      <w:hyperlink r:id="rId39" w:history="1">
        <w:r w:rsidR="003354BB" w:rsidRPr="005A7821">
          <w:rPr>
            <w:rStyle w:val="Hyperlink"/>
            <w:rFonts w:cs="Arial"/>
            <w:color w:val="1155CC"/>
          </w:rPr>
          <w:t>https://</w:t>
        </w:r>
        <w:r w:rsidR="000C1C24">
          <w:rPr>
            <w:rStyle w:val="Hyperlink"/>
            <w:rFonts w:cs="Arial"/>
            <w:color w:val="1155CC"/>
          </w:rPr>
          <w:t>myserver</w:t>
        </w:r>
        <w:r w:rsidR="003354BB" w:rsidRPr="005A7821">
          <w:rPr>
            <w:rStyle w:val="Hyperlink"/>
            <w:rFonts w:cs="Arial"/>
            <w:color w:val="1155CC"/>
          </w:rPr>
          <w:t>/ds/webannotator-basic/</w:t>
        </w:r>
      </w:hyperlink>
      <w:r w:rsidR="0047689F">
        <w:t xml:space="preserve"> </w:t>
      </w:r>
      <w:r w:rsidR="000C1C24">
        <w:t>for the basic authentication service.</w:t>
      </w:r>
    </w:p>
    <w:p w14:paraId="7E554419" w14:textId="77777777" w:rsidR="0047689F" w:rsidRDefault="00B84658" w:rsidP="0047689F">
      <w:pPr>
        <w:ind w:firstLine="0"/>
      </w:pPr>
      <w:r>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t>ettings…</w:t>
      </w:r>
      <w:r w:rsidR="003354BB">
        <w:t>&gt;Server</w:t>
      </w:r>
      <w:r w:rsidR="0094332D">
        <w:t>), where a user-specified back-end address can be inserted</w:t>
      </w:r>
      <w:r w:rsidR="00417AEC">
        <w:rPr>
          <w:rStyle w:val="FootnoteReference"/>
        </w:rPr>
        <w:footnoteReference w:id="21"/>
      </w:r>
      <w:r w:rsidR="00417AEC">
        <w:t>.</w:t>
      </w:r>
      <w:r w:rsidR="003354BB">
        <w:t xml:space="preserve"> </w:t>
      </w:r>
    </w:p>
    <w:p w14:paraId="28227B74" w14:textId="77777777"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4DE6DB18" w14:textId="40905782" w:rsidR="003354BB" w:rsidRDefault="003354BB" w:rsidP="003354BB">
      <w:r>
        <w:t>It is possible to annotate an image</w:t>
      </w:r>
      <w:r w:rsidR="004C72C9">
        <w:t>,</w:t>
      </w:r>
      <w:r>
        <w:t xml:space="preserve"> but not </w:t>
      </w:r>
      <w:r w:rsidR="00545839">
        <w:t xml:space="preserve">an image </w:t>
      </w:r>
      <w:r w:rsidR="000358D2">
        <w:t xml:space="preserve">fragment. </w:t>
      </w:r>
      <w:r>
        <w:t xml:space="preserve">The mouse pointer must be </w:t>
      </w:r>
      <w:r w:rsidR="00723EE1">
        <w:t>placed</w:t>
      </w:r>
      <w:ins w:id="41"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2C700C46" w14:textId="77777777" w:rsidR="003354BB" w:rsidRDefault="003354BB" w:rsidP="003354BB">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p>
    <w:p w14:paraId="6193AA20" w14:textId="77777777"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78F27F83" w14:textId="77777777"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22"/>
      </w:r>
      <w:r>
        <w:rPr>
          <w:lang w:val="en-US"/>
        </w:rPr>
        <w:t xml:space="preserve">  </w:t>
      </w:r>
    </w:p>
    <w:p w14:paraId="62E64108" w14:textId="77777777" w:rsidR="00417575"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417575">
        <w:t>onable amount of time:</w:t>
      </w:r>
    </w:p>
    <w:p w14:paraId="621D54C5" w14:textId="70BCC697" w:rsidR="00417575" w:rsidRDefault="00417575" w:rsidP="004D5EED">
      <w:pPr>
        <w:pStyle w:val="ListParagraph"/>
        <w:numPr>
          <w:ilvl w:val="0"/>
          <w:numId w:val="44"/>
        </w:numPr>
      </w:pPr>
      <w:r>
        <w:t xml:space="preserve">first,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t>; i</w:t>
      </w:r>
      <w:r w:rsidR="00EF5BFF">
        <w:t xml:space="preserve">n other words, a user can put </w:t>
      </w:r>
      <w:r w:rsidR="00082276">
        <w:t>a text note</w:t>
      </w:r>
      <w:r w:rsidR="00EF5BFF">
        <w:t xml:space="preserve"> exactly </w:t>
      </w:r>
      <w:r w:rsidR="00720318">
        <w:t>on one fragment</w:t>
      </w:r>
      <w:r w:rsidR="00EF5BFF">
        <w:t xml:space="preserve"> of the source page</w:t>
      </w:r>
      <w:r>
        <w:t>;</w:t>
      </w:r>
      <w:r w:rsidR="00720318">
        <w:t xml:space="preserve"> </w:t>
      </w:r>
      <w:r>
        <w:t>f</w:t>
      </w:r>
      <w:r w:rsidR="003354BB">
        <w:t>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t>at they contradict each other;</w:t>
      </w:r>
    </w:p>
    <w:p w14:paraId="140C2350" w14:textId="77777777" w:rsidR="00417575" w:rsidRDefault="00417575" w:rsidP="004D5EED">
      <w:pPr>
        <w:pStyle w:val="ListParagraph"/>
        <w:numPr>
          <w:ilvl w:val="0"/>
          <w:numId w:val="44"/>
        </w:numPr>
      </w:pPr>
      <w:r>
        <w:t>t</w:t>
      </w:r>
      <w:r w:rsidR="003354BB">
        <w:t xml:space="preserve">he </w:t>
      </w:r>
      <w:r w:rsidR="003354BB" w:rsidRPr="00417575">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23"/>
      </w:r>
      <w:r>
        <w:t>;</w:t>
      </w:r>
    </w:p>
    <w:p w14:paraId="3B67BF75" w14:textId="77777777" w:rsidR="00417575" w:rsidRDefault="00574936" w:rsidP="004D5EED">
      <w:pPr>
        <w:pStyle w:val="ListParagraph"/>
        <w:numPr>
          <w:ilvl w:val="0"/>
          <w:numId w:val="44"/>
        </w:numPr>
      </w:pPr>
      <w:r>
        <w:t xml:space="preserve"> </w:t>
      </w:r>
      <w:r w:rsidR="00417575" w:rsidRPr="00417575">
        <w:t>t</w:t>
      </w:r>
      <w:r w:rsidR="003354BB" w:rsidRPr="00417575">
        <w:t>hird</w:t>
      </w:r>
      <w:r w:rsidR="0063292F" w:rsidRPr="00417575">
        <w:t>ly</w:t>
      </w:r>
      <w:r w:rsidR="003354BB">
        <w:t>, fragments of images cannot be annotated by Wired-M</w:t>
      </w:r>
      <w:r w:rsidR="00417575">
        <w:t>arker, but only the whole image;</w:t>
      </w:r>
    </w:p>
    <w:p w14:paraId="0A12C864" w14:textId="734A9E72" w:rsidR="003354BB" w:rsidRDefault="003354BB" w:rsidP="004D5EED">
      <w:pPr>
        <w:pStyle w:val="ListParagraph"/>
        <w:numPr>
          <w:ilvl w:val="0"/>
          <w:numId w:val="44"/>
        </w:numPr>
      </w:pPr>
      <w:r>
        <w:t xml:space="preserve"> </w:t>
      </w:r>
      <w:r w:rsidR="003F6DE2">
        <w:t xml:space="preserve">In the </w:t>
      </w:r>
      <w:r w:rsidR="003F6DE2" w:rsidRPr="00417575">
        <w:t>fo</w:t>
      </w:r>
      <w:r w:rsidR="00EB24BD" w:rsidRPr="00417575">
        <w:t>u</w:t>
      </w:r>
      <w:r w:rsidR="003F6DE2" w:rsidRPr="00417575">
        <w:t>rth</w:t>
      </w:r>
      <w:r w:rsidR="003F6DE2">
        <w:t xml:space="preserve"> place</w:t>
      </w:r>
      <w:r>
        <w:t>, adding notebooks would demand significant ref</w:t>
      </w:r>
      <w:r w:rsidR="00417575">
        <w:t>actoring of the original code;</w:t>
      </w:r>
      <w:r w:rsidR="003D06AD">
        <w:t xml:space="preserve"> </w:t>
      </w:r>
      <w:r w:rsidR="00417575">
        <w:t>t</w:t>
      </w:r>
      <w:r w:rsidR="00724E8C">
        <w:t>o a certain extent</w:t>
      </w:r>
      <w:r>
        <w:t xml:space="preserve">, coloured directories of </w:t>
      </w:r>
      <w:r w:rsidR="00813CCC">
        <w:t xml:space="preserve">the </w:t>
      </w:r>
      <w:r>
        <w:t>local folder can be seen as notebooks.</w:t>
      </w:r>
    </w:p>
    <w:p w14:paraId="10AD81D7" w14:textId="77777777" w:rsidR="00417575" w:rsidRDefault="00417575" w:rsidP="00417575">
      <w:pPr>
        <w:pStyle w:val="ListParagraph"/>
        <w:ind w:left="644" w:firstLine="0"/>
      </w:pPr>
    </w:p>
    <w:p w14:paraId="0D9E6B4A" w14:textId="77777777" w:rsidR="003354BB" w:rsidRDefault="00011B2D" w:rsidP="003354BB">
      <w:r>
        <w:t>Summing up</w:t>
      </w:r>
      <w:r w:rsidR="003354BB">
        <w:t xml:space="preserve"> the features that have been added to (or changed in) Wired-Marker to adjust it to DASISH requirements:</w:t>
      </w:r>
    </w:p>
    <w:p w14:paraId="33CB1508" w14:textId="77777777" w:rsidR="00417575" w:rsidRDefault="00417575" w:rsidP="003354BB"/>
    <w:tbl>
      <w:tblPr>
        <w:tblStyle w:val="TableGrid"/>
        <w:tblW w:w="0" w:type="auto"/>
        <w:tblLook w:val="04A0" w:firstRow="1" w:lastRow="0" w:firstColumn="1" w:lastColumn="0" w:noHBand="0" w:noVBand="1"/>
      </w:tblPr>
      <w:tblGrid>
        <w:gridCol w:w="3120"/>
        <w:gridCol w:w="6162"/>
      </w:tblGrid>
      <w:tr w:rsidR="00417575" w14:paraId="0AD05301" w14:textId="77777777" w:rsidTr="00931827">
        <w:tc>
          <w:tcPr>
            <w:tcW w:w="3120" w:type="dxa"/>
          </w:tcPr>
          <w:p w14:paraId="5C3B4CD6" w14:textId="1D6B3D36" w:rsidR="00417575" w:rsidRDefault="00417575" w:rsidP="003354BB">
            <w:pPr>
              <w:ind w:firstLine="0"/>
            </w:pPr>
            <w:r>
              <w:t>Design</w:t>
            </w:r>
          </w:p>
        </w:tc>
        <w:tc>
          <w:tcPr>
            <w:tcW w:w="6162" w:type="dxa"/>
          </w:tcPr>
          <w:p w14:paraId="69FF864E" w14:textId="7B792486" w:rsidR="00417575" w:rsidRDefault="00417575" w:rsidP="00A5519B">
            <w:pPr>
              <w:ind w:firstLine="0"/>
              <w:jc w:val="left"/>
            </w:pPr>
            <w:r>
              <w:rPr>
                <w:lang w:val="en-US"/>
              </w:rPr>
              <w:t xml:space="preserve">Customization of existing visual features </w:t>
            </w:r>
            <w:r w:rsidRPr="000C2DF3">
              <w:rPr>
                <w:lang w:val="en-US"/>
              </w:rPr>
              <w:t>(e.g. sidebar, top menu, right-clic</w:t>
            </w:r>
            <w:r>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Pr>
                <w:lang w:val="en-US"/>
              </w:rPr>
              <w:t>back-end</w:t>
            </w:r>
            <w:r w:rsidRPr="000C2DF3">
              <w:rPr>
                <w:lang w:val="en-US"/>
              </w:rPr>
              <w:t xml:space="preserve"> configuration)</w:t>
            </w:r>
            <w:r w:rsidR="00A5519B">
              <w:rPr>
                <w:lang w:val="en-US"/>
              </w:rPr>
              <w:t>.</w:t>
            </w:r>
          </w:p>
        </w:tc>
      </w:tr>
      <w:tr w:rsidR="00417575" w14:paraId="3DF0A525" w14:textId="77777777" w:rsidTr="00931827">
        <w:tc>
          <w:tcPr>
            <w:tcW w:w="3120" w:type="dxa"/>
          </w:tcPr>
          <w:p w14:paraId="750CF9B8" w14:textId="15FEDC38" w:rsidR="00417575" w:rsidRDefault="00A5519B" w:rsidP="003354BB">
            <w:pPr>
              <w:ind w:firstLine="0"/>
            </w:pPr>
            <w:r>
              <w:t>F</w:t>
            </w:r>
            <w:r w:rsidR="00417575">
              <w:t>unctionality</w:t>
            </w:r>
          </w:p>
        </w:tc>
        <w:tc>
          <w:tcPr>
            <w:tcW w:w="6162" w:type="dxa"/>
          </w:tcPr>
          <w:p w14:paraId="0DD4F611" w14:textId="1B0A8CCD" w:rsidR="00417575" w:rsidRDefault="00A5519B" w:rsidP="00A5519B">
            <w:pPr>
              <w:ind w:firstLine="0"/>
              <w:jc w:val="left"/>
            </w:pPr>
            <w:r>
              <w:rPr>
                <w:lang w:val="en-US"/>
              </w:rPr>
              <w:t xml:space="preserve">GET, PUT (update), </w:t>
            </w:r>
            <w:r w:rsidRPr="000C2DF3">
              <w:rPr>
                <w:lang w:val="en-US"/>
              </w:rPr>
              <w:t>POST</w:t>
            </w:r>
            <w:r>
              <w:rPr>
                <w:lang w:val="en-US"/>
              </w:rPr>
              <w:t xml:space="preserve">, DELETE </w:t>
            </w:r>
            <w:r w:rsidRPr="000C2DF3">
              <w:rPr>
                <w:lang w:val="en-US"/>
              </w:rPr>
              <w:t>annotations</w:t>
            </w:r>
            <w:r>
              <w:rPr>
                <w:lang w:val="en-US"/>
              </w:rPr>
              <w:t>; POST and GET for cached representations; authentication (login/logout).</w:t>
            </w:r>
          </w:p>
        </w:tc>
      </w:tr>
      <w:tr w:rsidR="00417575" w14:paraId="157F1C24" w14:textId="77777777" w:rsidTr="00931827">
        <w:tc>
          <w:tcPr>
            <w:tcW w:w="3120" w:type="dxa"/>
          </w:tcPr>
          <w:p w14:paraId="53FC5468" w14:textId="2780E189" w:rsidR="00417575" w:rsidRDefault="00A5519B" w:rsidP="003354BB">
            <w:pPr>
              <w:ind w:firstLine="0"/>
            </w:pPr>
            <w:r>
              <w:t>M</w:t>
            </w:r>
            <w:r w:rsidR="00417575">
              <w:t>iscellaneous</w:t>
            </w:r>
          </w:p>
        </w:tc>
        <w:tc>
          <w:tcPr>
            <w:tcW w:w="6162" w:type="dxa"/>
          </w:tcPr>
          <w:p w14:paraId="4E79957F" w14:textId="3EAFFEA4" w:rsidR="00A5519B" w:rsidRPr="00A5519B" w:rsidRDefault="00A5519B" w:rsidP="00A5519B">
            <w:pPr>
              <w:ind w:firstLine="0"/>
              <w:jc w:val="left"/>
              <w:rPr>
                <w:lang w:val="en-US"/>
              </w:rPr>
            </w:pPr>
            <w:r>
              <w:rPr>
                <w:lang w:val="en-US"/>
              </w:rPr>
              <w:t>R</w:t>
            </w:r>
            <w:r w:rsidRPr="00A5519B">
              <w:rPr>
                <w:lang w:val="en-US"/>
              </w:rPr>
              <w:t xml:space="preserve">ewrite of </w:t>
            </w:r>
            <w:proofErr w:type="spellStart"/>
            <w:r w:rsidRPr="00A5519B">
              <w:rPr>
                <w:lang w:val="en-US"/>
              </w:rPr>
              <w:t>chrome.manifest</w:t>
            </w:r>
            <w:proofErr w:type="spellEnd"/>
            <w:r w:rsidRPr="00A5519B">
              <w:rPr>
                <w:lang w:val="en-US"/>
              </w:rPr>
              <w:t xml:space="preserve"> for development in extension proxy file environment</w:t>
            </w:r>
            <w:r w:rsidRPr="00A5519B">
              <w:rPr>
                <w:sz w:val="28"/>
                <w:szCs w:val="28"/>
                <w:lang w:val="en-US"/>
              </w:rPr>
              <w:t xml:space="preserve">; </w:t>
            </w:r>
            <w:r w:rsidRPr="00A5519B">
              <w:rPr>
                <w:lang w:val="en-US"/>
              </w:rPr>
              <w:t>extension code updates to ensure support by current Firefox versions (Wired-Marker only supports Firefox versions 2.0 – 10.*, </w:t>
            </w:r>
            <w:hyperlink r:id="rId40" w:history="1">
              <w:r w:rsidRPr="00A5519B">
                <w:rPr>
                  <w:color w:val="0000E9"/>
                  <w:u w:val="single" w:color="0000E9"/>
                  <w:lang w:val="en-US"/>
                </w:rPr>
                <w:t>http://www.wired-marker.org/en/index.html</w:t>
              </w:r>
            </w:hyperlink>
            <w:r w:rsidRPr="00A5519B">
              <w:rPr>
                <w:lang w:val="en-US"/>
              </w:rPr>
              <w:t xml:space="preserve">);  </w:t>
            </w:r>
            <w:proofErr w:type="spellStart"/>
            <w:r w:rsidRPr="00A5519B">
              <w:rPr>
                <w:lang w:val="en-US"/>
              </w:rPr>
              <w:t>hyperanchor</w:t>
            </w:r>
            <w:proofErr w:type="spellEnd"/>
            <w:r w:rsidRPr="00A5519B">
              <w:rPr>
                <w:lang w:val="en-US"/>
              </w:rPr>
              <w:t xml:space="preserve"> (</w:t>
            </w:r>
            <w:hyperlink r:id="rId41" w:history="1">
              <w:r w:rsidRPr="00A5519B">
                <w:rPr>
                  <w:color w:val="0000E9"/>
                  <w:u w:val="single" w:color="0000E9"/>
                  <w:lang w:val="en-US"/>
                </w:rPr>
                <w:t>http://www.hyper-anchor.org/en/technical_format.html</w:t>
              </w:r>
            </w:hyperlink>
            <w:r w:rsidRPr="00A5519B">
              <w:rPr>
                <w:lang w:val="en-US"/>
              </w:rPr>
              <w:t xml:space="preserve">) mapping to </w:t>
            </w:r>
            <w:proofErr w:type="spellStart"/>
            <w:r w:rsidRPr="00A5519B">
              <w:rPr>
                <w:lang w:val="en-US"/>
              </w:rPr>
              <w:t>xpointer</w:t>
            </w:r>
            <w:proofErr w:type="spellEnd"/>
            <w:r w:rsidRPr="00A5519B">
              <w:rPr>
                <w:lang w:val="en-US"/>
              </w:rPr>
              <w:t xml:space="preserve"> (used on POST/GET) (</w:t>
            </w:r>
            <w:hyperlink r:id="rId42" w:history="1">
              <w:r w:rsidRPr="00A5519B">
                <w:rPr>
                  <w:color w:val="0000E9"/>
                  <w:u w:val="single" w:color="0000E9"/>
                  <w:lang w:val="en-US"/>
                </w:rPr>
                <w:t>http://www.w3.org/TR/xptr-framework</w:t>
              </w:r>
            </w:hyperlink>
            <w:r w:rsidRPr="00A5519B">
              <w:rPr>
                <w:lang w:val="en-US"/>
              </w:rPr>
              <w:t>/, </w:t>
            </w:r>
            <w:hyperlink r:id="rId43" w:anchor="w3c_all" w:history="1">
              <w:r w:rsidRPr="00A5519B">
                <w:rPr>
                  <w:color w:val="0000E9"/>
                  <w:u w:val="single" w:color="0000E9"/>
                  <w:lang w:val="en-US"/>
                </w:rPr>
                <w:t>http://www.w3.org/standards/techs/xpointer#w3c_all</w:t>
              </w:r>
            </w:hyperlink>
            <w:r>
              <w:rPr>
                <w:lang w:val="en-US"/>
              </w:rPr>
              <w:t>);</w:t>
            </w:r>
          </w:p>
          <w:p w14:paraId="2968FC3C" w14:textId="00C8A1E3" w:rsidR="00A5519B" w:rsidRPr="00A5519B" w:rsidRDefault="00A5519B" w:rsidP="00A5519B">
            <w:pPr>
              <w:ind w:firstLine="0"/>
              <w:jc w:val="left"/>
              <w:rPr>
                <w:lang w:val="en-US"/>
              </w:rPr>
            </w:pPr>
            <w:r>
              <w:rPr>
                <w:lang w:val="en-US"/>
              </w:rPr>
              <w:t>s</w:t>
            </w:r>
            <w:r w:rsidRPr="00A5519B">
              <w:rPr>
                <w:lang w:val="en-US"/>
              </w:rPr>
              <w:t>etting updated annotation bodies.</w:t>
            </w:r>
          </w:p>
          <w:p w14:paraId="123EFD10" w14:textId="77777777" w:rsidR="00417575" w:rsidRDefault="00417575" w:rsidP="003354BB">
            <w:pPr>
              <w:ind w:firstLine="0"/>
            </w:pPr>
          </w:p>
        </w:tc>
      </w:tr>
    </w:tbl>
    <w:p w14:paraId="6EBA2385" w14:textId="77777777" w:rsidR="0006213B" w:rsidRDefault="00940D6A" w:rsidP="006842AB">
      <w:pPr>
        <w:pStyle w:val="Heading3"/>
        <w:ind w:left="1004"/>
      </w:pPr>
      <w:bookmarkStart w:id="43" w:name="_Toc276640546"/>
      <w:r>
        <w:t>Front-end</w:t>
      </w:r>
      <w:r w:rsidR="0006213B">
        <w:t xml:space="preserve"> for ELAN</w:t>
      </w:r>
      <w:bookmarkEnd w:id="43"/>
    </w:p>
    <w:p w14:paraId="75F1934F" w14:textId="31BAE48A" w:rsidR="0006213B" w:rsidRDefault="00680E39" w:rsidP="00064AEE">
      <w:pPr>
        <w:rPr>
          <w:lang w:val="en-US"/>
        </w:rPr>
      </w:pPr>
      <w:r>
        <w:rPr>
          <w:lang w:val="en-US"/>
        </w:rPr>
        <w:t xml:space="preserve">An </w:t>
      </w:r>
      <w:r w:rsidR="0006213B">
        <w:rPr>
          <w:lang w:val="en-US"/>
        </w:rPr>
        <w:t xml:space="preserve">ELAN </w:t>
      </w:r>
      <w:r w:rsidR="00940D6A">
        <w:rPr>
          <w:lang w:val="en-US"/>
        </w:rPr>
        <w:t>front-end</w:t>
      </w:r>
      <w:r w:rsidR="0006213B" w:rsidRPr="00203EF6">
        <w:rPr>
          <w:lang w:val="en-US"/>
        </w:rPr>
        <w:t xml:space="preserve"> for the DWAN </w:t>
      </w:r>
      <w:r>
        <w:rPr>
          <w:lang w:val="en-US"/>
        </w:rPr>
        <w:t>framework</w:t>
      </w:r>
      <w:r w:rsidR="0006213B" w:rsidRPr="00203EF6">
        <w:rPr>
          <w:lang w:val="en-US"/>
        </w:rPr>
        <w:t xml:space="preserve"> is</w:t>
      </w:r>
      <w:r w:rsidR="0006213B">
        <w:rPr>
          <w:lang w:val="en-US"/>
        </w:rPr>
        <w:t xml:space="preserve"> </w:t>
      </w:r>
      <w:r w:rsidR="0006213B" w:rsidRPr="00203EF6">
        <w:rPr>
          <w:lang w:val="en-US"/>
        </w:rPr>
        <w:t xml:space="preserve">being </w:t>
      </w:r>
      <w:r>
        <w:rPr>
          <w:lang w:val="en-US"/>
        </w:rPr>
        <w:t>worked on</w:t>
      </w:r>
      <w:r w:rsidRPr="00203EF6">
        <w:rPr>
          <w:lang w:val="en-US"/>
        </w:rPr>
        <w:t xml:space="preserve"> </w:t>
      </w:r>
      <w:r w:rsidR="0006213B" w:rsidRPr="00203EF6">
        <w:rPr>
          <w:lang w:val="en-US"/>
        </w:rPr>
        <w:t>in the</w:t>
      </w:r>
      <w:r w:rsidR="0006213B">
        <w:rPr>
          <w:lang w:val="en-US"/>
        </w:rPr>
        <w:t xml:space="preserve"> context of the </w:t>
      </w:r>
      <w:r w:rsidR="00064AEE">
        <w:rPr>
          <w:lang w:val="en-US"/>
        </w:rPr>
        <w:t>CLARIN NL</w:t>
      </w:r>
      <w:r>
        <w:rPr>
          <w:rStyle w:val="FootnoteReference"/>
          <w:lang w:val="en-US"/>
        </w:rPr>
        <w:footnoteReference w:id="24"/>
      </w:r>
      <w:r w:rsidR="00064AEE">
        <w:rPr>
          <w:lang w:val="en-US"/>
        </w:rPr>
        <w:t xml:space="preserve"> </w:t>
      </w:r>
      <w:proofErr w:type="spellStart"/>
      <w:r>
        <w:rPr>
          <w:lang w:val="en-US"/>
        </w:rPr>
        <w:t>ColTime</w:t>
      </w:r>
      <w:proofErr w:type="spellEnd"/>
      <w:r>
        <w:rPr>
          <w:lang w:val="en-US"/>
        </w:rPr>
        <w:t xml:space="preserve"> </w:t>
      </w:r>
      <w:r w:rsidR="0006213B">
        <w:rPr>
          <w:lang w:val="en-US"/>
        </w:rPr>
        <w:t>project</w:t>
      </w:r>
      <w:r w:rsidR="00D40844">
        <w:rPr>
          <w:rStyle w:val="FootnoteReference"/>
          <w:lang w:val="en-US"/>
        </w:rPr>
        <w:footnoteReference w:id="25"/>
      </w:r>
      <w:r>
        <w:rPr>
          <w:lang w:val="en-US"/>
        </w:rPr>
        <w:t xml:space="preserve"> (in progress)</w:t>
      </w:r>
      <w:r w:rsidR="0006213B">
        <w:rPr>
          <w:lang w:val="en-US"/>
        </w:rPr>
        <w:t>. E</w:t>
      </w:r>
      <w:r w:rsidR="0006213B" w:rsidRPr="00203EF6">
        <w:rPr>
          <w:lang w:val="en-US"/>
        </w:rPr>
        <w:t xml:space="preserve">LAN is a </w:t>
      </w:r>
      <w:r w:rsidR="003C2FC6">
        <w:rPr>
          <w:lang w:val="en-US"/>
        </w:rPr>
        <w:t xml:space="preserve">multi-media </w:t>
      </w:r>
      <w:r w:rsidR="0006213B" w:rsidRPr="00203EF6">
        <w:rPr>
          <w:lang w:val="en-US"/>
        </w:rPr>
        <w:t>annotation</w:t>
      </w:r>
      <w:r w:rsidR="003C2FC6">
        <w:rPr>
          <w:lang w:val="en-US"/>
        </w:rPr>
        <w:t xml:space="preserve"> software</w:t>
      </w:r>
      <w:r w:rsidR="00D06BF8">
        <w:rPr>
          <w:lang w:val="en-US"/>
        </w:rPr>
        <w:t xml:space="preserve"> </w:t>
      </w:r>
      <w:r>
        <w:rPr>
          <w:lang w:val="en-US"/>
        </w:rPr>
        <w:t>tool</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203EF6">
        <w:rPr>
          <w:lang w:val="en-US"/>
        </w:rPr>
        <w:t xml:space="preserve"> Since</w:t>
      </w:r>
      <w:r w:rsidR="0006213B">
        <w:rPr>
          <w:lang w:val="en-US"/>
        </w:rPr>
        <w:t xml:space="preserve"> </w:t>
      </w:r>
      <w:r w:rsidR="0006213B" w:rsidRPr="00203EF6">
        <w:rPr>
          <w:lang w:val="en-US"/>
        </w:rPr>
        <w:t>E</w:t>
      </w:r>
      <w:r w:rsidR="0006213B">
        <w:rPr>
          <w:lang w:val="en-US"/>
        </w:rPr>
        <w:t xml:space="preserve">LAN already had the notion of </w:t>
      </w:r>
      <w:r w:rsidR="00064AEE">
        <w:rPr>
          <w:lang w:val="en-US"/>
        </w:rPr>
        <w:t xml:space="preserve">linguistic </w:t>
      </w:r>
      <w:r w:rsidR="0006213B" w:rsidRPr="00DC7496">
        <w:rPr>
          <w:i/>
          <w:lang w:val="en-US"/>
        </w:rPr>
        <w:t>annotations</w:t>
      </w:r>
      <w:r w:rsidR="0006213B" w:rsidRPr="00203EF6">
        <w:rPr>
          <w:lang w:val="en-US"/>
        </w:rPr>
        <w:t xml:space="preserve">, </w:t>
      </w:r>
      <w:r w:rsidR="0006213B">
        <w:rPr>
          <w:lang w:val="en-US"/>
        </w:rPr>
        <w:t xml:space="preserve">in this section we </w:t>
      </w:r>
      <w:r w:rsidR="00064AEE">
        <w:rPr>
          <w:lang w:val="en-US"/>
        </w:rPr>
        <w:t xml:space="preserve">will </w:t>
      </w:r>
      <w:r w:rsidR="0006213B">
        <w:rPr>
          <w:lang w:val="en-US"/>
        </w:rPr>
        <w:t xml:space="preserve">use the word </w:t>
      </w:r>
      <w:r w:rsidR="0006213B" w:rsidRPr="00DC7496">
        <w:rPr>
          <w:i/>
          <w:lang w:val="en-US"/>
        </w:rPr>
        <w:t>comment</w:t>
      </w:r>
      <w:r w:rsidR="0006213B">
        <w:rPr>
          <w:lang w:val="en-US"/>
        </w:rPr>
        <w:t xml:space="preserve"> for </w:t>
      </w:r>
      <w:r w:rsidR="00064AEE">
        <w:rPr>
          <w:lang w:val="en-US"/>
        </w:rPr>
        <w:t xml:space="preserve">DWAN </w:t>
      </w:r>
      <w:r w:rsidR="0006213B">
        <w:rPr>
          <w:lang w:val="en-US"/>
        </w:rPr>
        <w:t xml:space="preserve">annotations </w:t>
      </w:r>
      <w:r w:rsidR="0006213B" w:rsidRPr="00203EF6">
        <w:rPr>
          <w:lang w:val="en-US"/>
        </w:rPr>
        <w:t>to avoid confusion.</w:t>
      </w:r>
    </w:p>
    <w:p w14:paraId="4FAD306A" w14:textId="179DAA22" w:rsidR="0006213B" w:rsidRPr="00203EF6" w:rsidRDefault="00D40844" w:rsidP="0006213B">
      <w:pPr>
        <w:rPr>
          <w:lang w:val="en-US"/>
        </w:rPr>
      </w:pPr>
      <w:r w:rsidRPr="00D40844">
        <w:t xml:space="preserve">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w:t>
      </w:r>
      <w:r w:rsidR="000C1C24">
        <w:t>types</w:t>
      </w:r>
      <w:r w:rsidR="000C1C24" w:rsidRPr="00D40844">
        <w:t xml:space="preserve"> </w:t>
      </w:r>
      <w:r w:rsidRPr="00D40844">
        <w:t>of annotations. For instance, one tier could contain annotations pertaining to pitch level, while another contains information about hand gestures</w:t>
      </w:r>
      <w:r w:rsidR="0006213B" w:rsidRPr="00D40844">
        <w:t>.</w:t>
      </w:r>
      <w:r w:rsidR="0006213B">
        <w:rPr>
          <w:lang w:val="en-US"/>
        </w:rPr>
        <w:t xml:space="preserve"> </w:t>
      </w:r>
      <w:r w:rsidR="0006213B" w:rsidRPr="00203EF6">
        <w:rPr>
          <w:lang w:val="en-US"/>
        </w:rPr>
        <w:t xml:space="preserve">However, there was </w:t>
      </w:r>
      <w:r w:rsidR="000C1C24">
        <w:rPr>
          <w:lang w:val="en-US"/>
        </w:rPr>
        <w:t xml:space="preserve">until now </w:t>
      </w:r>
      <w:r w:rsidR="0006213B" w:rsidRPr="00203EF6">
        <w:rPr>
          <w:lang w:val="en-US"/>
        </w:rPr>
        <w:t>no specific suppor</w:t>
      </w:r>
      <w:r w:rsidR="0006213B">
        <w:rPr>
          <w:lang w:val="en-US"/>
        </w:rPr>
        <w:t xml:space="preserve">t to comment on the ELAN annotations </w:t>
      </w:r>
      <w:r w:rsidR="0006213B" w:rsidRPr="00203EF6">
        <w:rPr>
          <w:lang w:val="en-US"/>
        </w:rPr>
        <w:t>themselves. For instance, researchers might want to coordinate</w:t>
      </w:r>
      <w:r w:rsidR="0006213B">
        <w:rPr>
          <w:lang w:val="en-US"/>
        </w:rPr>
        <w:t xml:space="preserve"> </w:t>
      </w:r>
      <w:r w:rsidR="0006213B" w:rsidRPr="00203EF6">
        <w:rPr>
          <w:lang w:val="en-US"/>
        </w:rPr>
        <w:t>their work, or review each other's work. Sometimes the tier system of ELAN</w:t>
      </w:r>
      <w:r w:rsidR="0006213B">
        <w:rPr>
          <w:lang w:val="en-US"/>
        </w:rPr>
        <w:t xml:space="preserve"> </w:t>
      </w:r>
      <w:r w:rsidR="0006213B" w:rsidRPr="00203EF6">
        <w:rPr>
          <w:lang w:val="en-US"/>
        </w:rPr>
        <w:t xml:space="preserve">would be used creatively for this purpose. This </w:t>
      </w:r>
      <w:r w:rsidR="005B1780">
        <w:rPr>
          <w:lang w:val="en-US"/>
        </w:rPr>
        <w:t xml:space="preserve">use </w:t>
      </w:r>
      <w:r w:rsidR="0006213B" w:rsidRPr="00203EF6">
        <w:rPr>
          <w:lang w:val="en-US"/>
        </w:rPr>
        <w:t>however has several</w:t>
      </w:r>
      <w:r w:rsidR="0006213B">
        <w:rPr>
          <w:lang w:val="en-US"/>
        </w:rPr>
        <w:t xml:space="preserve"> </w:t>
      </w:r>
      <w:r w:rsidR="0006213B" w:rsidRPr="00203EF6">
        <w:rPr>
          <w:lang w:val="en-US"/>
        </w:rPr>
        <w:t>drawbacks. For examp</w:t>
      </w:r>
      <w:r w:rsidR="0006213B">
        <w:rPr>
          <w:lang w:val="en-US"/>
        </w:rPr>
        <w:t>l</w:t>
      </w:r>
      <w:r w:rsidR="0006213B" w:rsidRPr="00203EF6">
        <w:rPr>
          <w:lang w:val="en-US"/>
        </w:rPr>
        <w:t>e, annotations on a single tier can't overlap each</w:t>
      </w:r>
      <w:r w:rsidR="0006213B">
        <w:rPr>
          <w:lang w:val="en-US"/>
        </w:rPr>
        <w:t xml:space="preserve"> </w:t>
      </w:r>
      <w:r w:rsidR="0006213B" w:rsidRPr="00203EF6">
        <w:rPr>
          <w:lang w:val="en-US"/>
        </w:rPr>
        <w:t>other time-wise</w:t>
      </w:r>
      <w:r w:rsidR="005B1780">
        <w:rPr>
          <w:lang w:val="en-US"/>
        </w:rPr>
        <w:t xml:space="preserve"> and multiple</w:t>
      </w:r>
      <w:r w:rsidR="0006213B" w:rsidRPr="00203EF6">
        <w:rPr>
          <w:lang w:val="en-US"/>
        </w:rPr>
        <w:t xml:space="preserve"> comments referring to the same period become</w:t>
      </w:r>
      <w:r w:rsidR="0006213B">
        <w:rPr>
          <w:lang w:val="en-US"/>
        </w:rPr>
        <w:t xml:space="preserve"> </w:t>
      </w:r>
      <w:r w:rsidR="0006213B" w:rsidRPr="00203EF6">
        <w:rPr>
          <w:lang w:val="en-US"/>
        </w:rPr>
        <w:t>cumbersome.</w:t>
      </w:r>
    </w:p>
    <w:p w14:paraId="42272FF2" w14:textId="77777777"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74671DCB" w14:textId="77777777"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32EEEE81" w14:textId="77777777"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1340AB26" w14:textId="77777777" w:rsidR="0006213B" w:rsidRDefault="00940D6A" w:rsidP="006842AB">
      <w:pPr>
        <w:pStyle w:val="Heading3"/>
        <w:ind w:left="1004"/>
      </w:pPr>
      <w:bookmarkStart w:id="44" w:name="_Toc276640547"/>
      <w:r>
        <w:t>Front-end</w:t>
      </w:r>
      <w:r w:rsidR="009B54F3" w:rsidRPr="00FC5A7C">
        <w:t xml:space="preserve"> for </w:t>
      </w:r>
      <w:r w:rsidR="0006213B">
        <w:t>ANNEX</w:t>
      </w:r>
      <w:bookmarkEnd w:id="44"/>
    </w:p>
    <w:p w14:paraId="32F293F1" w14:textId="77777777"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1F2254CD" w14:textId="77777777"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031C048F" w14:textId="77777777"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64E78B62" w14:textId="77777777"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21DB199B" w14:textId="77777777"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6D72021C" w14:textId="77777777" w:rsidR="0006213B" w:rsidRPr="0006213B" w:rsidRDefault="0006213B" w:rsidP="0006213B"/>
    <w:p w14:paraId="49C7CBDB" w14:textId="77777777" w:rsidR="00203EF6" w:rsidRPr="00C65213" w:rsidRDefault="00476573" w:rsidP="006842AB">
      <w:pPr>
        <w:pStyle w:val="Heading2"/>
      </w:pPr>
      <w:bookmarkStart w:id="45" w:name="_Toc276640548"/>
      <w:r w:rsidRPr="00C65213">
        <w:t>Testing Procedure</w:t>
      </w:r>
      <w:bookmarkEnd w:id="45"/>
    </w:p>
    <w:p w14:paraId="10E468C1"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4"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25935F93" w14:textId="77777777" w:rsidR="00E4411D" w:rsidRPr="00E4411D" w:rsidRDefault="00B53C45" w:rsidP="004D5EED">
      <w:pPr>
        <w:pStyle w:val="ListParagraph"/>
        <w:numPr>
          <w:ilvl w:val="0"/>
          <w:numId w:val="39"/>
        </w:numPr>
        <w:rPr>
          <w:lang w:val="en-US"/>
        </w:rPr>
      </w:pPr>
      <w:r w:rsidRPr="00E4411D">
        <w:rPr>
          <w:lang w:val="en-US"/>
        </w:rPr>
        <w:t xml:space="preserve">the items to be tested, </w:t>
      </w:r>
    </w:p>
    <w:p w14:paraId="21C64B5E" w14:textId="77777777" w:rsidR="00E4411D" w:rsidRDefault="00B53C45" w:rsidP="004D5EED">
      <w:pPr>
        <w:pStyle w:val="ListParagraph"/>
        <w:numPr>
          <w:ilvl w:val="0"/>
          <w:numId w:val="38"/>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4F461B21" w14:textId="77777777" w:rsidR="00E4411D" w:rsidRDefault="00B53C45" w:rsidP="004D5EED">
      <w:pPr>
        <w:pStyle w:val="ListParagraph"/>
        <w:numPr>
          <w:ilvl w:val="0"/>
          <w:numId w:val="38"/>
        </w:numPr>
        <w:rPr>
          <w:lang w:val="en-US"/>
        </w:rPr>
      </w:pPr>
      <w:r w:rsidRPr="00E4411D">
        <w:rPr>
          <w:lang w:val="en-US"/>
        </w:rPr>
        <w:t xml:space="preserve">the types of testing to be performed, </w:t>
      </w:r>
    </w:p>
    <w:p w14:paraId="4F8BB3DA" w14:textId="77777777" w:rsidR="00E4411D" w:rsidRDefault="00B53C45" w:rsidP="004D5EED">
      <w:pPr>
        <w:pStyle w:val="ListParagraph"/>
        <w:numPr>
          <w:ilvl w:val="0"/>
          <w:numId w:val="38"/>
        </w:numPr>
        <w:rPr>
          <w:lang w:val="en-US"/>
        </w:rPr>
      </w:pPr>
      <w:r w:rsidRPr="00E4411D">
        <w:rPr>
          <w:lang w:val="en-US"/>
        </w:rPr>
        <w:t xml:space="preserve">the personnel responsible </w:t>
      </w:r>
      <w:r w:rsidR="00147FBA" w:rsidRPr="00E4411D">
        <w:rPr>
          <w:lang w:val="en-US"/>
        </w:rPr>
        <w:t xml:space="preserve">for testing, </w:t>
      </w:r>
    </w:p>
    <w:p w14:paraId="3D7F9D7E" w14:textId="77777777" w:rsidR="00E4411D" w:rsidRDefault="00147FBA" w:rsidP="004D5EED">
      <w:pPr>
        <w:pStyle w:val="ListParagraph"/>
        <w:numPr>
          <w:ilvl w:val="0"/>
          <w:numId w:val="38"/>
        </w:numPr>
        <w:rPr>
          <w:lang w:val="en-US"/>
        </w:rPr>
      </w:pPr>
      <w:r w:rsidRPr="00E4411D">
        <w:rPr>
          <w:lang w:val="en-US"/>
        </w:rPr>
        <w:t xml:space="preserve">the </w:t>
      </w:r>
      <w:r w:rsidR="00B53C45" w:rsidRPr="00E4411D">
        <w:rPr>
          <w:lang w:val="en-US"/>
        </w:rPr>
        <w:t xml:space="preserve">resources and schedule required to complete testing, and </w:t>
      </w:r>
    </w:p>
    <w:p w14:paraId="63C9C8CE" w14:textId="77777777" w:rsidR="00147FBA" w:rsidRPr="00E4411D" w:rsidRDefault="00B53C45" w:rsidP="004D5EED">
      <w:pPr>
        <w:pStyle w:val="ListParagraph"/>
        <w:numPr>
          <w:ilvl w:val="0"/>
          <w:numId w:val="38"/>
        </w:numPr>
        <w:rPr>
          <w:lang w:val="en-US"/>
        </w:rPr>
      </w:pPr>
      <w:r w:rsidRPr="00E4411D">
        <w:rPr>
          <w:lang w:val="en-US"/>
        </w:rPr>
        <w:t>the risks associated with the plan.</w:t>
      </w:r>
      <w:r w:rsidR="00882503" w:rsidRPr="00E4411D">
        <w:rPr>
          <w:lang w:val="en-US"/>
        </w:rPr>
        <w:t xml:space="preserve"> </w:t>
      </w:r>
    </w:p>
    <w:p w14:paraId="4F298577" w14:textId="77777777"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06F1FF06"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0CD14606" w14:textId="77777777" w:rsidR="00E4411D" w:rsidRPr="00E4411D" w:rsidRDefault="00882503" w:rsidP="004D5EED">
      <w:pPr>
        <w:pStyle w:val="ListParagraph"/>
        <w:numPr>
          <w:ilvl w:val="0"/>
          <w:numId w:val="41"/>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3781A89" w14:textId="77777777" w:rsidR="00E4411D" w:rsidRDefault="00B53C45" w:rsidP="004D5EED">
      <w:pPr>
        <w:pStyle w:val="ListParagraph"/>
        <w:numPr>
          <w:ilvl w:val="0"/>
          <w:numId w:val="40"/>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419EE91D" w14:textId="77777777" w:rsidR="00E4411D" w:rsidRDefault="00B53C45" w:rsidP="004D5EED">
      <w:pPr>
        <w:pStyle w:val="ListParagraph"/>
        <w:numPr>
          <w:ilvl w:val="0"/>
          <w:numId w:val="40"/>
        </w:numPr>
        <w:rPr>
          <w:lang w:val="en-US"/>
        </w:rPr>
      </w:pPr>
      <w:r w:rsidRPr="00E4411D">
        <w:rPr>
          <w:lang w:val="en-US"/>
        </w:rPr>
        <w:t xml:space="preserve">DWAN User </w:t>
      </w:r>
      <w:r w:rsidR="00882503" w:rsidRPr="00E4411D">
        <w:rPr>
          <w:lang w:val="en-US"/>
        </w:rPr>
        <w:t xml:space="preserve">Manual.  </w:t>
      </w:r>
    </w:p>
    <w:p w14:paraId="0861D43B" w14:textId="77777777"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C1794FB"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1FBB27D8"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69F447F5"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5B796E93"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00967086">
        <w:rPr>
          <w:color w:val="252525"/>
          <w:lang w:val="en-US"/>
        </w:rPr>
        <w:t>:</w:t>
      </w:r>
    </w:p>
    <w:p w14:paraId="5C93DECF" w14:textId="77777777" w:rsidR="00967086" w:rsidRDefault="00D8582F" w:rsidP="004D5EED">
      <w:pPr>
        <w:pStyle w:val="ListParagraph"/>
        <w:numPr>
          <w:ilvl w:val="0"/>
          <w:numId w:val="42"/>
        </w:numPr>
        <w:rPr>
          <w:color w:val="252525"/>
          <w:lang w:val="en-US"/>
        </w:rPr>
      </w:pPr>
      <w:hyperlink r:id="rId45"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2FD78A22" w14:textId="167842FB" w:rsidR="00967086" w:rsidRPr="00967086" w:rsidRDefault="00D8582F" w:rsidP="004D5EED">
      <w:pPr>
        <w:pStyle w:val="ListParagraph"/>
        <w:numPr>
          <w:ilvl w:val="0"/>
          <w:numId w:val="42"/>
        </w:numPr>
        <w:rPr>
          <w:color w:val="252525"/>
          <w:lang w:val="en-US"/>
        </w:rPr>
      </w:pPr>
      <w:hyperlink r:id="rId46" w:history="1">
        <w:r w:rsidR="00967086" w:rsidRPr="00967086">
          <w:rPr>
            <w:rStyle w:val="Hyperlink"/>
            <w:lang w:val="en-US"/>
          </w:rPr>
          <w:t>https://github.com/DASISH/dwan</w:t>
        </w:r>
        <w:r w:rsidR="00940D6A">
          <w:rPr>
            <w:rStyle w:val="Hyperlink"/>
            <w:lang w:val="en-US"/>
          </w:rPr>
          <w:t>back-end</w:t>
        </w:r>
      </w:hyperlink>
      <w:r w:rsidR="00F83C55">
        <w:rPr>
          <w:color w:val="252525"/>
          <w:lang w:val="en-US"/>
        </w:rPr>
        <w:t xml:space="preserve"> .</w:t>
      </w:r>
      <w:r w:rsidR="00967086" w:rsidRPr="00967086">
        <w:rPr>
          <w:color w:val="252525"/>
          <w:lang w:val="en-US"/>
        </w:rPr>
        <w:t xml:space="preserve">  </w:t>
      </w:r>
    </w:p>
    <w:p w14:paraId="7ADB1982" w14:textId="77777777" w:rsidR="00967086" w:rsidRPr="00967086" w:rsidRDefault="00967086" w:rsidP="00967086">
      <w:pPr>
        <w:pStyle w:val="ListParagraph"/>
        <w:ind w:left="644" w:firstLine="0"/>
        <w:rPr>
          <w:color w:val="252525"/>
          <w:lang w:val="en-US"/>
        </w:rPr>
      </w:pPr>
    </w:p>
    <w:p w14:paraId="426E844A"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47" w:history="1">
        <w:r>
          <w:rPr>
            <w:color w:val="0000E9"/>
            <w:u w:val="single" w:color="0000E9"/>
            <w:lang w:val="en-US"/>
          </w:rPr>
          <w:t>https://github.com/DASISH/dwan-testing/tree/master/scripts</w:t>
        </w:r>
      </w:hyperlink>
      <w:r>
        <w:rPr>
          <w:lang w:val="en-US"/>
        </w:rPr>
        <w:t>).</w:t>
      </w:r>
    </w:p>
    <w:p w14:paraId="24D5F2A9" w14:textId="77777777" w:rsidR="00882503" w:rsidRPr="00B53C45" w:rsidRDefault="00882503" w:rsidP="006C0835">
      <w:pPr>
        <w:rPr>
          <w:rFonts w:cs="ArialMT"/>
          <w:color w:val="000000"/>
          <w:lang w:val="en-US"/>
        </w:rPr>
      </w:pPr>
    </w:p>
    <w:p w14:paraId="3ECB06D3" w14:textId="77777777" w:rsidR="00E8265E" w:rsidRDefault="00E8265E" w:rsidP="006842AB">
      <w:pPr>
        <w:pStyle w:val="Heading1"/>
        <w:rPr>
          <w:rFonts w:eastAsia="Verdana Bold" w:hAnsi="Verdana Bold" w:cs="Verdana Bold"/>
          <w:u w:color="000000"/>
        </w:rPr>
      </w:pPr>
      <w:bookmarkStart w:id="46" w:name="_Toc276640549"/>
      <w:r>
        <w:rPr>
          <w:u w:color="000000"/>
        </w:rPr>
        <w:t>Social Sciences and Humanities: Results and Outlook</w:t>
      </w:r>
      <w:bookmarkEnd w:id="46"/>
    </w:p>
    <w:p w14:paraId="0DD1A6CB"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w:t>
      </w:r>
      <w:proofErr w:type="spellStart"/>
      <w:r>
        <w:rPr>
          <w:u w:color="000000"/>
        </w:rPr>
        <w:t>ANnotation</w:t>
      </w:r>
      <w:proofErr w:type="spellEnd"/>
      <w:r>
        <w:rPr>
          <w:u w:color="000000"/>
        </w:rPr>
        <w:t xml:space="preserve">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Default="00113DD9" w:rsidP="00113DD9">
      <w:pPr>
        <w:rPr>
          <w:u w:color="000000"/>
        </w:rPr>
      </w:pPr>
      <w:r>
        <w:rPr>
          <w:u w:color="000000"/>
        </w:rPr>
        <w:t xml:space="preserve">This review will comprise of three main elements: </w:t>
      </w:r>
    </w:p>
    <w:p w14:paraId="5E76F35D" w14:textId="77777777" w:rsidR="00113DD9" w:rsidRDefault="00113DD9" w:rsidP="004D5EED">
      <w:pPr>
        <w:pStyle w:val="ListParagraph"/>
        <w:numPr>
          <w:ilvl w:val="0"/>
          <w:numId w:val="43"/>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14632CE0" w14:textId="77777777" w:rsidR="00113DD9" w:rsidRPr="001347F2" w:rsidRDefault="00113DD9" w:rsidP="004D5EED">
      <w:pPr>
        <w:pStyle w:val="ListParagraph"/>
        <w:numPr>
          <w:ilvl w:val="0"/>
          <w:numId w:val="43"/>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6"/>
      </w:r>
      <w:r w:rsidRPr="001347F2">
        <w:rPr>
          <w:u w:color="000000"/>
        </w:rPr>
        <w:t xml:space="preserve"> in their report on crowd-sourcing in cultural heritage and the humanities; </w:t>
      </w:r>
    </w:p>
    <w:p w14:paraId="3BBD4B0B" w14:textId="77777777" w:rsidR="00113DD9" w:rsidRPr="001347F2" w:rsidRDefault="00113DD9" w:rsidP="004D5EED">
      <w:pPr>
        <w:pStyle w:val="ListParagraph"/>
        <w:numPr>
          <w:ilvl w:val="0"/>
          <w:numId w:val="43"/>
        </w:numPr>
        <w:ind w:left="1020" w:hanging="510"/>
        <w:rPr>
          <w:u w:color="000000"/>
        </w:rPr>
      </w:pPr>
      <w:r w:rsidRPr="001347F2">
        <w:rPr>
          <w:u w:color="000000"/>
        </w:rPr>
        <w:t>and a set of user scenarios based on this analysis.</w:t>
      </w:r>
    </w:p>
    <w:p w14:paraId="67F4AB47" w14:textId="77777777" w:rsidR="00113DD9" w:rsidRPr="00E8265E" w:rsidRDefault="00113DD9" w:rsidP="00113DD9">
      <w:pPr>
        <w:pStyle w:val="Heading2"/>
      </w:pPr>
      <w:bookmarkStart w:id="47" w:name="_Toc274924426"/>
      <w:bookmarkStart w:id="48" w:name="_Toc276640550"/>
      <w:r w:rsidRPr="00E8265E">
        <w:t>List of annotation tools used by the HSS community</w:t>
      </w:r>
      <w:bookmarkEnd w:id="47"/>
      <w:bookmarkEnd w:id="48"/>
    </w:p>
    <w:p w14:paraId="305BAB2B" w14:textId="77777777" w:rsidR="00113DD9" w:rsidRDefault="00113DD9" w:rsidP="00113DD9">
      <w:pPr>
        <w:rPr>
          <w:u w:color="000000"/>
        </w:rPr>
      </w:pPr>
      <w:r>
        <w:rPr>
          <w:u w:color="000000"/>
        </w:rPr>
        <w:t xml:space="preserve">The list of more than 50 tools has been generated from a simple search using the keyword </w:t>
      </w:r>
      <w:proofErr w:type="spellStart"/>
      <w:r>
        <w:rPr>
          <w:u w:color="000000"/>
        </w:rPr>
        <w:t>annot</w:t>
      </w:r>
      <w:proofErr w:type="spellEnd"/>
      <w:r>
        <w:rPr>
          <w:u w:color="000000"/>
        </w:rPr>
        <w: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7"/>
      </w:r>
    </w:p>
    <w:p w14:paraId="47C26B6F" w14:textId="77777777" w:rsidR="00113DD9" w:rsidRPr="00C40D7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proofErr w:type="spellStart"/>
      <w:r w:rsidRPr="00FE7F47">
        <w:rPr>
          <w:i/>
        </w:rPr>
        <w:t>ANNotation</w:t>
      </w:r>
      <w:proofErr w:type="spellEnd"/>
      <w:r w:rsidRPr="00FE7F47">
        <w:rPr>
          <w:i/>
        </w:rPr>
        <w:t xml:space="preserve">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w:t>
      </w:r>
      <w:proofErr w:type="spellStart"/>
      <w:r w:rsidRPr="00C40D7B">
        <w:t>referentiality</w:t>
      </w:r>
      <w:proofErr w:type="spellEnd"/>
      <w:r w:rsidRPr="00C40D7B">
        <w:t>,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w:t>
      </w:r>
      <w:proofErr w:type="spellStart"/>
      <w:r w:rsidRPr="00C40D7B">
        <w:t>EXMARaLDA</w:t>
      </w:r>
      <w:proofErr w:type="spellEnd"/>
      <w:r w:rsidRPr="00C40D7B">
        <w:t>, ELAN, annotate/</w:t>
      </w:r>
      <w:proofErr w:type="spellStart"/>
      <w:r w:rsidRPr="00C40D7B">
        <w:t>Synpathy</w:t>
      </w:r>
      <w:proofErr w:type="spellEnd"/>
      <w:r w:rsidRPr="00C40D7B">
        <w:t xml:space="preserve">, MMAX, </w:t>
      </w:r>
      <w:proofErr w:type="spellStart"/>
      <w:r w:rsidRPr="00C40D7B">
        <w:t>RSTTool</w:t>
      </w:r>
      <w:proofErr w:type="spellEnd"/>
      <w:r w:rsidRPr="00C40D7B">
        <w:t>), is mapped onto the encoding standard of the SFB, PAULA (</w:t>
      </w:r>
      <w:proofErr w:type="spellStart"/>
      <w:r w:rsidRPr="00C40D7B">
        <w:t>Potsdamer</w:t>
      </w:r>
      <w:proofErr w:type="spellEnd"/>
      <w:r w:rsidRPr="00C40D7B">
        <w:t xml:space="preserve"> </w:t>
      </w:r>
      <w:proofErr w:type="spellStart"/>
      <w:r w:rsidRPr="00C40D7B">
        <w:t>Austauschformat</w:t>
      </w:r>
      <w:proofErr w:type="spellEnd"/>
      <w:r w:rsidRPr="00C40D7B">
        <w:t xml:space="preserve"> </w:t>
      </w:r>
      <w:proofErr w:type="spellStart"/>
      <w:r w:rsidRPr="00C40D7B">
        <w:t>für</w:t>
      </w:r>
      <w:proofErr w:type="spellEnd"/>
      <w:r w:rsidRPr="00C40D7B">
        <w:t xml:space="preserve"> </w:t>
      </w:r>
      <w:proofErr w:type="spellStart"/>
      <w:r w:rsidRPr="00C40D7B">
        <w:t>Linguistische</w:t>
      </w:r>
      <w:proofErr w:type="spellEnd"/>
      <w:r w:rsidRPr="00C40D7B">
        <w:t xml:space="preserv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8F0CAD">
        <w:rPr>
          <w:i/>
          <w:u w:color="000000"/>
        </w:rPr>
        <w:t>Bibliopedia</w:t>
      </w:r>
      <w:proofErr w:type="spellEnd"/>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 xml:space="preserve">We envisage </w:t>
      </w:r>
      <w:proofErr w:type="spellStart"/>
      <w:r w:rsidRPr="008F0CAD">
        <w:rPr>
          <w:u w:color="000000"/>
        </w:rPr>
        <w:t>Bibliopedia</w:t>
      </w:r>
      <w:proofErr w:type="spellEnd"/>
      <w:r w:rsidRPr="008F0CAD">
        <w:rPr>
          <w:u w:color="000000"/>
        </w:rPr>
        <w:t xml:space="preserve">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w:t>
      </w:r>
      <w:proofErr w:type="spellStart"/>
      <w:r w:rsidRPr="008F0CAD">
        <w:rPr>
          <w:u w:color="000000"/>
        </w:rPr>
        <w:t>Bibliopedia</w:t>
      </w:r>
      <w:proofErr w:type="spellEnd"/>
      <w:r w:rsidRPr="008F0CAD">
        <w:rPr>
          <w:u w:color="000000"/>
        </w:rPr>
        <w:t xml:space="preserve">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w:t>
      </w:r>
      <w:proofErr w:type="spellStart"/>
      <w:r w:rsidRPr="008F0CAD">
        <w:rPr>
          <w:u w:color="000000"/>
        </w:rPr>
        <w:t>Bibliopedia</w:t>
      </w:r>
      <w:proofErr w:type="spellEnd"/>
      <w:r w:rsidRPr="008F0CAD">
        <w:rPr>
          <w:u w:color="000000"/>
        </w:rPr>
        <w:t xml:space="preserve"> will generate custom bibliographies and visualizations based on search results, facilitating a wide variety of scholarly inquiry and discovery. Most importantly, </w:t>
      </w:r>
      <w:proofErr w:type="spellStart"/>
      <w:r w:rsidRPr="008F0CAD">
        <w:rPr>
          <w:u w:color="000000"/>
        </w:rPr>
        <w:t>Bibliopedia</w:t>
      </w:r>
      <w:proofErr w:type="spellEnd"/>
      <w:r w:rsidRPr="008F0CAD">
        <w:rPr>
          <w:u w:color="000000"/>
        </w:rPr>
        <w:t xml:space="preserve"> is designed for ease of use, so as to substantially broaden participation to attract the largest possible range of humanities scholars as its user base, in particular scholars who do not normally use digital tools.  </w:t>
      </w:r>
      <w:proofErr w:type="spellStart"/>
      <w:r w:rsidRPr="008F0CAD">
        <w:rPr>
          <w:u w:color="000000"/>
        </w:rPr>
        <w:t>Bibliopedia</w:t>
      </w:r>
      <w:proofErr w:type="spellEnd"/>
      <w:r w:rsidRPr="008F0CAD">
        <w:rPr>
          <w:u w:color="000000"/>
        </w:rPr>
        <w:t xml:space="preserve"> provides a </w:t>
      </w:r>
      <w:proofErr w:type="spellStart"/>
      <w:r w:rsidRPr="008F0CAD">
        <w:rPr>
          <w:u w:color="000000"/>
        </w:rPr>
        <w:t>RESTful</w:t>
      </w:r>
      <w:proofErr w:type="spellEnd"/>
      <w:r w:rsidRPr="008F0CAD">
        <w:rPr>
          <w:u w:color="000000"/>
        </w:rPr>
        <w:t xml:space="preserve"> API, SPARQL queries, linked data, </w:t>
      </w:r>
      <w:proofErr w:type="spellStart"/>
      <w:r w:rsidRPr="008F0CAD">
        <w:rPr>
          <w:u w:color="000000"/>
        </w:rPr>
        <w:t>Zotero</w:t>
      </w:r>
      <w:proofErr w:type="spellEnd"/>
      <w:r w:rsidRPr="008F0CAD">
        <w:rPr>
          <w:u w:color="000000"/>
        </w:rPr>
        <w:t xml:space="preserve">-compatibility, and many other features. Built with Drupal 7, available on </w:t>
      </w:r>
      <w:proofErr w:type="spellStart"/>
      <w:r w:rsidRPr="008F0CAD">
        <w:rPr>
          <w:u w:color="000000"/>
        </w:rPr>
        <w:t>github</w:t>
      </w:r>
      <w:proofErr w:type="spellEnd"/>
      <w:r w:rsidRPr="008F0CAD">
        <w:rPr>
          <w:u w:color="000000"/>
        </w:rPr>
        <w:t xml:space="preserve">, and served from the cloud for scalability, portability, and reliability, </w:t>
      </w:r>
      <w:proofErr w:type="spellStart"/>
      <w:r w:rsidRPr="008F0CAD">
        <w:rPr>
          <w:u w:color="000000"/>
        </w:rPr>
        <w:t>Bibliopedia</w:t>
      </w:r>
      <w:proofErr w:type="spellEnd"/>
      <w:r w:rsidRPr="008F0CAD">
        <w:rPr>
          <w:u w:color="000000"/>
        </w:rPr>
        <w:t xml:space="preserve"> is open to interested academics and libraries who would like to see what their metadata looks like on the semantic web.</w:t>
      </w:r>
    </w:p>
    <w:p w14:paraId="1247928B" w14:textId="2C5E4C76"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7D31D1">
        <w:rPr>
          <w:bCs/>
          <w:i/>
          <w:u w:color="000000"/>
          <w:lang w:val="de-DE"/>
        </w:rPr>
        <w:t>LitBlitz</w:t>
      </w:r>
      <w:proofErr w:type="spellEnd"/>
      <w:r w:rsidRPr="007D31D1">
        <w:rPr>
          <w:bCs/>
          <w:i/>
          <w:u w:color="000000"/>
          <w:lang w:val="de-DE"/>
        </w:rPr>
        <w:t xml:space="preserve"> </w:t>
      </w:r>
      <w:proofErr w:type="spellStart"/>
      <w:r w:rsidRPr="007D31D1">
        <w:rPr>
          <w:bCs/>
          <w:i/>
          <w:u w:color="000000"/>
          <w:lang w:val="de-DE"/>
        </w:rPr>
        <w:t>Literature</w:t>
      </w:r>
      <w:proofErr w:type="spellEnd"/>
      <w:r w:rsidRPr="007D31D1">
        <w:rPr>
          <w:bCs/>
          <w:i/>
          <w:u w:color="000000"/>
          <w:lang w:val="de-DE"/>
        </w:rPr>
        <w:t xml:space="preserve"> Notes Manager </w:t>
      </w:r>
      <w:r w:rsidRPr="007D31D1">
        <w:rPr>
          <w:u w:color="000000"/>
        </w:rPr>
        <w:t xml:space="preserve">is free web-based beta software that aims to improve how students and researchers manage their notes for literature reviews, assignment research and more. With </w:t>
      </w:r>
      <w:proofErr w:type="spellStart"/>
      <w:r w:rsidRPr="007D31D1">
        <w:rPr>
          <w:u w:color="000000"/>
        </w:rPr>
        <w:t>LitBlitz</w:t>
      </w:r>
      <w:proofErr w:type="spellEnd"/>
      <w:r w:rsidRPr="007D31D1">
        <w:rPr>
          <w:u w:color="000000"/>
        </w:rPr>
        <w:t xml:space="preserve">,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w:t>
      </w:r>
      <w:proofErr w:type="spellStart"/>
      <w:r w:rsidRPr="007D31D1">
        <w:rPr>
          <w:u w:color="000000"/>
        </w:rPr>
        <w:t>LitBlitz</w:t>
      </w:r>
      <w:proofErr w:type="spellEnd"/>
      <w:r w:rsidRPr="007D31D1">
        <w:rPr>
          <w:u w:color="000000"/>
        </w:rPr>
        <w:t xml:space="preserve"> was designed from the ground-up to solve problems other annotation and </w:t>
      </w:r>
      <w:proofErr w:type="spellStart"/>
      <w:r w:rsidRPr="007D31D1">
        <w:rPr>
          <w:u w:color="000000"/>
        </w:rPr>
        <w:t>notetaking</w:t>
      </w:r>
      <w:proofErr w:type="spellEnd"/>
      <w:r w:rsidRPr="007D31D1">
        <w:rPr>
          <w:u w:color="000000"/>
        </w:rPr>
        <w:t xml:space="preserve"> services haven't looked at or have solved poorly. It's is different from popular </w:t>
      </w:r>
      <w:proofErr w:type="spellStart"/>
      <w:r w:rsidRPr="007D31D1">
        <w:rPr>
          <w:u w:color="000000"/>
        </w:rPr>
        <w:t>notetaking</w:t>
      </w:r>
      <w:proofErr w:type="spellEnd"/>
      <w:r w:rsidRPr="007D31D1">
        <w:rPr>
          <w:u w:color="000000"/>
        </w:rPr>
        <w:t xml:space="preserve"> and archiving software</w:t>
      </w:r>
      <w:r w:rsidR="00F83C55">
        <w:rPr>
          <w:u w:color="000000"/>
        </w:rPr>
        <w:t xml:space="preserve"> l</w:t>
      </w:r>
      <w:r w:rsidRPr="007D31D1">
        <w:rPr>
          <w:u w:color="000000"/>
        </w:rPr>
        <w:t xml:space="preserve">ike </w:t>
      </w:r>
      <w:proofErr w:type="spellStart"/>
      <w:r w:rsidRPr="007D31D1">
        <w:rPr>
          <w:u w:color="000000"/>
        </w:rPr>
        <w:t>Evernote</w:t>
      </w:r>
      <w:proofErr w:type="spellEnd"/>
      <w:r w:rsidRPr="007D31D1">
        <w:rPr>
          <w:u w:color="000000"/>
        </w:rPr>
        <w:t xml:space="preserv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5ECDA2D4"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331A99">
        <w:rPr>
          <w:i/>
          <w:u w:color="000000"/>
        </w:rPr>
        <w:t>MapHub</w:t>
      </w:r>
      <w:proofErr w:type="spellEnd"/>
      <w:r w:rsidRPr="00331A99">
        <w:rPr>
          <w:u w:color="000000"/>
        </w:rPr>
        <w:t xml:space="preserve"> is an online application for exploring and annotating digitized, high-resolution historic maps. All user-contributed annotations are shared via the </w:t>
      </w:r>
      <w:proofErr w:type="spellStart"/>
      <w:r w:rsidRPr="00331A99">
        <w:rPr>
          <w:u w:color="000000"/>
        </w:rPr>
        <w:t>Maphub</w:t>
      </w:r>
      <w:proofErr w:type="spellEnd"/>
      <w:r w:rsidRPr="00331A99">
        <w:rPr>
          <w:u w:color="000000"/>
        </w:rPr>
        <w:t xml:space="preserve"> Open Annotation API.</w:t>
      </w:r>
    </w:p>
    <w:p w14:paraId="11EC9209"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3BAB0FC7"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C24C25">
        <w:rPr>
          <w:i/>
          <w:u w:color="000000"/>
        </w:rPr>
        <w:t>PundIt</w:t>
      </w:r>
      <w:proofErr w:type="spellEnd"/>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2C891B16"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C124CB">
        <w:rPr>
          <w:i/>
          <w:u w:color="000000"/>
        </w:rPr>
        <w:t>UVic</w:t>
      </w:r>
      <w:proofErr w:type="spellEnd"/>
      <w:r w:rsidRPr="00C124CB">
        <w:rPr>
          <w:i/>
          <w:u w:color="000000"/>
        </w:rPr>
        <w:t xml:space="preserve"> Image </w:t>
      </w:r>
      <w:proofErr w:type="spellStart"/>
      <w:r w:rsidRPr="00C124CB">
        <w:rPr>
          <w:i/>
          <w:u w:color="000000"/>
        </w:rPr>
        <w:t>Markup</w:t>
      </w:r>
      <w:proofErr w:type="spellEnd"/>
      <w:r w:rsidRPr="00C124CB">
        <w:rPr>
          <w:i/>
          <w:u w:color="000000"/>
        </w:rPr>
        <w:t xml:space="preserve">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w:t>
      </w:r>
      <w:proofErr w:type="spellStart"/>
      <w:r w:rsidRPr="00C124CB">
        <w:rPr>
          <w:u w:color="000000"/>
        </w:rPr>
        <w:t>markup</w:t>
      </w:r>
      <w:proofErr w:type="spellEnd"/>
      <w:r w:rsidRPr="00C124CB">
        <w:rPr>
          <w:u w:color="000000"/>
        </w:rPr>
        <w:t xml:space="preserve">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w:t>
      </w:r>
      <w:proofErr w:type="spellStart"/>
      <w:r w:rsidRPr="00C124CB">
        <w:rPr>
          <w:u w:color="000000"/>
        </w:rPr>
        <w:t>markup</w:t>
      </w:r>
      <w:proofErr w:type="spellEnd"/>
      <w:r w:rsidRPr="00C124CB">
        <w:rPr>
          <w:u w:color="000000"/>
        </w:rPr>
        <w:t xml:space="preserve"> notes and annotations </w:t>
      </w:r>
      <w:r>
        <w:rPr>
          <w:u w:color="000000"/>
        </w:rPr>
        <w:t xml:space="preserve">that </w:t>
      </w:r>
      <w:r w:rsidRPr="00C124CB">
        <w:rPr>
          <w:u w:color="000000"/>
        </w:rPr>
        <w:t xml:space="preserve">are visually represented on the image. The tool allows knowledgeable TEI users to add additional TEI </w:t>
      </w:r>
      <w:proofErr w:type="spellStart"/>
      <w:r w:rsidRPr="00C124CB">
        <w:rPr>
          <w:u w:color="000000"/>
        </w:rPr>
        <w:t>markup</w:t>
      </w:r>
      <w:proofErr w:type="spellEnd"/>
      <w:r w:rsidRPr="00C124CB">
        <w:rPr>
          <w:u w:color="000000"/>
        </w:rPr>
        <w:t xml:space="preserve"> tags to their annotations. The tool can handle multiple images in one file. Amongst the tool’s disadvantages is that </w:t>
      </w:r>
      <w:r w:rsidRPr="00C124CB">
        <w:rPr>
          <w:u w:color="000000"/>
          <w:lang w:val="da-DK"/>
        </w:rPr>
        <w:t>e</w:t>
      </w:r>
      <w:proofErr w:type="spellStart"/>
      <w:r w:rsidRPr="00C124CB">
        <w:rPr>
          <w:u w:color="000000"/>
        </w:rPr>
        <w:t>diting</w:t>
      </w:r>
      <w:proofErr w:type="spellEnd"/>
      <w:r w:rsidRPr="00C124CB">
        <w:rPr>
          <w:u w:color="000000"/>
        </w:rPr>
        <w:t xml:space="preserve"> done to Image </w:t>
      </w:r>
      <w:proofErr w:type="spellStart"/>
      <w:r w:rsidRPr="00C124CB">
        <w:rPr>
          <w:u w:color="000000"/>
        </w:rPr>
        <w:t>Markup's</w:t>
      </w:r>
      <w:proofErr w:type="spellEnd"/>
      <w:r w:rsidRPr="00C124CB">
        <w:rPr>
          <w:u w:color="000000"/>
        </w:rPr>
        <w:t xml:space="preserve"> XML files in an external editor may not be preserved. </w:t>
      </w:r>
      <w:bookmarkStart w:id="49" w:name="_GoBack"/>
      <w:bookmarkEnd w:id="49"/>
    </w:p>
    <w:p w14:paraId="22E0F402"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 xml:space="preserve">irtual </w:t>
      </w:r>
      <w:proofErr w:type="spellStart"/>
      <w:r w:rsidRPr="00C124CB">
        <w:rPr>
          <w:bCs/>
          <w:i/>
          <w:u w:color="000000"/>
        </w:rPr>
        <w:t>Lightbox</w:t>
      </w:r>
      <w:proofErr w:type="spellEnd"/>
      <w:r w:rsidRPr="00C124CB">
        <w:rPr>
          <w:bCs/>
          <w:i/>
          <w:u w:color="000000"/>
        </w:rPr>
        <w:t xml:space="preserve">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312603">
        <w:rPr>
          <w:i/>
          <w:u w:color="000000"/>
        </w:rPr>
        <w:t>WebLicht</w:t>
      </w:r>
      <w:proofErr w:type="spellEnd"/>
      <w:r w:rsidRPr="00312603">
        <w:rPr>
          <w:i/>
          <w:u w:color="000000"/>
        </w:rPr>
        <w:t xml:space="preserve"> </w:t>
      </w:r>
      <w:r w:rsidRPr="00C124CB">
        <w:rPr>
          <w:u w:color="000000"/>
        </w:rPr>
        <w:t xml:space="preserve">is a service-oriented architecture (SOA) for creating annotated text corpora. Development started in October 2008 as part of CLARIN-D's predecessor project D-SPIN, and further development and enhancement of </w:t>
      </w:r>
      <w:proofErr w:type="spellStart"/>
      <w:r w:rsidRPr="00C124CB">
        <w:rPr>
          <w:u w:color="000000"/>
        </w:rPr>
        <w:t>WebLicht</w:t>
      </w:r>
      <w:proofErr w:type="spellEnd"/>
      <w:r w:rsidRPr="00C124CB">
        <w:rPr>
          <w:u w:color="000000"/>
        </w:rPr>
        <w:t xml:space="preserve"> is an important goal of CLARIN-D, aiming to make </w:t>
      </w:r>
      <w:proofErr w:type="spellStart"/>
      <w:r w:rsidRPr="00C124CB">
        <w:rPr>
          <w:u w:color="000000"/>
        </w:rPr>
        <w:t>WebLicht</w:t>
      </w:r>
      <w:proofErr w:type="spellEnd"/>
      <w:r w:rsidRPr="00C124CB">
        <w:rPr>
          <w:u w:color="000000"/>
        </w:rPr>
        <w:t xml:space="preserve"> a fully-functional virtual research environment. </w:t>
      </w:r>
      <w:proofErr w:type="spellStart"/>
      <w:r w:rsidRPr="00C124CB">
        <w:rPr>
          <w:u w:color="000000"/>
        </w:rPr>
        <w:t>WebLicht</w:t>
      </w:r>
      <w:proofErr w:type="spellEnd"/>
      <w:r w:rsidRPr="00C124CB">
        <w:rPr>
          <w:u w:color="000000"/>
        </w:rPr>
        <w:t xml:space="preserve"> employs chains of </w:t>
      </w:r>
      <w:proofErr w:type="spellStart"/>
      <w:r w:rsidRPr="00C124CB">
        <w:rPr>
          <w:u w:color="000000"/>
        </w:rPr>
        <w:t>RESTful</w:t>
      </w:r>
      <w:proofErr w:type="spellEnd"/>
      <w:r w:rsidRPr="00C124CB">
        <w:rPr>
          <w:u w:color="000000"/>
        </w:rPr>
        <w:t xml:space="preserve">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w:t>
      </w:r>
      <w:proofErr w:type="spellStart"/>
      <w:r w:rsidRPr="00C124CB">
        <w:rPr>
          <w:u w:color="000000"/>
        </w:rPr>
        <w:t>tokenizer</w:t>
      </w:r>
      <w:proofErr w:type="spellEnd"/>
      <w:r w:rsidRPr="00C124CB">
        <w:rPr>
          <w:u w:color="000000"/>
        </w:rPr>
        <w:t xml:space="preserve">, a tagger, or a parser. Translation between the input format specific to some tool and the </w:t>
      </w:r>
      <w:proofErr w:type="spellStart"/>
      <w:r w:rsidRPr="00C124CB">
        <w:rPr>
          <w:u w:color="000000"/>
        </w:rPr>
        <w:t>WebLicht</w:t>
      </w:r>
      <w:proofErr w:type="spellEnd"/>
      <w:r w:rsidRPr="00C124CB">
        <w:rPr>
          <w:u w:color="000000"/>
        </w:rPr>
        <w:t xml:space="preserve"> information interchange format TCF (see below) is performed by a web service wrapper. Each web service adds at least one layer of annotation encompassing the work of the tool encapsulated by that service. The output of a chain of </w:t>
      </w:r>
      <w:proofErr w:type="spellStart"/>
      <w:r w:rsidRPr="00C124CB">
        <w:rPr>
          <w:u w:color="000000"/>
        </w:rPr>
        <w:t>WebLicht</w:t>
      </w:r>
      <w:proofErr w:type="spellEnd"/>
      <w:r w:rsidRPr="00C124CB">
        <w:rPr>
          <w:u w:color="000000"/>
        </w:rPr>
        <w:t xml:space="preserve"> ser</w:t>
      </w:r>
      <w:r>
        <w:rPr>
          <w:u w:color="000000"/>
        </w:rPr>
        <w:t>vices is an automatically analys</w:t>
      </w:r>
      <w:r w:rsidRPr="00C124CB">
        <w:rPr>
          <w:u w:color="000000"/>
        </w:rPr>
        <w:t xml:space="preserve">ed corpus in the form of an XML document. </w:t>
      </w:r>
      <w:r>
        <w:rPr>
          <w:u w:color="000000"/>
        </w:rPr>
        <w:t>E</w:t>
      </w:r>
      <w:r w:rsidRPr="00C124CB">
        <w:rPr>
          <w:u w:color="000000"/>
        </w:rPr>
        <w:t xml:space="preserve">ach </w:t>
      </w:r>
      <w:proofErr w:type="spellStart"/>
      <w:r w:rsidRPr="00C124CB">
        <w:rPr>
          <w:u w:color="000000"/>
        </w:rPr>
        <w:t>WebLicht</w:t>
      </w:r>
      <w:proofErr w:type="spellEnd"/>
      <w:r w:rsidRPr="00C124CB">
        <w:rPr>
          <w:u w:color="000000"/>
        </w:rPr>
        <w:t xml:space="preserve">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w:t>
      </w:r>
      <w:proofErr w:type="spellStart"/>
      <w:r>
        <w:rPr>
          <w:u w:color="000000"/>
        </w:rPr>
        <w:t>Negra</w:t>
      </w:r>
      <w:proofErr w:type="spellEnd"/>
      <w:r>
        <w:rPr>
          <w:u w:color="000000"/>
        </w:rPr>
        <w:t xml:space="preserve">, Paula, or </w:t>
      </w:r>
      <w:proofErr w:type="spellStart"/>
      <w:r>
        <w:rPr>
          <w:u w:color="000000"/>
        </w:rPr>
        <w:t>TüBa</w:t>
      </w:r>
      <w:proofErr w:type="spellEnd"/>
      <w:r>
        <w:rPr>
          <w:u w:color="000000"/>
        </w:rPr>
        <w:t xml:space="preserve">-D/Z. Moreover, </w:t>
      </w:r>
      <w:r w:rsidRPr="00C124CB">
        <w:rPr>
          <w:u w:color="000000"/>
        </w:rPr>
        <w:t xml:space="preserve">format-specific converters allow interchange between them. </w:t>
      </w:r>
      <w:proofErr w:type="spellStart"/>
      <w:r w:rsidRPr="00C124CB">
        <w:rPr>
          <w:u w:color="000000"/>
        </w:rPr>
        <w:t>WebLicht</w:t>
      </w:r>
      <w:proofErr w:type="spellEnd"/>
      <w:r w:rsidRPr="00C124CB">
        <w:rPr>
          <w:u w:color="000000"/>
        </w:rPr>
        <w:t xml:space="preserve"> can be accessed only with a valid DFN-AAI/Shibboleth-based account or a local </w:t>
      </w:r>
      <w:proofErr w:type="spellStart"/>
      <w:r w:rsidRPr="00C124CB">
        <w:rPr>
          <w:u w:color="000000"/>
        </w:rPr>
        <w:t>Tübingen</w:t>
      </w:r>
      <w:proofErr w:type="spellEnd"/>
      <w:r w:rsidRPr="00C124CB">
        <w:rPr>
          <w:u w:color="000000"/>
        </w:rPr>
        <w:t xml:space="preserve"> account. </w:t>
      </w:r>
    </w:p>
    <w:p w14:paraId="641A7C50" w14:textId="77777777" w:rsidR="00113DD9" w:rsidRPr="00DA63D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proofErr w:type="spellStart"/>
      <w:r w:rsidRPr="00DA63DB">
        <w:rPr>
          <w:i/>
          <w:u w:color="000000"/>
        </w:rPr>
        <w:t>Zotero</w:t>
      </w:r>
      <w:proofErr w:type="spellEnd"/>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proofErr w:type="spellStart"/>
      <w:r w:rsidRPr="00DA63DB">
        <w:rPr>
          <w:u w:color="000000"/>
        </w:rPr>
        <w:t>Zotero</w:t>
      </w:r>
      <w:proofErr w:type="spellEnd"/>
      <w:r w:rsidRPr="00DA63DB">
        <w:rPr>
          <w:u w:color="000000"/>
        </w:rPr>
        <w:t xml:space="preserve"> is primarily available as a Firefox plug-in, but is now also available </w:t>
      </w:r>
      <w:r>
        <w:rPr>
          <w:u w:color="000000"/>
        </w:rPr>
        <w:t>as</w:t>
      </w:r>
      <w:r w:rsidRPr="00DA63DB">
        <w:rPr>
          <w:u w:color="000000"/>
        </w:rPr>
        <w:t xml:space="preserve"> a stand-alone version with connectors to other browsers. </w:t>
      </w:r>
      <w:proofErr w:type="spellStart"/>
      <w:r w:rsidRPr="00DA63DB">
        <w:rPr>
          <w:u w:color="000000"/>
        </w:rPr>
        <w:t>Zotero</w:t>
      </w:r>
      <w:proofErr w:type="spellEnd"/>
      <w:r w:rsidRPr="00DA63DB">
        <w:rPr>
          <w:u w:color="000000"/>
        </w:rPr>
        <w:t xml:space="preserve"> also allows students to automatically create Works Cited pages by drawing on the sources used in a document.</w:t>
      </w:r>
    </w:p>
    <w:p w14:paraId="671FF987" w14:textId="77777777"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50B4A288"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3CCC2A3A" w14:textId="77777777" w:rsidR="007825C4" w:rsidRPr="008B0FC6" w:rsidRDefault="007825C4" w:rsidP="006842AB">
      <w:pPr>
        <w:pStyle w:val="Heading2"/>
      </w:pPr>
      <w:bookmarkStart w:id="50" w:name="_Toc276640551"/>
      <w:r w:rsidRPr="008B0FC6">
        <w:t>Functionality mapping</w:t>
      </w:r>
      <w:bookmarkEnd w:id="50"/>
    </w:p>
    <w:p w14:paraId="7F7CBF58" w14:textId="245F6F8A" w:rsidR="00113DD9" w:rsidRDefault="0008365B" w:rsidP="00113DD9">
      <w:pPr>
        <w:rPr>
          <w:u w:color="000000"/>
        </w:rPr>
      </w:pPr>
      <w:r>
        <w:t>The DWAN framework is designed for use with different client tools that can share annotations</w:t>
      </w:r>
      <w:r w:rsidR="00113DD9">
        <w:t xml:space="preserve">. These tools are listed </w:t>
      </w:r>
      <w:r w:rsidR="00113DD9" w:rsidRPr="00E72F26">
        <w:fldChar w:fldCharType="begin"/>
      </w:r>
      <w:r w:rsidR="00113DD9" w:rsidRPr="00E72F26">
        <w:instrText xml:space="preserve"> REF _Ref274313468 \h </w:instrText>
      </w:r>
      <w:r w:rsidR="00113DD9" w:rsidRPr="00E72F26">
        <w:fldChar w:fldCharType="separate"/>
      </w:r>
      <w:r w:rsidR="00113DD9">
        <w:t xml:space="preserve">Table </w:t>
      </w:r>
      <w:r w:rsidR="00113DD9">
        <w:rPr>
          <w:noProof/>
        </w:rPr>
        <w:t>9</w:t>
      </w:r>
      <w:r w:rsidR="00113DD9" w:rsidRPr="00E72F26">
        <w:fldChar w:fldCharType="end"/>
      </w:r>
      <w:r w:rsidR="00113DD9"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00113DD9" w:rsidRPr="00E72F26">
        <w:footnoteReference w:id="28"/>
      </w:r>
      <w:r w:rsidR="00113DD9" w:rsidRPr="00E72F26">
        <w:t xml:space="preserve">. In </w:t>
      </w:r>
      <w:r w:rsidR="00113DD9">
        <w:t>this</w:t>
      </w:r>
      <w:r w:rsidR="00113DD9" w:rsidRPr="00E72F26">
        <w:t xml:space="preserve"> report task types were identified as the following: mechanical, </w:t>
      </w:r>
      <w:proofErr w:type="spellStart"/>
      <w:r w:rsidR="00113DD9" w:rsidRPr="00E72F26">
        <w:t>configurational</w:t>
      </w:r>
      <w:proofErr w:type="spellEnd"/>
      <w:r w:rsidR="00113DD9" w:rsidRPr="00E72F26">
        <w:t xml:space="preserve">, editorial, synthetic, investigative, and creative. Most annotation tools </w:t>
      </w:r>
      <w:r w:rsidR="00113DD9">
        <w:t xml:space="preserve">fall into the categories of the </w:t>
      </w:r>
      <w:proofErr w:type="spellStart"/>
      <w:r w:rsidR="00113DD9" w:rsidRPr="00E72F26">
        <w:t>Configurational</w:t>
      </w:r>
      <w:proofErr w:type="spellEnd"/>
      <w:r w:rsidR="00113DD9" w:rsidRPr="00E72F26">
        <w:t xml:space="preserve"> or Editorial task types; a task is an activity that a user undertakes in order to create, process or modify a digital asset (i.e. geospatial, text, numerical or statistical information, sound, image, video, ephemera and intangible cultural heritage). The </w:t>
      </w:r>
      <w:proofErr w:type="spellStart"/>
      <w:r w:rsidR="00113DD9" w:rsidRPr="00E72F26">
        <w:t>Configurational</w:t>
      </w:r>
      <w:proofErr w:type="spellEnd"/>
      <w:r w:rsidR="00113DD9" w:rsidRPr="00E72F26">
        <w:t xml:space="preserve"> type covers tasks that involve identifying structural patterns or ‘configurations’ in information, rather than processing individual pieces of information. Some such tasks will require a predisposition for </w:t>
      </w:r>
      <w:r w:rsidR="00113DD9">
        <w:rPr>
          <w:u w:color="000000"/>
        </w:rPr>
        <w:t xml:space="preserve">working with quantitative data. The </w:t>
      </w:r>
      <w:r w:rsidR="00113DD9">
        <w:rPr>
          <w:i/>
          <w:iCs/>
          <w:u w:color="000000"/>
        </w:rPr>
        <w:t>Editorial</w:t>
      </w:r>
      <w:r w:rsidR="00113DD9">
        <w:rPr>
          <w:u w:color="000000"/>
        </w:rPr>
        <w:t xml:space="preserve"> type involves modifying or improving an existing asset. </w:t>
      </w:r>
    </w:p>
    <w:p w14:paraId="6FC58FB9" w14:textId="77777777"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092796AF" w14:textId="77777777" w:rsidR="00C65213" w:rsidRDefault="00C65213" w:rsidP="00C65213">
      <w:pPr>
        <w:pStyle w:val="Caption"/>
        <w:keepNext/>
      </w:pPr>
      <w:bookmarkStart w:id="5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LitBlitz</w:t>
            </w:r>
            <w:proofErr w:type="spellEnd"/>
            <w:r w:rsidRPr="006842AB">
              <w:rPr>
                <w:rFonts w:ascii="Times" w:eastAsia="Cambria" w:hAnsi="Times" w:cs="Cambria"/>
                <w:sz w:val="20"/>
                <w:szCs w:val="20"/>
                <w:u w:color="000000"/>
              </w:rPr>
              <w:t xml:space="preserve">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NoodleTools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Qigga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Sente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Greenshot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HyperImage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NewRadial</w:t>
            </w:r>
            <w:proofErr w:type="spellEnd"/>
            <w:r w:rsidRPr="006842AB">
              <w:rPr>
                <w:rFonts w:ascii="Times" w:eastAsia="Cambria" w:hAnsi="Times" w:cs="Cambria"/>
                <w:sz w:val="20"/>
                <w:szCs w:val="20"/>
                <w:u w:color="000000"/>
              </w:rPr>
              <w:t xml:space="preserve">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Skitch</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UVic</w:t>
            </w:r>
            <w:proofErr w:type="spellEnd"/>
            <w:r w:rsidRPr="006842AB">
              <w:rPr>
                <w:rFonts w:ascii="Times" w:eastAsia="Cambria" w:hAnsi="Times" w:cs="Cambria"/>
                <w:sz w:val="20"/>
                <w:szCs w:val="20"/>
                <w:u w:color="000000"/>
              </w:rPr>
              <w:t xml:space="preserve">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Juxta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MapHub</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6842AB" w:rsidRDefault="00145855"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iAnnotate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Advene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Melita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w:t>
            </w:r>
            <w:proofErr w:type="spellStart"/>
            <w:r w:rsidR="00694E97">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Thinkport</w:t>
            </w:r>
            <w:proofErr w:type="spellEnd"/>
            <w:r w:rsidRPr="006842AB">
              <w:rPr>
                <w:rFonts w:ascii="Times" w:eastAsia="Cambria" w:hAnsi="Times" w:cs="Cambria"/>
                <w:sz w:val="20"/>
                <w:szCs w:val="20"/>
                <w:u w:color="000000"/>
              </w:rPr>
              <w:t xml:space="preserve">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 xml:space="preserve">UAM </w:t>
            </w:r>
            <w:proofErr w:type="spellStart"/>
            <w:r w:rsidRPr="006842AB">
              <w:rPr>
                <w:rFonts w:ascii="Times" w:eastAsia="Cambria" w:hAnsi="Times" w:cs="Cambria"/>
                <w:sz w:val="20"/>
                <w:szCs w:val="20"/>
                <w:u w:color="000000"/>
              </w:rPr>
              <w:t>CorpusTool</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WordFreak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 xml:space="preserve">itorial; </w:t>
            </w:r>
            <w:proofErr w:type="spellStart"/>
            <w:r w:rsidR="00D622C6">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 xml:space="preserve">Editorial; </w:t>
            </w:r>
            <w:proofErr w:type="spellStart"/>
            <w:r w:rsidRPr="006842AB">
              <w:rPr>
                <w:rFonts w:ascii="Times" w:eastAsia="Cambria" w:hAnsi="Times" w:cs="Cambria"/>
                <w:sz w:val="20"/>
                <w:szCs w:val="20"/>
                <w:u w:color="000000"/>
              </w:rPr>
              <w:t>configutrational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VideoANT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Mediathread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6842AB" w:rsidRDefault="00D622C6"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Rehersal</w:t>
            </w:r>
            <w:proofErr w:type="spellEnd"/>
            <w:r w:rsidRPr="006842AB">
              <w:rPr>
                <w:rFonts w:ascii="Times" w:eastAsia="Cambria" w:hAnsi="Times" w:cs="Cambria"/>
                <w:sz w:val="20"/>
                <w:szCs w:val="20"/>
                <w:u w:color="000000"/>
              </w:rPr>
              <w:t xml:space="preserve">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Vertov</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8"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Annozilla</w:t>
            </w:r>
            <w:proofErr w:type="spellEnd"/>
            <w:r w:rsidRPr="006842AB">
              <w:rPr>
                <w:rFonts w:ascii="Times" w:eastAsia="Cambria" w:hAnsi="Times" w:cs="Cambria"/>
                <w:sz w:val="20"/>
                <w:szCs w:val="20"/>
                <w:u w:color="000000"/>
              </w:rPr>
              <w:t xml:space="preserve">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 xml:space="preserve">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NoteBook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6842AB" w:rsidRDefault="007D77CD"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SharedCopy</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Springpad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Trailfire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Bibliopedia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FromThePage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 xml:space="preserve">Y (can be stored in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w:t>
            </w:r>
          </w:p>
        </w:tc>
      </w:tr>
      <w:tr w:rsidR="004F738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Annotorious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9" w:history="1">
              <w:proofErr w:type="spellStart"/>
              <w:r w:rsidR="007825C4" w:rsidRPr="006842AB">
                <w:rPr>
                  <w:rStyle w:val="Hyperlink1"/>
                  <w:rFonts w:ascii="Times" w:eastAsia="Cambria" w:hAnsi="Times" w:cs="Cambria"/>
                  <w:sz w:val="20"/>
                  <w:szCs w:val="20"/>
                </w:rPr>
                <w:t>Atlas.ti</w:t>
              </w:r>
              <w:proofErr w:type="spellEnd"/>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1DCB53D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8265E" w:rsidRDefault="007825C4" w:rsidP="006842AB">
      <w:pPr>
        <w:pStyle w:val="Heading2"/>
      </w:pPr>
      <w:bookmarkStart w:id="52" w:name="_Toc276640552"/>
      <w:r w:rsidRPr="00E8265E">
        <w:t>Potential front-ends for DWAN in Social Sciences and Humanities.</w:t>
      </w:r>
      <w:bookmarkEnd w:id="52"/>
    </w:p>
    <w:p w14:paraId="71BA71F7" w14:textId="7777777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18B30758" w14:textId="77777777" w:rsidR="003A7677" w:rsidRDefault="003A7677" w:rsidP="00E72F26">
      <w:pPr>
        <w:rPr>
          <w:rFonts w:ascii="Cambria" w:eastAsia="Cambria" w:hAnsi="Cambria" w:cs="Cambria"/>
          <w:u w:color="000000"/>
        </w:rPr>
      </w:pPr>
    </w:p>
    <w:p w14:paraId="272D8320" w14:textId="77777777" w:rsidR="007825C4" w:rsidRDefault="007825C4" w:rsidP="00E72F26">
      <w:pPr>
        <w:rPr>
          <w:u w:color="000000"/>
        </w:rPr>
      </w:pPr>
      <w:r w:rsidRPr="00E72F26">
        <w:rPr>
          <w:b/>
          <w:u w:color="000000"/>
        </w:rPr>
        <w:t>UC 1</w:t>
      </w:r>
      <w:r>
        <w:rPr>
          <w:u w:color="000000"/>
        </w:rPr>
        <w:t>: Highlight text</w:t>
      </w:r>
    </w:p>
    <w:p w14:paraId="180C3965" w14:textId="77777777" w:rsidR="007825C4" w:rsidRDefault="007825C4" w:rsidP="00E72F26">
      <w:pPr>
        <w:rPr>
          <w:u w:color="000000"/>
        </w:rPr>
      </w:pPr>
      <w:r w:rsidRPr="00E72F26">
        <w:rPr>
          <w:b/>
          <w:u w:color="000000"/>
        </w:rPr>
        <w:t>UC 2</w:t>
      </w:r>
      <w:r>
        <w:rPr>
          <w:u w:color="000000"/>
        </w:rPr>
        <w:t>: Add comments in the form of scribbled notes (text to text)</w:t>
      </w:r>
    </w:p>
    <w:p w14:paraId="28029835" w14:textId="77777777" w:rsidR="007825C4" w:rsidRDefault="007825C4" w:rsidP="00E72F26">
      <w:pPr>
        <w:rPr>
          <w:u w:color="000000"/>
        </w:rPr>
      </w:pPr>
      <w:r w:rsidRPr="00E72F26">
        <w:rPr>
          <w:b/>
          <w:u w:color="000000"/>
        </w:rPr>
        <w:t>UC 3</w:t>
      </w:r>
      <w:r>
        <w:rPr>
          <w:u w:color="000000"/>
        </w:rPr>
        <w:t>: Add comments in the form of scribbled notes (text to image)</w:t>
      </w:r>
    </w:p>
    <w:p w14:paraId="0695EBCB"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4083899C" w14:textId="77777777" w:rsidR="007825C4" w:rsidRDefault="007825C4" w:rsidP="00E72F26">
      <w:pPr>
        <w:rPr>
          <w:u w:color="000000"/>
        </w:rPr>
      </w:pPr>
      <w:r w:rsidRPr="00E72F26">
        <w:rPr>
          <w:b/>
          <w:u w:color="000000"/>
        </w:rPr>
        <w:t>UC 5</w:t>
      </w:r>
      <w:r>
        <w:rPr>
          <w:u w:color="000000"/>
        </w:rPr>
        <w:t>: Modify text: delete information (within the text)</w:t>
      </w:r>
    </w:p>
    <w:p w14:paraId="11430EB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54989C0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DA5D98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5E972A5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683F65A0" w14:textId="77777777" w:rsidR="007825C4" w:rsidRDefault="007825C4" w:rsidP="00E72F26">
      <w:pPr>
        <w:rPr>
          <w:u w:color="000000"/>
        </w:rPr>
      </w:pPr>
      <w:r w:rsidRPr="00E72F26">
        <w:rPr>
          <w:b/>
          <w:u w:color="000000"/>
        </w:rPr>
        <w:t>UC 10</w:t>
      </w:r>
      <w:r>
        <w:rPr>
          <w:u w:color="000000"/>
        </w:rPr>
        <w:t>: Collaborative annotations (different users)</w:t>
      </w:r>
    </w:p>
    <w:p w14:paraId="632AA32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75C2354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3682FFB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5A9A0E23"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631D470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753BC4F7"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1100329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4FA286A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29158C4A"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3AB3CCD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EC7669F" w14:textId="77777777" w:rsidR="000001C6" w:rsidRDefault="00985189" w:rsidP="000001C6">
      <w:pPr>
        <w:rPr>
          <w:u w:color="000000"/>
        </w:rPr>
      </w:pPr>
      <w:r>
        <w:rPr>
          <w:u w:color="000000"/>
        </w:rPr>
        <w:t xml:space="preserve">Now we list these features per header: </w:t>
      </w:r>
    </w:p>
    <w:p w14:paraId="62B8B2E8" w14:textId="77777777" w:rsidR="000001C6" w:rsidRPr="000001C6" w:rsidRDefault="007825C4" w:rsidP="004D5EED">
      <w:pPr>
        <w:pStyle w:val="ListParagraph"/>
        <w:numPr>
          <w:ilvl w:val="0"/>
          <w:numId w:val="42"/>
        </w:numPr>
        <w:rPr>
          <w:u w:color="000000"/>
        </w:rPr>
      </w:pPr>
      <w:proofErr w:type="spellStart"/>
      <w:r w:rsidRPr="000001C6">
        <w:rPr>
          <w:b/>
          <w:bCs/>
          <w:u w:color="000000"/>
          <w:lang w:val="fr-FR"/>
        </w:rPr>
        <w:t>Bibliography</w:t>
      </w:r>
      <w:proofErr w:type="spellEnd"/>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62B4639E" w14:textId="77777777" w:rsidR="000001C6" w:rsidRDefault="007825C4" w:rsidP="004D5EED">
      <w:pPr>
        <w:pStyle w:val="ListParagraph"/>
        <w:numPr>
          <w:ilvl w:val="0"/>
          <w:numId w:val="42"/>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D5E8F79" w14:textId="77777777" w:rsidR="000001C6" w:rsidRDefault="007825C4" w:rsidP="004D5EED">
      <w:pPr>
        <w:pStyle w:val="ListParagraph"/>
        <w:numPr>
          <w:ilvl w:val="0"/>
          <w:numId w:val="42"/>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6FB2DE16" w14:textId="77777777" w:rsidR="000001C6" w:rsidRDefault="007825C4" w:rsidP="004D5EED">
      <w:pPr>
        <w:pStyle w:val="ListParagraph"/>
        <w:numPr>
          <w:ilvl w:val="0"/>
          <w:numId w:val="42"/>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BFED69F" w14:textId="77777777" w:rsidR="000001C6" w:rsidRDefault="007825C4" w:rsidP="004D5EED">
      <w:pPr>
        <w:pStyle w:val="ListParagraph"/>
        <w:numPr>
          <w:ilvl w:val="0"/>
          <w:numId w:val="42"/>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A7C6981" w14:textId="77777777" w:rsidR="007825C4" w:rsidRDefault="007825C4" w:rsidP="004D5EED">
      <w:pPr>
        <w:pStyle w:val="ListParagraph"/>
        <w:numPr>
          <w:ilvl w:val="0"/>
          <w:numId w:val="42"/>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51E848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3A40DFEE" w14:textId="77777777"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proofErr w:type="spellStart"/>
      <w:r w:rsidR="007825C4">
        <w:rPr>
          <w:u w:color="000000"/>
        </w:rPr>
        <w:t>LitBlitz</w:t>
      </w:r>
      <w:proofErr w:type="spellEnd"/>
      <w:r w:rsidR="007825C4">
        <w:rPr>
          <w:u w:color="000000"/>
        </w:rPr>
        <w:t xml:space="preserve"> Literature Notes Manager, </w:t>
      </w:r>
      <w:proofErr w:type="spellStart"/>
      <w:r w:rsidR="007825C4">
        <w:rPr>
          <w:u w:color="000000"/>
        </w:rPr>
        <w:t>Noodle</w:t>
      </w:r>
      <w:r w:rsidR="00CF5DA3">
        <w:rPr>
          <w:u w:color="000000"/>
        </w:rPr>
        <w:t>Tools</w:t>
      </w:r>
      <w:proofErr w:type="spellEnd"/>
      <w:r w:rsidR="00CF5DA3">
        <w:rPr>
          <w:u w:color="000000"/>
        </w:rPr>
        <w:t xml:space="preserve">, Projects, </w:t>
      </w:r>
      <w:proofErr w:type="spellStart"/>
      <w:r w:rsidR="00CF5DA3">
        <w:rPr>
          <w:u w:color="000000"/>
        </w:rPr>
        <w:t>Oigga</w:t>
      </w:r>
      <w:proofErr w:type="spellEnd"/>
      <w:r w:rsidR="00CF5DA3">
        <w:rPr>
          <w:u w:color="000000"/>
        </w:rPr>
        <w:t xml:space="preserve">, </w:t>
      </w:r>
      <w:proofErr w:type="spellStart"/>
      <w:r w:rsidR="00CF5DA3">
        <w:rPr>
          <w:u w:color="000000"/>
        </w:rPr>
        <w:t>Sente</w:t>
      </w:r>
      <w:proofErr w:type="spellEnd"/>
      <w:r w:rsidR="00CF5DA3">
        <w:rPr>
          <w:u w:color="000000"/>
        </w:rPr>
        <w:t xml:space="preserve">. </w:t>
      </w:r>
      <w:r w:rsidR="007825C4">
        <w:rPr>
          <w:u w:color="000000"/>
        </w:rPr>
        <w:t xml:space="preserve">All but one of these are </w:t>
      </w:r>
      <w:proofErr w:type="spellStart"/>
      <w:r w:rsidR="007825C4">
        <w:rPr>
          <w:u w:color="000000"/>
        </w:rPr>
        <w:t>configurational</w:t>
      </w:r>
      <w:proofErr w:type="spellEnd"/>
      <w:r w:rsidR="007825C4">
        <w:rPr>
          <w:u w:color="000000"/>
        </w:rPr>
        <w:t xml:space="preserve">, i.e. that they tend to support the organization and ordering of database records, rather than the annotation of those records with further information. </w:t>
      </w:r>
    </w:p>
    <w:p w14:paraId="65DB8F17" w14:textId="73C21BC4" w:rsidR="007825C4" w:rsidRDefault="007825C4" w:rsidP="00652C50">
      <w:pPr>
        <w:rPr>
          <w:u w:color="000000"/>
        </w:rPr>
      </w:pPr>
      <w:r>
        <w:rPr>
          <w:u w:color="000000"/>
        </w:rPr>
        <w:t xml:space="preserve">Scenario: a user has a bibliography </w:t>
      </w:r>
      <w:r w:rsidR="00D304D1">
        <w:rPr>
          <w:u w:color="000000"/>
        </w:rPr>
        <w:t xml:space="preserve">he has </w:t>
      </w:r>
      <w:r>
        <w:rPr>
          <w:u w:color="000000"/>
        </w:rPr>
        <w:t>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rPr>
          <w:u w:color="000000"/>
        </w:rPr>
        <w:t>Paphos</w:t>
      </w:r>
      <w:proofErr w:type="spellEnd"/>
      <w:r>
        <w:rPr>
          <w:u w:color="000000"/>
        </w:rPr>
        <w:t>” as opposed to “</w:t>
      </w:r>
      <w:proofErr w:type="spellStart"/>
      <w:r>
        <w:rPr>
          <w:u w:color="000000"/>
        </w:rPr>
        <w:t>Pafos</w:t>
      </w:r>
      <w:proofErr w:type="spellEnd"/>
      <w:r>
        <w:rPr>
          <w:u w:color="000000"/>
        </w:rPr>
        <w:t xml:space="preserve">”. The user wishes to use </w:t>
      </w:r>
      <w:r w:rsidR="00CE0C39">
        <w:rPr>
          <w:u w:color="000000"/>
        </w:rPr>
        <w:t>his</w:t>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330D5932"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0DDDDA15"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r w:rsidR="00840E84">
        <w:rPr>
          <w:u w:color="000000"/>
        </w:rPr>
        <w:t>the user has</w:t>
      </w:r>
      <w:r>
        <w:rPr>
          <w:u w:color="000000"/>
        </w:rPr>
        <w:t xml:space="preser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15753DF1" w14:textId="77777777" w:rsidR="007825C4" w:rsidRDefault="007825C4" w:rsidP="00652C50">
      <w:pPr>
        <w:rPr>
          <w:u w:color="000000"/>
        </w:rPr>
      </w:pPr>
      <w:r>
        <w:rPr>
          <w:u w:color="000000"/>
        </w:rPr>
        <w:t>The annotations in the bibliography should be able to link simultaneously to multiple bibliographic references.</w:t>
      </w:r>
    </w:p>
    <w:p w14:paraId="4DD5F18F" w14:textId="77777777" w:rsidR="007825C4" w:rsidRDefault="007825C4" w:rsidP="00652C50">
      <w:pPr>
        <w:rPr>
          <w:u w:color="000000"/>
        </w:rPr>
      </w:pPr>
      <w:r>
        <w:rPr>
          <w:u w:color="000000"/>
        </w:rPr>
        <w:t xml:space="preserve">Necessary functions: </w:t>
      </w:r>
    </w:p>
    <w:p w14:paraId="23A0DED5" w14:textId="77777777" w:rsidR="007825C4" w:rsidRDefault="007825C4" w:rsidP="004D5EED">
      <w:pPr>
        <w:pStyle w:val="ListParagraph"/>
        <w:numPr>
          <w:ilvl w:val="0"/>
          <w:numId w:val="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Default="007825C4" w:rsidP="004D5EED">
      <w:pPr>
        <w:pStyle w:val="ListParagraph"/>
        <w:numPr>
          <w:ilvl w:val="0"/>
          <w:numId w:val="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79C62ED2" w14:textId="77777777" w:rsidR="007825C4" w:rsidRDefault="007825C4" w:rsidP="004D5EED">
      <w:pPr>
        <w:pStyle w:val="ListParagraph"/>
        <w:numPr>
          <w:ilvl w:val="0"/>
          <w:numId w:val="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Default="007825C4" w:rsidP="004D5EED">
      <w:pPr>
        <w:pStyle w:val="ListParagraph"/>
        <w:numPr>
          <w:ilvl w:val="0"/>
          <w:numId w:val="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Default="007825C4" w:rsidP="004D5EED">
      <w:pPr>
        <w:pStyle w:val="ListParagraph"/>
        <w:numPr>
          <w:ilvl w:val="0"/>
          <w:numId w:val="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 xml:space="preserve">Image </w:t>
      </w:r>
      <w:proofErr w:type="spellStart"/>
      <w:r w:rsidR="007825C4">
        <w:rPr>
          <w:i/>
          <w:iCs/>
          <w:u w:color="000000"/>
          <w:lang w:val="it-IT"/>
        </w:rPr>
        <w:t>annotation</w:t>
      </w:r>
      <w:proofErr w:type="spellEnd"/>
      <w:r w:rsidR="007825C4">
        <w:rPr>
          <w:u w:color="000000"/>
        </w:rPr>
        <w:t xml:space="preserve">. Review of tools available: </w:t>
      </w:r>
      <w:proofErr w:type="spellStart"/>
      <w:r w:rsidR="007825C4">
        <w:rPr>
          <w:u w:color="000000"/>
        </w:rPr>
        <w:t>Greenshot</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NewRadial</w:t>
      </w:r>
      <w:proofErr w:type="spellEnd"/>
      <w:r w:rsidR="007825C4">
        <w:rPr>
          <w:u w:color="000000"/>
        </w:rPr>
        <w:t xml:space="preserve"> (INKE),  </w:t>
      </w:r>
      <w:proofErr w:type="spellStart"/>
      <w:r w:rsidR="007825C4">
        <w:rPr>
          <w:u w:color="000000"/>
        </w:rPr>
        <w:t>Skitch</w:t>
      </w:r>
      <w:proofErr w:type="spellEnd"/>
      <w:r w:rsidR="007825C4">
        <w:rPr>
          <w:u w:color="000000"/>
        </w:rPr>
        <w:t xml:space="preserve">, </w:t>
      </w:r>
      <w:proofErr w:type="spellStart"/>
      <w:r w:rsidR="007825C4">
        <w:rPr>
          <w:u w:color="000000"/>
        </w:rPr>
        <w:t>UVic</w:t>
      </w:r>
      <w:proofErr w:type="spellEnd"/>
      <w:r w:rsidR="007825C4">
        <w:rPr>
          <w:u w:color="000000"/>
        </w:rPr>
        <w:t xml:space="preserve"> Image </w:t>
      </w:r>
      <w:proofErr w:type="spellStart"/>
      <w:r w:rsidR="007825C4">
        <w:rPr>
          <w:u w:color="000000"/>
        </w:rPr>
        <w:t>Markup</w:t>
      </w:r>
      <w:proofErr w:type="spellEnd"/>
      <w:r w:rsidR="007825C4">
        <w:rPr>
          <w:u w:color="000000"/>
        </w:rPr>
        <w:t xml:space="preserve"> Tool.  These tools are both </w:t>
      </w:r>
      <w:proofErr w:type="spellStart"/>
      <w:r w:rsidR="007825C4">
        <w:rPr>
          <w:u w:color="000000"/>
        </w:rPr>
        <w:t>configurational</w:t>
      </w:r>
      <w:proofErr w:type="spellEnd"/>
      <w:r w:rsidR="007825C4">
        <w:rPr>
          <w:u w:color="000000"/>
        </w:rPr>
        <w:t xml:space="preserve"> and editorial. This reflects the need to both organize image collections with annotations, and to link comments/notes with them. </w:t>
      </w:r>
    </w:p>
    <w:p w14:paraId="7AEDA33E"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099C6AA7" w14:textId="77777777" w:rsidR="007825C4" w:rsidRDefault="007825C4" w:rsidP="00652C50">
      <w:pPr>
        <w:rPr>
          <w:u w:color="000000"/>
        </w:rPr>
      </w:pPr>
      <w:r>
        <w:rPr>
          <w:u w:color="000000"/>
        </w:rPr>
        <w:t xml:space="preserve">This scenario is applicable to scholars, but also, potentially, to museum and collections curators. </w:t>
      </w:r>
    </w:p>
    <w:p w14:paraId="50B43626"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C8E3376" w14:textId="77777777" w:rsidR="007825C4" w:rsidRDefault="007825C4" w:rsidP="00652C50">
      <w:pPr>
        <w:rPr>
          <w:u w:color="000000"/>
        </w:rPr>
      </w:pPr>
      <w:r>
        <w:rPr>
          <w:u w:color="000000"/>
        </w:rPr>
        <w:t xml:space="preserve">Necessary functions: </w:t>
      </w:r>
    </w:p>
    <w:p w14:paraId="6658FFAB" w14:textId="77777777" w:rsidR="007825C4" w:rsidRDefault="007825C4" w:rsidP="004D5EED">
      <w:pPr>
        <w:pStyle w:val="ListParagraph"/>
        <w:numPr>
          <w:ilvl w:val="0"/>
          <w:numId w:val="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F554019" w14:textId="77777777" w:rsidR="007825C4" w:rsidRDefault="007825C4" w:rsidP="004D5EED">
      <w:pPr>
        <w:pStyle w:val="ListParagraph"/>
        <w:numPr>
          <w:ilvl w:val="0"/>
          <w:numId w:val="1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w:t>
      </w:r>
      <w:proofErr w:type="spellStart"/>
      <w:r>
        <w:rPr>
          <w:rFonts w:ascii="Times New Roman"/>
          <w:lang w:val="en-US"/>
        </w:rPr>
        <w:t>AskACurator</w:t>
      </w:r>
      <w:proofErr w:type="spellEnd"/>
      <w:r>
        <w:rPr>
          <w:rFonts w:ascii="Times New Roman"/>
          <w:lang w:val="en-US"/>
        </w:rPr>
        <w:t xml:space="preserve"> or #</w:t>
      </w:r>
      <w:proofErr w:type="spellStart"/>
      <w:r>
        <w:rPr>
          <w:rFonts w:ascii="Times New Roman"/>
          <w:lang w:val="en-US"/>
        </w:rPr>
        <w:t>MuseumsWeek</w:t>
      </w:r>
      <w:proofErr w:type="spellEnd"/>
      <w:r>
        <w:rPr>
          <w:rFonts w:ascii="Times New Roman"/>
          <w:lang w:val="en-US"/>
        </w:rPr>
        <w:t xml:space="preserve"> </w:t>
      </w:r>
      <w:proofErr w:type="spellStart"/>
      <w:r>
        <w:rPr>
          <w:rFonts w:ascii="Times New Roman"/>
          <w:lang w:val="en-US"/>
        </w:rPr>
        <w:t>hashtags</w:t>
      </w:r>
      <w:proofErr w:type="spellEnd"/>
      <w:r>
        <w:rPr>
          <w:rFonts w:ascii="Times New Roman"/>
          <w:lang w:val="en-US"/>
        </w:rPr>
        <w:t>. To do this, they will have to Save their own annotations locally.</w:t>
      </w:r>
    </w:p>
    <w:p w14:paraId="0488FE64" w14:textId="77777777" w:rsidR="007825C4" w:rsidRDefault="007825C4" w:rsidP="004D5EED">
      <w:pPr>
        <w:pStyle w:val="ListParagraph"/>
        <w:numPr>
          <w:ilvl w:val="0"/>
          <w:numId w:val="1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1693E6D2" w14:textId="77777777" w:rsidR="007825C4" w:rsidRDefault="007825C4" w:rsidP="004D5EED">
      <w:pPr>
        <w:pStyle w:val="ListParagraph"/>
        <w:numPr>
          <w:ilvl w:val="0"/>
          <w:numId w:val="1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Default="007825C4" w:rsidP="004D5EED">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 xml:space="preserve">Web page </w:t>
      </w:r>
      <w:proofErr w:type="spellStart"/>
      <w:r w:rsidR="007825C4">
        <w:rPr>
          <w:i/>
          <w:iCs/>
          <w:u w:color="000000"/>
          <w:lang w:val="it-IT"/>
        </w:rPr>
        <w:t>annotation</w:t>
      </w:r>
      <w:proofErr w:type="spellEnd"/>
      <w:r w:rsidR="007825C4">
        <w:rPr>
          <w:u w:color="000000"/>
        </w:rPr>
        <w:t>.</w:t>
      </w:r>
      <w:r>
        <w:rPr>
          <w:u w:color="000000"/>
        </w:rPr>
        <w:t xml:space="preserve"> </w:t>
      </w:r>
      <w:r w:rsidR="007825C4">
        <w:rPr>
          <w:u w:color="000000"/>
        </w:rPr>
        <w:t xml:space="preserve">Review of tools available: </w:t>
      </w:r>
      <w:proofErr w:type="spellStart"/>
      <w:r w:rsidR="007825C4">
        <w:rPr>
          <w:u w:color="000000"/>
        </w:rPr>
        <w:t>Mediathread</w:t>
      </w:r>
      <w:proofErr w:type="spellEnd"/>
      <w:r w:rsidR="007825C4">
        <w:rPr>
          <w:u w:color="000000"/>
        </w:rPr>
        <w:t xml:space="preserve">, </w:t>
      </w:r>
      <w:proofErr w:type="spellStart"/>
      <w:r w:rsidR="007825C4">
        <w:rPr>
          <w:u w:color="000000"/>
        </w:rPr>
        <w:t>Rehersal</w:t>
      </w:r>
      <w:proofErr w:type="spellEnd"/>
      <w:r w:rsidR="007825C4">
        <w:rPr>
          <w:u w:color="000000"/>
        </w:rPr>
        <w:t xml:space="preserve"> Assistant, </w:t>
      </w:r>
      <w:proofErr w:type="spellStart"/>
      <w:r w:rsidR="007825C4">
        <w:rPr>
          <w:u w:color="000000"/>
        </w:rPr>
        <w:t>Vertov</w:t>
      </w:r>
      <w:proofErr w:type="spellEnd"/>
      <w:r w:rsidR="007825C4">
        <w:rPr>
          <w:u w:color="000000"/>
        </w:rPr>
        <w:t xml:space="preserve">, A.nnotate.com, </w:t>
      </w:r>
      <w:proofErr w:type="spellStart"/>
      <w:r w:rsidR="007825C4">
        <w:rPr>
          <w:u w:color="000000"/>
        </w:rPr>
        <w:t>Annozilla</w:t>
      </w:r>
      <w:proofErr w:type="spellEnd"/>
      <w:r w:rsidR="007825C4">
        <w:rPr>
          <w:u w:color="000000"/>
        </w:rPr>
        <w:t xml:space="preserve"> (</w:t>
      </w:r>
      <w:proofErr w:type="spellStart"/>
      <w:r w:rsidR="007825C4">
        <w:rPr>
          <w:u w:color="000000"/>
        </w:rPr>
        <w:t>Annotea</w:t>
      </w:r>
      <w:proofErr w:type="spellEnd"/>
      <w:r w:rsidR="007825C4">
        <w:rPr>
          <w:u w:color="000000"/>
        </w:rPr>
        <w:t xml:space="preserve"> on Mozilla), Fleck, </w:t>
      </w:r>
      <w:proofErr w:type="spellStart"/>
      <w:r w:rsidR="007825C4">
        <w:rPr>
          <w:u w:color="000000"/>
        </w:rPr>
        <w:t>NoteBook</w:t>
      </w:r>
      <w:proofErr w:type="spellEnd"/>
      <w:r w:rsidR="007825C4">
        <w:rPr>
          <w:u w:color="000000"/>
        </w:rPr>
        <w:t xml:space="preserve">, Project Pad, </w:t>
      </w:r>
      <w:proofErr w:type="spellStart"/>
      <w:r w:rsidR="007825C4">
        <w:rPr>
          <w:u w:color="000000"/>
        </w:rPr>
        <w:t>SharedCopy</w:t>
      </w:r>
      <w:proofErr w:type="spellEnd"/>
      <w:r w:rsidR="007825C4">
        <w:rPr>
          <w:u w:color="000000"/>
        </w:rPr>
        <w:t xml:space="preserve">, </w:t>
      </w:r>
      <w:proofErr w:type="spellStart"/>
      <w:r w:rsidR="007825C4">
        <w:rPr>
          <w:u w:color="000000"/>
        </w:rPr>
        <w:t>Springpad</w:t>
      </w:r>
      <w:proofErr w:type="spellEnd"/>
      <w:r w:rsidR="007825C4">
        <w:rPr>
          <w:u w:color="000000"/>
        </w:rPr>
        <w:t xml:space="preserve">, </w:t>
      </w:r>
      <w:proofErr w:type="spellStart"/>
      <w:r w:rsidR="007825C4">
        <w:rPr>
          <w:u w:color="000000"/>
        </w:rPr>
        <w:t>Trailfire</w:t>
      </w:r>
      <w:proofErr w:type="spellEnd"/>
      <w:r w:rsidR="007825C4">
        <w:rPr>
          <w:u w:color="000000"/>
        </w:rPr>
        <w:t>.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5A1D9C14"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4BCD4A79" w14:textId="77777777" w:rsidR="007825C4" w:rsidRDefault="007825C4" w:rsidP="00652C50">
      <w:pPr>
        <w:rPr>
          <w:u w:color="000000"/>
        </w:rPr>
      </w:pPr>
      <w:r>
        <w:rPr>
          <w:u w:color="000000"/>
        </w:rPr>
        <w:t xml:space="preserve">Assets: the assets are primarily text and images, but may also include video. They are not stored locally. </w:t>
      </w:r>
    </w:p>
    <w:p w14:paraId="1DAED0B0" w14:textId="77777777" w:rsidR="00652C50" w:rsidRDefault="007825C4" w:rsidP="00652C50">
      <w:pPr>
        <w:rPr>
          <w:u w:color="000000"/>
        </w:rPr>
      </w:pPr>
      <w:r>
        <w:rPr>
          <w:u w:color="000000"/>
        </w:rPr>
        <w:t xml:space="preserve">Examples include: </w:t>
      </w:r>
    </w:p>
    <w:p w14:paraId="5688A36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52F1EB2E" w14:textId="77777777" w:rsidR="007825C4" w:rsidRDefault="007825C4" w:rsidP="00652C50">
      <w:pPr>
        <w:rPr>
          <w:u w:color="000000"/>
        </w:rPr>
      </w:pPr>
      <w:r>
        <w:rPr>
          <w:u w:color="000000"/>
        </w:rPr>
        <w:t>Q&amp;A threads (http://answers.unity3d.com/questions/17829/how-can-i-import-</w:t>
      </w:r>
    </w:p>
    <w:p w14:paraId="25D81D1A" w14:textId="72EDE0A6" w:rsidR="007825C4" w:rsidRDefault="007825C4" w:rsidP="00697A3C">
      <w:pPr>
        <w:rPr>
          <w:u w:color="000000"/>
        </w:rPr>
      </w:pPr>
      <w:r>
        <w:rPr>
          <w:u w:color="000000"/>
        </w:rPr>
        <w:t xml:space="preserve">gis-data-into-a-unity-project.html) and bibliography (http://ieeexplore.ieee.org/xpl/login.jsp?tp=&amp;arnumber=5567608&amp;url=http%3A%2F%2Fieeexplore.ieee.org%2Fxpls%2Fabs_all.jsp%3Farnumber%3D5567608). </w:t>
      </w:r>
    </w:p>
    <w:p w14:paraId="6EE13CAB" w14:textId="77777777" w:rsidR="007825C4" w:rsidRDefault="007825C4" w:rsidP="00652C50">
      <w:pPr>
        <w:rPr>
          <w:u w:color="000000"/>
        </w:rPr>
      </w:pPr>
    </w:p>
    <w:p w14:paraId="51E15E3C" w14:textId="77777777" w:rsidR="007825C4" w:rsidRDefault="007825C4" w:rsidP="00652C50">
      <w:pPr>
        <w:rPr>
          <w:u w:color="000000"/>
        </w:rPr>
      </w:pPr>
      <w:r>
        <w:rPr>
          <w:u w:color="000000"/>
        </w:rPr>
        <w:t>Necessary functionalities:</w:t>
      </w:r>
    </w:p>
    <w:p w14:paraId="4DE91636" w14:textId="77777777" w:rsidR="007825C4" w:rsidRDefault="007825C4" w:rsidP="004D5EED">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Default="007825C4" w:rsidP="004D5EED">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Default="007825C4" w:rsidP="004D5EED">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D014A4B" w14:textId="77777777" w:rsidR="007825C4" w:rsidRDefault="007825C4" w:rsidP="004D5EED">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Default="007825C4" w:rsidP="004D5EED">
      <w:pPr>
        <w:pStyle w:val="ListParagraph"/>
        <w:numPr>
          <w:ilvl w:val="0"/>
          <w:numId w:val="1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w:t>
      </w:r>
      <w:proofErr w:type="spellStart"/>
      <w:r w:rsidR="007825C4">
        <w:rPr>
          <w:u w:color="000000"/>
        </w:rPr>
        <w:t>Melita</w:t>
      </w:r>
      <w:proofErr w:type="spellEnd"/>
      <w:r w:rsidR="007825C4">
        <w:rPr>
          <w:u w:color="000000"/>
        </w:rPr>
        <w:t xml:space="preserve">, Pundit, </w:t>
      </w:r>
      <w:proofErr w:type="spellStart"/>
      <w:r w:rsidR="007825C4">
        <w:rPr>
          <w:u w:color="000000"/>
        </w:rPr>
        <w:t>Thinkport</w:t>
      </w:r>
      <w:proofErr w:type="spellEnd"/>
      <w:r w:rsidR="007825C4">
        <w:rPr>
          <w:u w:color="000000"/>
        </w:rPr>
        <w:t xml:space="preserve"> Annotator, UAM </w:t>
      </w:r>
      <w:proofErr w:type="spellStart"/>
      <w:r w:rsidR="007825C4">
        <w:rPr>
          <w:u w:color="000000"/>
        </w:rPr>
        <w:t>CorpusTool</w:t>
      </w:r>
      <w:proofErr w:type="spellEnd"/>
      <w:r w:rsidR="007825C4">
        <w:rPr>
          <w:u w:color="000000"/>
        </w:rPr>
        <w:t xml:space="preserve">, Versioning Machine, Word Hoard, </w:t>
      </w:r>
      <w:proofErr w:type="spellStart"/>
      <w:r w:rsidR="007825C4">
        <w:rPr>
          <w:u w:color="000000"/>
        </w:rPr>
        <w:t>WordFreak</w:t>
      </w:r>
      <w:proofErr w:type="spellEnd"/>
      <w:r w:rsidR="007825C4">
        <w:rPr>
          <w:u w:color="000000"/>
        </w:rPr>
        <w:t xml:space="preserve">, brat rapid annotation tool, QDA Miner – Qualitative (Data Analysis Software for Qualitative Research). </w:t>
      </w:r>
    </w:p>
    <w:p w14:paraId="316C05CE"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w:t>
      </w:r>
      <w:proofErr w:type="spellStart"/>
      <w:r>
        <w:rPr>
          <w:u w:color="000000"/>
        </w:rPr>
        <w:t>configurational</w:t>
      </w:r>
      <w:proofErr w:type="spellEnd"/>
      <w:r>
        <w:rPr>
          <w:u w:color="000000"/>
        </w:rPr>
        <w:t xml:space="preserve"> and editorial tasks. </w:t>
      </w:r>
    </w:p>
    <w:p w14:paraId="182783E9" w14:textId="77777777" w:rsidR="007825C4" w:rsidRDefault="007825C4" w:rsidP="00652C50">
      <w:pPr>
        <w:rPr>
          <w:rFonts w:ascii="Cambria" w:eastAsia="Cambria" w:hAnsi="Cambria" w:cs="Cambria"/>
          <w:u w:color="000000"/>
        </w:rPr>
      </w:pPr>
      <w:r>
        <w:rPr>
          <w:u w:color="000000"/>
        </w:rPr>
        <w:t xml:space="preserve">Scenario: User (a Latinist and historian) is creating a digital critical edition of Marcus </w:t>
      </w:r>
      <w:proofErr w:type="spellStart"/>
      <w:r>
        <w:rPr>
          <w:u w:color="000000"/>
        </w:rPr>
        <w:t>Tullius</w:t>
      </w:r>
      <w:proofErr w:type="spellEnd"/>
      <w:r>
        <w:rPr>
          <w:u w:color="000000"/>
        </w:rPr>
        <w:t xml:space="preserve">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FC2D7A"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w:t>
      </w:r>
      <w:proofErr w:type="spellStart"/>
      <w:r>
        <w:rPr>
          <w:u w:color="000000"/>
        </w:rPr>
        <w:t>markup</w:t>
      </w:r>
      <w:proofErr w:type="spellEnd"/>
      <w:r>
        <w:rPr>
          <w:u w:color="000000"/>
        </w:rPr>
        <w:t xml:space="preserve"> in the Perseus documents. </w:t>
      </w:r>
      <w:r w:rsidR="00652C50">
        <w:rPr>
          <w:u w:color="000000"/>
        </w:rPr>
        <w:t xml:space="preserve"> </w:t>
      </w:r>
    </w:p>
    <w:p w14:paraId="6B69851F" w14:textId="77777777" w:rsidR="007825C4" w:rsidRDefault="007825C4" w:rsidP="00652C50">
      <w:pPr>
        <w:rPr>
          <w:u w:color="000000"/>
        </w:rPr>
      </w:pPr>
      <w:r>
        <w:rPr>
          <w:u w:color="000000"/>
        </w:rPr>
        <w:t>Necessary functionalities:</w:t>
      </w:r>
    </w:p>
    <w:p w14:paraId="4A24F45E" w14:textId="77777777" w:rsidR="007825C4" w:rsidRDefault="007825C4" w:rsidP="004D5EED">
      <w:pPr>
        <w:pStyle w:val="ListParagraph"/>
        <w:numPr>
          <w:ilvl w:val="0"/>
          <w:numId w:val="1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Default="007825C4" w:rsidP="004D5EED">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w:t>
      </w:r>
      <w:proofErr w:type="spellStart"/>
      <w:r>
        <w:rPr>
          <w:rFonts w:ascii="Times New Roman"/>
          <w:lang w:val="en-US"/>
        </w:rPr>
        <w:t>Sextus</w:t>
      </w:r>
      <w:proofErr w:type="spellEnd"/>
      <w:r>
        <w:rPr>
          <w:rFonts w:ascii="Times New Roman"/>
          <w:lang w:val="en-US"/>
        </w:rPr>
        <w:t xml:space="preserve">, Pompey, contemporary events such as the formation of the First Triumvirate and the Civil, places such as Rome, </w:t>
      </w:r>
      <w:proofErr w:type="spellStart"/>
      <w:r>
        <w:rPr>
          <w:rFonts w:ascii="Times New Roman"/>
          <w:lang w:val="en-US"/>
        </w:rPr>
        <w:t>Brundisium</w:t>
      </w:r>
      <w:proofErr w:type="spellEnd"/>
      <w:r>
        <w:rPr>
          <w:rFonts w:ascii="Times New Roman"/>
          <w:lang w:val="en-US"/>
        </w:rPr>
        <w:t xml:space="preserve">, roles  such as </w:t>
      </w:r>
      <w:proofErr w:type="spellStart"/>
      <w:r>
        <w:rPr>
          <w:rFonts w:ascii="Times New Roman"/>
          <w:lang w:val="en-US"/>
        </w:rPr>
        <w:t>aedile</w:t>
      </w:r>
      <w:proofErr w:type="spellEnd"/>
      <w:r>
        <w:rPr>
          <w:rFonts w:ascii="Times New Roman"/>
          <w:lang w:val="en-US"/>
        </w:rPr>
        <w:t xml:space="preserve"> and senator, laws. Any word, phrase or passage that the user wishes to associate with these events would need to be defined and an associative term or terms selected.</w:t>
      </w:r>
    </w:p>
    <w:p w14:paraId="7CE8363C" w14:textId="77777777" w:rsidR="007825C4" w:rsidRDefault="007825C4" w:rsidP="004D5EED">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Default="007825C4" w:rsidP="004D5EED">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03C028CD" w14:textId="77777777" w:rsidR="007825C4" w:rsidRDefault="007825C4" w:rsidP="004D5EED">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7DE9EB1A" w14:textId="77777777" w:rsidR="007825C4" w:rsidRDefault="007825C4" w:rsidP="004D5EED">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w:t>
      </w:r>
      <w:proofErr w:type="spellStart"/>
      <w:r>
        <w:rPr>
          <w:rFonts w:ascii="Times New Roman"/>
          <w:lang w:val="en-US"/>
        </w:rPr>
        <w:t>judgement</w:t>
      </w:r>
      <w:proofErr w:type="spellEnd"/>
      <w:r>
        <w:rPr>
          <w:rFonts w:ascii="Times New Roman"/>
          <w:lang w:val="en-US"/>
        </w:rPr>
        <w:t xml:space="preserve">, there is repetition or </w:t>
      </w:r>
      <w:proofErr w:type="spellStart"/>
      <w:r>
        <w:rPr>
          <w:rFonts w:ascii="Times New Roman"/>
          <w:lang w:val="en-US"/>
        </w:rPr>
        <w:t>trantextual</w:t>
      </w:r>
      <w:proofErr w:type="spellEnd"/>
      <w:r>
        <w:rPr>
          <w:rFonts w:ascii="Times New Roman"/>
          <w:lang w:val="en-US"/>
        </w:rPr>
        <w:t xml:space="preserve"> inaccuracy, or if abridgement is needed for any other reason. The deletion, and the text deleted, should be preserved as an annotation. </w:t>
      </w:r>
    </w:p>
    <w:p w14:paraId="11ED5236" w14:textId="77777777" w:rsidR="007825C4" w:rsidRPr="00652C50" w:rsidRDefault="007825C4" w:rsidP="004D5EED">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5877AE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w:t>
      </w:r>
      <w:proofErr w:type="spellStart"/>
      <w:r w:rsidR="007825C4">
        <w:rPr>
          <w:u w:color="000000"/>
        </w:rPr>
        <w:t>Bibliopedia</w:t>
      </w:r>
      <w:proofErr w:type="spellEnd"/>
      <w:r w:rsidR="007825C4">
        <w:rPr>
          <w:u w:color="000000"/>
        </w:rPr>
        <w:t xml:space="preserve">.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Default="007825C4" w:rsidP="00652C50">
      <w:pPr>
        <w:rPr>
          <w:u w:color="000000"/>
        </w:rPr>
      </w:pPr>
      <w:r>
        <w:rPr>
          <w:u w:color="000000"/>
        </w:rPr>
        <w:t>Assets: The assets involved are text and images.</w:t>
      </w:r>
    </w:p>
    <w:p w14:paraId="338FCFC1" w14:textId="77777777" w:rsidR="007825C4" w:rsidRDefault="007825C4" w:rsidP="00652C50">
      <w:pPr>
        <w:rPr>
          <w:u w:color="000000"/>
        </w:rPr>
      </w:pPr>
      <w:r>
        <w:rPr>
          <w:u w:color="000000"/>
        </w:rPr>
        <w:t xml:space="preserve">Necessary functionalities: </w:t>
      </w:r>
    </w:p>
    <w:p w14:paraId="2F21F0B6" w14:textId="77777777" w:rsidR="007825C4" w:rsidRDefault="007825C4" w:rsidP="004D5EED">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Default="007825C4" w:rsidP="004D5EED">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Default="007825C4" w:rsidP="004D5EED">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2A74211" w14:textId="77777777" w:rsidR="007825C4" w:rsidRDefault="007825C4" w:rsidP="004D5EED">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Default="007825C4" w:rsidP="004D5EED">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w:t>
      </w:r>
      <w:proofErr w:type="spellStart"/>
      <w:r w:rsidR="007825C4">
        <w:rPr>
          <w:u w:color="000000"/>
        </w:rPr>
        <w:t>Advene</w:t>
      </w:r>
      <w:proofErr w:type="spellEnd"/>
      <w:r w:rsidR="007825C4">
        <w:rPr>
          <w:u w:color="000000"/>
        </w:rPr>
        <w:t xml:space="preserve">, Annotator\'s Workbench, </w:t>
      </w:r>
      <w:proofErr w:type="spellStart"/>
      <w:r w:rsidR="007825C4">
        <w:rPr>
          <w:u w:color="000000"/>
        </w:rPr>
        <w:t>Annotorius</w:t>
      </w:r>
      <w:proofErr w:type="spellEnd"/>
      <w:r w:rsidR="007825C4">
        <w:rPr>
          <w:u w:color="000000"/>
        </w:rPr>
        <w:t xml:space="preserve">, Anvil, </w:t>
      </w:r>
      <w:proofErr w:type="spellStart"/>
      <w:r w:rsidR="007825C4">
        <w:rPr>
          <w:u w:color="000000"/>
          <w:lang w:val="pt-PT"/>
        </w:rPr>
        <w:t>Atlas.ti</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Mediathread</w:t>
      </w:r>
      <w:proofErr w:type="spellEnd"/>
      <w:r w:rsidR="007825C4">
        <w:rPr>
          <w:u w:color="000000"/>
        </w:rPr>
        <w:t xml:space="preserve">, Project Pad, </w:t>
      </w:r>
      <w:proofErr w:type="spellStart"/>
      <w:r w:rsidR="007825C4">
        <w:rPr>
          <w:rFonts w:ascii="Times Roman"/>
          <w:u w:color="000000"/>
        </w:rPr>
        <w:t>Rehersal</w:t>
      </w:r>
      <w:proofErr w:type="spellEnd"/>
      <w:r w:rsidR="007825C4">
        <w:rPr>
          <w:rFonts w:ascii="Times Roman"/>
          <w:u w:color="000000"/>
        </w:rPr>
        <w:t xml:space="preserve"> Assistant, </w:t>
      </w:r>
      <w:proofErr w:type="spellStart"/>
      <w:r w:rsidR="007825C4">
        <w:rPr>
          <w:rFonts w:ascii="Times Roman"/>
          <w:u w:color="000000"/>
        </w:rPr>
        <w:t>VideoANT</w:t>
      </w:r>
      <w:proofErr w:type="spellEnd"/>
      <w:r w:rsidR="007825C4">
        <w:rPr>
          <w:rFonts w:ascii="Times Roman"/>
          <w:u w:color="000000"/>
        </w:rPr>
        <w:t>.</w:t>
      </w:r>
    </w:p>
    <w:p w14:paraId="0443102F"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1BD08004" w14:textId="77777777" w:rsidR="007825C4" w:rsidRDefault="007825C4" w:rsidP="00652C50">
      <w:pPr>
        <w:rPr>
          <w:u w:color="000000"/>
        </w:rPr>
      </w:pPr>
      <w:proofErr w:type="spellStart"/>
      <w:r>
        <w:rPr>
          <w:u w:color="000000"/>
          <w:lang w:val="es-ES_tradnl"/>
        </w:rPr>
        <w:t>Scenario</w:t>
      </w:r>
      <w:proofErr w:type="spellEnd"/>
      <w:r>
        <w:rPr>
          <w:u w:color="000000"/>
          <w:lang w:val="es-ES_tradnl"/>
        </w:rPr>
        <w:t>:</w:t>
      </w:r>
      <w:r>
        <w:rPr>
          <w:u w:color="000000"/>
        </w:rPr>
        <w:t xml:space="preserve"> User has downloaded a few videos from </w:t>
      </w:r>
      <w:hyperlink r:id="rId50"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0A953CB" w14:textId="77777777" w:rsidR="007825C4" w:rsidRDefault="007825C4" w:rsidP="00652C50">
      <w:pPr>
        <w:rPr>
          <w:u w:color="000000"/>
        </w:rPr>
      </w:pPr>
      <w:r>
        <w:rPr>
          <w:u w:color="000000"/>
        </w:rPr>
        <w:t xml:space="preserve">Assets: the assets are primarily videos but may involve text and images as well. </w:t>
      </w:r>
    </w:p>
    <w:p w14:paraId="6B006504" w14:textId="77777777" w:rsidR="007825C4" w:rsidRDefault="007825C4" w:rsidP="00652C50">
      <w:pPr>
        <w:rPr>
          <w:u w:color="000000"/>
        </w:rPr>
      </w:pPr>
      <w:r>
        <w:rPr>
          <w:u w:color="000000"/>
        </w:rPr>
        <w:t xml:space="preserve">Necessary functionalities: </w:t>
      </w:r>
    </w:p>
    <w:p w14:paraId="0930353B" w14:textId="77777777" w:rsidR="007825C4" w:rsidRDefault="007825C4" w:rsidP="004D5EED">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Default="007825C4" w:rsidP="004D5EED">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7C8DC5EB" w14:textId="77777777" w:rsidR="007825C4" w:rsidRDefault="007825C4" w:rsidP="004D5EED">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65EEC0C7" w14:textId="77777777" w:rsidR="007825C4" w:rsidRDefault="007825C4" w:rsidP="004D5EED">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13668E9A" w14:textId="77777777" w:rsidR="007825C4" w:rsidRDefault="007825C4" w:rsidP="004D5EED">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Default="007825C4" w:rsidP="004D5EED">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r w:rsidR="008345A7">
        <w:rPr>
          <w:rFonts w:ascii="Times New Roman"/>
          <w:lang w:val="en-US"/>
        </w:rPr>
        <w:t>.</w:t>
      </w:r>
    </w:p>
    <w:p w14:paraId="7DB7D33D" w14:textId="77777777" w:rsidR="008345A7" w:rsidRDefault="009B54F3" w:rsidP="004C72C9">
      <w:pPr>
        <w:pStyle w:val="Heading1"/>
        <w:numPr>
          <w:ilvl w:val="0"/>
          <w:numId w:val="0"/>
        </w:numPr>
        <w:ind w:left="357"/>
      </w:pPr>
      <w:bookmarkStart w:id="53" w:name="_Toc276640553"/>
      <w:r w:rsidRPr="00AC51E7">
        <w:t>A</w:t>
      </w:r>
      <w:r w:rsidR="009E6F0F">
        <w:t>ppendix A: XML schema.</w:t>
      </w:r>
      <w:bookmarkEnd w:id="53"/>
      <w:r w:rsidR="008345A7">
        <w:t xml:space="preserve"> </w:t>
      </w:r>
    </w:p>
    <w:p w14:paraId="3C3C0A3F" w14:textId="77777777" w:rsidR="008345A7" w:rsidRDefault="008345A7" w:rsidP="008345A7">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t xml:space="preserve"> </w:t>
      </w:r>
    </w:p>
    <w:p w14:paraId="6661EFCC" w14:textId="77777777" w:rsidR="008345A7" w:rsidRDefault="008345A7" w:rsidP="008345A7">
      <w:r>
        <w:t>Each of resource</w:t>
      </w:r>
      <w:r w:rsidRPr="00C32C50">
        <w:t xml:space="preserve"> types has an obligatory attribute "</w:t>
      </w:r>
      <w:r>
        <w:t>id</w:t>
      </w:r>
      <w:r w:rsidRPr="00C32C50">
        <w:t>" which contains DASISH identifier pointing to the location of the resource on the DASISH server.</w:t>
      </w:r>
      <w:r>
        <w:t xml:space="preserve"> </w:t>
      </w:r>
      <w:r w:rsidRPr="00C32C50">
        <w:t xml:space="preserve">Resource-info types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 to the corresponding resource plus the most important information about the resource. There are corresponding list-of-resource-info types: </w:t>
      </w:r>
      <w:proofErr w:type="spellStart"/>
      <w:r w:rsidRPr="00B45AEF">
        <w:rPr>
          <w:i/>
        </w:rPr>
        <w:t>TargetInfos</w:t>
      </w:r>
      <w:proofErr w:type="spellEnd"/>
      <w:r w:rsidRPr="00C32C50">
        <w:t xml:space="preserve">, </w:t>
      </w:r>
      <w:proofErr w:type="spellStart"/>
      <w:r w:rsidRPr="00B45AEF">
        <w:rPr>
          <w:i/>
        </w:rPr>
        <w:t>AnnotationInfos</w:t>
      </w:r>
      <w:proofErr w:type="spellEnd"/>
      <w:r w:rsidRPr="00C32C50">
        <w:t xml:space="preserve">, </w:t>
      </w:r>
      <w:proofErr w:type="spellStart"/>
      <w:r w:rsidRPr="00B45AEF">
        <w:rPr>
          <w:i/>
        </w:rPr>
        <w:t>NotebookInfos</w:t>
      </w:r>
      <w:proofErr w:type="spellEnd"/>
      <w:r w:rsidRPr="00C32C50">
        <w:t>.</w:t>
      </w:r>
      <w:r>
        <w:t xml:space="preserve"> </w:t>
      </w:r>
    </w:p>
    <w:p w14:paraId="563947F0" w14:textId="77777777" w:rsidR="008345A7" w:rsidRDefault="008345A7" w:rsidP="008345A7"/>
    <w:p w14:paraId="6E89B26D" w14:textId="77777777" w:rsidR="008345A7" w:rsidRPr="00ED7698" w:rsidRDefault="008345A7" w:rsidP="008345A7">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targetNamespace</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xmlns:xs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elementFormDefault</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xmlns:dasish</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xs:import</w:t>
      </w:r>
      <w:proofErr w:type="spellEnd"/>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schemaLocation</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fragmentString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siblingTargets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cachedRepresentatinons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displayName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eMail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xs:boolean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textBody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xs:any</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processContents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p>
    <w:p w14:paraId="338F038C" w14:textId="77777777" w:rsidR="008345A7" w:rsidRDefault="008345A7" w:rsidP="008345A7">
      <w:pPr>
        <w:jc w:val="left"/>
        <w:rPr>
          <w:rFonts w:ascii="Times New Roman" w:hAnsi="Times New Roman" w:cs="Times New Roman"/>
          <w:color w:val="003296"/>
          <w:szCs w:val="22"/>
          <w:lang w:val="en-US"/>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003296"/>
          <w:szCs w:val="22"/>
          <w:lang w:val="en-US"/>
        </w:rPr>
        <w:t>&gt;</w:t>
      </w:r>
    </w:p>
    <w:p w14:paraId="3DEDF7D2" w14:textId="77777777" w:rsidR="00D81600" w:rsidRPr="00ED7698" w:rsidRDefault="00D81600" w:rsidP="008345A7">
      <w:pPr>
        <w:jc w:val="left"/>
        <w:rPr>
          <w:szCs w:val="22"/>
        </w:rPr>
      </w:pPr>
    </w:p>
    <w:p w14:paraId="65760B3B" w14:textId="77777777" w:rsidR="008345A7" w:rsidRPr="008345A7" w:rsidRDefault="008345A7" w:rsidP="008345A7"/>
    <w:p w14:paraId="2CF8D347" w14:textId="102FD435" w:rsidR="009B54F3" w:rsidRDefault="008345A7" w:rsidP="004C72C9">
      <w:pPr>
        <w:pStyle w:val="Heading1"/>
        <w:numPr>
          <w:ilvl w:val="0"/>
          <w:numId w:val="0"/>
        </w:numPr>
        <w:ind w:left="357"/>
      </w:pPr>
      <w:bookmarkStart w:id="54" w:name="_Toc276640554"/>
      <w:r>
        <w:t>Appendix B: DWAN Wired-Marker manual.</w:t>
      </w:r>
      <w:bookmarkEnd w:id="54"/>
      <w:r>
        <w:t xml:space="preserve"> </w:t>
      </w:r>
    </w:p>
    <w:p w14:paraId="153098B3" w14:textId="432A5AB7" w:rsidR="00CC57A5" w:rsidRDefault="00757B40" w:rsidP="00757B40">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w:t>
      </w:r>
      <w:r w:rsidR="00A0402B">
        <w:t xml:space="preserve"> by adding program modules </w:t>
      </w:r>
      <w:r>
        <w:t>allow</w:t>
      </w:r>
      <w:r w:rsidR="00A0402B">
        <w:t>ing</w:t>
      </w:r>
      <w:r>
        <w:t xml:space="preserve"> sending and receiving requests to the common server database where annotations of all users are stored.  </w:t>
      </w:r>
    </w:p>
    <w:p w14:paraId="2CEB0E7E" w14:textId="77777777" w:rsidR="00CC57A5" w:rsidRDefault="00CC57A5" w:rsidP="00757B40"/>
    <w:p w14:paraId="44BBE123" w14:textId="5536F7F9" w:rsidR="00CC57A5" w:rsidRPr="00CC57A5" w:rsidRDefault="000B5449" w:rsidP="00757B40">
      <w:pPr>
        <w:rPr>
          <w:i/>
          <w:sz w:val="28"/>
          <w:szCs w:val="28"/>
        </w:rPr>
      </w:pPr>
      <w:r>
        <w:rPr>
          <w:i/>
          <w:sz w:val="28"/>
          <w:szCs w:val="28"/>
        </w:rPr>
        <w:t>Download and installation</w:t>
      </w:r>
    </w:p>
    <w:p w14:paraId="5097B37E" w14:textId="77777777" w:rsidR="00CC57A5" w:rsidRDefault="00CC57A5" w:rsidP="00757B40"/>
    <w:p w14:paraId="3A4E45A0" w14:textId="7CCD0874" w:rsidR="00770A74" w:rsidRDefault="00757B40" w:rsidP="00770A74">
      <w:r>
        <w:t>The DWAN clie</w:t>
      </w:r>
      <w:r w:rsidR="00A0402B">
        <w:t xml:space="preserve">nt can be installed or downloaded </w:t>
      </w:r>
      <w:r>
        <w:t xml:space="preserve">from the </w:t>
      </w:r>
      <w:proofErr w:type="spellStart"/>
      <w:r>
        <w:t>github</w:t>
      </w:r>
      <w:proofErr w:type="spellEnd"/>
      <w:r>
        <w:t xml:space="preserve"> repository, </w:t>
      </w:r>
      <w:hyperlink r:id="rId51" w:history="1">
        <w:r w:rsidRPr="00D2764C">
          <w:rPr>
            <w:rStyle w:val="Hyperlink"/>
          </w:rPr>
          <w:t>https://github.com/DASISH/dwan-client-wiredmarker/releases</w:t>
        </w:r>
      </w:hyperlink>
      <w:r>
        <w:t>.</w:t>
      </w:r>
      <w:r w:rsidR="00CC57A5">
        <w:t xml:space="preserve">  One can install it by navigating </w:t>
      </w:r>
      <w:r w:rsidR="00770A74">
        <w:t>to this web-page in the Firefox, clicking on green button “</w:t>
      </w:r>
      <w:proofErr w:type="spellStart"/>
      <w:r w:rsidR="00770A74">
        <w:t>dasishwebannotator.xpi</w:t>
      </w:r>
      <w:proofErr w:type="spellEnd"/>
      <w:r w:rsidR="00770A74">
        <w:t xml:space="preserve">” and following the simple standard instructions issued by the browser, like “allow” to install software from the site.  </w:t>
      </w:r>
    </w:p>
    <w:p w14:paraId="549C5787" w14:textId="308A9F28" w:rsidR="00757B40" w:rsidRDefault="00770A74" w:rsidP="00770A74">
      <w:r>
        <w:t xml:space="preserve">Another option would be to start </w:t>
      </w:r>
      <w:r w:rsidR="00757B40" w:rsidRPr="00D04DD8">
        <w:t>up a</w:t>
      </w:r>
      <w:r>
        <w:t xml:space="preserve"> Firefox, drag and drop the </w:t>
      </w:r>
      <w:proofErr w:type="spellStart"/>
      <w:r>
        <w:t>xpi</w:t>
      </w:r>
      <w:proofErr w:type="spellEnd"/>
      <w:r>
        <w:t>-</w:t>
      </w:r>
      <w:r w:rsidR="00757B40" w:rsidRPr="00D04DD8">
        <w:t>file onto the Fir</w:t>
      </w:r>
      <w:r>
        <w:t>efox window</w:t>
      </w:r>
      <w:r w:rsidR="00757B40" w:rsidRPr="00D04DD8">
        <w:t xml:space="preserve">. </w:t>
      </w:r>
      <w:r>
        <w:t xml:space="preserve"> Yet another option would be: 1) download the </w:t>
      </w:r>
      <w:proofErr w:type="spellStart"/>
      <w:r>
        <w:t>xpi</w:t>
      </w:r>
      <w:proofErr w:type="spellEnd"/>
      <w:r>
        <w:t xml:space="preserve"> file in some directory of the user’s computer; 2) run add-on </w:t>
      </w:r>
      <w:r w:rsidR="00A0402B">
        <w:t>manager in Firefox; 3) follow “Install add-on from F</w:t>
      </w:r>
      <w:r>
        <w:t xml:space="preserve">ile” procedure by clicking the corresponding menu, see </w:t>
      </w:r>
      <w:r>
        <w:fldChar w:fldCharType="begin"/>
      </w:r>
      <w:r>
        <w:instrText xml:space="preserve"> REF _Ref276653504 \h </w:instrText>
      </w:r>
      <w:r>
        <w:fldChar w:fldCharType="separate"/>
      </w:r>
      <w:r>
        <w:t xml:space="preserve">Figure </w:t>
      </w:r>
      <w:r>
        <w:rPr>
          <w:noProof/>
        </w:rPr>
        <w:t>7</w:t>
      </w:r>
      <w:r>
        <w:fldChar w:fldCharType="end"/>
      </w:r>
      <w:r>
        <w:t>.</w:t>
      </w:r>
    </w:p>
    <w:p w14:paraId="65DC58B0" w14:textId="77777777" w:rsidR="00770A74" w:rsidRDefault="00770A74" w:rsidP="00770A74">
      <w:pPr>
        <w:keepNext/>
      </w:pPr>
      <w:r>
        <w:rPr>
          <w:noProof/>
          <w:lang w:val="en-US" w:eastAsia="en-US"/>
        </w:rPr>
        <w:drawing>
          <wp:inline distT="0" distB="0" distL="0" distR="0" wp14:anchorId="024C8B4E" wp14:editId="5F0AFA74">
            <wp:extent cx="3023235" cy="16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59.12.png"/>
                    <pic:cNvPicPr/>
                  </pic:nvPicPr>
                  <pic:blipFill>
                    <a:blip r:embed="rId52">
                      <a:extLst>
                        <a:ext uri="{28A0092B-C50C-407E-A947-70E740481C1C}">
                          <a14:useLocalDpi xmlns:a14="http://schemas.microsoft.com/office/drawing/2010/main" val="0"/>
                        </a:ext>
                      </a:extLst>
                    </a:blip>
                    <a:stretch>
                      <a:fillRect/>
                    </a:stretch>
                  </pic:blipFill>
                  <pic:spPr>
                    <a:xfrm>
                      <a:off x="0" y="0"/>
                      <a:ext cx="3025050" cy="1626576"/>
                    </a:xfrm>
                    <a:prstGeom prst="rect">
                      <a:avLst/>
                    </a:prstGeom>
                  </pic:spPr>
                </pic:pic>
              </a:graphicData>
            </a:graphic>
          </wp:inline>
        </w:drawing>
      </w:r>
    </w:p>
    <w:p w14:paraId="1F7E8E2A" w14:textId="4C2455D8" w:rsidR="00770A74" w:rsidRDefault="00770A74" w:rsidP="00770A74">
      <w:pPr>
        <w:pStyle w:val="Caption"/>
      </w:pPr>
      <w:bookmarkStart w:id="55" w:name="_Ref276653504"/>
      <w:r>
        <w:t xml:space="preserve">Figure </w:t>
      </w:r>
      <w:r>
        <w:fldChar w:fldCharType="begin"/>
      </w:r>
      <w:r>
        <w:instrText xml:space="preserve"> SEQ Figure \* ARABIC </w:instrText>
      </w:r>
      <w:r>
        <w:fldChar w:fldCharType="separate"/>
      </w:r>
      <w:r w:rsidR="00FE38EC">
        <w:rPr>
          <w:noProof/>
        </w:rPr>
        <w:t>7</w:t>
      </w:r>
      <w:r>
        <w:fldChar w:fldCharType="end"/>
      </w:r>
      <w:bookmarkEnd w:id="55"/>
      <w:r>
        <w:t>.  Firefox menu to start installation of  the DWAN client from file</w:t>
      </w:r>
    </w:p>
    <w:p w14:paraId="45DA6ED4" w14:textId="77777777" w:rsidR="00770A74" w:rsidRDefault="00770A74" w:rsidP="00757B40">
      <w:pPr>
        <w:rPr>
          <w:rFonts w:cs="Arial"/>
          <w:color w:val="000000"/>
        </w:rPr>
      </w:pPr>
      <w:r>
        <w:rPr>
          <w:rFonts w:cs="Arial"/>
          <w:color w:val="000000"/>
        </w:rPr>
        <w:br/>
      </w:r>
    </w:p>
    <w:p w14:paraId="359E4FAD" w14:textId="618F8AF3" w:rsidR="000B5449" w:rsidRPr="000B5449" w:rsidRDefault="00770A74" w:rsidP="00757B40">
      <w:pPr>
        <w:rPr>
          <w:rFonts w:cs="Arial"/>
          <w:i/>
          <w:color w:val="000000"/>
          <w:sz w:val="28"/>
          <w:szCs w:val="28"/>
        </w:rPr>
      </w:pPr>
      <w:r w:rsidRPr="000B5449">
        <w:rPr>
          <w:rFonts w:cs="Arial"/>
          <w:i/>
          <w:color w:val="000000"/>
          <w:sz w:val="28"/>
          <w:szCs w:val="28"/>
        </w:rPr>
        <w:t>Account man</w:t>
      </w:r>
      <w:r w:rsidR="000B5449" w:rsidRPr="000B5449">
        <w:rPr>
          <w:rFonts w:cs="Arial"/>
          <w:i/>
          <w:color w:val="000000"/>
          <w:sz w:val="28"/>
          <w:szCs w:val="28"/>
        </w:rPr>
        <w:t>agement and logging-in</w:t>
      </w:r>
    </w:p>
    <w:p w14:paraId="0CD6ABEA" w14:textId="38713C96" w:rsidR="00757B40" w:rsidRPr="00367B2F" w:rsidRDefault="004D5EED" w:rsidP="000B5449">
      <w:pPr>
        <w:ind w:firstLine="0"/>
        <w:rPr>
          <w:rFonts w:eastAsia="Times New Roman" w:cs="Times New Roman"/>
        </w:rPr>
      </w:pPr>
      <w:r>
        <w:rPr>
          <w:noProof/>
          <w:lang w:eastAsia="en-US"/>
        </w:rPr>
        <mc:AlternateContent>
          <mc:Choice Requires="wps">
            <w:drawing>
              <wp:anchor distT="0" distB="0" distL="114300" distR="114300" simplePos="0" relativeHeight="251678720" behindDoc="0" locked="0" layoutInCell="1" allowOverlap="1" wp14:anchorId="64118D3A" wp14:editId="1063CBC8">
                <wp:simplePos x="0" y="0"/>
                <wp:positionH relativeFrom="column">
                  <wp:posOffset>457200</wp:posOffset>
                </wp:positionH>
                <wp:positionV relativeFrom="paragraph">
                  <wp:posOffset>3112770</wp:posOffset>
                </wp:positionV>
                <wp:extent cx="2710180" cy="298450"/>
                <wp:effectExtent l="0" t="0" r="0" b="0"/>
                <wp:wrapThrough wrapText="bothSides">
                  <wp:wrapPolygon edited="0">
                    <wp:start x="0" y="0"/>
                    <wp:lineTo x="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71018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7F803F" w14:textId="1C43BDB4" w:rsidR="00166CCE" w:rsidRPr="004A6C25" w:rsidRDefault="00166CCE" w:rsidP="004D5EED">
                            <w:pPr>
                              <w:pStyle w:val="Caption"/>
                              <w:rPr>
                                <w:rFonts w:ascii="Times" w:hAnsi="Times"/>
                                <w:noProof/>
                                <w:sz w:val="22"/>
                              </w:rPr>
                            </w:pPr>
                            <w:bookmarkStart w:id="56" w:name="_Ref276654072"/>
                            <w:r>
                              <w:t xml:space="preserve">Figure </w:t>
                            </w:r>
                            <w:r>
                              <w:fldChar w:fldCharType="begin"/>
                            </w:r>
                            <w:r>
                              <w:instrText xml:space="preserve"> SEQ Figure \* ARABIC </w:instrText>
                            </w:r>
                            <w:r>
                              <w:fldChar w:fldCharType="separate"/>
                            </w:r>
                            <w:r>
                              <w:rPr>
                                <w:noProof/>
                              </w:rPr>
                              <w:t>8</w:t>
                            </w:r>
                            <w:r>
                              <w:fldChar w:fldCharType="end"/>
                            </w:r>
                            <w:bookmarkEnd w:id="56"/>
                            <w:r>
                              <w:t>. Authentication via Shibboleth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9" type="#_x0000_t202" style="position:absolute;left:0;text-align:left;margin-left:36pt;margin-top:245.1pt;width:213.4pt;height:2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" stroked="f">
                <v:textbox style="mso-fit-shape-to-text:t" inset="0,0,0,0">
                  <w:txbxContent>
                    <w:p w14:paraId="497F803F" w14:textId="1C43BDB4" w:rsidR="00166CCE" w:rsidRPr="004A6C25" w:rsidRDefault="00166CCE" w:rsidP="004D5EED">
                      <w:pPr>
                        <w:pStyle w:val="Caption"/>
                        <w:rPr>
                          <w:rFonts w:ascii="Times" w:hAnsi="Times"/>
                          <w:noProof/>
                          <w:sz w:val="22"/>
                        </w:rPr>
                      </w:pPr>
                      <w:bookmarkStart w:id="57" w:name="_Ref276654072"/>
                      <w:r>
                        <w:t xml:space="preserve">Figure </w:t>
                      </w:r>
                      <w:r>
                        <w:fldChar w:fldCharType="begin"/>
                      </w:r>
                      <w:r>
                        <w:instrText xml:space="preserve"> SEQ Figure \* ARABIC </w:instrText>
                      </w:r>
                      <w:r>
                        <w:fldChar w:fldCharType="separate"/>
                      </w:r>
                      <w:r>
                        <w:rPr>
                          <w:noProof/>
                        </w:rPr>
                        <w:t>8</w:t>
                      </w:r>
                      <w:r>
                        <w:fldChar w:fldCharType="end"/>
                      </w:r>
                      <w:bookmarkEnd w:id="57"/>
                      <w:r>
                        <w:t>. Authentication via Shibboleth IP</w:t>
                      </w:r>
                    </w:p>
                  </w:txbxContent>
                </v:textbox>
                <w10:wrap type="through"/>
              </v:shape>
            </w:pict>
          </mc:Fallback>
        </mc:AlternateContent>
      </w:r>
      <w:r>
        <w:rPr>
          <w:rFonts w:eastAsia="Times New Roman" w:cs="Times New Roman"/>
          <w:noProof/>
          <w:lang w:val="en-US" w:eastAsia="en-US"/>
        </w:rPr>
        <w:drawing>
          <wp:anchor distT="0" distB="0" distL="114300" distR="114300" simplePos="0" relativeHeight="251676672" behindDoc="0" locked="0" layoutInCell="1" allowOverlap="1" wp14:anchorId="5A6A0FCE" wp14:editId="06768078">
            <wp:simplePos x="0" y="0"/>
            <wp:positionH relativeFrom="column">
              <wp:posOffset>457200</wp:posOffset>
            </wp:positionH>
            <wp:positionV relativeFrom="paragraph">
              <wp:posOffset>1002665</wp:posOffset>
            </wp:positionV>
            <wp:extent cx="2710180" cy="2052955"/>
            <wp:effectExtent l="0" t="0" r="762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08.26.png"/>
                    <pic:cNvPicPr/>
                  </pic:nvPicPr>
                  <pic:blipFill>
                    <a:blip r:embed="rId53">
                      <a:extLst>
                        <a:ext uri="{28A0092B-C50C-407E-A947-70E740481C1C}">
                          <a14:useLocalDpi xmlns:a14="http://schemas.microsoft.com/office/drawing/2010/main" val="0"/>
                        </a:ext>
                      </a:extLst>
                    </a:blip>
                    <a:stretch>
                      <a:fillRect/>
                    </a:stretch>
                  </pic:blipFill>
                  <pic:spPr>
                    <a:xfrm>
                      <a:off x="0" y="0"/>
                      <a:ext cx="2710180" cy="2052955"/>
                    </a:xfrm>
                    <a:prstGeom prst="rect">
                      <a:avLst/>
                    </a:prstGeom>
                  </pic:spPr>
                </pic:pic>
              </a:graphicData>
            </a:graphic>
            <wp14:sizeRelH relativeFrom="page">
              <wp14:pctWidth>0</wp14:pctWidth>
            </wp14:sizeRelH>
            <wp14:sizeRelV relativeFrom="page">
              <wp14:pctHeight>0</wp14:pctHeight>
            </wp14:sizeRelV>
          </wp:anchor>
        </w:drawing>
      </w:r>
      <w:r w:rsidR="00770A74">
        <w:rPr>
          <w:rFonts w:cs="Arial"/>
          <w:color w:val="000000"/>
        </w:rPr>
        <w:br/>
      </w:r>
      <w:r w:rsidR="00757B40" w:rsidRPr="00367B2F">
        <w:rPr>
          <w:rFonts w:cs="Arial"/>
          <w:color w:val="000000"/>
        </w:rPr>
        <w:t xml:space="preserve">In order to use DWAN </w:t>
      </w:r>
      <w:r w:rsidR="00A0402B">
        <w:rPr>
          <w:rFonts w:cs="Arial"/>
          <w:color w:val="000000"/>
        </w:rPr>
        <w:t>one</w:t>
      </w:r>
      <w:r w:rsidR="00757B40" w:rsidRPr="00367B2F">
        <w:rPr>
          <w:rFonts w:cs="Arial"/>
          <w:color w:val="000000"/>
        </w:rPr>
        <w:t xml:space="preserve"> need</w:t>
      </w:r>
      <w:r w:rsidR="00757B40">
        <w:rPr>
          <w:rFonts w:cs="Arial"/>
          <w:color w:val="000000"/>
        </w:rPr>
        <w:t>s</w:t>
      </w:r>
      <w:r w:rsidR="00757B40" w:rsidRPr="00367B2F">
        <w:rPr>
          <w:rFonts w:cs="Arial"/>
          <w:color w:val="000000"/>
        </w:rPr>
        <w:t xml:space="preserve"> to log-in. DWAN offers two ways of authentication, via </w:t>
      </w:r>
      <w:r w:rsidR="00757B40">
        <w:rPr>
          <w:rFonts w:cs="Arial"/>
          <w:i/>
          <w:color w:val="000000"/>
        </w:rPr>
        <w:t>Shibboleth</w:t>
      </w:r>
      <w:r w:rsidR="00757B40" w:rsidRPr="00367B2F">
        <w:rPr>
          <w:rFonts w:cs="Arial"/>
          <w:color w:val="000000"/>
        </w:rPr>
        <w:t xml:space="preserve"> (A) and with a</w:t>
      </w:r>
      <w:r w:rsidR="00757B40">
        <w:rPr>
          <w:rFonts w:cs="Arial"/>
          <w:color w:val="000000"/>
        </w:rPr>
        <w:t xml:space="preserve">n account which </w:t>
      </w:r>
      <w:r w:rsidR="00A0402B">
        <w:rPr>
          <w:rFonts w:cs="Arial"/>
          <w:color w:val="000000"/>
        </w:rPr>
        <w:t>you</w:t>
      </w:r>
      <w:r w:rsidR="00757B40">
        <w:rPr>
          <w:rFonts w:cs="Arial"/>
          <w:color w:val="000000"/>
        </w:rPr>
        <w:t xml:space="preserve"> creates </w:t>
      </w:r>
      <w:r w:rsidR="00A0402B">
        <w:rPr>
          <w:rFonts w:cs="Arial"/>
          <w:color w:val="000000"/>
        </w:rPr>
        <w:t>your</w:t>
      </w:r>
      <w:r w:rsidR="00757B40">
        <w:rPr>
          <w:rFonts w:cs="Arial"/>
          <w:color w:val="000000"/>
        </w:rPr>
        <w:t>self by filling up a form on the DWAN se</w:t>
      </w:r>
      <w:r w:rsidR="00A0402B">
        <w:rPr>
          <w:rFonts w:cs="Arial"/>
          <w:color w:val="000000"/>
        </w:rPr>
        <w:t>rver-generated web-page where you provide</w:t>
      </w:r>
      <w:r w:rsidR="00757B40">
        <w:rPr>
          <w:rFonts w:cs="Arial"/>
          <w:color w:val="000000"/>
        </w:rPr>
        <w:t xml:space="preserve"> </w:t>
      </w:r>
      <w:r w:rsidR="00166CCE">
        <w:rPr>
          <w:rFonts w:cs="Arial"/>
          <w:color w:val="000000"/>
        </w:rPr>
        <w:t>your</w:t>
      </w:r>
      <w:r w:rsidR="00757B40">
        <w:rPr>
          <w:rFonts w:cs="Arial"/>
          <w:color w:val="000000"/>
        </w:rPr>
        <w:t xml:space="preserve"> login, e-mail address and password </w:t>
      </w:r>
      <w:r w:rsidR="00757B40" w:rsidRPr="00367B2F">
        <w:rPr>
          <w:rFonts w:cs="Arial"/>
          <w:color w:val="000000"/>
        </w:rPr>
        <w:t xml:space="preserve">(B). </w:t>
      </w:r>
      <w:r w:rsidR="00757B40">
        <w:rPr>
          <w:rFonts w:cs="Arial"/>
          <w:color w:val="000000"/>
        </w:rPr>
        <w:t xml:space="preserve">Below both authentication procedures are described in more detail. </w:t>
      </w:r>
    </w:p>
    <w:p w14:paraId="0BC7D5A8" w14:textId="77777777" w:rsidR="00590AFA" w:rsidRDefault="00757B40" w:rsidP="00590AFA">
      <w:pPr>
        <w:pStyle w:val="ListParagraph"/>
        <w:numPr>
          <w:ilvl w:val="0"/>
          <w:numId w:val="45"/>
        </w:numPr>
        <w:rPr>
          <w:rFonts w:cs="Arial"/>
          <w:color w:val="000000"/>
        </w:rPr>
      </w:pPr>
      <w:r w:rsidRPr="004D5EED">
        <w:rPr>
          <w:rFonts w:cs="Arial"/>
          <w:color w:val="000000"/>
        </w:rPr>
        <w:t>If your institution is listed as a Shibboleth Identity Provider (</w:t>
      </w:r>
      <w:r w:rsidR="004D5EED" w:rsidRPr="004D5EED">
        <w:rPr>
          <w:rFonts w:cs="Arial"/>
          <w:color w:val="000000"/>
        </w:rPr>
        <w:t xml:space="preserve">IP), </w:t>
      </w:r>
      <w:r w:rsidR="004D5EED">
        <w:rPr>
          <w:rFonts w:cs="Arial"/>
          <w:color w:val="000000"/>
        </w:rPr>
        <w:t xml:space="preserve"> see </w:t>
      </w:r>
      <w:r w:rsidR="004D5EED">
        <w:rPr>
          <w:rFonts w:cs="Arial"/>
          <w:color w:val="000000"/>
        </w:rPr>
        <w:fldChar w:fldCharType="begin"/>
      </w:r>
      <w:r w:rsidR="004D5EED">
        <w:rPr>
          <w:rFonts w:cs="Arial"/>
          <w:color w:val="000000"/>
        </w:rPr>
        <w:instrText xml:space="preserve"> REF _Ref276654072 \h </w:instrText>
      </w:r>
      <w:r w:rsidR="004D5EED">
        <w:rPr>
          <w:rFonts w:cs="Arial"/>
          <w:color w:val="000000"/>
        </w:rPr>
      </w:r>
      <w:r w:rsidR="004D5EED">
        <w:rPr>
          <w:rFonts w:cs="Arial"/>
          <w:color w:val="000000"/>
        </w:rPr>
        <w:fldChar w:fldCharType="separate"/>
      </w:r>
      <w:r w:rsidR="004D5EED">
        <w:t xml:space="preserve">Figure </w:t>
      </w:r>
      <w:r w:rsidR="004D5EED">
        <w:rPr>
          <w:noProof/>
        </w:rPr>
        <w:t>8</w:t>
      </w:r>
      <w:r w:rsidR="004D5EED">
        <w:rPr>
          <w:rFonts w:cs="Arial"/>
          <w:color w:val="000000"/>
        </w:rPr>
        <w:fldChar w:fldCharType="end"/>
      </w:r>
      <w:r w:rsidR="004D5EED">
        <w:rPr>
          <w:rFonts w:cs="Arial"/>
          <w:color w:val="000000"/>
        </w:rPr>
        <w:t>,</w:t>
      </w:r>
      <w:r w:rsidR="004D5EED" w:rsidRPr="004D5EED">
        <w:rPr>
          <w:rFonts w:cs="Arial"/>
          <w:color w:val="000000"/>
        </w:rPr>
        <w:br/>
        <w:t xml:space="preserve">then you can just use your </w:t>
      </w:r>
      <w:r w:rsidRPr="004D5EED">
        <w:rPr>
          <w:rFonts w:cs="Arial"/>
          <w:color w:val="000000"/>
        </w:rPr>
        <w:t>institution credentials. Choose from the list of Identity Providers,</w:t>
      </w:r>
      <w:r w:rsidR="004D5EED" w:rsidRPr="004D5EED">
        <w:rPr>
          <w:rFonts w:eastAsia="Times New Roman" w:cs="Times New Roman"/>
          <w:noProof/>
          <w:lang w:val="en-US" w:eastAsia="en-US"/>
        </w:rPr>
        <w:t xml:space="preserve"> </w:t>
      </w:r>
      <w:r w:rsidRPr="004D5EED">
        <w:rPr>
          <w:rFonts w:cs="Arial"/>
          <w:color w:val="000000"/>
        </w:rPr>
        <w:t xml:space="preserve"> select, and log in. </w:t>
      </w:r>
    </w:p>
    <w:p w14:paraId="3948931D" w14:textId="0C5C4F99" w:rsidR="00757B40" w:rsidRPr="00590AFA" w:rsidRDefault="00757B40" w:rsidP="00590AFA">
      <w:pPr>
        <w:pStyle w:val="ListParagraph"/>
        <w:numPr>
          <w:ilvl w:val="0"/>
          <w:numId w:val="45"/>
        </w:numPr>
        <w:rPr>
          <w:rFonts w:cs="Arial"/>
          <w:color w:val="000000"/>
        </w:rPr>
      </w:pPr>
      <w:r w:rsidRPr="00367B2F">
        <w:t>If your institution is not listed as a Shibboleth IP, then you can create a user account following the following steps:</w:t>
      </w:r>
    </w:p>
    <w:p w14:paraId="3006320E" w14:textId="2331BC42" w:rsidR="00A1041B" w:rsidRPr="00367B2F" w:rsidRDefault="00757B40" w:rsidP="00757B40">
      <w:r w:rsidRPr="00367B2F">
        <w:t>1. go to</w:t>
      </w:r>
      <w:r w:rsidR="000358D2">
        <w:t xml:space="preserve"> </w:t>
      </w:r>
      <w:r w:rsidR="000358D2" w:rsidRPr="002D5FFF">
        <w:rPr>
          <w:i/>
        </w:rPr>
        <w:t>https://myserver/ds/webannotator-basic</w:t>
      </w:r>
      <w:r w:rsidR="000358D2">
        <w:t>.</w:t>
      </w:r>
      <w:r w:rsidRPr="00367B2F">
        <w:t xml:space="preserve"> </w:t>
      </w:r>
      <w:r w:rsidR="000358D2">
        <w:rPr>
          <w:rStyle w:val="FootnoteReference"/>
        </w:rPr>
        <w:footnoteReference w:id="29"/>
      </w:r>
    </w:p>
    <w:p w14:paraId="3A513DA6" w14:textId="77777777" w:rsidR="00757B40" w:rsidRPr="00367B2F" w:rsidRDefault="00757B40" w:rsidP="00757B40">
      <w:r w:rsidRPr="00367B2F">
        <w:t xml:space="preserve">2. click on </w:t>
      </w:r>
      <w:r w:rsidRPr="00367B2F">
        <w:rPr>
          <w:i/>
          <w:iCs/>
        </w:rPr>
        <w:t xml:space="preserve">Register as a non-Shibboleth user </w:t>
      </w:r>
    </w:p>
    <w:p w14:paraId="58D00D21" w14:textId="0CE738BC" w:rsidR="00757B40" w:rsidRPr="00367B2F" w:rsidRDefault="00757B40" w:rsidP="000358D2">
      <w:r w:rsidRPr="00367B2F">
        <w:t>3. fill in the user registration form and submit it</w:t>
      </w:r>
    </w:p>
    <w:p w14:paraId="40948C05" w14:textId="403AC7BB" w:rsidR="00757B40" w:rsidRPr="00367B2F" w:rsidRDefault="000358D2" w:rsidP="00757B40">
      <w:pPr>
        <w:jc w:val="left"/>
      </w:pPr>
      <w:r>
        <w:t>4</w:t>
      </w:r>
      <w:r w:rsidR="00757B40" w:rsidRPr="00367B2F">
        <w:t xml:space="preserve">. go to DASISH Web Annotator &gt; Settings &gt; Server &gt; write this link </w:t>
      </w:r>
      <w:r w:rsidR="002D5FFF" w:rsidRPr="002D5FFF">
        <w:rPr>
          <w:i/>
        </w:rPr>
        <w:t>https://myserver/ds/webannotator-basic</w:t>
      </w:r>
      <w:r w:rsidR="002D5FFF">
        <w:t xml:space="preserve"> in the </w:t>
      </w:r>
      <w:r w:rsidR="002D5FFF" w:rsidRPr="002D5FFF">
        <w:rPr>
          <w:i/>
        </w:rPr>
        <w:t>User Specified</w:t>
      </w:r>
      <w:r w:rsidR="002D5FFF">
        <w:t xml:space="preserve"> box </w:t>
      </w:r>
      <w:r w:rsidR="00757B40" w:rsidRPr="00367B2F">
        <w:t>and close</w:t>
      </w:r>
      <w:r w:rsidR="00757B40">
        <w:t>.</w:t>
      </w:r>
      <w:r>
        <w:t xml:space="preserve"> See </w:t>
      </w:r>
      <w:r>
        <w:fldChar w:fldCharType="begin"/>
      </w:r>
      <w:r>
        <w:instrText xml:space="preserve"> REF _Ref276654502 \h </w:instrText>
      </w:r>
      <w:r>
        <w:fldChar w:fldCharType="separate"/>
      </w:r>
      <w:r>
        <w:t xml:space="preserve">Figure </w:t>
      </w:r>
      <w:r>
        <w:rPr>
          <w:noProof/>
        </w:rPr>
        <w:t>9</w:t>
      </w:r>
      <w:r>
        <w:fldChar w:fldCharType="end"/>
      </w:r>
      <w:r>
        <w:t xml:space="preserve"> for an example.</w:t>
      </w:r>
    </w:p>
    <w:p w14:paraId="1DCC7E46" w14:textId="77777777" w:rsidR="00757B40" w:rsidRPr="00367B2F" w:rsidRDefault="00757B40" w:rsidP="00757B40">
      <w:pPr>
        <w:rPr>
          <w:rFonts w:eastAsia="Times New Roman" w:cs="Times New Roman"/>
        </w:rPr>
      </w:pPr>
    </w:p>
    <w:p w14:paraId="7793CAF3" w14:textId="77777777" w:rsidR="000358D2" w:rsidRDefault="00757B40" w:rsidP="000358D2">
      <w:pPr>
        <w:pStyle w:val="NormalWeb"/>
        <w:keepNext/>
        <w:spacing w:before="0" w:beforeAutospacing="0" w:after="0" w:afterAutospacing="0"/>
      </w:pPr>
      <w:r>
        <w:rPr>
          <w:noProof/>
          <w:lang w:val="en-US" w:eastAsia="en-US"/>
        </w:rPr>
        <w:drawing>
          <wp:inline distT="0" distB="0" distL="0" distR="0" wp14:anchorId="5EDB263D" wp14:editId="135FE653">
            <wp:extent cx="3937635" cy="1823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4">
                      <a:extLst>
                        <a:ext uri="{28A0092B-C50C-407E-A947-70E740481C1C}">
                          <a14:useLocalDpi xmlns:a14="http://schemas.microsoft.com/office/drawing/2010/main" val="0"/>
                        </a:ext>
                      </a:extLst>
                    </a:blip>
                    <a:stretch>
                      <a:fillRect/>
                    </a:stretch>
                  </pic:blipFill>
                  <pic:spPr>
                    <a:xfrm>
                      <a:off x="0" y="0"/>
                      <a:ext cx="3941945" cy="1825716"/>
                    </a:xfrm>
                    <a:prstGeom prst="rect">
                      <a:avLst/>
                    </a:prstGeom>
                  </pic:spPr>
                </pic:pic>
              </a:graphicData>
            </a:graphic>
          </wp:inline>
        </w:drawing>
      </w:r>
    </w:p>
    <w:p w14:paraId="491510D5" w14:textId="59024A9D" w:rsidR="00757B40" w:rsidRDefault="000358D2" w:rsidP="000358D2">
      <w:pPr>
        <w:pStyle w:val="Caption"/>
      </w:pPr>
      <w:bookmarkStart w:id="58" w:name="_Ref276654502"/>
      <w:r>
        <w:t xml:space="preserve">Figure </w:t>
      </w:r>
      <w:r>
        <w:fldChar w:fldCharType="begin"/>
      </w:r>
      <w:r>
        <w:instrText xml:space="preserve"> SEQ Figure \* ARABIC </w:instrText>
      </w:r>
      <w:r>
        <w:fldChar w:fldCharType="separate"/>
      </w:r>
      <w:r w:rsidR="00FE38EC">
        <w:rPr>
          <w:noProof/>
        </w:rPr>
        <w:t>9</w:t>
      </w:r>
      <w:r>
        <w:fldChar w:fldCharType="end"/>
      </w:r>
      <w:bookmarkEnd w:id="58"/>
      <w:r>
        <w:t>. Setting up a service location</w:t>
      </w:r>
    </w:p>
    <w:p w14:paraId="48338735" w14:textId="77777777" w:rsidR="00757B40" w:rsidRDefault="00757B40" w:rsidP="00757B40">
      <w:pPr>
        <w:pStyle w:val="NormalWeb"/>
        <w:spacing w:before="0" w:beforeAutospacing="0" w:after="0" w:afterAutospacing="0"/>
        <w:rPr>
          <w:rFonts w:ascii="Arial" w:hAnsi="Arial" w:cs="Arial"/>
          <w:color w:val="000000"/>
        </w:rPr>
      </w:pPr>
    </w:p>
    <w:p w14:paraId="7AD7B449" w14:textId="3218C63C" w:rsidR="00757B40" w:rsidRPr="00B20F98" w:rsidRDefault="00CB0CDF" w:rsidP="00757B40">
      <w:pPr>
        <w:rPr>
          <w:i/>
          <w:sz w:val="28"/>
          <w:szCs w:val="28"/>
        </w:rPr>
      </w:pPr>
      <w:r>
        <w:rPr>
          <w:i/>
          <w:sz w:val="28"/>
          <w:szCs w:val="28"/>
        </w:rPr>
        <w:t>Viewin</w:t>
      </w:r>
      <w:r w:rsidR="00B20F98" w:rsidRPr="00B20F98">
        <w:rPr>
          <w:i/>
          <w:sz w:val="28"/>
          <w:szCs w:val="28"/>
        </w:rPr>
        <w:t>g annotations</w:t>
      </w:r>
    </w:p>
    <w:p w14:paraId="3A5C00A0" w14:textId="77777777" w:rsidR="00B20F98" w:rsidRPr="00E07A5C" w:rsidRDefault="00B20F98" w:rsidP="00757B40"/>
    <w:p w14:paraId="402C4FED" w14:textId="02DB01F4" w:rsidR="00757B40" w:rsidRPr="00B1523A" w:rsidRDefault="00757B40" w:rsidP="00757B40">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rsidR="00CE3DDB">
        <w:t>Navigate</w:t>
      </w:r>
      <w:r>
        <w:t xml:space="preserve"> to</w:t>
      </w:r>
      <w:r w:rsidRPr="00B1523A">
        <w:t xml:space="preserve"> the page </w:t>
      </w:r>
      <w:r w:rsidR="00956279">
        <w:t xml:space="preserve">you are </w:t>
      </w:r>
      <w:r>
        <w:t>interested in</w:t>
      </w:r>
      <w:r w:rsidRPr="00B1523A">
        <w:t xml:space="preserve">. </w:t>
      </w:r>
      <w:r w:rsidR="00001EB1">
        <w:t xml:space="preserve">Click the “reload” icon in the browser bar.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7F03173A" w14:textId="50B8A1CD" w:rsidR="00757B40" w:rsidRPr="00B1523A" w:rsidRDefault="00200006" w:rsidP="00757B40">
      <w:r>
        <w:rPr>
          <w:noProof/>
          <w:lang w:eastAsia="en-US"/>
        </w:rPr>
        <mc:AlternateContent>
          <mc:Choice Requires="wps">
            <w:drawing>
              <wp:anchor distT="0" distB="0" distL="114300" distR="114300" simplePos="0" relativeHeight="251681792" behindDoc="0" locked="0" layoutInCell="1" allowOverlap="1" wp14:anchorId="729CDD11" wp14:editId="13EC70C9">
                <wp:simplePos x="0" y="0"/>
                <wp:positionH relativeFrom="column">
                  <wp:posOffset>457200</wp:posOffset>
                </wp:positionH>
                <wp:positionV relativeFrom="paragraph">
                  <wp:posOffset>2322830</wp:posOffset>
                </wp:positionV>
                <wp:extent cx="3504565" cy="298450"/>
                <wp:effectExtent l="0" t="0" r="635" b="6350"/>
                <wp:wrapTopAndBottom/>
                <wp:docPr id="33" name="Text Box 33"/>
                <wp:cNvGraphicFramePr/>
                <a:graphic xmlns:a="http://schemas.openxmlformats.org/drawingml/2006/main">
                  <a:graphicData uri="http://schemas.microsoft.com/office/word/2010/wordprocessingShape">
                    <wps:wsp>
                      <wps:cNvSpPr txBox="1"/>
                      <wps:spPr>
                        <a:xfrm>
                          <a:off x="0" y="0"/>
                          <a:ext cx="35045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6E3278" w14:textId="66A5F36C" w:rsidR="00166CCE" w:rsidRPr="00087675" w:rsidRDefault="00166CCE" w:rsidP="00403261">
                            <w:pPr>
                              <w:pStyle w:val="Caption"/>
                              <w:rPr>
                                <w:rFonts w:ascii="Times" w:hAnsi="Times"/>
                                <w:sz w:val="22"/>
                                <w:lang w:val="en-GB" w:eastAsia="sv-SE"/>
                              </w:rPr>
                            </w:pPr>
                            <w:bookmarkStart w:id="59" w:name="_Ref276655267"/>
                            <w:r>
                              <w:t xml:space="preserve">Figure </w:t>
                            </w:r>
                            <w:r>
                              <w:fldChar w:fldCharType="begin"/>
                            </w:r>
                            <w:r>
                              <w:instrText xml:space="preserve"> SEQ Figure \* ARABIC </w:instrText>
                            </w:r>
                            <w:r>
                              <w:fldChar w:fldCharType="separate"/>
                            </w:r>
                            <w:r>
                              <w:rPr>
                                <w:noProof/>
                              </w:rPr>
                              <w:t>10</w:t>
                            </w:r>
                            <w:r>
                              <w:fldChar w:fldCharType="end"/>
                            </w:r>
                            <w:bookmarkEnd w:id="59"/>
                            <w:r>
                              <w:t>. Viewing annotations of other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left:0;text-align:left;margin-left:36pt;margin-top:182.9pt;width:275.95pt;height:2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" stroked="f">
                <v:textbox style="mso-fit-shape-to-text:t" inset="0,0,0,0">
                  <w:txbxContent>
                    <w:p w14:paraId="596E3278" w14:textId="66A5F36C" w:rsidR="00166CCE" w:rsidRPr="00087675" w:rsidRDefault="00166CCE" w:rsidP="00403261">
                      <w:pPr>
                        <w:pStyle w:val="Caption"/>
                        <w:rPr>
                          <w:rFonts w:ascii="Times" w:hAnsi="Times"/>
                          <w:sz w:val="22"/>
                          <w:lang w:val="en-GB" w:eastAsia="sv-SE"/>
                        </w:rPr>
                      </w:pPr>
                      <w:bookmarkStart w:id="60" w:name="_Ref276655267"/>
                      <w:r>
                        <w:t xml:space="preserve">Figure </w:t>
                      </w:r>
                      <w:r>
                        <w:fldChar w:fldCharType="begin"/>
                      </w:r>
                      <w:r>
                        <w:instrText xml:space="preserve"> SEQ Figure \* ARABIC </w:instrText>
                      </w:r>
                      <w:r>
                        <w:fldChar w:fldCharType="separate"/>
                      </w:r>
                      <w:r>
                        <w:rPr>
                          <w:noProof/>
                        </w:rPr>
                        <w:t>10</w:t>
                      </w:r>
                      <w:r>
                        <w:fldChar w:fldCharType="end"/>
                      </w:r>
                      <w:bookmarkEnd w:id="60"/>
                      <w:r>
                        <w:t>. Viewing annotations of other users</w:t>
                      </w:r>
                    </w:p>
                  </w:txbxContent>
                </v:textbox>
                <w10:wrap type="topAndBottom"/>
              </v:shape>
            </w:pict>
          </mc:Fallback>
        </mc:AlternateContent>
      </w:r>
      <w:r w:rsidR="00CB0CDF" w:rsidRPr="00403261">
        <w:drawing>
          <wp:anchor distT="0" distB="0" distL="114300" distR="114300" simplePos="0" relativeHeight="251679744" behindDoc="0" locked="0" layoutInCell="1" allowOverlap="1" wp14:anchorId="54E3859C" wp14:editId="5DE83F63">
            <wp:simplePos x="0" y="0"/>
            <wp:positionH relativeFrom="column">
              <wp:posOffset>457200</wp:posOffset>
            </wp:positionH>
            <wp:positionV relativeFrom="paragraph">
              <wp:posOffset>332740</wp:posOffset>
            </wp:positionV>
            <wp:extent cx="3504565" cy="2052955"/>
            <wp:effectExtent l="0" t="0" r="635" b="44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22.20.png"/>
                    <pic:cNvPicPr/>
                  </pic:nvPicPr>
                  <pic:blipFill>
                    <a:blip r:embed="rId55">
                      <a:extLst>
                        <a:ext uri="{28A0092B-C50C-407E-A947-70E740481C1C}">
                          <a14:useLocalDpi xmlns:a14="http://schemas.microsoft.com/office/drawing/2010/main" val="0"/>
                        </a:ext>
                      </a:extLst>
                    </a:blip>
                    <a:stretch>
                      <a:fillRect/>
                    </a:stretch>
                  </pic:blipFill>
                  <pic:spPr>
                    <a:xfrm>
                      <a:off x="0" y="0"/>
                      <a:ext cx="3504565" cy="2052955"/>
                    </a:xfrm>
                    <a:prstGeom prst="rect">
                      <a:avLst/>
                    </a:prstGeom>
                  </pic:spPr>
                </pic:pic>
              </a:graphicData>
            </a:graphic>
            <wp14:sizeRelH relativeFrom="page">
              <wp14:pctWidth>0</wp14:pctWidth>
            </wp14:sizeRelH>
            <wp14:sizeRelV relativeFrom="page">
              <wp14:pctHeight>0</wp14:pctHeight>
            </wp14:sizeRelV>
          </wp:anchor>
        </w:drawing>
      </w:r>
      <w:r w:rsidR="00757B40" w:rsidRPr="00B1523A">
        <w:t>To see annotations from the other users, click on the annotation you want to</w:t>
      </w:r>
      <w:r w:rsidR="00757B40">
        <w:t xml:space="preserve"> se from the full list</w:t>
      </w:r>
      <w:r w:rsidR="00757B40" w:rsidRPr="00B1523A">
        <w:t xml:space="preserve">. It will appear </w:t>
      </w:r>
      <w:r w:rsidR="00486F32">
        <w:t xml:space="preserve">on the webpage </w:t>
      </w:r>
      <w:r w:rsidR="002D5FFF">
        <w:t>marked by</w:t>
      </w:r>
      <w:r w:rsidR="00486F32">
        <w:t xml:space="preserve"> light yellow</w:t>
      </w:r>
      <w:r w:rsidR="002D5FFF">
        <w:t xml:space="preserve"> colour</w:t>
      </w:r>
      <w:r w:rsidR="00486F32">
        <w:t xml:space="preserve">, see </w:t>
      </w:r>
      <w:r w:rsidR="00486F32">
        <w:fldChar w:fldCharType="begin"/>
      </w:r>
      <w:r w:rsidR="00486F32">
        <w:instrText xml:space="preserve"> REF _Ref276655267 \h </w:instrText>
      </w:r>
      <w:r w:rsidR="00486F32">
        <w:fldChar w:fldCharType="separate"/>
      </w:r>
      <w:r w:rsidR="00486F32">
        <w:t xml:space="preserve">Figure </w:t>
      </w:r>
      <w:r w:rsidR="00486F32">
        <w:rPr>
          <w:noProof/>
        </w:rPr>
        <w:t>10</w:t>
      </w:r>
      <w:r w:rsidR="00486F32">
        <w:fldChar w:fldCharType="end"/>
      </w:r>
      <w:r w:rsidR="00486F32">
        <w:t>.</w:t>
      </w:r>
    </w:p>
    <w:p w14:paraId="349F0DFF" w14:textId="78D616FB" w:rsidR="00757B40" w:rsidRPr="00E07A5C" w:rsidRDefault="00757B40" w:rsidP="00757B40">
      <w:pPr>
        <w:rPr>
          <w:rFonts w:eastAsia="Times New Roman" w:cs="Times New Roman"/>
        </w:rPr>
      </w:pPr>
    </w:p>
    <w:p w14:paraId="54E8C847" w14:textId="611F5F31" w:rsidR="00757B40" w:rsidRDefault="00757B40" w:rsidP="00757B40">
      <w:pPr>
        <w:pStyle w:val="NormalWeb"/>
        <w:spacing w:before="0" w:beforeAutospacing="0" w:after="0" w:afterAutospacing="0"/>
      </w:pPr>
    </w:p>
    <w:p w14:paraId="01582111" w14:textId="77777777" w:rsidR="00757B40" w:rsidRDefault="00757B40" w:rsidP="00757B40">
      <w:pPr>
        <w:rPr>
          <w:rFonts w:eastAsia="Times New Roman" w:cs="Times New Roman"/>
        </w:rPr>
      </w:pPr>
    </w:p>
    <w:p w14:paraId="2CF9316A" w14:textId="3EC224E7" w:rsidR="00757B40" w:rsidRPr="00E07A5C" w:rsidRDefault="00757B40" w:rsidP="00757B40">
      <w:r w:rsidRPr="00E07A5C">
        <w:t xml:space="preserve">To </w:t>
      </w:r>
      <w:r>
        <w:t xml:space="preserve">view </w:t>
      </w:r>
      <w:r w:rsidR="00001EB1">
        <w:t>own annotations, navigate</w:t>
      </w:r>
      <w:r w:rsidRPr="00E07A5C">
        <w:t xml:space="preserve"> to the </w:t>
      </w:r>
      <w:r w:rsidRPr="00E07A5C">
        <w:rPr>
          <w:b/>
          <w:bCs/>
        </w:rPr>
        <w:t>Marker</w:t>
      </w:r>
      <w:r w:rsidRPr="00E07A5C">
        <w:t xml:space="preserve"> fol</w:t>
      </w:r>
      <w:r w:rsidR="00001EB1">
        <w:t xml:space="preserve">der and click on the colour </w:t>
      </w:r>
      <w:r w:rsidRPr="00E07A5C">
        <w:t>used to make the annotation</w:t>
      </w:r>
      <w:r>
        <w:t xml:space="preserve"> </w:t>
      </w:r>
      <w:r w:rsidR="00001EB1">
        <w:t>you are</w:t>
      </w:r>
      <w:r w:rsidR="00516A6F">
        <w:t xml:space="preserve"> </w:t>
      </w:r>
      <w:r>
        <w:t>interested in</w:t>
      </w:r>
      <w:r w:rsidRPr="00E07A5C">
        <w:t xml:space="preserve">. </w:t>
      </w:r>
      <w:r w:rsidR="00001EB1">
        <w:t xml:space="preserve"> You will see the list of all annotations marked by this colour. Select the one you need.</w:t>
      </w:r>
    </w:p>
    <w:p w14:paraId="1CE6419B" w14:textId="390E865D" w:rsidR="00757B40" w:rsidRPr="00E07A5C" w:rsidRDefault="00757B40" w:rsidP="00757B40">
      <w:r w:rsidRPr="00E07A5C">
        <w:t xml:space="preserve">If </w:t>
      </w:r>
      <w:r w:rsidR="00584686">
        <w:t>an annotation</w:t>
      </w:r>
      <w:r w:rsidRPr="00E07A5C">
        <w:t xml:space="preserve"> do</w:t>
      </w:r>
      <w:r w:rsidR="00584686">
        <w:t>es</w:t>
      </w:r>
      <w:r w:rsidRPr="00E07A5C">
        <w:t xml:space="preserve"> not appear after clicking on </w:t>
      </w:r>
      <w:r w:rsidR="00584686">
        <w:t>it</w:t>
      </w:r>
      <w:r w:rsidRPr="00E07A5C">
        <w:t xml:space="preserve"> and also after refreshing the page, </w:t>
      </w:r>
      <w:r>
        <w:t xml:space="preserve">it means that </w:t>
      </w:r>
      <w:r w:rsidRPr="00E07A5C">
        <w:t xml:space="preserve">the </w:t>
      </w:r>
      <w:r w:rsidR="00516A6F">
        <w:t xml:space="preserve">DWAN </w:t>
      </w:r>
      <w:r w:rsidRPr="00E07A5C">
        <w:t xml:space="preserve">client cannot resolve the annotated fragment. The most probable reason for this is that the webpage has been changed since it was annotated. </w:t>
      </w:r>
    </w:p>
    <w:p w14:paraId="486FA8E8" w14:textId="26445BAA" w:rsidR="00757B40" w:rsidRPr="00E07A5C" w:rsidRDefault="00757B40" w:rsidP="00757B40">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rsidR="00A80C54">
        <w:t xml:space="preserve">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w:t>
      </w:r>
      <w:r w:rsidR="00584686">
        <w:t>enu. Y</w:t>
      </w:r>
      <w:r w:rsidRPr="00E07A5C">
        <w:t xml:space="preserve">ou will be able to </w:t>
      </w:r>
      <w:r w:rsidR="00584686">
        <w:t xml:space="preserve">get the cached representation of the page, which almost always looks like the original </w:t>
      </w:r>
      <w:r w:rsidR="00A80C54">
        <w:t>page</w:t>
      </w:r>
      <w:r w:rsidR="00584686">
        <w:t>. You will find the annotation you are interested in.</w:t>
      </w:r>
    </w:p>
    <w:p w14:paraId="7EAF9EB3" w14:textId="77777777" w:rsidR="00757B40" w:rsidRDefault="00757B40" w:rsidP="00757B40"/>
    <w:p w14:paraId="208515CD" w14:textId="62728795" w:rsidR="00200006" w:rsidRPr="00200006" w:rsidRDefault="00200006" w:rsidP="00757B40">
      <w:pPr>
        <w:rPr>
          <w:i/>
          <w:sz w:val="28"/>
          <w:szCs w:val="28"/>
        </w:rPr>
      </w:pPr>
      <w:r w:rsidRPr="00200006">
        <w:rPr>
          <w:i/>
          <w:sz w:val="28"/>
          <w:szCs w:val="28"/>
        </w:rPr>
        <w:t>Annotating documents and editing annotations</w:t>
      </w:r>
    </w:p>
    <w:p w14:paraId="2CA21E56" w14:textId="77777777" w:rsidR="00200006" w:rsidRDefault="00200006" w:rsidP="00757B40"/>
    <w:p w14:paraId="326831BD" w14:textId="6BBCE4D7" w:rsidR="00757B40" w:rsidRPr="00E07A5C" w:rsidRDefault="00757B40" w:rsidP="00757B40">
      <w:r w:rsidRPr="00E07A5C">
        <w:t>To</w:t>
      </w:r>
      <w:r>
        <w:t xml:space="preserve"> annotate a web-document</w:t>
      </w:r>
      <w:r w:rsidRPr="00E07A5C">
        <w:t xml:space="preserve">, </w:t>
      </w:r>
      <w:r>
        <w:t>navigate to the corresponding</w:t>
      </w:r>
      <w:r w:rsidR="001C6558">
        <w:t xml:space="preserve"> webpage and </w:t>
      </w:r>
      <w:r>
        <w:t>select a text fragment with the mouse. After</w:t>
      </w:r>
      <w:r w:rsidRPr="00E07A5C">
        <w:t xml:space="preserve"> right click</w:t>
      </w:r>
      <w:r>
        <w:t xml:space="preserve"> select “Marker”-folder in the menu. Next, select </w:t>
      </w:r>
      <w:r w:rsidRPr="00E07A5C">
        <w:t xml:space="preserve">the colour </w:t>
      </w:r>
      <w:r w:rsidR="00A80C54">
        <w:t>you</w:t>
      </w:r>
      <w:r w:rsidRPr="00E07A5C">
        <w:t xml:space="preserve"> would like to use </w:t>
      </w:r>
      <w:r>
        <w:t>to mark the text fragment</w:t>
      </w:r>
      <w:r w:rsidRPr="00E07A5C">
        <w:t>.</w:t>
      </w:r>
    </w:p>
    <w:p w14:paraId="6248EB1C" w14:textId="26246DCC" w:rsidR="00757B40" w:rsidRDefault="00590AFA" w:rsidP="00757B40">
      <w:pPr>
        <w:rPr>
          <w:rFonts w:eastAsia="Times New Roman" w:cs="Times New Roman"/>
        </w:rPr>
      </w:pPr>
      <w:r>
        <w:rPr>
          <w:rFonts w:ascii="Arial" w:hAnsi="Arial" w:cs="Arial"/>
          <w:noProof/>
          <w:color w:val="000000"/>
          <w:lang w:val="en-US" w:eastAsia="en-US"/>
        </w:rPr>
        <w:drawing>
          <wp:anchor distT="0" distB="0" distL="114300" distR="114300" simplePos="0" relativeHeight="251682816" behindDoc="0" locked="0" layoutInCell="1" allowOverlap="1" wp14:anchorId="408A085A" wp14:editId="5E94EA46">
            <wp:simplePos x="0" y="0"/>
            <wp:positionH relativeFrom="column">
              <wp:posOffset>0</wp:posOffset>
            </wp:positionH>
            <wp:positionV relativeFrom="paragraph">
              <wp:posOffset>114935</wp:posOffset>
            </wp:positionV>
            <wp:extent cx="5710555" cy="2834640"/>
            <wp:effectExtent l="0" t="0" r="4445" b="10160"/>
            <wp:wrapTopAndBottom/>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55"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08E01" w14:textId="0428A3E6" w:rsidR="00757B40" w:rsidRDefault="00757B40" w:rsidP="00757B40">
      <w:pPr>
        <w:pStyle w:val="NormalWeb"/>
        <w:spacing w:before="0" w:beforeAutospacing="0" w:after="0" w:afterAutospacing="0"/>
      </w:pPr>
    </w:p>
    <w:p w14:paraId="5304875E" w14:textId="77777777" w:rsidR="00757B40" w:rsidRDefault="00757B40" w:rsidP="00757B40">
      <w:pPr>
        <w:rPr>
          <w:rFonts w:eastAsia="Times New Roman" w:cs="Times New Roman"/>
        </w:rPr>
      </w:pPr>
    </w:p>
    <w:p w14:paraId="6FC9F42B" w14:textId="69EE9030" w:rsidR="00757B40" w:rsidRDefault="00A80C54" w:rsidP="00757B40">
      <w:pPr>
        <w:pStyle w:val="CommentText"/>
      </w:pPr>
      <w:r>
        <w:t xml:space="preserve">Then a pop-up text-box with two fields appears. </w:t>
      </w:r>
      <w:r w:rsidR="00757B40">
        <w:t xml:space="preserve">One can assign a distinctive title to the annotation </w:t>
      </w:r>
      <w:r w:rsidR="00FE38EC">
        <w:t xml:space="preserve">in the </w:t>
      </w:r>
      <w:r w:rsidR="00FE38EC" w:rsidRPr="00FE38EC">
        <w:rPr>
          <w:i/>
        </w:rPr>
        <w:t>T</w:t>
      </w:r>
      <w:r w:rsidRPr="00FE38EC">
        <w:rPr>
          <w:i/>
        </w:rPr>
        <w:t>itle</w:t>
      </w:r>
      <w:r w:rsidR="007023E0">
        <w:t xml:space="preserve"> field</w:t>
      </w:r>
      <w:r>
        <w:t xml:space="preserve"> </w:t>
      </w:r>
      <w:r w:rsidR="00757B40">
        <w:t xml:space="preserve">and write a </w:t>
      </w:r>
      <w:r w:rsidR="00FE38EC">
        <w:t xml:space="preserve">clear short description in the </w:t>
      </w:r>
      <w:r w:rsidR="00FE38EC" w:rsidRPr="00FE38EC">
        <w:rPr>
          <w:i/>
        </w:rPr>
        <w:t>A</w:t>
      </w:r>
      <w:r w:rsidR="00757B40" w:rsidRPr="00FE38EC">
        <w:rPr>
          <w:i/>
        </w:rPr>
        <w:t>nnotation</w:t>
      </w:r>
      <w:r w:rsidR="00757B40">
        <w:t xml:space="preserve"> </w:t>
      </w:r>
      <w:r w:rsidR="00F6503C">
        <w:t>fiel</w:t>
      </w:r>
      <w:r>
        <w:t>d</w:t>
      </w:r>
      <w:r w:rsidR="00757B40">
        <w:t xml:space="preserve">. </w:t>
      </w:r>
      <w:r w:rsidR="00757B40" w:rsidRPr="00E07A5C">
        <w:t xml:space="preserve">To save </w:t>
      </w:r>
      <w:r w:rsidR="00757B40">
        <w:t>the</w:t>
      </w:r>
      <w:r w:rsidR="00757B40" w:rsidRPr="00E07A5C">
        <w:t xml:space="preserve"> </w:t>
      </w:r>
      <w:r w:rsidR="00757B40">
        <w:t>work</w:t>
      </w:r>
      <w:r w:rsidR="00757B40" w:rsidRPr="00E07A5C">
        <w:t xml:space="preserve">, click </w:t>
      </w:r>
      <w:r w:rsidR="00757B40">
        <w:t>“</w:t>
      </w:r>
      <w:r w:rsidR="00757B40" w:rsidRPr="00E07A5C">
        <w:t>ok</w:t>
      </w:r>
      <w:r w:rsidR="00757B40">
        <w:t>”. This then (finally) creates the annotation. It is shown on the web-page</w:t>
      </w:r>
      <w:r w:rsidR="00FE38EC">
        <w:t xml:space="preserve"> now</w:t>
      </w:r>
      <w:r w:rsidR="00757B40">
        <w:t>.</w:t>
      </w:r>
      <w:r w:rsidR="00757B40" w:rsidRPr="00E07A5C">
        <w:t xml:space="preserve"> </w:t>
      </w:r>
    </w:p>
    <w:p w14:paraId="31A8F95A" w14:textId="2BCDD45B" w:rsidR="00757B40" w:rsidRDefault="00FE38EC" w:rsidP="00757B40">
      <w:r>
        <w:t>To update t</w:t>
      </w:r>
      <w:r w:rsidR="00690974">
        <w:t xml:space="preserve">he annotation, </w:t>
      </w:r>
      <w:r>
        <w:t>pick it up in the list, right click it and select</w:t>
      </w:r>
      <w:r w:rsidR="00757B40">
        <w:t xml:space="preserve"> “Properties” in the menu.  The form for editing will appear, and by selecting tabs “Brief Overview” or “Annotation” one can edit the title and the text body. </w:t>
      </w:r>
      <w:r>
        <w:t xml:space="preserve">See </w:t>
      </w:r>
      <w:r>
        <w:fldChar w:fldCharType="begin"/>
      </w:r>
      <w:r>
        <w:instrText xml:space="preserve"> REF _Ref276656217 \h </w:instrText>
      </w:r>
      <w:r>
        <w:fldChar w:fldCharType="separate"/>
      </w:r>
      <w:r>
        <w:t xml:space="preserve">Figure </w:t>
      </w:r>
      <w:r>
        <w:rPr>
          <w:noProof/>
        </w:rPr>
        <w:t>11</w:t>
      </w:r>
      <w:r>
        <w:fldChar w:fldCharType="end"/>
      </w:r>
      <w:r>
        <w:t xml:space="preserve">. </w:t>
      </w:r>
      <w:r w:rsidR="00757B40">
        <w:t>Note, that only the creator of annotation or a user with “write” access can update the annotation.</w:t>
      </w:r>
      <w:r w:rsidR="00757B40">
        <w:rPr>
          <w:rStyle w:val="FootnoteReference"/>
        </w:rPr>
        <w:footnoteReference w:id="30"/>
      </w:r>
    </w:p>
    <w:p w14:paraId="3A72C28B" w14:textId="77777777" w:rsidR="00757B40" w:rsidRPr="00E07A5C" w:rsidRDefault="00757B40" w:rsidP="00757B40"/>
    <w:p w14:paraId="25A8E67F" w14:textId="77777777" w:rsidR="00FE38EC" w:rsidRDefault="00757B40" w:rsidP="00FE38EC">
      <w:pPr>
        <w:keepNext/>
      </w:pPr>
      <w:r>
        <w:rPr>
          <w:rFonts w:eastAsia="Times New Roman" w:cs="Times New Roman"/>
          <w:noProof/>
          <w:lang w:val="en-US" w:eastAsia="en-US"/>
        </w:rPr>
        <w:drawing>
          <wp:inline distT="0" distB="0" distL="0" distR="0" wp14:anchorId="5F960926" wp14:editId="19E9ECA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7">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5F9E27F5" w14:textId="72DD15E8" w:rsidR="00757B40" w:rsidRPr="00E07A5C" w:rsidRDefault="00FE38EC" w:rsidP="00FE38EC">
      <w:pPr>
        <w:pStyle w:val="Caption"/>
      </w:pPr>
      <w:bookmarkStart w:id="61" w:name="_Ref276656217"/>
      <w:r>
        <w:t xml:space="preserve">Figure </w:t>
      </w:r>
      <w:r>
        <w:fldChar w:fldCharType="begin"/>
      </w:r>
      <w:r>
        <w:instrText xml:space="preserve"> SEQ Figure \* ARABIC </w:instrText>
      </w:r>
      <w:r>
        <w:fldChar w:fldCharType="separate"/>
      </w:r>
      <w:r>
        <w:rPr>
          <w:noProof/>
        </w:rPr>
        <w:t>11</w:t>
      </w:r>
      <w:r>
        <w:fldChar w:fldCharType="end"/>
      </w:r>
      <w:bookmarkEnd w:id="61"/>
      <w:r>
        <w:t>. Editing annotation</w:t>
      </w:r>
    </w:p>
    <w:p w14:paraId="7A2BA443" w14:textId="3FE21D7E" w:rsidR="00757B40" w:rsidRDefault="00D90829" w:rsidP="00757B40">
      <w:r>
        <w:t>W</w:t>
      </w:r>
      <w:r w:rsidR="00757B40">
        <w:t xml:space="preserve">hen the user creates an annotation, all registered users except the creator (“owner”) get </w:t>
      </w:r>
      <w:r w:rsidR="00757B40" w:rsidRPr="00085DE1">
        <w:rPr>
          <w:i/>
        </w:rPr>
        <w:t>read</w:t>
      </w:r>
      <w:r w:rsidR="00757B40">
        <w:t xml:space="preserve"> access.  The owner has </w:t>
      </w:r>
      <w:r w:rsidR="00757B40" w:rsidRPr="00085DE1">
        <w:rPr>
          <w:i/>
        </w:rPr>
        <w:t>write</w:t>
      </w:r>
      <w:r w:rsidR="00FE38EC">
        <w:t xml:space="preserve"> access, and users with </w:t>
      </w:r>
      <w:r w:rsidR="00FE38EC" w:rsidRPr="00FE38EC">
        <w:rPr>
          <w:i/>
        </w:rPr>
        <w:t>write</w:t>
      </w:r>
      <w:r w:rsidR="00FE38EC">
        <w:t xml:space="preserve"> access can edit the annotation, </w:t>
      </w:r>
      <w:r w:rsidR="00757B40">
        <w:t>ch</w:t>
      </w:r>
      <w:r w:rsidR="00FE38EC">
        <w:t>ange the rights of other users and delete the annotation.</w:t>
      </w:r>
    </w:p>
    <w:p w14:paraId="3586EBB0" w14:textId="4EFB9FC5" w:rsidR="00FE38EC" w:rsidRDefault="00FE38EC" w:rsidP="00757B40">
      <w:r>
        <w:t xml:space="preserve">To change the access rights of an annotation right click it and select “Permissions”. Fill in the pop-up form, see </w:t>
      </w:r>
      <w:r>
        <w:fldChar w:fldCharType="begin"/>
      </w:r>
      <w:r>
        <w:instrText xml:space="preserve"> REF _Ref276656688 \h </w:instrText>
      </w:r>
      <w:r>
        <w:fldChar w:fldCharType="separate"/>
      </w:r>
      <w:r>
        <w:t xml:space="preserve">Figure </w:t>
      </w:r>
      <w:r>
        <w:rPr>
          <w:noProof/>
        </w:rPr>
        <w:t>12</w:t>
      </w:r>
      <w:r>
        <w:fldChar w:fldCharType="end"/>
      </w:r>
      <w:r>
        <w:t>.</w:t>
      </w:r>
    </w:p>
    <w:p w14:paraId="3C659F77" w14:textId="77777777" w:rsidR="00C77D98" w:rsidRDefault="00C77D98" w:rsidP="00757B40"/>
    <w:p w14:paraId="622B1722" w14:textId="77777777" w:rsidR="00FE38EC" w:rsidRDefault="00FE38EC" w:rsidP="00FE38EC">
      <w:pPr>
        <w:keepNext/>
      </w:pPr>
      <w:r>
        <w:rPr>
          <w:noProof/>
          <w:lang w:val="en-US" w:eastAsia="en-US"/>
        </w:rPr>
        <w:drawing>
          <wp:inline distT="0" distB="0" distL="0" distR="0" wp14:anchorId="1074041F" wp14:editId="6195DA7E">
            <wp:extent cx="3706413" cy="35667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39.51.png"/>
                    <pic:cNvPicPr/>
                  </pic:nvPicPr>
                  <pic:blipFill>
                    <a:blip r:embed="rId58">
                      <a:extLst>
                        <a:ext uri="{28A0092B-C50C-407E-A947-70E740481C1C}">
                          <a14:useLocalDpi xmlns:a14="http://schemas.microsoft.com/office/drawing/2010/main" val="0"/>
                        </a:ext>
                      </a:extLst>
                    </a:blip>
                    <a:stretch>
                      <a:fillRect/>
                    </a:stretch>
                  </pic:blipFill>
                  <pic:spPr>
                    <a:xfrm>
                      <a:off x="0" y="0"/>
                      <a:ext cx="3706495" cy="3566874"/>
                    </a:xfrm>
                    <a:prstGeom prst="rect">
                      <a:avLst/>
                    </a:prstGeom>
                  </pic:spPr>
                </pic:pic>
              </a:graphicData>
            </a:graphic>
          </wp:inline>
        </w:drawing>
      </w:r>
    </w:p>
    <w:p w14:paraId="3257D6C1" w14:textId="1131DAB8" w:rsidR="00FE38EC" w:rsidRDefault="00FE38EC" w:rsidP="00FE38EC">
      <w:pPr>
        <w:pStyle w:val="Caption"/>
      </w:pPr>
      <w:bookmarkStart w:id="62" w:name="_Ref276656688"/>
      <w:r>
        <w:t xml:space="preserve">Figure </w:t>
      </w:r>
      <w:r>
        <w:fldChar w:fldCharType="begin"/>
      </w:r>
      <w:r>
        <w:instrText xml:space="preserve"> SEQ Figure \* ARABIC </w:instrText>
      </w:r>
      <w:r>
        <w:fldChar w:fldCharType="separate"/>
      </w:r>
      <w:r>
        <w:rPr>
          <w:noProof/>
        </w:rPr>
        <w:t>12</w:t>
      </w:r>
      <w:r>
        <w:fldChar w:fldCharType="end"/>
      </w:r>
      <w:bookmarkEnd w:id="62"/>
      <w:r>
        <w:t>. Changing access rights for a selected annotation</w:t>
      </w:r>
    </w:p>
    <w:p w14:paraId="762AC09C" w14:textId="3E1F563C" w:rsidR="00CC57A5" w:rsidRDefault="00FE38EC" w:rsidP="00757B40">
      <w:r w:rsidRPr="00FE38EC">
        <w:rPr>
          <w:i/>
        </w:rPr>
        <w:t>Public access</w:t>
      </w:r>
      <w:r>
        <w:t xml:space="preserve"> defines minimal access rights for each logged-in user.  For instance, if it is set to </w:t>
      </w:r>
      <w:r w:rsidRPr="00FE38EC">
        <w:rPr>
          <w:i/>
        </w:rPr>
        <w:t xml:space="preserve">read </w:t>
      </w:r>
      <w:r>
        <w:t>then each logged-in user is able to read the annotation.  Rights for a particular user are defined as maximum of public access and his individual</w:t>
      </w:r>
      <w:r w:rsidR="00AF1EAF">
        <w:t>ly set rights. For</w:t>
      </w:r>
      <w:r w:rsidR="00C21C6E">
        <w:t xml:space="preserve"> instance, the</w:t>
      </w:r>
      <w:r>
        <w:t xml:space="preserve"> user with the e-mail </w:t>
      </w:r>
      <w:hyperlink r:id="rId59" w:history="1">
        <w:r w:rsidRPr="00754AC0">
          <w:rPr>
            <w:rStyle w:val="Hyperlink"/>
          </w:rPr>
          <w:t>xxx.yyy@mpi.nl</w:t>
        </w:r>
      </w:hyperlink>
      <w:r>
        <w:t xml:space="preserve"> on the </w:t>
      </w:r>
      <w:r>
        <w:fldChar w:fldCharType="begin"/>
      </w:r>
      <w:r>
        <w:instrText xml:space="preserve"> REF _Ref276656688 \h </w:instrText>
      </w:r>
      <w:r>
        <w:fldChar w:fldCharType="separate"/>
      </w:r>
      <w:r>
        <w:t xml:space="preserve">Figure </w:t>
      </w:r>
      <w:r>
        <w:rPr>
          <w:noProof/>
        </w:rPr>
        <w:t>12</w:t>
      </w:r>
      <w:r>
        <w:fldChar w:fldCharType="end"/>
      </w:r>
      <w:r>
        <w:t xml:space="preserve"> has </w:t>
      </w:r>
      <w:r w:rsidRPr="00FE38EC">
        <w:rPr>
          <w:i/>
        </w:rPr>
        <w:t>write</w:t>
      </w:r>
      <w:r>
        <w:t xml:space="preserve"> access.</w:t>
      </w:r>
    </w:p>
    <w:p w14:paraId="154F1F9B" w14:textId="77777777" w:rsidR="00FE38EC" w:rsidRDefault="00FE38EC" w:rsidP="00757B40"/>
    <w:p w14:paraId="19EB56F9" w14:textId="60446F10" w:rsidR="00C77D98" w:rsidRPr="00E07A5C" w:rsidRDefault="00C77D98" w:rsidP="00C77D98">
      <w:pPr>
        <w:rPr>
          <w:rFonts w:eastAsia="Times New Roman" w:cs="Times New Roman"/>
        </w:rPr>
      </w:pPr>
      <w:r>
        <w:t xml:space="preserve">To delete an annotation,  </w:t>
      </w:r>
      <w:r>
        <w:t xml:space="preserve">look for </w:t>
      </w:r>
      <w:r>
        <w:t xml:space="preserve">it </w:t>
      </w:r>
      <w:r w:rsidRPr="00E07A5C">
        <w:t xml:space="preserve"> </w:t>
      </w:r>
      <w:r>
        <w:t>in the</w:t>
      </w:r>
      <w:r w:rsidRPr="00E07A5C">
        <w:t xml:space="preserve"> </w:t>
      </w:r>
      <w:r>
        <w:t>list</w:t>
      </w:r>
      <w:r>
        <w:t xml:space="preserve">, </w:t>
      </w:r>
      <w:r w:rsidRPr="00E07A5C">
        <w:t>right click</w:t>
      </w:r>
      <w:r>
        <w:t xml:space="preserve"> </w:t>
      </w:r>
      <w:r w:rsidRPr="00E07A5C">
        <w:t xml:space="preserve">it and select </w:t>
      </w:r>
      <w:r>
        <w:t>‘</w:t>
      </w:r>
      <w:r w:rsidRPr="00E07A5C">
        <w:t>Delete</w:t>
      </w:r>
      <w:r>
        <w:t>’</w:t>
      </w:r>
      <w:r w:rsidRPr="00E07A5C">
        <w:t xml:space="preserve">. </w:t>
      </w:r>
    </w:p>
    <w:p w14:paraId="07C7E00F" w14:textId="77777777" w:rsidR="00C77D98" w:rsidRDefault="00C77D98" w:rsidP="00757B40"/>
    <w:p w14:paraId="262D2E52" w14:textId="77777777" w:rsidR="00FE38EC" w:rsidRDefault="00FE38EC" w:rsidP="00757B40"/>
    <w:p w14:paraId="612C16FB" w14:textId="5AF848CF" w:rsidR="00CC57A5" w:rsidRPr="00CC57A5" w:rsidRDefault="00CC57A5" w:rsidP="00757B40">
      <w:pPr>
        <w:rPr>
          <w:i/>
          <w:sz w:val="28"/>
          <w:szCs w:val="28"/>
        </w:rPr>
      </w:pPr>
      <w:r w:rsidRPr="00CC57A5">
        <w:rPr>
          <w:i/>
          <w:sz w:val="28"/>
          <w:szCs w:val="28"/>
        </w:rPr>
        <w:t>Troubleshooting</w:t>
      </w:r>
    </w:p>
    <w:p w14:paraId="737A9431" w14:textId="77777777" w:rsidR="00CC57A5" w:rsidRDefault="00CC57A5" w:rsidP="00757B40"/>
    <w:p w14:paraId="5D5673B1" w14:textId="3C5DE0F6" w:rsidR="00D911D9" w:rsidRDefault="00CC57A5" w:rsidP="00CC57A5">
      <w:r>
        <w:t xml:space="preserve">Because of the updates of the DWAN client, Firefox and operating systems, sometimes it is necessary to reinstall the client after a new release. </w:t>
      </w:r>
      <w:r w:rsidR="00D911D9">
        <w:t xml:space="preserve"> Normally,  it is necessary first to de-install the current version of the DWAN client following standard Firefox procedure of the add-o</w:t>
      </w:r>
      <w:r w:rsidR="00DA7B20">
        <w:t>n manager. Follow Tools &gt; Add-o</w:t>
      </w:r>
      <w:r w:rsidR="00D911D9">
        <w:t xml:space="preserve">ns in the browser menu to start </w:t>
      </w:r>
      <w:r w:rsidR="00B01EC4">
        <w:t xml:space="preserve">the </w:t>
      </w:r>
      <w:r w:rsidR="00D911D9">
        <w:t>a</w:t>
      </w:r>
      <w:r w:rsidR="00DA7B20">
        <w:t>dd-on manager. Within the add-o</w:t>
      </w:r>
      <w:r w:rsidR="00D911D9">
        <w:t xml:space="preserve">n manager choose to de-install a selected extension, e.g. the DWAN client.  Now, the second step: the new version of the DWAN client can be installed </w:t>
      </w:r>
      <w:r w:rsidR="00DA7B20">
        <w:t>as it is described in the beginning of this manual.</w:t>
      </w:r>
    </w:p>
    <w:p w14:paraId="1D9465F5" w14:textId="74C34DFE" w:rsidR="00CC57A5" w:rsidRDefault="00DA7B20" w:rsidP="00DA7B20">
      <w:pPr>
        <w:rPr>
          <w:lang w:val="en-US" w:eastAsia="en-US"/>
        </w:rPr>
      </w:pPr>
      <w:r>
        <w:t>However, sometimes the newly installed version would not work. In this</w:t>
      </w:r>
      <w:r w:rsidR="00592797">
        <w:t xml:space="preserve"> case one should inform the </w:t>
      </w:r>
      <w:r>
        <w:t>admin</w:t>
      </w:r>
      <w:r w:rsidR="00592797">
        <w:t>istrator</w:t>
      </w:r>
      <w:r>
        <w:t xml:space="preserve"> and the </w:t>
      </w:r>
      <w:r w:rsidR="00592797">
        <w:t xml:space="preserve">DWAN </w:t>
      </w:r>
      <w:r>
        <w:t xml:space="preserve">developers.  </w:t>
      </w:r>
      <w:r w:rsidR="00592797">
        <w:t xml:space="preserve">Still to be able to work, </w:t>
      </w:r>
      <w:r>
        <w:t xml:space="preserve">create a new Firefox profile. Within </w:t>
      </w:r>
      <w:r w:rsidR="00D81C10">
        <w:t>this new profile</w:t>
      </w:r>
      <w:r>
        <w:t xml:space="preserve"> you will download and start the new version of the DWAN client as usual.   How to make a new profile and start it, is explained in detail at </w:t>
      </w:r>
      <w:hyperlink r:id="rId60" w:history="1">
        <w:r w:rsidRPr="00DA7B20">
          <w:rPr>
            <w:rStyle w:val="Hyperlink"/>
          </w:rPr>
          <w:t>https://support.mozilla.org/en-US/kb/profile-manager-create-and-remove-firefox-profiles</w:t>
        </w:r>
      </w:hyperlink>
      <w:r>
        <w:t xml:space="preserve">.  Alternatively, </w:t>
      </w:r>
      <w:r>
        <w:rPr>
          <w:lang w:val="en-US" w:eastAsia="en-US"/>
        </w:rPr>
        <w:t>o</w:t>
      </w:r>
      <w:r w:rsidR="00CC57A5">
        <w:rPr>
          <w:lang w:val="en-US" w:eastAsia="en-US"/>
        </w:rPr>
        <w:t>ne</w:t>
      </w:r>
      <w:r w:rsidR="00CC57A5" w:rsidRPr="00367B2F">
        <w:rPr>
          <w:lang w:val="en-US" w:eastAsia="en-US"/>
        </w:rPr>
        <w:t xml:space="preserve"> can create a profile via Terminal</w:t>
      </w:r>
      <w:r w:rsidR="00D81C10">
        <w:rPr>
          <w:lang w:val="en-US" w:eastAsia="en-US"/>
        </w:rPr>
        <w:t xml:space="preserve"> window</w:t>
      </w:r>
      <w:r w:rsidR="00CC57A5" w:rsidRPr="00367B2F">
        <w:rPr>
          <w:lang w:val="en-US" w:eastAsia="en-US"/>
        </w:rPr>
        <w:t xml:space="preserve"> by using the</w:t>
      </w:r>
      <w:r w:rsidR="00CC57A5">
        <w:rPr>
          <w:lang w:val="en-US" w:eastAsia="en-US"/>
        </w:rPr>
        <w:t xml:space="preserve"> command </w:t>
      </w:r>
      <w:proofErr w:type="spellStart"/>
      <w:r w:rsidR="00CC57A5" w:rsidRPr="00A71F1F">
        <w:rPr>
          <w:i/>
          <w:lang w:val="en-US" w:eastAsia="en-US"/>
        </w:rPr>
        <w:t>mkdir</w:t>
      </w:r>
      <w:proofErr w:type="spellEnd"/>
      <w:r w:rsidR="00CC57A5" w:rsidRPr="00A71F1F">
        <w:rPr>
          <w:i/>
          <w:lang w:val="en-US" w:eastAsia="en-US"/>
        </w:rPr>
        <w:t xml:space="preserve"> -p ~/Library/Application\ Support/Firefox/Profiles/</w:t>
      </w:r>
      <w:proofErr w:type="spellStart"/>
      <w:r w:rsidR="00CC57A5" w:rsidRPr="00A71F1F">
        <w:rPr>
          <w:i/>
          <w:lang w:val="en-US" w:eastAsia="en-US"/>
        </w:rPr>
        <w:t>nameofprofile</w:t>
      </w:r>
      <w:proofErr w:type="spellEnd"/>
      <w:r w:rsidR="00CC57A5">
        <w:rPr>
          <w:i/>
          <w:lang w:val="en-US" w:eastAsia="en-US"/>
        </w:rPr>
        <w:t>.</w:t>
      </w:r>
      <w:r w:rsidR="00CC57A5">
        <w:rPr>
          <w:lang w:val="en-US" w:eastAsia="en-US"/>
        </w:rPr>
        <w:t xml:space="preserve"> The instance of the Firefox with the given profile can by launched by the command </w:t>
      </w:r>
    </w:p>
    <w:p w14:paraId="686171D2" w14:textId="77777777" w:rsidR="008B63E4" w:rsidRDefault="00CC57A5" w:rsidP="008B63E4">
      <w:pPr>
        <w:ind w:firstLine="0"/>
        <w:jc w:val="left"/>
        <w:rPr>
          <w:rFonts w:eastAsia="Times New Roman" w:cs="Times New Roman"/>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w:t>
      </w:r>
      <w:r>
        <w:rPr>
          <w:i/>
          <w:lang w:val="en-US" w:eastAsia="en-US"/>
        </w:rPr>
        <w:t>-profile ~/Library/Application\_</w:t>
      </w:r>
      <w:r w:rsidRPr="00A71F1F">
        <w:rPr>
          <w:i/>
          <w:lang w:val="en-US" w:eastAsia="en-US"/>
        </w:rPr>
        <w:t>Support/Firefox/Profiles/</w:t>
      </w:r>
      <w:proofErr w:type="spellStart"/>
      <w:r w:rsidRPr="00A71F1F">
        <w:rPr>
          <w:i/>
          <w:lang w:val="en-US" w:eastAsia="en-US"/>
        </w:rPr>
        <w:t>nameofprofile</w:t>
      </w:r>
      <w:proofErr w:type="spellEnd"/>
      <w:r w:rsidRPr="00A71F1F">
        <w:rPr>
          <w:i/>
          <w:lang w:val="en-US" w:eastAsia="en-US"/>
        </w:rPr>
        <w:t xml:space="preserve"> -no-remote</w:t>
      </w:r>
      <w:r>
        <w:rPr>
          <w:lang w:val="en-US" w:eastAsia="en-US"/>
        </w:rPr>
        <w:t xml:space="preserve">. </w:t>
      </w:r>
    </w:p>
    <w:p w14:paraId="43B3563C" w14:textId="77777777" w:rsidR="008B63E4" w:rsidRDefault="008B63E4" w:rsidP="008B63E4">
      <w:pPr>
        <w:ind w:firstLine="0"/>
        <w:jc w:val="left"/>
        <w:rPr>
          <w:rFonts w:eastAsia="Times New Roman" w:cs="Times New Roman"/>
          <w:lang w:val="en-US" w:eastAsia="en-US"/>
        </w:rPr>
      </w:pPr>
    </w:p>
    <w:p w14:paraId="7749A210" w14:textId="7D5868A4" w:rsidR="00757B40" w:rsidRPr="008B63E4" w:rsidRDefault="00757B40" w:rsidP="008B63E4">
      <w:pPr>
        <w:ind w:firstLine="0"/>
        <w:jc w:val="left"/>
        <w:rPr>
          <w:rFonts w:eastAsia="Times New Roman" w:cs="Times New Roman"/>
          <w:lang w:val="en-US" w:eastAsia="en-US"/>
        </w:rPr>
      </w:pPr>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t>
      </w:r>
      <w:r w:rsidR="00D81C10">
        <w:t xml:space="preserve">which are two </w:t>
      </w:r>
      <w:r w:rsidRPr="00E07A5C">
        <w:t>other Firefox add-on</w:t>
      </w:r>
      <w:r>
        <w:t>s</w:t>
      </w:r>
      <w:r w:rsidRPr="00E07A5C">
        <w:t xml:space="preserve">. </w:t>
      </w:r>
      <w:r>
        <w:t xml:space="preserve">This can be useful in situations where DWAN does not seem to work properly. </w:t>
      </w:r>
    </w:p>
    <w:p w14:paraId="34F4F751" w14:textId="062200A4" w:rsidR="008567D2" w:rsidRPr="00E07A5C" w:rsidRDefault="008567D2" w:rsidP="003876BA"/>
    <w:p w14:paraId="34C0B7D1" w14:textId="77777777" w:rsidR="008567D2" w:rsidRPr="00E07A5C" w:rsidRDefault="008567D2" w:rsidP="008567D2">
      <w:pPr>
        <w:rPr>
          <w:rFonts w:eastAsia="Times New Roman" w:cs="Times New Roman"/>
        </w:rPr>
      </w:pPr>
    </w:p>
    <w:p w14:paraId="60589B26" w14:textId="77777777" w:rsidR="008567D2" w:rsidRPr="008567D2" w:rsidRDefault="008567D2" w:rsidP="008567D2"/>
    <w:p w14:paraId="4244F2EC" w14:textId="77777777" w:rsidR="009B54F3" w:rsidRDefault="009B54F3" w:rsidP="009B54F3"/>
    <w:p w14:paraId="6A2813B6" w14:textId="77777777" w:rsidR="009B54F3" w:rsidRDefault="009B54F3" w:rsidP="009B54F3"/>
    <w:p w14:paraId="1E890E00" w14:textId="77777777" w:rsidR="009B54F3" w:rsidRDefault="009B54F3" w:rsidP="009B54F3"/>
    <w:p w14:paraId="0AEAEA86" w14:textId="77777777" w:rsidR="009B54F3" w:rsidRDefault="009B54F3" w:rsidP="009B54F3"/>
    <w:p w14:paraId="7133C5F5" w14:textId="77777777" w:rsidR="009B54F3" w:rsidRPr="009B54F3" w:rsidRDefault="009B54F3" w:rsidP="009B54F3"/>
    <w:sectPr w:rsidR="009B54F3" w:rsidRPr="009B54F3" w:rsidSect="00D344BA">
      <w:footerReference w:type="default" r:id="rId61"/>
      <w:headerReference w:type="first" r:id="rId62"/>
      <w:footerReference w:type="first" r:id="rId63"/>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166CCE" w:rsidRDefault="00166CCE" w:rsidP="00A23DDA">
      <w:r>
        <w:separator/>
      </w:r>
    </w:p>
    <w:p w14:paraId="35F21FCD" w14:textId="77777777" w:rsidR="00166CCE" w:rsidRDefault="00166CCE"/>
  </w:endnote>
  <w:endnote w:type="continuationSeparator" w:id="0">
    <w:p w14:paraId="2A5D605D" w14:textId="77777777" w:rsidR="00166CCE" w:rsidRDefault="00166CCE" w:rsidP="00A23DDA">
      <w:r>
        <w:continuationSeparator/>
      </w:r>
    </w:p>
    <w:p w14:paraId="5B4691CC" w14:textId="77777777" w:rsidR="00166CCE" w:rsidRDefault="00166C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166CCE" w:rsidRDefault="00166CCE"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166CCE" w:rsidRDefault="00166CCE"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166CCE" w:rsidRPr="00F01A89" w:rsidRDefault="00166CCE"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166CCE" w:rsidRPr="00F01A89" w:rsidRDefault="00166CCE"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166CCE" w:rsidRDefault="00166CCE"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2F92">
      <w:rPr>
        <w:rStyle w:val="PageNumber"/>
        <w:noProof/>
      </w:rPr>
      <w:t>48</w:t>
    </w:r>
    <w:r>
      <w:rPr>
        <w:rStyle w:val="PageNumber"/>
      </w:rPr>
      <w:fldChar w:fldCharType="end"/>
    </w:r>
  </w:p>
  <w:p w14:paraId="04D7539B" w14:textId="77777777" w:rsidR="00166CCE" w:rsidRPr="00F01A89" w:rsidRDefault="00166CCE"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166CCE" w:rsidRDefault="00166CC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166CCE" w:rsidRPr="00F01A89" w:rsidRDefault="00166CCE"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166CCE" w:rsidRDefault="00166CCE" w:rsidP="00A23DDA">
      <w:r>
        <w:separator/>
      </w:r>
    </w:p>
    <w:p w14:paraId="26C10840" w14:textId="77777777" w:rsidR="00166CCE" w:rsidRDefault="00166CCE"/>
  </w:footnote>
  <w:footnote w:type="continuationSeparator" w:id="0">
    <w:p w14:paraId="2BCB8330" w14:textId="77777777" w:rsidR="00166CCE" w:rsidRDefault="00166CCE" w:rsidP="00A23DDA">
      <w:r>
        <w:continuationSeparator/>
      </w:r>
    </w:p>
    <w:p w14:paraId="3974A294" w14:textId="77777777" w:rsidR="00166CCE" w:rsidRDefault="00166CCE"/>
  </w:footnote>
  <w:footnote w:id="1">
    <w:p w14:paraId="5D59DB69" w14:textId="77777777"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166CCE" w:rsidRPr="00697A3C" w:rsidRDefault="00166CCE">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166CCE" w:rsidRPr="00BC36E0" w:rsidRDefault="00166CCE">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r w:rsidRPr="00697A3C">
        <w:rPr>
          <w:rStyle w:val="CommentReference"/>
          <w:sz w:val="20"/>
          <w:szCs w:val="20"/>
        </w:rPr>
        <w:annotationRef/>
      </w:r>
    </w:p>
  </w:footnote>
  <w:footnote w:id="5">
    <w:p w14:paraId="5E548915" w14:textId="77777777" w:rsidR="00166CCE" w:rsidRPr="00697A3C" w:rsidRDefault="00166CCE"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166CCE" w:rsidRPr="00D308B5" w:rsidRDefault="00166CCE"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2601F1F7" w:rsidR="00166CCE" w:rsidRPr="00697A3C" w:rsidRDefault="00166CCE" w:rsidP="00857FAA">
      <w:pPr>
        <w:pStyle w:val="FootnoteText"/>
        <w:spacing w:before="100" w:after="100" w:line="200" w:lineRule="exact"/>
        <w:rPr>
          <w:sz w:val="20"/>
          <w:szCs w:val="20"/>
          <w:lang w:val="nl-NL"/>
        </w:rPr>
      </w:pPr>
      <w:r>
        <w:rPr>
          <w:rStyle w:val="FootnoteReference"/>
        </w:rPr>
        <w:footnoteRef/>
      </w:r>
      <w:r>
        <w:t xml:space="preserve"> </w:t>
      </w:r>
      <w:r w:rsidRPr="00697A3C">
        <w:rPr>
          <w:sz w:val="20"/>
          <w:szCs w:val="20"/>
        </w:rPr>
        <w:t>http://www.openannotation.org/spec/core/</w:t>
      </w:r>
    </w:p>
  </w:footnote>
  <w:footnote w:id="8">
    <w:p w14:paraId="480E01DA" w14:textId="77777777" w:rsidR="00166CCE" w:rsidRPr="00BD0F09" w:rsidRDefault="00166CCE" w:rsidP="00857FAA">
      <w:pPr>
        <w:pStyle w:val="FootnoteText"/>
        <w:spacing w:before="100" w:after="100" w:line="200" w:lineRule="exac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5C69E34F" w14:textId="77777777" w:rsidR="00166CCE" w:rsidRPr="00DF25F5" w:rsidRDefault="00166CCE">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166CCE" w:rsidRPr="00B63011" w:rsidRDefault="00166CCE">
      <w:pPr>
        <w:pStyle w:val="FootnoteText"/>
        <w:rPr>
          <w:lang w:val="nl-NL"/>
        </w:rPr>
      </w:pPr>
      <w:r>
        <w:rPr>
          <w:rStyle w:val="FootnoteReference"/>
        </w:rPr>
        <w:footnoteRef/>
      </w:r>
      <w:r>
        <w:t xml:space="preserve"> </w:t>
      </w:r>
      <w:r w:rsidRPr="00B63011">
        <w:t>http://www.postgresql.org</w:t>
      </w:r>
    </w:p>
  </w:footnote>
  <w:footnote w:id="11">
    <w:p w14:paraId="33C5D741" w14:textId="40DAC45D"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166CCE" w:rsidRPr="00697A3C" w:rsidRDefault="00166CCE">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166CCE" w:rsidRPr="00697A3C" w:rsidRDefault="00166CCE"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166CCE" w:rsidRPr="001904E6" w:rsidRDefault="00166CCE">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166CCE" w:rsidRPr="001904E6" w:rsidRDefault="00166CCE">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166CCE" w:rsidRPr="00EC0D99" w:rsidRDefault="00166CCE">
      <w:pPr>
        <w:pStyle w:val="FootnoteText"/>
        <w:rPr>
          <w:lang w:val="nl-NL"/>
        </w:rPr>
      </w:pPr>
      <w:r>
        <w:rPr>
          <w:rStyle w:val="FootnoteReference"/>
        </w:rPr>
        <w:footnoteRef/>
      </w:r>
      <w:r>
        <w:t xml:space="preserve"> </w:t>
      </w:r>
      <w:r w:rsidRPr="00EC0D99">
        <w:t>http://shibboleth.net/</w:t>
      </w:r>
    </w:p>
  </w:footnote>
  <w:footnote w:id="17">
    <w:p w14:paraId="3B05C452" w14:textId="77777777" w:rsidR="00166CCE" w:rsidRPr="006A3CD1" w:rsidRDefault="00166CCE">
      <w:pPr>
        <w:pStyle w:val="FootnoteText"/>
        <w:rPr>
          <w:lang w:val="nl-NL"/>
        </w:rPr>
      </w:pPr>
      <w:r>
        <w:rPr>
          <w:rStyle w:val="FootnoteReference"/>
        </w:rPr>
        <w:footnoteRef/>
      </w:r>
      <w:r>
        <w:t xml:space="preserve"> The feature is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it</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front-end.</w:t>
      </w:r>
    </w:p>
  </w:footnote>
  <w:footnote w:id="18">
    <w:p w14:paraId="674944BE" w14:textId="77777777" w:rsidR="00166CCE" w:rsidRPr="002B3F95" w:rsidRDefault="00166CCE"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166CCE" w:rsidRPr="00EC5100" w:rsidRDefault="00166CCE">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166CCE" w:rsidRPr="00417575" w:rsidRDefault="00166CCE">
      <w:pPr>
        <w:pStyle w:val="FootnoteText"/>
        <w:rPr>
          <w:sz w:val="20"/>
          <w:szCs w:val="20"/>
          <w:lang w:val="nl-NL"/>
        </w:rPr>
      </w:pPr>
      <w:r w:rsidRPr="00417575">
        <w:rPr>
          <w:rStyle w:val="FootnoteReference"/>
          <w:sz w:val="20"/>
          <w:szCs w:val="20"/>
        </w:rPr>
        <w:footnoteRef/>
      </w:r>
      <w:r w:rsidRPr="00417575">
        <w:rPr>
          <w:sz w:val="20"/>
          <w:szCs w:val="20"/>
        </w:rPr>
        <w:t xml:space="preserve"> </w:t>
      </w:r>
      <w:proofErr w:type="spellStart"/>
      <w:r w:rsidRPr="00417575">
        <w:rPr>
          <w:sz w:val="20"/>
          <w:szCs w:val="20"/>
          <w:lang w:val="nl-NL"/>
        </w:rPr>
        <w:t>Currently</w:t>
      </w:r>
      <w:proofErr w:type="spellEnd"/>
      <w:r w:rsidRPr="00417575">
        <w:rPr>
          <w:sz w:val="20"/>
          <w:szCs w:val="20"/>
          <w:lang w:val="nl-NL"/>
        </w:rPr>
        <w:t xml:space="preserve"> DWAN is </w:t>
      </w:r>
      <w:proofErr w:type="spellStart"/>
      <w:r w:rsidRPr="00417575">
        <w:rPr>
          <w:sz w:val="20"/>
          <w:szCs w:val="20"/>
          <w:lang w:val="nl-NL"/>
        </w:rPr>
        <w:t>connected</w:t>
      </w:r>
      <w:proofErr w:type="spellEnd"/>
      <w:r w:rsidRPr="00417575">
        <w:rPr>
          <w:sz w:val="20"/>
          <w:szCs w:val="20"/>
          <w:lang w:val="nl-NL"/>
        </w:rPr>
        <w:t xml:space="preserve"> </w:t>
      </w:r>
      <w:proofErr w:type="spellStart"/>
      <w:r w:rsidRPr="00417575">
        <w:rPr>
          <w:sz w:val="20"/>
          <w:szCs w:val="20"/>
          <w:lang w:val="nl-NL"/>
        </w:rPr>
        <w:t>to</w:t>
      </w:r>
      <w:proofErr w:type="spellEnd"/>
      <w:r w:rsidRPr="00417575">
        <w:rPr>
          <w:sz w:val="20"/>
          <w:szCs w:val="20"/>
          <w:lang w:val="nl-NL"/>
        </w:rPr>
        <w:t xml:space="preserve"> the CLARIN Service Provider </w:t>
      </w:r>
      <w:proofErr w:type="spellStart"/>
      <w:r w:rsidRPr="00417575">
        <w:rPr>
          <w:sz w:val="20"/>
          <w:szCs w:val="20"/>
          <w:lang w:val="nl-NL"/>
        </w:rPr>
        <w:t>Federation</w:t>
      </w:r>
      <w:proofErr w:type="spellEnd"/>
      <w:r w:rsidRPr="00417575">
        <w:rPr>
          <w:sz w:val="20"/>
          <w:szCs w:val="20"/>
          <w:lang w:val="nl-NL"/>
        </w:rPr>
        <w:t>, http://www.clarin.eu/content/service-provider-federation</w:t>
      </w:r>
    </w:p>
  </w:footnote>
  <w:footnote w:id="21">
    <w:p w14:paraId="2DA5C6A6" w14:textId="77777777" w:rsidR="00166CCE" w:rsidRPr="00417AEC" w:rsidRDefault="00166CCE">
      <w:pPr>
        <w:pStyle w:val="FootnoteText"/>
        <w:rPr>
          <w:lang w:val="nl-NL"/>
        </w:rPr>
      </w:pPr>
      <w:r>
        <w:rPr>
          <w:rStyle w:val="FootnoteReference"/>
        </w:rPr>
        <w:footnoteRef/>
      </w:r>
      <w:r>
        <w:t xml:space="preserve"> </w:t>
      </w:r>
      <w:r w:rsidRPr="004C72C9">
        <w:rPr>
          <w:sz w:val="20"/>
          <w:szCs w:val="20"/>
        </w:rPr>
        <w:t xml:space="preserve">At the moment the default server is </w:t>
      </w:r>
      <w:hyperlink r:id="rId3" w:history="1">
        <w:r w:rsidRPr="004C72C9">
          <w:rPr>
            <w:rStyle w:val="Hyperlink"/>
            <w:sz w:val="20"/>
            <w:szCs w:val="20"/>
          </w:rPr>
          <w:t>https://lux17.mpi.nl/ds/webannotator</w:t>
        </w:r>
      </w:hyperlink>
      <w:r w:rsidRPr="004C72C9">
        <w:rPr>
          <w:sz w:val="20"/>
          <w:szCs w:val="20"/>
        </w:rPr>
        <w:t xml:space="preserve">. The user may set </w:t>
      </w:r>
      <w:hyperlink r:id="rId4" w:history="1">
        <w:r w:rsidRPr="004C72C9">
          <w:rPr>
            <w:rStyle w:val="Hyperlink"/>
            <w:sz w:val="20"/>
            <w:szCs w:val="20"/>
          </w:rPr>
          <w:t>https://lux17.mpi.nl/ds/webannotator-basic</w:t>
        </w:r>
      </w:hyperlink>
      <w:r w:rsidRPr="004C72C9">
        <w:rPr>
          <w:sz w:val="20"/>
          <w:szCs w:val="20"/>
        </w:rPr>
        <w:t xml:space="preserve"> as a user-specific server if he wants to follow basic-authentication procedure.</w:t>
      </w:r>
    </w:p>
  </w:footnote>
  <w:footnote w:id="22">
    <w:p w14:paraId="4BC2AAA7" w14:textId="77777777" w:rsidR="00166CCE" w:rsidRPr="003E7C51" w:rsidRDefault="00166CCE" w:rsidP="00A5519B">
      <w:pPr>
        <w:ind w:firstLine="0"/>
        <w:rPr>
          <w:lang w:val="nl-NL"/>
        </w:rPr>
      </w:pPr>
      <w:r>
        <w:rPr>
          <w:rStyle w:val="FootnoteReference"/>
        </w:rPr>
        <w:footnoteRef/>
      </w:r>
      <w:r>
        <w:t xml:space="preserve"> </w:t>
      </w:r>
      <w:r w:rsidRPr="00421696">
        <w:rPr>
          <w:sz w:val="20"/>
          <w:szCs w:val="20"/>
          <w:lang w:val="nl-NL"/>
        </w:rPr>
        <w:t xml:space="preserve">The </w:t>
      </w:r>
      <w:proofErr w:type="spellStart"/>
      <w:r w:rsidRPr="00421696">
        <w:rPr>
          <w:sz w:val="20"/>
          <w:szCs w:val="20"/>
          <w:lang w:val="nl-NL"/>
        </w:rPr>
        <w:t>redirection</w:t>
      </w:r>
      <w:proofErr w:type="spellEnd"/>
      <w:r w:rsidRPr="00421696">
        <w:rPr>
          <w:sz w:val="20"/>
          <w:szCs w:val="20"/>
          <w:lang w:val="nl-NL"/>
        </w:rPr>
        <w:t xml:space="preserve"> </w:t>
      </w:r>
      <w:proofErr w:type="spellStart"/>
      <w:r w:rsidRPr="00421696">
        <w:rPr>
          <w:sz w:val="20"/>
          <w:szCs w:val="20"/>
          <w:lang w:val="nl-NL"/>
        </w:rPr>
        <w:t>to</w:t>
      </w:r>
      <w:proofErr w:type="spellEnd"/>
      <w:r w:rsidRPr="00421696">
        <w:rPr>
          <w:sz w:val="20"/>
          <w:szCs w:val="20"/>
          <w:lang w:val="nl-NL"/>
        </w:rPr>
        <w:t xml:space="preserve"> these </w:t>
      </w:r>
      <w:r>
        <w:rPr>
          <w:sz w:val="20"/>
          <w:szCs w:val="20"/>
          <w:lang w:val="nl-NL"/>
        </w:rPr>
        <w:t>pages</w:t>
      </w:r>
      <w:r w:rsidRPr="00421696">
        <w:rPr>
          <w:sz w:val="20"/>
          <w:szCs w:val="20"/>
          <w:lang w:val="nl-NL"/>
        </w:rPr>
        <w:t xml:space="preserve"> </w:t>
      </w:r>
      <w:r>
        <w:rPr>
          <w:sz w:val="20"/>
          <w:szCs w:val="20"/>
          <w:lang w:val="nl-NL"/>
        </w:rPr>
        <w:t xml:space="preserve">was </w:t>
      </w:r>
      <w:proofErr w:type="spellStart"/>
      <w:r>
        <w:rPr>
          <w:sz w:val="20"/>
          <w:szCs w:val="20"/>
          <w:lang w:val="nl-NL"/>
        </w:rPr>
        <w:t>under</w:t>
      </w:r>
      <w:proofErr w:type="spellEnd"/>
      <w:r>
        <w:rPr>
          <w:sz w:val="20"/>
          <w:szCs w:val="20"/>
          <w:lang w:val="nl-NL"/>
        </w:rPr>
        <w:t xml:space="preserve"> </w:t>
      </w:r>
      <w:proofErr w:type="spellStart"/>
      <w:r>
        <w:rPr>
          <w:sz w:val="20"/>
          <w:szCs w:val="20"/>
          <w:lang w:val="nl-NL"/>
        </w:rPr>
        <w:t>implementation</w:t>
      </w:r>
      <w:proofErr w:type="spellEnd"/>
      <w:r>
        <w:rPr>
          <w:sz w:val="20"/>
          <w:szCs w:val="20"/>
          <w:lang w:val="nl-NL"/>
        </w:rPr>
        <w:t xml:space="preserve"> in the front-end </w:t>
      </w:r>
      <w:proofErr w:type="spellStart"/>
      <w:r>
        <w:rPr>
          <w:sz w:val="20"/>
          <w:szCs w:val="20"/>
          <w:lang w:val="nl-NL"/>
        </w:rPr>
        <w:t>by</w:t>
      </w:r>
      <w:proofErr w:type="spellEnd"/>
      <w:r>
        <w:rPr>
          <w:sz w:val="20"/>
          <w:szCs w:val="20"/>
          <w:lang w:val="nl-NL"/>
        </w:rPr>
        <w:t xml:space="preserve"> the time the </w:t>
      </w:r>
      <w:proofErr w:type="spellStart"/>
      <w:r>
        <w:rPr>
          <w:sz w:val="20"/>
          <w:szCs w:val="20"/>
          <w:lang w:val="nl-NL"/>
        </w:rPr>
        <w:t>deliverable</w:t>
      </w:r>
      <w:proofErr w:type="spellEnd"/>
      <w:r>
        <w:rPr>
          <w:sz w:val="20"/>
          <w:szCs w:val="20"/>
          <w:lang w:val="nl-NL"/>
        </w:rPr>
        <w:t xml:space="preserve"> was </w:t>
      </w:r>
      <w:proofErr w:type="spellStart"/>
      <w:r>
        <w:rPr>
          <w:sz w:val="20"/>
          <w:szCs w:val="20"/>
          <w:lang w:val="nl-NL"/>
        </w:rPr>
        <w:t>written</w:t>
      </w:r>
      <w:proofErr w:type="spellEnd"/>
      <w:r>
        <w:rPr>
          <w:sz w:val="20"/>
          <w:szCs w:val="20"/>
          <w:lang w:val="nl-NL"/>
        </w:rPr>
        <w:t>.</w:t>
      </w:r>
    </w:p>
  </w:footnote>
  <w:footnote w:id="23">
    <w:p w14:paraId="0619B0C9" w14:textId="77777777" w:rsidR="00166CCE" w:rsidRPr="00A5519B" w:rsidRDefault="00166CCE" w:rsidP="00A5519B">
      <w:pPr>
        <w:pStyle w:val="FootnoteText"/>
        <w:ind w:firstLine="0"/>
        <w:rPr>
          <w:ins w:id="42" w:author="Menzo windhouwer" w:date="2014-10-06T15:05:00Z"/>
          <w:sz w:val="20"/>
          <w:szCs w:val="20"/>
          <w:lang w:val="nl-NL"/>
        </w:rPr>
      </w:pPr>
      <w:r>
        <w:rPr>
          <w:rStyle w:val="FootnoteReference"/>
        </w:rPr>
        <w:footnoteRef/>
      </w:r>
      <w:r>
        <w:rPr>
          <w:lang w:val="nl-NL"/>
        </w:rPr>
        <w:t xml:space="preserve"> </w:t>
      </w:r>
      <w:r w:rsidRPr="00A5519B">
        <w:rPr>
          <w:sz w:val="20"/>
          <w:szCs w:val="20"/>
          <w:lang w:val="nl-NL"/>
        </w:rPr>
        <w:t xml:space="preserve">The </w:t>
      </w:r>
      <w:proofErr w:type="spellStart"/>
      <w:r w:rsidRPr="00A5519B">
        <w:rPr>
          <w:sz w:val="20"/>
          <w:szCs w:val="20"/>
          <w:lang w:val="nl-NL"/>
        </w:rPr>
        <w:t>client</w:t>
      </w:r>
      <w:proofErr w:type="spellEnd"/>
      <w:r w:rsidRPr="00A5519B">
        <w:rPr>
          <w:sz w:val="20"/>
          <w:szCs w:val="20"/>
          <w:lang w:val="nl-NL"/>
        </w:rPr>
        <w:t xml:space="preserve"> </w:t>
      </w:r>
      <w:proofErr w:type="spellStart"/>
      <w:r w:rsidRPr="00A5519B">
        <w:rPr>
          <w:sz w:val="20"/>
          <w:szCs w:val="20"/>
          <w:lang w:val="nl-NL"/>
        </w:rPr>
        <w:t>developers</w:t>
      </w:r>
      <w:proofErr w:type="spellEnd"/>
      <w:r w:rsidRPr="00A5519B">
        <w:rPr>
          <w:sz w:val="20"/>
          <w:szCs w:val="20"/>
          <w:lang w:val="nl-NL"/>
        </w:rPr>
        <w:t xml:space="preserve"> are </w:t>
      </w:r>
      <w:proofErr w:type="spellStart"/>
      <w:r w:rsidRPr="00A5519B">
        <w:rPr>
          <w:sz w:val="20"/>
          <w:szCs w:val="20"/>
          <w:lang w:val="nl-NL"/>
        </w:rPr>
        <w:t>working</w:t>
      </w:r>
      <w:proofErr w:type="spellEnd"/>
      <w:r w:rsidRPr="00A5519B">
        <w:rPr>
          <w:sz w:val="20"/>
          <w:szCs w:val="20"/>
          <w:lang w:val="nl-NL"/>
        </w:rPr>
        <w:t xml:space="preserve"> on a fix </w:t>
      </w:r>
      <w:proofErr w:type="spellStart"/>
      <w:r w:rsidRPr="00A5519B">
        <w:rPr>
          <w:sz w:val="20"/>
          <w:szCs w:val="20"/>
          <w:lang w:val="nl-NL"/>
        </w:rPr>
        <w:t>for</w:t>
      </w:r>
      <w:proofErr w:type="spellEnd"/>
      <w:r w:rsidRPr="00A5519B">
        <w:rPr>
          <w:sz w:val="20"/>
          <w:szCs w:val="20"/>
          <w:lang w:val="nl-NL"/>
        </w:rPr>
        <w:t xml:space="preserve"> </w:t>
      </w:r>
      <w:proofErr w:type="spellStart"/>
      <w:r w:rsidRPr="00A5519B">
        <w:rPr>
          <w:sz w:val="20"/>
          <w:szCs w:val="20"/>
          <w:lang w:val="nl-NL"/>
        </w:rPr>
        <w:t>this</w:t>
      </w:r>
      <w:proofErr w:type="spellEnd"/>
      <w:r w:rsidRPr="00A5519B">
        <w:rPr>
          <w:sz w:val="20"/>
          <w:szCs w:val="20"/>
          <w:lang w:val="nl-NL"/>
        </w:rPr>
        <w:t xml:space="preserve"> </w:t>
      </w:r>
      <w:proofErr w:type="spellStart"/>
      <w:r w:rsidRPr="00A5519B">
        <w:rPr>
          <w:sz w:val="20"/>
          <w:szCs w:val="20"/>
          <w:lang w:val="nl-NL"/>
        </w:rPr>
        <w:t>problem</w:t>
      </w:r>
      <w:proofErr w:type="spellEnd"/>
      <w:r w:rsidRPr="00A5519B">
        <w:rPr>
          <w:sz w:val="20"/>
          <w:szCs w:val="20"/>
          <w:lang w:val="nl-NL"/>
        </w:rPr>
        <w:t xml:space="preserve"> at the time of </w:t>
      </w:r>
      <w:proofErr w:type="spellStart"/>
      <w:r w:rsidRPr="00A5519B">
        <w:rPr>
          <w:sz w:val="20"/>
          <w:szCs w:val="20"/>
          <w:lang w:val="nl-NL"/>
        </w:rPr>
        <w:t>writing</w:t>
      </w:r>
      <w:proofErr w:type="spellEnd"/>
      <w:r w:rsidRPr="00A5519B">
        <w:rPr>
          <w:sz w:val="20"/>
          <w:szCs w:val="20"/>
          <w:lang w:val="nl-NL"/>
        </w:rPr>
        <w:t xml:space="preserve"> of </w:t>
      </w:r>
      <w:proofErr w:type="spellStart"/>
      <w:r w:rsidRPr="00A5519B">
        <w:rPr>
          <w:sz w:val="20"/>
          <w:szCs w:val="20"/>
          <w:lang w:val="nl-NL"/>
        </w:rPr>
        <w:t>this</w:t>
      </w:r>
      <w:proofErr w:type="spellEnd"/>
      <w:r w:rsidRPr="00A5519B">
        <w:rPr>
          <w:sz w:val="20"/>
          <w:szCs w:val="20"/>
          <w:lang w:val="nl-NL"/>
        </w:rPr>
        <w:t xml:space="preserve"> document.</w:t>
      </w:r>
    </w:p>
  </w:footnote>
  <w:footnote w:id="24">
    <w:p w14:paraId="65517B2E" w14:textId="77777777" w:rsidR="00166CCE" w:rsidRPr="00A5519B" w:rsidRDefault="00166CCE"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166CCE" w:rsidRPr="00D40844" w:rsidRDefault="00166CCE">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166CCE" w:rsidRPr="00D86AF7" w:rsidRDefault="00166CCE"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166CCE" w:rsidRPr="008F0CAD" w:rsidRDefault="00166CCE"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166CCE" w:rsidRPr="00C65213" w:rsidRDefault="00166CCE"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71F80A9C" w14:textId="16C98985" w:rsidR="00166CCE" w:rsidRPr="00367B2F" w:rsidRDefault="00166CCE" w:rsidP="000358D2">
      <w:r>
        <w:rPr>
          <w:rStyle w:val="FootnoteReference"/>
        </w:rPr>
        <w:footnoteRef/>
      </w:r>
      <w:r>
        <w:t xml:space="preserve"> For example, the MPI annotation service is currently located at  </w:t>
      </w:r>
      <w:hyperlink r:id="rId7" w:history="1">
        <w:r w:rsidRPr="00367B2F">
          <w:rPr>
            <w:rStyle w:val="Hyperlink"/>
            <w:rFonts w:cs="Arial"/>
            <w:color w:val="1155CC"/>
          </w:rPr>
          <w:t>https://lux17.mpi.nl/ds/webannotator-basic/</w:t>
        </w:r>
      </w:hyperlink>
      <w:r w:rsidRPr="00367B2F">
        <w:t xml:space="preserve"> </w:t>
      </w:r>
    </w:p>
    <w:p w14:paraId="3DF5E046" w14:textId="35F42339" w:rsidR="00166CCE" w:rsidRPr="000358D2" w:rsidRDefault="00166CCE">
      <w:pPr>
        <w:pStyle w:val="FootnoteText"/>
        <w:rPr>
          <w:lang w:val="nl-NL"/>
        </w:rPr>
      </w:pPr>
    </w:p>
  </w:footnote>
  <w:footnote w:id="30">
    <w:p w14:paraId="3E292B3F" w14:textId="77777777" w:rsidR="00166CCE" w:rsidRPr="004E30AD" w:rsidRDefault="00166CCE" w:rsidP="00757B40">
      <w:pPr>
        <w:pStyle w:val="FootnoteText"/>
        <w:rPr>
          <w:lang w:val="nl-NL"/>
        </w:rPr>
      </w:pPr>
      <w:r>
        <w:rPr>
          <w:rStyle w:val="FootnoteReference"/>
        </w:rPr>
        <w:footnoteRef/>
      </w:r>
      <w:r>
        <w:t xml:space="preserve"> </w:t>
      </w:r>
      <w:proofErr w:type="spellStart"/>
      <w:r w:rsidRPr="00A739EA">
        <w:rPr>
          <w:sz w:val="20"/>
          <w:szCs w:val="20"/>
          <w:lang w:val="nl-NL"/>
        </w:rPr>
        <w:t>Adding</w:t>
      </w:r>
      <w:proofErr w:type="spellEnd"/>
      <w:r w:rsidRPr="00A739EA">
        <w:rPr>
          <w:sz w:val="20"/>
          <w:szCs w:val="20"/>
          <w:lang w:val="nl-NL"/>
        </w:rPr>
        <w:t xml:space="preserve"> </w:t>
      </w:r>
      <w:proofErr w:type="spellStart"/>
      <w:r w:rsidRPr="00A739EA">
        <w:rPr>
          <w:sz w:val="20"/>
          <w:szCs w:val="20"/>
          <w:lang w:val="nl-NL"/>
        </w:rPr>
        <w:t>possibility</w:t>
      </w:r>
      <w:proofErr w:type="spellEnd"/>
      <w:r w:rsidRPr="00A739EA">
        <w:rPr>
          <w:sz w:val="20"/>
          <w:szCs w:val="20"/>
          <w:lang w:val="nl-NL"/>
        </w:rPr>
        <w:t xml:space="preserve"> </w:t>
      </w:r>
      <w:proofErr w:type="spellStart"/>
      <w:r w:rsidRPr="00A739EA">
        <w:rPr>
          <w:sz w:val="20"/>
          <w:szCs w:val="20"/>
          <w:lang w:val="nl-NL"/>
        </w:rPr>
        <w:t>to</w:t>
      </w:r>
      <w:proofErr w:type="spellEnd"/>
      <w:r w:rsidRPr="00A739EA">
        <w:rPr>
          <w:sz w:val="20"/>
          <w:szCs w:val="20"/>
          <w:lang w:val="nl-NL"/>
        </w:rPr>
        <w:t xml:space="preserve"> change access </w:t>
      </w:r>
      <w:proofErr w:type="spellStart"/>
      <w:r w:rsidRPr="00A739EA">
        <w:rPr>
          <w:sz w:val="20"/>
          <w:szCs w:val="20"/>
          <w:lang w:val="nl-NL"/>
        </w:rPr>
        <w:t>rights</w:t>
      </w:r>
      <w:proofErr w:type="spellEnd"/>
      <w:r w:rsidRPr="00A739EA">
        <w:rPr>
          <w:sz w:val="20"/>
          <w:szCs w:val="20"/>
          <w:lang w:val="nl-NL"/>
        </w:rPr>
        <w:t xml:space="preserve"> is </w:t>
      </w:r>
      <w:proofErr w:type="spellStart"/>
      <w:r w:rsidRPr="00A739EA">
        <w:rPr>
          <w:sz w:val="20"/>
          <w:szCs w:val="20"/>
          <w:lang w:val="nl-NL"/>
        </w:rPr>
        <w:t>work</w:t>
      </w:r>
      <w:proofErr w:type="spellEnd"/>
      <w:r w:rsidRPr="00A739EA">
        <w:rPr>
          <w:sz w:val="20"/>
          <w:szCs w:val="20"/>
          <w:lang w:val="nl-NL"/>
        </w:rPr>
        <w:t xml:space="preserve"> in </w:t>
      </w:r>
      <w:proofErr w:type="spellStart"/>
      <w:r w:rsidRPr="00A739EA">
        <w:rPr>
          <w:sz w:val="20"/>
          <w:szCs w:val="20"/>
          <w:lang w:val="nl-NL"/>
        </w:rPr>
        <w:t>progress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166CCE" w:rsidRDefault="00166CCE">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0927EB40" w14:textId="77777777" w:rsidR="00166CCE" w:rsidRDefault="00166CC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166CCE" w:rsidRPr="00F01A89" w:rsidRDefault="00166CCE" w:rsidP="00F01A89">
    <w:pPr>
      <w:pStyle w:val="Header"/>
      <w:jc w:val="center"/>
      <w:rPr>
        <w:rFonts w:ascii="Verdana" w:hAnsi="Verdana"/>
      </w:rPr>
    </w:pPr>
    <w:r w:rsidRPr="00F01A89">
      <w:rPr>
        <w:rFonts w:ascii="Verdana" w:hAnsi="Verdana"/>
      </w:rPr>
      <w:t xml:space="preserve"> </w:t>
    </w:r>
  </w:p>
  <w:p w14:paraId="3BE4E7C1" w14:textId="77777777" w:rsidR="00166CCE" w:rsidRDefault="00166CC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166CCE" w:rsidRPr="00F01A89" w:rsidRDefault="00166CCE"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2">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BCC1A70"/>
    <w:multiLevelType w:val="hybridMultilevel"/>
    <w:tmpl w:val="02EC60B4"/>
    <w:lvl w:ilvl="0" w:tplc="243C84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8"/>
  </w:num>
  <w:num w:numId="2">
    <w:abstractNumId w:val="19"/>
  </w:num>
  <w:num w:numId="3">
    <w:abstractNumId w:val="4"/>
  </w:num>
  <w:num w:numId="4">
    <w:abstractNumId w:val="35"/>
  </w:num>
  <w:num w:numId="5">
    <w:abstractNumId w:val="18"/>
  </w:num>
  <w:num w:numId="6">
    <w:abstractNumId w:val="14"/>
  </w:num>
  <w:num w:numId="7">
    <w:abstractNumId w:val="3"/>
  </w:num>
  <w:num w:numId="8">
    <w:abstractNumId w:val="13"/>
  </w:num>
  <w:num w:numId="9">
    <w:abstractNumId w:val="12"/>
  </w:num>
  <w:num w:numId="10">
    <w:abstractNumId w:val="9"/>
  </w:num>
  <w:num w:numId="11">
    <w:abstractNumId w:val="32"/>
  </w:num>
  <w:num w:numId="12">
    <w:abstractNumId w:val="21"/>
  </w:num>
  <w:num w:numId="13">
    <w:abstractNumId w:val="43"/>
  </w:num>
  <w:num w:numId="14">
    <w:abstractNumId w:val="6"/>
  </w:num>
  <w:num w:numId="15">
    <w:abstractNumId w:val="30"/>
  </w:num>
  <w:num w:numId="16">
    <w:abstractNumId w:val="17"/>
  </w:num>
  <w:num w:numId="17">
    <w:abstractNumId w:val="28"/>
  </w:num>
  <w:num w:numId="18">
    <w:abstractNumId w:val="7"/>
  </w:num>
  <w:num w:numId="19">
    <w:abstractNumId w:val="42"/>
  </w:num>
  <w:num w:numId="20">
    <w:abstractNumId w:val="10"/>
  </w:num>
  <w:num w:numId="21">
    <w:abstractNumId w:val="36"/>
  </w:num>
  <w:num w:numId="22">
    <w:abstractNumId w:val="2"/>
  </w:num>
  <w:num w:numId="23">
    <w:abstractNumId w:val="20"/>
  </w:num>
  <w:num w:numId="24">
    <w:abstractNumId w:val="24"/>
  </w:num>
  <w:num w:numId="25">
    <w:abstractNumId w:val="27"/>
  </w:num>
  <w:num w:numId="26">
    <w:abstractNumId w:val="0"/>
  </w:num>
  <w:num w:numId="27">
    <w:abstractNumId w:val="26"/>
  </w:num>
  <w:num w:numId="28">
    <w:abstractNumId w:val="40"/>
  </w:num>
  <w:num w:numId="29">
    <w:abstractNumId w:val="1"/>
  </w:num>
  <w:num w:numId="30">
    <w:abstractNumId w:val="41"/>
  </w:num>
  <w:num w:numId="31">
    <w:abstractNumId w:val="34"/>
  </w:num>
  <w:num w:numId="32">
    <w:abstractNumId w:val="33"/>
  </w:num>
  <w:num w:numId="33">
    <w:abstractNumId w:val="22"/>
  </w:num>
  <w:num w:numId="34">
    <w:abstractNumId w:val="11"/>
  </w:num>
  <w:num w:numId="35">
    <w:abstractNumId w:val="16"/>
  </w:num>
  <w:num w:numId="36">
    <w:abstractNumId w:val="29"/>
  </w:num>
  <w:num w:numId="37">
    <w:abstractNumId w:val="44"/>
  </w:num>
  <w:num w:numId="38">
    <w:abstractNumId w:val="38"/>
  </w:num>
  <w:num w:numId="39">
    <w:abstractNumId w:val="5"/>
  </w:num>
  <w:num w:numId="40">
    <w:abstractNumId w:val="25"/>
  </w:num>
  <w:num w:numId="41">
    <w:abstractNumId w:val="23"/>
  </w:num>
  <w:num w:numId="42">
    <w:abstractNumId w:val="15"/>
  </w:num>
  <w:num w:numId="43">
    <w:abstractNumId w:val="37"/>
  </w:num>
  <w:num w:numId="44">
    <w:abstractNumId w:val="39"/>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8DA"/>
    <w:rsid w:val="000019D0"/>
    <w:rsid w:val="00001DF7"/>
    <w:rsid w:val="00001EB1"/>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58D2"/>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65B"/>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5449"/>
    <w:rsid w:val="000B61B9"/>
    <w:rsid w:val="000B7175"/>
    <w:rsid w:val="000C1C24"/>
    <w:rsid w:val="000C2DF3"/>
    <w:rsid w:val="000C7AF1"/>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06201"/>
    <w:rsid w:val="00112438"/>
    <w:rsid w:val="001136A9"/>
    <w:rsid w:val="00113DD9"/>
    <w:rsid w:val="001164DB"/>
    <w:rsid w:val="00120B8E"/>
    <w:rsid w:val="00121679"/>
    <w:rsid w:val="00122AF1"/>
    <w:rsid w:val="00122D8B"/>
    <w:rsid w:val="0012357D"/>
    <w:rsid w:val="00123CA5"/>
    <w:rsid w:val="00123ECE"/>
    <w:rsid w:val="00124077"/>
    <w:rsid w:val="001255A2"/>
    <w:rsid w:val="0012752A"/>
    <w:rsid w:val="001300F5"/>
    <w:rsid w:val="00131439"/>
    <w:rsid w:val="00133130"/>
    <w:rsid w:val="001354E6"/>
    <w:rsid w:val="00136ABA"/>
    <w:rsid w:val="001376F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6CCE"/>
    <w:rsid w:val="00167794"/>
    <w:rsid w:val="0017023A"/>
    <w:rsid w:val="00171600"/>
    <w:rsid w:val="0017220D"/>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58"/>
    <w:rsid w:val="001C65C5"/>
    <w:rsid w:val="001D1195"/>
    <w:rsid w:val="001D4267"/>
    <w:rsid w:val="001D4B82"/>
    <w:rsid w:val="001D612D"/>
    <w:rsid w:val="001D7AE0"/>
    <w:rsid w:val="001E077C"/>
    <w:rsid w:val="001E0AFC"/>
    <w:rsid w:val="001E1C6B"/>
    <w:rsid w:val="001E1FD7"/>
    <w:rsid w:val="001E3352"/>
    <w:rsid w:val="001E3F78"/>
    <w:rsid w:val="001E5C75"/>
    <w:rsid w:val="001E6901"/>
    <w:rsid w:val="001E780A"/>
    <w:rsid w:val="001F15FD"/>
    <w:rsid w:val="001F5650"/>
    <w:rsid w:val="00200006"/>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B89"/>
    <w:rsid w:val="002B5E6A"/>
    <w:rsid w:val="002B6162"/>
    <w:rsid w:val="002B6740"/>
    <w:rsid w:val="002C01A5"/>
    <w:rsid w:val="002C3266"/>
    <w:rsid w:val="002C4D06"/>
    <w:rsid w:val="002C5FDC"/>
    <w:rsid w:val="002C7414"/>
    <w:rsid w:val="002D113F"/>
    <w:rsid w:val="002D275E"/>
    <w:rsid w:val="002D33F5"/>
    <w:rsid w:val="002D3B66"/>
    <w:rsid w:val="002D5FFF"/>
    <w:rsid w:val="002E0E5F"/>
    <w:rsid w:val="002E260C"/>
    <w:rsid w:val="002F07D6"/>
    <w:rsid w:val="002F0D6A"/>
    <w:rsid w:val="002F164D"/>
    <w:rsid w:val="002F242A"/>
    <w:rsid w:val="002F2F69"/>
    <w:rsid w:val="002F610A"/>
    <w:rsid w:val="002F6436"/>
    <w:rsid w:val="002F66F2"/>
    <w:rsid w:val="0030135F"/>
    <w:rsid w:val="00302868"/>
    <w:rsid w:val="0030345F"/>
    <w:rsid w:val="00305679"/>
    <w:rsid w:val="0030574C"/>
    <w:rsid w:val="00305F74"/>
    <w:rsid w:val="003108B3"/>
    <w:rsid w:val="003115F3"/>
    <w:rsid w:val="00312603"/>
    <w:rsid w:val="00313ADB"/>
    <w:rsid w:val="00315243"/>
    <w:rsid w:val="00315522"/>
    <w:rsid w:val="00321721"/>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2F92"/>
    <w:rsid w:val="00363856"/>
    <w:rsid w:val="003648D2"/>
    <w:rsid w:val="00367818"/>
    <w:rsid w:val="00367B2F"/>
    <w:rsid w:val="0037350A"/>
    <w:rsid w:val="00375FFB"/>
    <w:rsid w:val="0037664A"/>
    <w:rsid w:val="00380CF3"/>
    <w:rsid w:val="00382B7C"/>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B7F54"/>
    <w:rsid w:val="003C06D9"/>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0EB6"/>
    <w:rsid w:val="00402CA2"/>
    <w:rsid w:val="00403261"/>
    <w:rsid w:val="004040DE"/>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86F32"/>
    <w:rsid w:val="004910F3"/>
    <w:rsid w:val="004918C7"/>
    <w:rsid w:val="004927C1"/>
    <w:rsid w:val="00492F61"/>
    <w:rsid w:val="0049319B"/>
    <w:rsid w:val="00494B07"/>
    <w:rsid w:val="004A08F3"/>
    <w:rsid w:val="004A1D56"/>
    <w:rsid w:val="004A1ED2"/>
    <w:rsid w:val="004A4C01"/>
    <w:rsid w:val="004B1F57"/>
    <w:rsid w:val="004B325D"/>
    <w:rsid w:val="004B4074"/>
    <w:rsid w:val="004B50C8"/>
    <w:rsid w:val="004C19C2"/>
    <w:rsid w:val="004C2791"/>
    <w:rsid w:val="004C29FD"/>
    <w:rsid w:val="004C72C9"/>
    <w:rsid w:val="004D2BA6"/>
    <w:rsid w:val="004D321E"/>
    <w:rsid w:val="004D5EED"/>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07B"/>
    <w:rsid w:val="00510364"/>
    <w:rsid w:val="005110F4"/>
    <w:rsid w:val="00513368"/>
    <w:rsid w:val="005136EE"/>
    <w:rsid w:val="0051426A"/>
    <w:rsid w:val="00514575"/>
    <w:rsid w:val="005146AF"/>
    <w:rsid w:val="0051527E"/>
    <w:rsid w:val="00516A6F"/>
    <w:rsid w:val="005206A1"/>
    <w:rsid w:val="00520EE9"/>
    <w:rsid w:val="00530098"/>
    <w:rsid w:val="0053078B"/>
    <w:rsid w:val="00531773"/>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4686"/>
    <w:rsid w:val="005853A7"/>
    <w:rsid w:val="00590AFA"/>
    <w:rsid w:val="00590D02"/>
    <w:rsid w:val="00592797"/>
    <w:rsid w:val="00593148"/>
    <w:rsid w:val="0059482E"/>
    <w:rsid w:val="005957E3"/>
    <w:rsid w:val="00596E35"/>
    <w:rsid w:val="005A0C1E"/>
    <w:rsid w:val="005A362A"/>
    <w:rsid w:val="005A6F0D"/>
    <w:rsid w:val="005A7821"/>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2F6"/>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36BB"/>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4178"/>
    <w:rsid w:val="00656E73"/>
    <w:rsid w:val="00657A2E"/>
    <w:rsid w:val="00663075"/>
    <w:rsid w:val="00666F9E"/>
    <w:rsid w:val="00667510"/>
    <w:rsid w:val="006675A2"/>
    <w:rsid w:val="00670F14"/>
    <w:rsid w:val="00671066"/>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0974"/>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23E0"/>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0A74"/>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A7F50"/>
    <w:rsid w:val="007B0AC0"/>
    <w:rsid w:val="007B0F6F"/>
    <w:rsid w:val="007B5EE2"/>
    <w:rsid w:val="007B6052"/>
    <w:rsid w:val="007B6425"/>
    <w:rsid w:val="007B799F"/>
    <w:rsid w:val="007C4513"/>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0E84"/>
    <w:rsid w:val="008416C8"/>
    <w:rsid w:val="0084181E"/>
    <w:rsid w:val="008447E9"/>
    <w:rsid w:val="00844B77"/>
    <w:rsid w:val="0084568D"/>
    <w:rsid w:val="008458E0"/>
    <w:rsid w:val="008461D0"/>
    <w:rsid w:val="008465C9"/>
    <w:rsid w:val="00853EA3"/>
    <w:rsid w:val="00855CC1"/>
    <w:rsid w:val="008567D2"/>
    <w:rsid w:val="00857FAA"/>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54E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10B"/>
    <w:rsid w:val="008B4424"/>
    <w:rsid w:val="008B63E4"/>
    <w:rsid w:val="008B78DF"/>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31827"/>
    <w:rsid w:val="009357AB"/>
    <w:rsid w:val="009374EB"/>
    <w:rsid w:val="00940D6A"/>
    <w:rsid w:val="0094332D"/>
    <w:rsid w:val="00944AE0"/>
    <w:rsid w:val="00951275"/>
    <w:rsid w:val="00951307"/>
    <w:rsid w:val="009534FE"/>
    <w:rsid w:val="00955965"/>
    <w:rsid w:val="00955A4B"/>
    <w:rsid w:val="00956279"/>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6F0F"/>
    <w:rsid w:val="009E7A54"/>
    <w:rsid w:val="009F10BD"/>
    <w:rsid w:val="009F1F52"/>
    <w:rsid w:val="009F653F"/>
    <w:rsid w:val="009F66AA"/>
    <w:rsid w:val="00A0208F"/>
    <w:rsid w:val="00A0402B"/>
    <w:rsid w:val="00A0772A"/>
    <w:rsid w:val="00A1041B"/>
    <w:rsid w:val="00A1277E"/>
    <w:rsid w:val="00A13E70"/>
    <w:rsid w:val="00A142A4"/>
    <w:rsid w:val="00A1768A"/>
    <w:rsid w:val="00A2040D"/>
    <w:rsid w:val="00A22027"/>
    <w:rsid w:val="00A2272C"/>
    <w:rsid w:val="00A23DDA"/>
    <w:rsid w:val="00A24DEB"/>
    <w:rsid w:val="00A25123"/>
    <w:rsid w:val="00A26275"/>
    <w:rsid w:val="00A30626"/>
    <w:rsid w:val="00A30B64"/>
    <w:rsid w:val="00A37A46"/>
    <w:rsid w:val="00A37C0B"/>
    <w:rsid w:val="00A40CB4"/>
    <w:rsid w:val="00A41291"/>
    <w:rsid w:val="00A42486"/>
    <w:rsid w:val="00A42A53"/>
    <w:rsid w:val="00A47233"/>
    <w:rsid w:val="00A474D6"/>
    <w:rsid w:val="00A47CA7"/>
    <w:rsid w:val="00A502C7"/>
    <w:rsid w:val="00A524A9"/>
    <w:rsid w:val="00A5519B"/>
    <w:rsid w:val="00A5666C"/>
    <w:rsid w:val="00A61534"/>
    <w:rsid w:val="00A65032"/>
    <w:rsid w:val="00A67B5A"/>
    <w:rsid w:val="00A70835"/>
    <w:rsid w:val="00A71F1F"/>
    <w:rsid w:val="00A739EA"/>
    <w:rsid w:val="00A7485A"/>
    <w:rsid w:val="00A74F06"/>
    <w:rsid w:val="00A80030"/>
    <w:rsid w:val="00A80294"/>
    <w:rsid w:val="00A80C5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0231"/>
    <w:rsid w:val="00AF1EAF"/>
    <w:rsid w:val="00AF4248"/>
    <w:rsid w:val="00AF42E2"/>
    <w:rsid w:val="00AF62C3"/>
    <w:rsid w:val="00AF693A"/>
    <w:rsid w:val="00B01EC4"/>
    <w:rsid w:val="00B051B6"/>
    <w:rsid w:val="00B0701E"/>
    <w:rsid w:val="00B12F45"/>
    <w:rsid w:val="00B1523A"/>
    <w:rsid w:val="00B1730A"/>
    <w:rsid w:val="00B20F98"/>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2133"/>
    <w:rsid w:val="00BA341E"/>
    <w:rsid w:val="00BA345D"/>
    <w:rsid w:val="00BA4136"/>
    <w:rsid w:val="00BA6EB1"/>
    <w:rsid w:val="00BB1254"/>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1C6E"/>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77D98"/>
    <w:rsid w:val="00C810F6"/>
    <w:rsid w:val="00C813F5"/>
    <w:rsid w:val="00C83D2D"/>
    <w:rsid w:val="00C86C3D"/>
    <w:rsid w:val="00C9063D"/>
    <w:rsid w:val="00C90C0B"/>
    <w:rsid w:val="00C90F2D"/>
    <w:rsid w:val="00CA2254"/>
    <w:rsid w:val="00CA3215"/>
    <w:rsid w:val="00CA3529"/>
    <w:rsid w:val="00CA4645"/>
    <w:rsid w:val="00CA796B"/>
    <w:rsid w:val="00CB0CDF"/>
    <w:rsid w:val="00CB0F7F"/>
    <w:rsid w:val="00CB38B4"/>
    <w:rsid w:val="00CB3E99"/>
    <w:rsid w:val="00CB72D9"/>
    <w:rsid w:val="00CC4A4A"/>
    <w:rsid w:val="00CC57A5"/>
    <w:rsid w:val="00CD42E0"/>
    <w:rsid w:val="00CE0C39"/>
    <w:rsid w:val="00CE2251"/>
    <w:rsid w:val="00CE3DDB"/>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6BF8"/>
    <w:rsid w:val="00D0704F"/>
    <w:rsid w:val="00D109B8"/>
    <w:rsid w:val="00D13983"/>
    <w:rsid w:val="00D14A77"/>
    <w:rsid w:val="00D15E7A"/>
    <w:rsid w:val="00D210DD"/>
    <w:rsid w:val="00D2307A"/>
    <w:rsid w:val="00D2422A"/>
    <w:rsid w:val="00D25DC4"/>
    <w:rsid w:val="00D26B63"/>
    <w:rsid w:val="00D273DD"/>
    <w:rsid w:val="00D304D1"/>
    <w:rsid w:val="00D3086E"/>
    <w:rsid w:val="00D344BA"/>
    <w:rsid w:val="00D352C2"/>
    <w:rsid w:val="00D40844"/>
    <w:rsid w:val="00D40BEA"/>
    <w:rsid w:val="00D43FBE"/>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1600"/>
    <w:rsid w:val="00D81C10"/>
    <w:rsid w:val="00D82D44"/>
    <w:rsid w:val="00D8582F"/>
    <w:rsid w:val="00D86AF7"/>
    <w:rsid w:val="00D90829"/>
    <w:rsid w:val="00D90F18"/>
    <w:rsid w:val="00D911D9"/>
    <w:rsid w:val="00D91C17"/>
    <w:rsid w:val="00D92D48"/>
    <w:rsid w:val="00D93860"/>
    <w:rsid w:val="00D94A59"/>
    <w:rsid w:val="00D94EAA"/>
    <w:rsid w:val="00D97A6B"/>
    <w:rsid w:val="00DA1573"/>
    <w:rsid w:val="00DA249A"/>
    <w:rsid w:val="00DA364E"/>
    <w:rsid w:val="00DA3910"/>
    <w:rsid w:val="00DA3E2F"/>
    <w:rsid w:val="00DA4386"/>
    <w:rsid w:val="00DA47EB"/>
    <w:rsid w:val="00DA4BB7"/>
    <w:rsid w:val="00DA5AD1"/>
    <w:rsid w:val="00DA5F82"/>
    <w:rsid w:val="00DA63DB"/>
    <w:rsid w:val="00DA7B20"/>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503C"/>
    <w:rsid w:val="00F675AA"/>
    <w:rsid w:val="00F715E5"/>
    <w:rsid w:val="00F73DA9"/>
    <w:rsid w:val="00F759D5"/>
    <w:rsid w:val="00F75DB9"/>
    <w:rsid w:val="00F765B5"/>
    <w:rsid w:val="00F83489"/>
    <w:rsid w:val="00F83C55"/>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E06A0"/>
    <w:rsid w:val="00FE106A"/>
    <w:rsid w:val="00FE33F3"/>
    <w:rsid w:val="00FE35AE"/>
    <w:rsid w:val="00FE38EC"/>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oter" Target="footer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youtube.com" TargetMode="External"/><Relationship Id="rId51" Type="http://schemas.openxmlformats.org/officeDocument/2006/relationships/hyperlink" Target="https://github.com/DASISH/dwan-client-wiredmarker/releases" TargetMode="External"/><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yperlink" Target="mailto:xxx.yyy@mpi.nl" TargetMode="External"/><Relationship Id="rId40" Type="http://schemas.openxmlformats.org/officeDocument/2006/relationships/hyperlink" Target="http://www.wired-marker.org/en/index.html" TargetMode="External"/><Relationship Id="rId41" Type="http://schemas.openxmlformats.org/officeDocument/2006/relationships/hyperlink" Target="http://www.hyper-anchor.org/en/technical_format.html" TargetMode="External"/><Relationship Id="rId42" Type="http://schemas.openxmlformats.org/officeDocument/2006/relationships/hyperlink" Target="http://www.w3.org/TR/xptr-framework" TargetMode="External"/><Relationship Id="rId43" Type="http://schemas.openxmlformats.org/officeDocument/2006/relationships/hyperlink" Target="http://www.w3.org/standards/techs/xpointer" TargetMode="External"/><Relationship Id="rId44" Type="http://schemas.openxmlformats.org/officeDocument/2006/relationships/hyperlink" Target="https://github.com/DASISH/dwan-testing" TargetMode="External"/><Relationship Id="rId45" Type="http://schemas.openxmlformats.org/officeDocument/2006/relationships/hyperlink" Target="https://github.com/DASISH/dwanclientwiredmarker" TargetMode="External"/><Relationship Id="rId46" Type="http://schemas.openxmlformats.org/officeDocument/2006/relationships/hyperlink" Target="https://github.com/DASISH/dwanbackend" TargetMode="External"/><Relationship Id="rId47" Type="http://schemas.openxmlformats.org/officeDocument/2006/relationships/hyperlink" Target="https://github.com/DASISH/dwan-testing/tree/master/scripts" TargetMode="External"/><Relationship Id="rId48" Type="http://schemas.openxmlformats.org/officeDocument/2006/relationships/hyperlink" Target="http://www.google.com/url?q=http%253a%252f%252fa.nnotate.com&amp;sa=d&amp;sntz=1&amp;usg=afqjcnhcw2xm4yrxjhigg5htglagckxmdw" TargetMode="External"/><Relationship Id="rId49" Type="http://schemas.openxmlformats.org/officeDocument/2006/relationships/hyperlink" Target="http://www.google.com/url?q=http%253a%252f%252fatlas.ti&amp;sa=d&amp;sntz=1&amp;usg=afqjcnezcxeb-0hvkhmotmxq23ju8syo1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2002/07/owl" TargetMode="External"/><Relationship Id="rId31" Type="http://schemas.openxmlformats.org/officeDocument/2006/relationships/hyperlink" Target="https://github.com/DASISH/dwan-client-wiredmarker/releases" TargetMode="External"/><Relationship Id="rId32" Type="http://schemas.openxmlformats.org/officeDocument/2006/relationships/hyperlink" Target="http://en.wikipedia.org/wiki/User_interface_markup_language" TargetMode="External"/><Relationship Id="rId33" Type="http://schemas.openxmlformats.org/officeDocument/2006/relationships/hyperlink" Target="http://en.wikipedia.org/wiki/Mozilla" TargetMode="External"/><Relationship Id="rId34" Type="http://schemas.openxmlformats.org/officeDocument/2006/relationships/hyperlink" Target="http://en.wikipedia.org/wiki/XML"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page" TargetMode="External"/><Relationship Id="rId37" Type="http://schemas.openxmlformats.org/officeDocument/2006/relationships/hyperlink" Target="https://developer.mozilla.org/en-US/Add-ons/Setting_up_extension_development_environment" TargetMode="External"/><Relationship Id="rId38" Type="http://schemas.openxmlformats.org/officeDocument/2006/relationships/hyperlink" Target="https://lux17.mpi.nl/ds/webannotator/" TargetMode="External"/><Relationship Id="rId39" Type="http://schemas.openxmlformats.org/officeDocument/2006/relationships/hyperlink" Target="https://lux17.mpi.nl/ds/webannotator-basic/" TargetMode="External"/><Relationship Id="rId20" Type="http://schemas.openxmlformats.org/officeDocument/2006/relationships/hyperlink" Target="http://www.notateit.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www.w3.org/1999/02/22-rdf-syntax-ns" TargetMode="External"/><Relationship Id="rId60" Type="http://schemas.openxmlformats.org/officeDocument/2006/relationships/hyperlink" Target="https://support.mozilla.org/en-US/kb/profile-manager-create-and-remove-firefox-profiles" TargetMode="External"/><Relationship Id="rId61" Type="http://schemas.openxmlformats.org/officeDocument/2006/relationships/footer" Target="footer4.xml"/><Relationship Id="rId62" Type="http://schemas.openxmlformats.org/officeDocument/2006/relationships/header" Target="header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7" Type="http://schemas.openxmlformats.org/officeDocument/2006/relationships/hyperlink" Target="https://lux17.mpi.nl/ds/webannotator-basic/"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CB3C4-3BCC-D742-9228-CDE49E31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50</Pages>
  <Words>18266</Words>
  <Characters>104119</Characters>
  <Application>Microsoft Macintosh Word</Application>
  <DocSecurity>0</DocSecurity>
  <Lines>867</Lines>
  <Paragraphs>244</Paragraphs>
  <ScaleCrop>false</ScaleCrop>
  <Company>Göteborgs universitet</Company>
  <LinksUpToDate>false</LinksUpToDate>
  <CharactersWithSpaces>122141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42</cp:revision>
  <cp:lastPrinted>2014-10-14T14:40:00Z</cp:lastPrinted>
  <dcterms:created xsi:type="dcterms:W3CDTF">2014-11-03T12:31:00Z</dcterms:created>
  <dcterms:modified xsi:type="dcterms:W3CDTF">2014-11-03T17:34:00Z</dcterms:modified>
</cp:coreProperties>
</file>