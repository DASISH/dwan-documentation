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sv-SE"/>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Daan Broeder (MPG-TLA)</w:t>
      </w:r>
      <w:proofErr w:type="gramStart"/>
      <w:r w:rsidR="00DC32DA" w:rsidRPr="006904DC">
        <w:rPr>
          <w:rFonts w:ascii="Verdana" w:hAnsi="Verdana" w:cs="Arial"/>
          <w:sz w:val="22"/>
          <w:szCs w:val="22"/>
        </w:rPr>
        <w:t xml:space="preserve">,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proofErr w:type="gramEnd"/>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Innehllsfrteckningsrubrik"/>
          </w:pPr>
          <w:r>
            <w:t>Table of Contents</w:t>
          </w:r>
        </w:p>
        <w:p w14:paraId="217D5FA9" w14:textId="77777777" w:rsidR="00D92D48" w:rsidRDefault="00534D62">
          <w:pPr>
            <w:pStyle w:val="Innehll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92D48">
            <w:rPr>
              <w:noProof/>
            </w:rPr>
            <w:t>2.</w:t>
          </w:r>
          <w:r w:rsidR="00D92D48">
            <w:rPr>
              <w:b w:val="0"/>
              <w:noProof/>
              <w:lang w:val="en-US" w:eastAsia="ja-JP"/>
            </w:rPr>
            <w:tab/>
          </w:r>
          <w:r w:rsidR="00D92D48">
            <w:rPr>
              <w:noProof/>
            </w:rPr>
            <w:t>Executive Summary</w:t>
          </w:r>
          <w:r w:rsidR="00D92D48">
            <w:rPr>
              <w:noProof/>
            </w:rPr>
            <w:tab/>
          </w:r>
          <w:r w:rsidR="00D92D48">
            <w:rPr>
              <w:noProof/>
            </w:rPr>
            <w:fldChar w:fldCharType="begin"/>
          </w:r>
          <w:r w:rsidR="00D92D48">
            <w:rPr>
              <w:noProof/>
            </w:rPr>
            <w:instrText xml:space="preserve"> PAGEREF _Toc274571962 \h </w:instrText>
          </w:r>
          <w:r w:rsidR="00D92D48">
            <w:rPr>
              <w:noProof/>
            </w:rPr>
          </w:r>
          <w:r w:rsidR="00D92D48">
            <w:rPr>
              <w:noProof/>
            </w:rPr>
            <w:fldChar w:fldCharType="separate"/>
          </w:r>
          <w:r w:rsidR="00D92D48">
            <w:rPr>
              <w:noProof/>
            </w:rPr>
            <w:t>1</w:t>
          </w:r>
          <w:r w:rsidR="00D92D48">
            <w:rPr>
              <w:noProof/>
            </w:rPr>
            <w:fldChar w:fldCharType="end"/>
          </w:r>
        </w:p>
        <w:p w14:paraId="61CBA0B9" w14:textId="77777777" w:rsidR="00D92D48" w:rsidRDefault="00D92D48">
          <w:pPr>
            <w:pStyle w:val="Innehll1"/>
            <w:tabs>
              <w:tab w:val="left" w:pos="438"/>
              <w:tab w:val="right" w:leader="dot" w:pos="9056"/>
            </w:tabs>
            <w:rPr>
              <w:b w:val="0"/>
              <w:noProof/>
              <w:lang w:val="en-US" w:eastAsia="ja-JP"/>
            </w:rPr>
          </w:pPr>
          <w:r>
            <w:rPr>
              <w:noProof/>
            </w:rPr>
            <w:t>3.</w:t>
          </w:r>
          <w:r>
            <w:rPr>
              <w:b w:val="0"/>
              <w:noProof/>
              <w:lang w:val="en-US" w:eastAsia="ja-JP"/>
            </w:rPr>
            <w:tab/>
          </w:r>
          <w:r>
            <w:rPr>
              <w:noProof/>
            </w:rPr>
            <w:t>Introduction to the DWAN framework</w:t>
          </w:r>
          <w:r>
            <w:rPr>
              <w:noProof/>
            </w:rPr>
            <w:tab/>
          </w:r>
          <w:r>
            <w:rPr>
              <w:noProof/>
            </w:rPr>
            <w:fldChar w:fldCharType="begin"/>
          </w:r>
          <w:r>
            <w:rPr>
              <w:noProof/>
            </w:rPr>
            <w:instrText xml:space="preserve"> PAGEREF _Toc274571963 \h </w:instrText>
          </w:r>
          <w:r>
            <w:rPr>
              <w:noProof/>
            </w:rPr>
          </w:r>
          <w:r>
            <w:rPr>
              <w:noProof/>
            </w:rPr>
            <w:fldChar w:fldCharType="separate"/>
          </w:r>
          <w:r>
            <w:rPr>
              <w:noProof/>
            </w:rPr>
            <w:t>2</w:t>
          </w:r>
          <w:r>
            <w:rPr>
              <w:noProof/>
            </w:rPr>
            <w:fldChar w:fldCharType="end"/>
          </w:r>
        </w:p>
        <w:p w14:paraId="5BE1BA3D" w14:textId="77777777" w:rsidR="00D92D48" w:rsidRDefault="00D92D48">
          <w:pPr>
            <w:pStyle w:val="Innehll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_Toc274571964 \h </w:instrText>
          </w:r>
          <w:r>
            <w:rPr>
              <w:noProof/>
            </w:rPr>
          </w:r>
          <w:r>
            <w:rPr>
              <w:noProof/>
            </w:rPr>
            <w:fldChar w:fldCharType="separate"/>
          </w:r>
          <w:r>
            <w:rPr>
              <w:noProof/>
            </w:rPr>
            <w:t>2</w:t>
          </w:r>
          <w:r>
            <w:rPr>
              <w:noProof/>
            </w:rPr>
            <w:fldChar w:fldCharType="end"/>
          </w:r>
        </w:p>
        <w:p w14:paraId="7DB2989D" w14:textId="77777777" w:rsidR="00D92D48" w:rsidRDefault="00D92D48">
          <w:pPr>
            <w:pStyle w:val="Innehll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_Toc274571965 \h </w:instrText>
          </w:r>
          <w:r>
            <w:rPr>
              <w:noProof/>
            </w:rPr>
          </w:r>
          <w:r>
            <w:rPr>
              <w:noProof/>
            </w:rPr>
            <w:fldChar w:fldCharType="separate"/>
          </w:r>
          <w:r>
            <w:rPr>
              <w:noProof/>
            </w:rPr>
            <w:t>2</w:t>
          </w:r>
          <w:r>
            <w:rPr>
              <w:noProof/>
            </w:rPr>
            <w:fldChar w:fldCharType="end"/>
          </w:r>
        </w:p>
        <w:p w14:paraId="4795B2CD" w14:textId="77777777" w:rsidR="00D92D48" w:rsidRDefault="00D92D48">
          <w:pPr>
            <w:pStyle w:val="Innehll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_Toc274571966 \h </w:instrText>
          </w:r>
          <w:r>
            <w:rPr>
              <w:noProof/>
            </w:rPr>
          </w:r>
          <w:r>
            <w:rPr>
              <w:noProof/>
            </w:rPr>
            <w:fldChar w:fldCharType="separate"/>
          </w:r>
          <w:r>
            <w:rPr>
              <w:noProof/>
            </w:rPr>
            <w:t>4</w:t>
          </w:r>
          <w:r>
            <w:rPr>
              <w:noProof/>
            </w:rPr>
            <w:fldChar w:fldCharType="end"/>
          </w:r>
        </w:p>
        <w:p w14:paraId="54F92E60" w14:textId="77777777" w:rsidR="00D92D48" w:rsidRDefault="00D92D48">
          <w:pPr>
            <w:pStyle w:val="Innehll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_Toc274571967 \h </w:instrText>
          </w:r>
          <w:r>
            <w:rPr>
              <w:noProof/>
            </w:rPr>
          </w:r>
          <w:r>
            <w:rPr>
              <w:noProof/>
            </w:rPr>
            <w:fldChar w:fldCharType="separate"/>
          </w:r>
          <w:r>
            <w:rPr>
              <w:noProof/>
            </w:rPr>
            <w:t>4</w:t>
          </w:r>
          <w:r>
            <w:rPr>
              <w:noProof/>
            </w:rPr>
            <w:fldChar w:fldCharType="end"/>
          </w:r>
        </w:p>
        <w:p w14:paraId="7674F2C9" w14:textId="77777777" w:rsidR="00D92D48" w:rsidRDefault="00D92D48">
          <w:pPr>
            <w:pStyle w:val="Innehll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_Toc274571968 \h </w:instrText>
          </w:r>
          <w:r>
            <w:rPr>
              <w:noProof/>
            </w:rPr>
          </w:r>
          <w:r>
            <w:rPr>
              <w:noProof/>
            </w:rPr>
            <w:fldChar w:fldCharType="separate"/>
          </w:r>
          <w:r>
            <w:rPr>
              <w:noProof/>
            </w:rPr>
            <w:t>4</w:t>
          </w:r>
          <w:r>
            <w:rPr>
              <w:noProof/>
            </w:rPr>
            <w:fldChar w:fldCharType="end"/>
          </w:r>
        </w:p>
        <w:p w14:paraId="7F930805" w14:textId="77777777" w:rsidR="00D92D48" w:rsidRDefault="00D92D48">
          <w:pPr>
            <w:pStyle w:val="Innehll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_Toc274571969 \h </w:instrText>
          </w:r>
          <w:r>
            <w:rPr>
              <w:noProof/>
            </w:rPr>
          </w:r>
          <w:r>
            <w:rPr>
              <w:noProof/>
            </w:rPr>
            <w:fldChar w:fldCharType="separate"/>
          </w:r>
          <w:r>
            <w:rPr>
              <w:noProof/>
            </w:rPr>
            <w:t>8</w:t>
          </w:r>
          <w:r>
            <w:rPr>
              <w:noProof/>
            </w:rPr>
            <w:fldChar w:fldCharType="end"/>
          </w:r>
        </w:p>
        <w:p w14:paraId="46A7A386" w14:textId="77777777" w:rsidR="00D92D48" w:rsidRDefault="00D92D48">
          <w:pPr>
            <w:pStyle w:val="Innehll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_Toc274571970 \h </w:instrText>
          </w:r>
          <w:r>
            <w:rPr>
              <w:noProof/>
            </w:rPr>
          </w:r>
          <w:r>
            <w:rPr>
              <w:noProof/>
            </w:rPr>
            <w:fldChar w:fldCharType="separate"/>
          </w:r>
          <w:r>
            <w:rPr>
              <w:noProof/>
            </w:rPr>
            <w:t>9</w:t>
          </w:r>
          <w:r>
            <w:rPr>
              <w:noProof/>
            </w:rPr>
            <w:fldChar w:fldCharType="end"/>
          </w:r>
        </w:p>
        <w:p w14:paraId="28392153" w14:textId="77777777" w:rsidR="00D92D48" w:rsidRDefault="00D92D48">
          <w:pPr>
            <w:pStyle w:val="Innehll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_Toc274571971 \h </w:instrText>
          </w:r>
          <w:r>
            <w:rPr>
              <w:noProof/>
            </w:rPr>
          </w:r>
          <w:r>
            <w:rPr>
              <w:noProof/>
            </w:rPr>
            <w:fldChar w:fldCharType="separate"/>
          </w:r>
          <w:r>
            <w:rPr>
              <w:noProof/>
            </w:rPr>
            <w:t>9</w:t>
          </w:r>
          <w:r>
            <w:rPr>
              <w:noProof/>
            </w:rPr>
            <w:fldChar w:fldCharType="end"/>
          </w:r>
        </w:p>
        <w:p w14:paraId="32C0383B" w14:textId="77777777" w:rsidR="00D92D48" w:rsidRDefault="00D92D48">
          <w:pPr>
            <w:pStyle w:val="Innehll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_Toc274571972 \h </w:instrText>
          </w:r>
          <w:r>
            <w:rPr>
              <w:noProof/>
            </w:rPr>
          </w:r>
          <w:r>
            <w:rPr>
              <w:noProof/>
            </w:rPr>
            <w:fldChar w:fldCharType="separate"/>
          </w:r>
          <w:r>
            <w:rPr>
              <w:noProof/>
            </w:rPr>
            <w:t>10</w:t>
          </w:r>
          <w:r>
            <w:rPr>
              <w:noProof/>
            </w:rPr>
            <w:fldChar w:fldCharType="end"/>
          </w:r>
        </w:p>
        <w:p w14:paraId="133A096D" w14:textId="77777777" w:rsidR="00D92D48" w:rsidRDefault="00D92D48">
          <w:pPr>
            <w:pStyle w:val="Innehll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_Toc274571973 \h </w:instrText>
          </w:r>
          <w:r>
            <w:rPr>
              <w:noProof/>
            </w:rPr>
          </w:r>
          <w:r>
            <w:rPr>
              <w:noProof/>
            </w:rPr>
            <w:fldChar w:fldCharType="separate"/>
          </w:r>
          <w:r>
            <w:rPr>
              <w:noProof/>
            </w:rPr>
            <w:t>14</w:t>
          </w:r>
          <w:r>
            <w:rPr>
              <w:noProof/>
            </w:rPr>
            <w:fldChar w:fldCharType="end"/>
          </w:r>
        </w:p>
        <w:p w14:paraId="348853D8" w14:textId="77777777" w:rsidR="00D92D48" w:rsidRDefault="00D92D48">
          <w:pPr>
            <w:pStyle w:val="Innehll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_Toc274571974 \h </w:instrText>
          </w:r>
          <w:r>
            <w:rPr>
              <w:noProof/>
            </w:rPr>
          </w:r>
          <w:r>
            <w:rPr>
              <w:noProof/>
            </w:rPr>
            <w:fldChar w:fldCharType="separate"/>
          </w:r>
          <w:r>
            <w:rPr>
              <w:noProof/>
            </w:rPr>
            <w:t>14</w:t>
          </w:r>
          <w:r>
            <w:rPr>
              <w:noProof/>
            </w:rPr>
            <w:fldChar w:fldCharType="end"/>
          </w:r>
        </w:p>
        <w:p w14:paraId="6D05569D" w14:textId="77777777" w:rsidR="00D92D48" w:rsidRDefault="00D92D48">
          <w:pPr>
            <w:pStyle w:val="Innehll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_Toc274571975 \h </w:instrText>
          </w:r>
          <w:r>
            <w:rPr>
              <w:noProof/>
            </w:rPr>
          </w:r>
          <w:r>
            <w:rPr>
              <w:noProof/>
            </w:rPr>
            <w:fldChar w:fldCharType="separate"/>
          </w:r>
          <w:r>
            <w:rPr>
              <w:noProof/>
            </w:rPr>
            <w:t>14</w:t>
          </w:r>
          <w:r>
            <w:rPr>
              <w:noProof/>
            </w:rPr>
            <w:fldChar w:fldCharType="end"/>
          </w:r>
        </w:p>
        <w:p w14:paraId="00D8BA61" w14:textId="77777777" w:rsidR="00D92D48" w:rsidRDefault="00D92D48">
          <w:pPr>
            <w:pStyle w:val="Innehll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_Toc274571976 \h </w:instrText>
          </w:r>
          <w:r>
            <w:rPr>
              <w:noProof/>
            </w:rPr>
          </w:r>
          <w:r>
            <w:rPr>
              <w:noProof/>
            </w:rPr>
            <w:fldChar w:fldCharType="separate"/>
          </w:r>
          <w:r>
            <w:rPr>
              <w:noProof/>
            </w:rPr>
            <w:t>15</w:t>
          </w:r>
          <w:r>
            <w:rPr>
              <w:noProof/>
            </w:rPr>
            <w:fldChar w:fldCharType="end"/>
          </w:r>
        </w:p>
        <w:p w14:paraId="1572B9BD" w14:textId="77777777" w:rsidR="00D92D48" w:rsidRDefault="00D92D48">
          <w:pPr>
            <w:pStyle w:val="Innehll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_Toc274571977 \h </w:instrText>
          </w:r>
          <w:r>
            <w:rPr>
              <w:noProof/>
            </w:rPr>
          </w:r>
          <w:r>
            <w:rPr>
              <w:noProof/>
            </w:rPr>
            <w:fldChar w:fldCharType="separate"/>
          </w:r>
          <w:r>
            <w:rPr>
              <w:noProof/>
            </w:rPr>
            <w:t>21</w:t>
          </w:r>
          <w:r>
            <w:rPr>
              <w:noProof/>
            </w:rPr>
            <w:fldChar w:fldCharType="end"/>
          </w:r>
        </w:p>
        <w:p w14:paraId="6D4C385D" w14:textId="77777777" w:rsidR="00D92D48" w:rsidRDefault="00D92D48">
          <w:pPr>
            <w:pStyle w:val="Innehll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_Toc274571978 \h </w:instrText>
          </w:r>
          <w:r>
            <w:rPr>
              <w:noProof/>
            </w:rPr>
          </w:r>
          <w:r>
            <w:rPr>
              <w:noProof/>
            </w:rPr>
            <w:fldChar w:fldCharType="separate"/>
          </w:r>
          <w:r>
            <w:rPr>
              <w:noProof/>
            </w:rPr>
            <w:t>21</w:t>
          </w:r>
          <w:r>
            <w:rPr>
              <w:noProof/>
            </w:rPr>
            <w:fldChar w:fldCharType="end"/>
          </w:r>
        </w:p>
        <w:p w14:paraId="201B2FAD" w14:textId="77777777" w:rsidR="00D92D48" w:rsidRDefault="00D92D48">
          <w:pPr>
            <w:pStyle w:val="Innehll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_Toc274571979 \h </w:instrText>
          </w:r>
          <w:r>
            <w:rPr>
              <w:noProof/>
            </w:rPr>
          </w:r>
          <w:r>
            <w:rPr>
              <w:noProof/>
            </w:rPr>
            <w:fldChar w:fldCharType="separate"/>
          </w:r>
          <w:r>
            <w:rPr>
              <w:noProof/>
            </w:rPr>
            <w:t>23</w:t>
          </w:r>
          <w:r>
            <w:rPr>
              <w:noProof/>
            </w:rPr>
            <w:fldChar w:fldCharType="end"/>
          </w:r>
        </w:p>
        <w:p w14:paraId="4E00C0A9" w14:textId="77777777" w:rsidR="00D92D48" w:rsidRDefault="00D92D48">
          <w:pPr>
            <w:pStyle w:val="Innehll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_Toc274571980 \h </w:instrText>
          </w:r>
          <w:r>
            <w:rPr>
              <w:noProof/>
            </w:rPr>
          </w:r>
          <w:r>
            <w:rPr>
              <w:noProof/>
            </w:rPr>
            <w:fldChar w:fldCharType="separate"/>
          </w:r>
          <w:r>
            <w:rPr>
              <w:noProof/>
            </w:rPr>
            <w:t>24</w:t>
          </w:r>
          <w:r>
            <w:rPr>
              <w:noProof/>
            </w:rPr>
            <w:fldChar w:fldCharType="end"/>
          </w:r>
        </w:p>
        <w:p w14:paraId="0DEBF1CF" w14:textId="77777777" w:rsidR="00D92D48" w:rsidRDefault="00D92D48">
          <w:pPr>
            <w:pStyle w:val="Innehll2"/>
            <w:tabs>
              <w:tab w:val="left" w:pos="792"/>
              <w:tab w:val="right" w:leader="dot" w:pos="9056"/>
            </w:tabs>
            <w:rPr>
              <w:b w:val="0"/>
              <w:noProof/>
              <w:sz w:val="24"/>
              <w:szCs w:val="24"/>
              <w:lang w:val="en-US" w:eastAsia="ja-JP"/>
            </w:rPr>
          </w:pPr>
          <w:r>
            <w:rPr>
              <w:noProof/>
            </w:rPr>
            <w:t>5.5</w:t>
          </w:r>
          <w:r>
            <w:rPr>
              <w:b w:val="0"/>
              <w:noProof/>
              <w:sz w:val="24"/>
              <w:szCs w:val="24"/>
              <w:lang w:val="en-US" w:eastAsia="ja-JP"/>
            </w:rPr>
            <w:tab/>
          </w:r>
          <w:r>
            <w:rPr>
              <w:noProof/>
            </w:rPr>
            <w:t>Testing Procedure</w:t>
          </w:r>
          <w:r>
            <w:rPr>
              <w:noProof/>
            </w:rPr>
            <w:tab/>
          </w:r>
          <w:r>
            <w:rPr>
              <w:noProof/>
            </w:rPr>
            <w:fldChar w:fldCharType="begin"/>
          </w:r>
          <w:r>
            <w:rPr>
              <w:noProof/>
            </w:rPr>
            <w:instrText xml:space="preserve"> PAGEREF _Toc274571981 \h </w:instrText>
          </w:r>
          <w:r>
            <w:rPr>
              <w:noProof/>
            </w:rPr>
          </w:r>
          <w:r>
            <w:rPr>
              <w:noProof/>
            </w:rPr>
            <w:fldChar w:fldCharType="separate"/>
          </w:r>
          <w:r>
            <w:rPr>
              <w:noProof/>
            </w:rPr>
            <w:t>24</w:t>
          </w:r>
          <w:r>
            <w:rPr>
              <w:noProof/>
            </w:rPr>
            <w:fldChar w:fldCharType="end"/>
          </w:r>
        </w:p>
        <w:p w14:paraId="2FA84095" w14:textId="77777777" w:rsidR="00D92D48" w:rsidRDefault="00D92D48">
          <w:pPr>
            <w:pStyle w:val="Innehll1"/>
            <w:tabs>
              <w:tab w:val="left" w:pos="438"/>
              <w:tab w:val="right" w:leader="dot" w:pos="9056"/>
            </w:tabs>
            <w:rPr>
              <w:b w:val="0"/>
              <w:noProof/>
              <w:lang w:val="en-US" w:eastAsia="ja-JP"/>
            </w:rPr>
          </w:pPr>
          <w:r w:rsidRPr="002F2B67">
            <w:rPr>
              <w:rFonts w:eastAsia="Verdana Bold" w:hAnsi="Verdana Bold" w:cs="Verdana Bold"/>
              <w:noProof/>
              <w:u w:color="000000"/>
            </w:rPr>
            <w:t>6.</w:t>
          </w:r>
          <w:r>
            <w:rPr>
              <w:b w:val="0"/>
              <w:noProof/>
              <w:lang w:val="en-US" w:eastAsia="ja-JP"/>
            </w:rPr>
            <w:tab/>
          </w:r>
          <w:r w:rsidRPr="002F2B67">
            <w:rPr>
              <w:noProof/>
              <w:u w:color="000000"/>
            </w:rPr>
            <w:t>Social Sciences and Humanities: Results and Outlook</w:t>
          </w:r>
          <w:r>
            <w:rPr>
              <w:noProof/>
            </w:rPr>
            <w:tab/>
          </w:r>
          <w:r>
            <w:rPr>
              <w:noProof/>
            </w:rPr>
            <w:fldChar w:fldCharType="begin"/>
          </w:r>
          <w:r>
            <w:rPr>
              <w:noProof/>
            </w:rPr>
            <w:instrText xml:space="preserve"> PAGEREF _Toc274571982 \h </w:instrText>
          </w:r>
          <w:r>
            <w:rPr>
              <w:noProof/>
            </w:rPr>
          </w:r>
          <w:r>
            <w:rPr>
              <w:noProof/>
            </w:rPr>
            <w:fldChar w:fldCharType="separate"/>
          </w:r>
          <w:r>
            <w:rPr>
              <w:noProof/>
            </w:rPr>
            <w:t>25</w:t>
          </w:r>
          <w:r>
            <w:rPr>
              <w:noProof/>
            </w:rPr>
            <w:fldChar w:fldCharType="end"/>
          </w:r>
        </w:p>
        <w:p w14:paraId="64C25850" w14:textId="77777777" w:rsidR="00D92D48" w:rsidRDefault="00D92D48">
          <w:pPr>
            <w:pStyle w:val="Innehll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_Toc274571983 \h </w:instrText>
          </w:r>
          <w:r>
            <w:rPr>
              <w:noProof/>
            </w:rPr>
          </w:r>
          <w:r>
            <w:rPr>
              <w:noProof/>
            </w:rPr>
            <w:fldChar w:fldCharType="separate"/>
          </w:r>
          <w:r>
            <w:rPr>
              <w:noProof/>
            </w:rPr>
            <w:t>26</w:t>
          </w:r>
          <w:r>
            <w:rPr>
              <w:noProof/>
            </w:rPr>
            <w:fldChar w:fldCharType="end"/>
          </w:r>
        </w:p>
        <w:p w14:paraId="0EC2DA25" w14:textId="77777777" w:rsidR="00D92D48" w:rsidRDefault="00D92D48">
          <w:pPr>
            <w:pStyle w:val="Innehll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_Toc274571984 \h </w:instrText>
          </w:r>
          <w:r>
            <w:rPr>
              <w:noProof/>
            </w:rPr>
          </w:r>
          <w:r>
            <w:rPr>
              <w:noProof/>
            </w:rPr>
            <w:fldChar w:fldCharType="separate"/>
          </w:r>
          <w:r>
            <w:rPr>
              <w:noProof/>
            </w:rPr>
            <w:t>38</w:t>
          </w:r>
          <w:r>
            <w:rPr>
              <w:noProof/>
            </w:rPr>
            <w:fldChar w:fldCharType="end"/>
          </w:r>
        </w:p>
        <w:p w14:paraId="64377230" w14:textId="77777777" w:rsidR="00D92D48" w:rsidRDefault="00D92D48">
          <w:pPr>
            <w:pStyle w:val="Innehll2"/>
            <w:tabs>
              <w:tab w:val="left" w:pos="792"/>
              <w:tab w:val="right" w:leader="dot" w:pos="9056"/>
            </w:tabs>
            <w:rPr>
              <w:b w:val="0"/>
              <w:noProof/>
              <w:sz w:val="24"/>
              <w:szCs w:val="24"/>
              <w:lang w:val="en-US" w:eastAsia="ja-JP"/>
            </w:rPr>
          </w:pPr>
          <w:r>
            <w:rPr>
              <w:noProof/>
            </w:rPr>
            <w:t>6.3</w:t>
          </w:r>
          <w:r>
            <w:rPr>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_Toc274571985 \h </w:instrText>
          </w:r>
          <w:r>
            <w:rPr>
              <w:noProof/>
            </w:rPr>
          </w:r>
          <w:r>
            <w:rPr>
              <w:noProof/>
            </w:rPr>
            <w:fldChar w:fldCharType="separate"/>
          </w:r>
          <w:r>
            <w:rPr>
              <w:noProof/>
            </w:rPr>
            <w:t>43</w:t>
          </w:r>
          <w:r>
            <w:rPr>
              <w:noProof/>
            </w:rPr>
            <w:fldChar w:fldCharType="end"/>
          </w:r>
        </w:p>
        <w:p w14:paraId="3E2496D8" w14:textId="77777777" w:rsidR="00D92D48" w:rsidRDefault="00D92D48">
          <w:pPr>
            <w:pStyle w:val="Innehll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_Toc274571986 \h </w:instrText>
          </w:r>
          <w:r>
            <w:rPr>
              <w:noProof/>
            </w:rPr>
          </w:r>
          <w:r>
            <w:rPr>
              <w:noProof/>
            </w:rPr>
            <w:fldChar w:fldCharType="separate"/>
          </w:r>
          <w:r>
            <w:rPr>
              <w:noProof/>
            </w:rPr>
            <w:t>50</w:t>
          </w:r>
          <w:r>
            <w:rPr>
              <w:noProof/>
            </w:rPr>
            <w:fldChar w:fldCharType="end"/>
          </w:r>
        </w:p>
        <w:p w14:paraId="1CBBBC88" w14:textId="77777777" w:rsidR="00D92D48" w:rsidRDefault="00D92D48">
          <w:pPr>
            <w:pStyle w:val="Innehll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_Toc274571987 \h </w:instrText>
          </w:r>
          <w:r>
            <w:rPr>
              <w:noProof/>
            </w:rPr>
          </w:r>
          <w:r>
            <w:rPr>
              <w:noProof/>
            </w:rPr>
            <w:fldChar w:fldCharType="separate"/>
          </w:r>
          <w:r>
            <w:rPr>
              <w:noProof/>
            </w:rPr>
            <w:t>50</w:t>
          </w:r>
          <w:r>
            <w:rPr>
              <w:noProof/>
            </w:rPr>
            <w:fldChar w:fldCharType="end"/>
          </w:r>
        </w:p>
        <w:p w14:paraId="693C5BA3" w14:textId="77777777" w:rsidR="00D92D48" w:rsidRDefault="00D92D48">
          <w:pPr>
            <w:pStyle w:val="Innehll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_Toc274571988 \h </w:instrText>
          </w:r>
          <w:r>
            <w:rPr>
              <w:noProof/>
            </w:rPr>
          </w:r>
          <w:r>
            <w:rPr>
              <w:noProof/>
            </w:rPr>
            <w:fldChar w:fldCharType="separate"/>
          </w:r>
          <w:r>
            <w:rPr>
              <w:noProof/>
            </w:rPr>
            <w:t>56</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Rubrik1"/>
      </w:pPr>
      <w:bookmarkStart w:id="0" w:name="_Toc321908457"/>
      <w:bookmarkStart w:id="1" w:name="_Toc249071741"/>
      <w:bookmarkStart w:id="2" w:name="_Toc265847849"/>
      <w:bookmarkStart w:id="3" w:name="_Toc274571962"/>
      <w:r w:rsidRPr="00666F9E">
        <w:t>Executive S</w:t>
      </w:r>
      <w:r w:rsidR="004B325D" w:rsidRPr="00666F9E">
        <w:t>ummary</w:t>
      </w:r>
      <w:bookmarkEnd w:id="0"/>
      <w:bookmarkEnd w:id="1"/>
      <w:bookmarkEnd w:id="2"/>
      <w:bookmarkEnd w:id="3"/>
    </w:p>
    <w:p w14:paraId="0220C87A" w14:textId="2947F025"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r w:rsidR="00BE1D4E" w:rsidRPr="00677993">
        <w:rPr>
          <w:color w:val="000000" w:themeColor="text1"/>
        </w:rPr>
        <w:t>Internet</w:t>
      </w:r>
      <w:r>
        <w:t xml:space="preserve"> </w:t>
      </w:r>
      <w:r w:rsidR="00021A05">
        <w:t>creates</w:t>
      </w:r>
      <w:r w:rsidR="009B54F3" w:rsidRPr="009B54F3">
        <w:t xml:space="preserve"> new chances for collaboration. </w:t>
      </w:r>
      <w:r>
        <w:t xml:space="preserve"> Indeed, equipped with </w:t>
      </w:r>
      <w:r w:rsidR="00BE1D4E">
        <w:t>special</w:t>
      </w:r>
      <w:r>
        <w:t xml:space="preserve"> software</w:t>
      </w:r>
      <w:r w:rsidR="00021A05">
        <w:t xml:space="preserve">, </w:t>
      </w:r>
      <w:r w:rsidR="009B54F3" w:rsidRPr="009B54F3">
        <w:t>researche</w:t>
      </w:r>
      <w:r w:rsidR="00021A05">
        <w:t xml:space="preserve">rs from different institution, </w:t>
      </w:r>
      <w:r w:rsidR="009B54F3" w:rsidRPr="009B54F3">
        <w:t>countries</w:t>
      </w:r>
      <w:r w:rsidR="00021A05">
        <w:t xml:space="preserve"> and fields</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w:t>
      </w:r>
      <w:proofErr w:type="gramStart"/>
      <w:r w:rsidR="009B54F3" w:rsidRPr="009B54F3">
        <w:t>description</w:t>
      </w:r>
      <w:proofErr w:type="gramEnd"/>
      <w:r w:rsidR="009B54F3" w:rsidRPr="009B54F3">
        <w:t xml:space="preserve">, </w:t>
      </w:r>
      <w:r w:rsidR="009B54F3" w:rsidRPr="009B54F3">
        <w:rPr>
          <w:i/>
        </w:rPr>
        <w:t xml:space="preserve">researchers </w:t>
      </w:r>
      <w:r w:rsidR="009B54F3">
        <w:rPr>
          <w:i/>
        </w:rPr>
        <w:t xml:space="preserve">need to be able to store the results of </w:t>
      </w:r>
      <w:r w:rsidR="009B54F3" w:rsidRPr="009B54F3">
        <w:rPr>
          <w:i/>
        </w:rPr>
        <w:t>collaborative intellectual work either as an annotation of a single fragment</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55E872A7"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w:t>
      </w:r>
      <w:r w:rsidR="005D7EC6">
        <w:t xml:space="preserve">of </w:t>
      </w:r>
      <w:r w:rsidR="00021A05">
        <w:t xml:space="preserve">the </w:t>
      </w:r>
      <w:r w:rsidRPr="009B54F3">
        <w:t xml:space="preserve">server </w:t>
      </w:r>
      <w:r w:rsidR="00021A05">
        <w:t>software and the database,</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w:t>
      </w:r>
      <w:r w:rsidR="00A24DEB">
        <w:t xml:space="preserve">the </w:t>
      </w:r>
      <w:r w:rsidR="007E1597">
        <w:t xml:space="preserve">DWAN tool </w:t>
      </w:r>
      <w:r w:rsidR="00AA57BA">
        <w:t xml:space="preserve">is an instance of </w:t>
      </w:r>
      <w:r w:rsidR="00A24DEB">
        <w:t xml:space="preserve">the </w:t>
      </w:r>
      <w:r w:rsidR="00AA57BA">
        <w:t xml:space="preserve">DWAN framework. It </w:t>
      </w:r>
      <w:r w:rsidR="007E1597">
        <w:t xml:space="preserve">consists of the </w:t>
      </w:r>
      <w:r w:rsidR="00AA57BA">
        <w:t>backend</w:t>
      </w:r>
      <w:r w:rsidR="007E1597">
        <w:t xml:space="preserve"> part and the client</w:t>
      </w:r>
      <w:r w:rsidR="00BF4655">
        <w:t>,</w:t>
      </w:r>
      <w:r w:rsidR="007E1597">
        <w:t xml:space="preserve"> which is a significantly adjusted </w:t>
      </w:r>
      <w:r w:rsidR="00C83D2D">
        <w:t xml:space="preserve">version of the </w:t>
      </w:r>
      <w:r w:rsidR="00C83D2D" w:rsidRPr="00AA57BA">
        <w:rPr>
          <w:i/>
        </w:rPr>
        <w:t>Wired Marker</w:t>
      </w:r>
      <w:r w:rsidR="00C83D2D">
        <w:t xml:space="preserve"> </w:t>
      </w:r>
      <w:r w:rsidR="00296E24">
        <w:t xml:space="preserve">Firefox extension.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are stored together with</w:t>
      </w:r>
      <w:r w:rsidR="00BD545C">
        <w:t xml:space="preserve"> the</w:t>
      </w:r>
      <w:r w:rsidRPr="009B54F3">
        <w:t xml:space="preserve">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7A08612A" w:rsidR="009B54F3" w:rsidRDefault="00AA57BA" w:rsidP="007F1975">
      <w:pPr>
        <w:ind w:firstLine="284"/>
        <w:jc w:val="both"/>
      </w:pPr>
      <w:r>
        <w:t>A client in</w:t>
      </w:r>
      <w:r w:rsidR="0072524A">
        <w:t xml:space="preserve"> the</w:t>
      </w:r>
      <w:r>
        <w:t xml:space="preserve"> DWAN framework </w:t>
      </w:r>
      <w:r w:rsidR="009B54F3" w:rsidRPr="009B54F3">
        <w:t xml:space="preserve">exchanges data with the server by sending REST requests </w:t>
      </w:r>
      <w:r>
        <w:t>and getting respon</w:t>
      </w:r>
      <w:r w:rsidR="00BE505C">
        <w:t>se</w:t>
      </w:r>
      <w:r>
        <w:t>s</w:t>
      </w:r>
      <w:r w:rsidR="009B54F3" w:rsidRPr="009B54F3">
        <w:t xml:space="preserve">. Client-request bodies and </w:t>
      </w:r>
      <w:r>
        <w:t>serv</w:t>
      </w:r>
      <w:r w:rsidR="00212081">
        <w:t>er's respon</w:t>
      </w:r>
      <w:r w:rsidR="00BE505C">
        <w:t>se</w:t>
      </w:r>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Rubrik1"/>
      </w:pPr>
      <w:r>
        <w:t xml:space="preserve"> </w:t>
      </w:r>
      <w:bookmarkStart w:id="4" w:name="_Toc274571963"/>
      <w:r>
        <w:t xml:space="preserve">Introduction to </w:t>
      </w:r>
      <w:r w:rsidR="00BE505C">
        <w:t xml:space="preserve">the </w:t>
      </w:r>
      <w:r w:rsidR="0074201E">
        <w:t>DWAN framework</w:t>
      </w:r>
      <w:bookmarkEnd w:id="4"/>
    </w:p>
    <w:p w14:paraId="5A557227" w14:textId="6A0D2B1F" w:rsidR="005B7F8E" w:rsidRDefault="005B7F8E" w:rsidP="005B7F8E">
      <w:pPr>
        <w:pStyle w:val="Rubrik2"/>
      </w:pPr>
      <w:bookmarkStart w:id="5" w:name="_Toc274571964"/>
      <w:r>
        <w:t>Motivation</w:t>
      </w:r>
      <w:bookmarkEnd w:id="5"/>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388D269B"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t>
      </w:r>
      <w:proofErr w:type="gramStart"/>
      <w:r w:rsidRPr="009B54F3">
        <w:t>web-pages</w:t>
      </w:r>
      <w:proofErr w:type="gramEnd"/>
      <w:r w:rsidRPr="009B54F3">
        <w:t xml:space="preserve"> or web-documents generated by linguistic software, e.g. EAF-files, created </w:t>
      </w:r>
      <w:r w:rsidRPr="00BC36E0">
        <w:t>by</w:t>
      </w:r>
      <w:r w:rsidR="00BC36E0" w:rsidRPr="00BC36E0">
        <w:t xml:space="preserve"> </w:t>
      </w:r>
      <w:r w:rsidR="00BC36E0">
        <w:t>ELAN (</w:t>
      </w:r>
      <w:r w:rsidR="00BC36E0" w:rsidRPr="00BC36E0">
        <w:t>EUDICO Linguistic Annotator</w:t>
      </w:r>
      <w:r w:rsidR="00BC36E0">
        <w:t>)</w:t>
      </w:r>
      <w:r w:rsidR="00BC36E0">
        <w:rPr>
          <w:rStyle w:val="Fotnotsreferens"/>
          <w:rFonts w:ascii="Verdana" w:hAnsi="Verdana"/>
          <w:color w:val="000000" w:themeColor="text1"/>
        </w:rPr>
        <w:footnoteReference w:id="1"/>
      </w:r>
      <w:r w:rsidRPr="009B54F3">
        <w:rPr>
          <w:color w:val="000000" w:themeColor="text1"/>
        </w:rPr>
        <w:t>.</w:t>
      </w:r>
    </w:p>
    <w:p w14:paraId="04FF5B88" w14:textId="2ABF27DC" w:rsidR="003D3B63" w:rsidRDefault="003D3B63" w:rsidP="005B7F8E">
      <w:pPr>
        <w:pStyle w:val="Rubrik2"/>
      </w:pPr>
      <w:bookmarkStart w:id="6" w:name="_Toc274571965"/>
      <w:r>
        <w:t>User scenarios</w:t>
      </w:r>
      <w:bookmarkEnd w:id="6"/>
    </w:p>
    <w:p w14:paraId="2BBC7183" w14:textId="725188D1"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w:t>
      </w:r>
      <w:r w:rsidR="00BF4655">
        <w:t>,</w:t>
      </w:r>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w:t>
      </w:r>
      <w:r w:rsidR="001846CC">
        <w:t xml:space="preserve"> the presented deliverable</w:t>
      </w:r>
      <w:r>
        <w:t>.</w:t>
      </w:r>
    </w:p>
    <w:p w14:paraId="1677171F" w14:textId="12D740F9" w:rsidR="00442747" w:rsidRDefault="00442747" w:rsidP="00982AB0">
      <w:pPr>
        <w:ind w:firstLine="284"/>
        <w:jc w:val="both"/>
      </w:pPr>
      <w:r>
        <w:t xml:space="preserve">The term </w:t>
      </w:r>
      <w:r w:rsidRPr="00442747">
        <w:rPr>
          <w:i/>
        </w:rPr>
        <w:t>principa</w:t>
      </w:r>
      <w:r w:rsidRPr="007A07FE">
        <w:rPr>
          <w:i/>
        </w:rPr>
        <w:t>l</w:t>
      </w:r>
      <w:r>
        <w:t xml:space="preserve">, </w:t>
      </w:r>
      <w:proofErr w:type="gramStart"/>
      <w:r>
        <w:t>which</w:t>
      </w:r>
      <w:proofErr w:type="gramEnd"/>
      <w:r>
        <w:t xml:space="preserve"> we use below, in general denotes either a user or a group of user</w:t>
      </w:r>
      <w:r w:rsidR="00C83D2D">
        <w:t>s</w:t>
      </w:r>
      <w:r>
        <w:t>. At present</w:t>
      </w:r>
      <w:r w:rsidR="00BF4655">
        <w:t>,</w:t>
      </w:r>
      <w:r>
        <w:t xml:space="preserve">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4E20C1B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w:t>
      </w:r>
      <w:proofErr w:type="gramStart"/>
      <w:r>
        <w:rPr>
          <w:lang w:val="en-US"/>
        </w:rPr>
        <w:t>s)he</w:t>
      </w:r>
      <w:proofErr w:type="gramEnd"/>
      <w:r>
        <w:rPr>
          <w:lang w:val="en-US"/>
        </w:rPr>
        <w:t xml:space="preserve"> wants to see on the corresponding web-page. (</w:t>
      </w:r>
      <w:proofErr w:type="gramStart"/>
      <w:r>
        <w:rPr>
          <w:lang w:val="en-US"/>
        </w:rPr>
        <w:t>S)he</w:t>
      </w:r>
      <w:proofErr w:type="gramEnd"/>
      <w:r>
        <w:rPr>
          <w:lang w:val="en-US"/>
        </w:rPr>
        <w:t xml:space="preserve"> clicks on the annotation in the list, tries a few times to reload the page, but the annotation does not appear. The front-end cannot resolve the annotated fragment, possibly because the page has been updated and the fragment has changed its position or has disappeared </w:t>
      </w:r>
      <w:r w:rsidR="00BE505C">
        <w:rPr>
          <w:lang w:val="en-US"/>
        </w:rPr>
        <w:t>completely</w:t>
      </w:r>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543FCE64"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r w:rsidR="00BE505C">
        <w:rPr>
          <w:lang w:val="en-US"/>
        </w:rPr>
        <w:t xml:space="preserve">the </w:t>
      </w:r>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if (</w:t>
      </w:r>
      <w:proofErr w:type="gramStart"/>
      <w:r w:rsidR="008A4265">
        <w:rPr>
          <w:lang w:val="en-US"/>
        </w:rPr>
        <w:t>s)he</w:t>
      </w:r>
      <w:proofErr w:type="gramEnd"/>
      <w:r w:rsidR="008A4265">
        <w:rPr>
          <w:lang w:val="en-US"/>
        </w:rPr>
        <w:t xml:space="preserve"> has </w:t>
      </w:r>
      <w:r w:rsidR="00BE505C">
        <w:rPr>
          <w:lang w:val="en-US"/>
        </w:rPr>
        <w:t xml:space="preserve">the </w:t>
      </w:r>
      <w:r w:rsidR="00F86DA6">
        <w:rPr>
          <w:lang w:val="en-US"/>
        </w:rPr>
        <w:t xml:space="preserve">Wired-Marker-based </w:t>
      </w:r>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5DF36BAB" w:rsidR="003D3B63" w:rsidRDefault="0083168D" w:rsidP="00982AB0">
      <w:pPr>
        <w:ind w:firstLine="284"/>
        <w:jc w:val="both"/>
        <w:rPr>
          <w:lang w:val="en-US"/>
        </w:rPr>
      </w:pPr>
      <w:r>
        <w:rPr>
          <w:lang w:val="en-US"/>
        </w:rPr>
        <w:t xml:space="preserve">The </w:t>
      </w:r>
      <w:r w:rsidR="00EC6F7E">
        <w:rPr>
          <w:lang w:val="en-US"/>
        </w:rPr>
        <w:t xml:space="preserve">Wired-Marker-based </w:t>
      </w:r>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r w:rsidR="00756A7A">
        <w:rPr>
          <w:lang w:val="en-US"/>
        </w:rPr>
        <w:t xml:space="preserve">HTML </w:t>
      </w:r>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r>
        <w:rPr>
          <w:lang w:val="en-US"/>
        </w:rPr>
        <w:t>changing</w:t>
      </w:r>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76DDB7CF" w:rsidR="003E7C51" w:rsidRDefault="003E7C51" w:rsidP="00982AB0">
      <w:pPr>
        <w:ind w:firstLine="284"/>
        <w:jc w:val="both"/>
        <w:rPr>
          <w:sz w:val="26"/>
          <w:szCs w:val="26"/>
          <w:lang w:val="en-US"/>
        </w:rPr>
      </w:pPr>
      <w:r>
        <w:rPr>
          <w:lang w:val="en-US"/>
        </w:rPr>
        <w:t xml:space="preserve">Updating access modes is implemented through backend’s </w:t>
      </w:r>
      <w:r w:rsidR="00756A7A">
        <w:rPr>
          <w:lang w:val="en-US"/>
        </w:rPr>
        <w:t xml:space="preserve">HTML </w:t>
      </w:r>
      <w:r>
        <w:rPr>
          <w:lang w:val="en-US"/>
        </w:rPr>
        <w:t>forms because changing access rights is not implemented in Wired Marker, and adding this feature to DWAN frontend would be quite time consuming.</w:t>
      </w:r>
      <w:r>
        <w:rPr>
          <w:rStyle w:val="Fotnotsreferens"/>
          <w:lang w:val="en-US"/>
        </w:rPr>
        <w:footnoteReference w:id="2"/>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4AB82339" w:rsidR="00E9198E" w:rsidRDefault="00F431CD" w:rsidP="00D25DC4">
      <w:pPr>
        <w:ind w:firstLine="284"/>
        <w:jc w:val="both"/>
        <w:rPr>
          <w:lang w:val="en-US"/>
        </w:rPr>
      </w:pPr>
      <w:r>
        <w:rPr>
          <w:lang w:val="en-US"/>
        </w:rPr>
        <w:t xml:space="preserve">Initially </w:t>
      </w:r>
      <w:r w:rsidR="00E21F10">
        <w:rPr>
          <w:lang w:val="en-US"/>
        </w:rPr>
        <w:t xml:space="preserve">the </w:t>
      </w:r>
      <w:r w:rsidR="00EC6F7E">
        <w:rPr>
          <w:lang w:val="en-US"/>
        </w:rPr>
        <w:t xml:space="preserve">Wired-Marker-based </w:t>
      </w:r>
      <w:r>
        <w:rPr>
          <w:lang w:val="en-US"/>
        </w:rPr>
        <w:t>DWAN client generates the set of pre-defined folders (</w:t>
      </w:r>
      <w:r w:rsidR="00171600">
        <w:rPr>
          <w:lang w:val="en-US"/>
        </w:rPr>
        <w:t>colour</w:t>
      </w:r>
      <w:r>
        <w:rPr>
          <w:lang w:val="en-US"/>
        </w:rPr>
        <w:t xml:space="preserve">ed “marker”) for the logged-in principal. </w:t>
      </w:r>
      <w:proofErr w:type="gramStart"/>
      <w:r w:rsidR="00E9198E">
        <w:rPr>
          <w:lang w:val="en-US"/>
        </w:rPr>
        <w:t xml:space="preserve">Annotations are sorted by the corresponding </w:t>
      </w:r>
      <w:r w:rsidR="00171600">
        <w:rPr>
          <w:lang w:val="en-US"/>
        </w:rPr>
        <w:t>colour</w:t>
      </w:r>
      <w:r w:rsidR="00E9198E">
        <w:rPr>
          <w:lang w:val="en-US"/>
        </w:rPr>
        <w:t>s</w:t>
      </w:r>
      <w:proofErr w:type="gramEnd"/>
      <w:r w:rsidR="00E9198E">
        <w:rPr>
          <w:lang w:val="en-US"/>
        </w:rPr>
        <w:t>.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sidR="00171600">
        <w:rPr>
          <w:lang w:val="en-US"/>
        </w:rPr>
        <w:t>colour</w:t>
      </w:r>
      <w:r>
        <w:rPr>
          <w:lang w:val="en-US"/>
        </w:rPr>
        <w:t xml:space="preserve">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t>
      </w:r>
      <w:proofErr w:type="gramStart"/>
      <w:r w:rsidR="003D3B63">
        <w:rPr>
          <w:lang w:val="en-US"/>
        </w:rPr>
        <w:t>web-pages</w:t>
      </w:r>
      <w:proofErr w:type="gramEnd"/>
      <w:r w:rsidR="003D3B63">
        <w:rPr>
          <w:lang w:val="en-US"/>
        </w:rPr>
        <w:t>.</w:t>
      </w:r>
      <w:r w:rsidR="00E9198E">
        <w:rPr>
          <w:lang w:val="en-US"/>
        </w:rPr>
        <w:t xml:space="preserve"> </w:t>
      </w:r>
    </w:p>
    <w:p w14:paraId="28F4689B" w14:textId="03AADA3C" w:rsidR="003D3B63" w:rsidRPr="00E9198E" w:rsidRDefault="00E9198E" w:rsidP="00E9198E">
      <w:pPr>
        <w:ind w:firstLine="284"/>
        <w:jc w:val="both"/>
        <w:rPr>
          <w:lang w:val="en-US"/>
        </w:rPr>
      </w:pPr>
      <w:r>
        <w:rPr>
          <w:lang w:val="en-US"/>
        </w:rPr>
        <w:t xml:space="preserve">The </w:t>
      </w:r>
      <w:r w:rsidR="00171600">
        <w:rPr>
          <w:lang w:val="en-US"/>
        </w:rPr>
        <w:t>colour</w:t>
      </w:r>
      <w:r>
        <w:rPr>
          <w:lang w:val="en-US"/>
        </w:rPr>
        <w:t xml:space="preserve"> information is sent to</w:t>
      </w:r>
      <w:r w:rsidR="0059482E">
        <w:rPr>
          <w:lang w:val="en-US"/>
        </w:rPr>
        <w:t xml:space="preserve"> the</w:t>
      </w:r>
      <w:r>
        <w:rPr>
          <w:lang w:val="en-US"/>
        </w:rPr>
        <w:t xml:space="preserve"> server when an annotation is posted. </w:t>
      </w:r>
      <w:r w:rsidR="003D3B63">
        <w:rPr>
          <w:lang w:val="en-US"/>
        </w:rPr>
        <w:t xml:space="preserve">Unfortunately, </w:t>
      </w:r>
      <w:r>
        <w:rPr>
          <w:lang w:val="en-US"/>
        </w:rPr>
        <w:t xml:space="preserve">sorting annotations by </w:t>
      </w:r>
      <w:r w:rsidR="00171600">
        <w:rPr>
          <w:lang w:val="en-US"/>
        </w:rPr>
        <w:t>colour</w:t>
      </w:r>
      <w:r>
        <w:rPr>
          <w:lang w:val="en-US"/>
        </w:rPr>
        <w:t xml:space="preserve">s is </w:t>
      </w:r>
      <w:r w:rsidR="00E21F10">
        <w:rPr>
          <w:lang w:val="en-US"/>
        </w:rPr>
        <w:t>visible</w:t>
      </w:r>
      <w:r>
        <w:rPr>
          <w:lang w:val="en-US"/>
        </w:rPr>
        <w:t xml:space="preserve"> only by the creator of the annotations and only on that</w:t>
      </w:r>
      <w:r w:rsidR="0059482E">
        <w:rPr>
          <w:lang w:val="en-US"/>
        </w:rPr>
        <w:t xml:space="preserve"> client</w:t>
      </w:r>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w:t>
      </w:r>
      <w:r w:rsidR="00171600">
        <w:rPr>
          <w:lang w:val="en-US"/>
        </w:rPr>
        <w:t>colour</w:t>
      </w:r>
      <w:r>
        <w:rPr>
          <w:lang w:val="en-US"/>
        </w:rPr>
        <w:t xml:space="preserve"> information that it gets from the server and all annotations </w:t>
      </w:r>
      <w:r w:rsidR="00C46318">
        <w:rPr>
          <w:lang w:val="en-US"/>
        </w:rPr>
        <w:t xml:space="preserve">created by other client instances </w:t>
      </w:r>
      <w:r>
        <w:rPr>
          <w:lang w:val="en-US"/>
        </w:rPr>
        <w:t>are collected in</w:t>
      </w:r>
      <w:r w:rsidR="00BF4655">
        <w:rPr>
          <w:lang w:val="en-US"/>
        </w:rPr>
        <w:t xml:space="preserve"> </w:t>
      </w:r>
      <w:r w:rsidR="0059482E">
        <w:rPr>
          <w:lang w:val="en-US"/>
        </w:rPr>
        <w:t>a</w:t>
      </w:r>
      <w:r>
        <w:rPr>
          <w:lang w:val="en-US"/>
        </w:rPr>
        <w:t xml:space="preserve"> folder called </w:t>
      </w:r>
      <w:r w:rsidRPr="00E9198E">
        <w:rPr>
          <w:i/>
          <w:lang w:val="en-US"/>
        </w:rPr>
        <w:t>incoming</w:t>
      </w:r>
      <w:r>
        <w:rPr>
          <w:lang w:val="en-US"/>
        </w:rPr>
        <w:t xml:space="preserve"> and have light-yellow </w:t>
      </w:r>
      <w:r w:rsidR="00171600">
        <w:rPr>
          <w:lang w:val="en-US"/>
        </w:rPr>
        <w:t>colour</w:t>
      </w:r>
      <w:r w:rsidR="003D3B63">
        <w:rPr>
          <w:lang w:val="en-US"/>
        </w:rPr>
        <w:t xml:space="preserve">. </w:t>
      </w:r>
      <w:r>
        <w:rPr>
          <w:rStyle w:val="Fotnotsreferens"/>
          <w:lang w:val="en-US"/>
        </w:rPr>
        <w:footnoteReference w:id="3"/>
      </w:r>
    </w:p>
    <w:p w14:paraId="721005D1" w14:textId="77777777" w:rsidR="00E9198E" w:rsidRDefault="00E9198E" w:rsidP="00982AB0">
      <w:pPr>
        <w:ind w:firstLine="284"/>
        <w:jc w:val="both"/>
        <w:rPr>
          <w:lang w:val="en-US"/>
        </w:rPr>
      </w:pPr>
    </w:p>
    <w:p w14:paraId="163C33E8" w14:textId="33B4F0D3" w:rsidR="005B7F8E" w:rsidRDefault="003B053B" w:rsidP="005B7F8E">
      <w:pPr>
        <w:pStyle w:val="Rubrik2"/>
      </w:pPr>
      <w:bookmarkStart w:id="7" w:name="_Toc274571966"/>
      <w:r>
        <w:t>R</w:t>
      </w:r>
      <w:r w:rsidR="00D063B5">
        <w:t>equirements</w:t>
      </w:r>
      <w:bookmarkEnd w:id="7"/>
      <w:r w:rsidR="005B7F8E">
        <w:t xml:space="preserve"> </w:t>
      </w:r>
    </w:p>
    <w:p w14:paraId="2E75189D" w14:textId="18CDBD9F" w:rsidR="007E1597" w:rsidRPr="009B54F3" w:rsidRDefault="00D063B5" w:rsidP="00D063B5">
      <w:pPr>
        <w:ind w:firstLine="284"/>
        <w:jc w:val="both"/>
      </w:pPr>
      <w:r>
        <w:t xml:space="preserve">In </w:t>
      </w:r>
      <w:r w:rsidR="00E21F10">
        <w:t xml:space="preserve">the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w:t>
      </w:r>
      <w:r w:rsidR="003E639B">
        <w:t xml:space="preserve"> A</w:t>
      </w:r>
      <w:r w:rsidR="007E1597" w:rsidRPr="009B54F3">
        <w:t xml:space="preserve">nnotations and information about annotated </w:t>
      </w:r>
      <w:r w:rsidR="00AA57BA">
        <w:t>targets</w:t>
      </w:r>
      <w:r w:rsidR="007E1597" w:rsidRPr="009B54F3">
        <w:t xml:space="preserve"> 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proofErr w:type="gramStart"/>
      <w:r w:rsidR="007E1597" w:rsidRPr="009B54F3">
        <w:t>to retrieve</w:t>
      </w:r>
      <w:proofErr w:type="gramEnd"/>
      <w:r w:rsidR="007E1597" w:rsidRPr="009B54F3">
        <w:t xml:space="preserve"> the cop</w:t>
      </w:r>
      <w:r w:rsidR="00BF4655">
        <w:t xml:space="preserve">y of an annotated document when </w:t>
      </w:r>
      <w:r w:rsidR="007E1597" w:rsidRPr="009B54F3">
        <w:t xml:space="preserve">the actual web-document under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It may happen when the corresponding fragment has been significantly changed or disappeared. </w:t>
      </w:r>
    </w:p>
    <w:p w14:paraId="040B4D1E" w14:textId="641B0F41" w:rsidR="005B7F8E" w:rsidRDefault="007E1597" w:rsidP="00D063B5">
      <w:pPr>
        <w:ind w:firstLine="284"/>
        <w:jc w:val="both"/>
      </w:pPr>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r w:rsidR="00BF4655">
        <w:t>ses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r w:rsidR="00BF4655">
        <w:t>,</w:t>
      </w:r>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Rubrik1"/>
      </w:pPr>
      <w:bookmarkStart w:id="8" w:name="_Toc274571967"/>
      <w:r>
        <w:t>Annotation Tools</w:t>
      </w:r>
      <w:bookmarkEnd w:id="8"/>
    </w:p>
    <w:p w14:paraId="05317FD8" w14:textId="5E4784DD" w:rsidR="00FC5631" w:rsidRDefault="009B54F3" w:rsidP="00FC5631">
      <w:pPr>
        <w:pStyle w:val="Rubrik2"/>
      </w:pPr>
      <w:bookmarkStart w:id="9" w:name="_Toc274571968"/>
      <w:r w:rsidRPr="00AC51E7">
        <w:t>S</w:t>
      </w:r>
      <w:r w:rsidR="00BF4655">
        <w:t>t</w:t>
      </w:r>
      <w:r w:rsidRPr="00AC51E7">
        <w:t>ate of the art on September 201</w:t>
      </w:r>
      <w:r w:rsidR="00FC5631">
        <w:t>2</w:t>
      </w:r>
      <w:bookmarkEnd w:id="9"/>
    </w:p>
    <w:p w14:paraId="3DA8D848" w14:textId="5CD9A5F9"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open software, if it can be adjusted to communicate with the backend,</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164BCD">
        <w:t xml:space="preserve">Table </w:t>
      </w:r>
      <w:r w:rsidR="00164BCD">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Beskrivning"/>
        <w:keepNext/>
      </w:pPr>
      <w:bookmarkStart w:id="10" w:name="_Ref274312483"/>
      <w:bookmarkStart w:id="11" w:name="_Ref274312017"/>
      <w:proofErr w:type="gramStart"/>
      <w:r>
        <w:t xml:space="preserve">Table </w:t>
      </w:r>
      <w:r>
        <w:fldChar w:fldCharType="begin"/>
      </w:r>
      <w:r>
        <w:instrText xml:space="preserve"> SEQ Table \* ARABIC </w:instrText>
      </w:r>
      <w:r>
        <w:fldChar w:fldCharType="separate"/>
      </w:r>
      <w:r w:rsidR="00164BCD">
        <w:rPr>
          <w:noProof/>
        </w:rPr>
        <w:t>1</w:t>
      </w:r>
      <w:r>
        <w:fldChar w:fldCharType="end"/>
      </w:r>
      <w:bookmarkEnd w:id="10"/>
      <w:r>
        <w:t>.</w:t>
      </w:r>
      <w:proofErr w:type="gramEnd"/>
      <w:r>
        <w:t xml:space="preserve"> Annotation tools available by Autumn 2012</w:t>
      </w:r>
      <w:bookmarkEnd w:id="11"/>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proofErr w:type="gramStart"/>
            <w:r w:rsidRPr="00D344BA">
              <w:rPr>
                <w:rFonts w:ascii="Calibri" w:eastAsia="Times New Roman" w:hAnsi="Calibri" w:cs="Times New Roman"/>
                <w:color w:val="000000"/>
                <w:sz w:val="20"/>
                <w:szCs w:val="20"/>
                <w:lang w:val="en-US" w:eastAsia="en-US"/>
              </w:rPr>
              <w:t>state</w:t>
            </w:r>
            <w:proofErr w:type="gramEnd"/>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Open </w:t>
            </w:r>
            <w:proofErr w:type="gramStart"/>
            <w:r>
              <w:rPr>
                <w:rFonts w:ascii="Calibri" w:eastAsia="Times New Roman" w:hAnsi="Calibri" w:cs="Times New Roman"/>
                <w:color w:val="000000"/>
                <w:sz w:val="20"/>
                <w:szCs w:val="20"/>
                <w:lang w:val="en-US" w:eastAsia="en-US"/>
              </w:rPr>
              <w:t>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roofErr w:type="gramEnd"/>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w:t>
            </w:r>
            <w:proofErr w:type="gramStart"/>
            <w:r>
              <w:rPr>
                <w:rFonts w:ascii="Calibri" w:eastAsia="Times New Roman" w:hAnsi="Calibri" w:cs="Times New Roman"/>
                <w:color w:val="000000"/>
                <w:sz w:val="20"/>
                <w:szCs w:val="20"/>
                <w:lang w:val="en-US" w:eastAsia="en-US"/>
              </w:rPr>
              <w:t xml:space="preserve">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w:t>
            </w:r>
            <w:proofErr w:type="gramEnd"/>
            <w:r w:rsidR="00AE2119">
              <w:rPr>
                <w:rFonts w:ascii="Calibri" w:eastAsia="Times New Roman" w:hAnsi="Calibri" w:cs="Times New Roman"/>
                <w:color w:val="000000"/>
                <w:sz w:val="20"/>
                <w:szCs w:val="20"/>
                <w:lang w:val="en-US" w:eastAsia="en-US"/>
              </w:rPr>
              <w:t xml:space="preserve">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Free  app</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proofErr w:type="gramStart"/>
            <w:r w:rsidR="008F148F">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w:t>
            </w:r>
            <w:proofErr w:type="gramEnd"/>
            <w:r>
              <w:rPr>
                <w:rFonts w:ascii="Calibri" w:eastAsia="Times New Roman" w:hAnsi="Calibri" w:cs="Times New Roman"/>
                <w:color w:val="000000"/>
                <w:sz w:val="20"/>
                <w:szCs w:val="20"/>
                <w:lang w:val="en-US" w:eastAsia="en-US"/>
              </w:rPr>
              <w:t xml:space="preserve">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roofErr w:type="gramStart"/>
            <w:r w:rsidR="00DF0280">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w:t>
            </w:r>
            <w:proofErr w:type="gramEnd"/>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0D4E3641" w14:textId="5F770482" w:rsidR="00D344BA" w:rsidRPr="00FC5631" w:rsidRDefault="004E726B" w:rsidP="00BF465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w:t>
            </w:r>
            <w:ins w:id="12" w:author="Olha Shakaravska" w:date="2014-10-10T10:45:00Z">
              <w:r w:rsidR="00BF4655">
                <w:rPr>
                  <w:rFonts w:ascii="Calibri" w:eastAsia="Times New Roman" w:hAnsi="Calibri" w:cs="Times New Roman"/>
                  <w:color w:val="000000"/>
                  <w:sz w:val="20"/>
                  <w:szCs w:val="20"/>
                  <w:lang w:val="en-US" w:eastAsia="en-US"/>
                </w:rPr>
                <w:t>f</w:t>
              </w:r>
            </w:ins>
            <w:r>
              <w:rPr>
                <w:rFonts w:ascii="Calibri" w:eastAsia="Times New Roman" w:hAnsi="Calibri" w:cs="Times New Roman"/>
                <w:color w:val="000000"/>
                <w:sz w:val="20"/>
                <w:szCs w:val="20"/>
                <w:lang w:val="en-US" w:eastAsia="en-US"/>
              </w:rPr>
              <w:t>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r>
            <w:proofErr w:type="gramStart"/>
            <w:r w:rsidR="002A6F13">
              <w:rPr>
                <w:rFonts w:ascii="Calibri" w:eastAsia="Times New Roman" w:hAnsi="Calibri" w:cs="Times New Roman"/>
                <w:color w:val="000000"/>
                <w:sz w:val="20"/>
                <w:szCs w:val="20"/>
                <w:lang w:val="en-US" w:eastAsia="en-US"/>
              </w:rPr>
              <w:t>their</w:t>
            </w:r>
            <w:proofErr w:type="gramEnd"/>
            <w:r w:rsidR="002A6F13">
              <w:rPr>
                <w:rFonts w:ascii="Calibri" w:eastAsia="Times New Roman" w:hAnsi="Calibri" w:cs="Times New Roman"/>
                <w:color w:val="000000"/>
                <w:sz w:val="20"/>
                <w:szCs w:val="20"/>
                <w:lang w:val="en-US" w:eastAsia="en-US"/>
              </w:rPr>
              <w:t xml:space="preserve">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Need an </w:t>
            </w:r>
            <w:proofErr w:type="gramStart"/>
            <w:r>
              <w:rPr>
                <w:rFonts w:ascii="Calibri" w:eastAsia="Times New Roman" w:hAnsi="Calibri" w:cs="Times New Roman"/>
                <w:color w:val="000000"/>
                <w:sz w:val="20"/>
                <w:szCs w:val="20"/>
                <w:lang w:val="en-US" w:eastAsia="en-US"/>
              </w:rPr>
              <w:t>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proofErr w:type="gramStart"/>
            <w:r>
              <w:rPr>
                <w:rFonts w:ascii="Calibri" w:eastAsia="Times New Roman" w:hAnsi="Calibri" w:cs="Times New Roman"/>
                <w:color w:val="000000"/>
                <w:sz w:val="20"/>
                <w:szCs w:val="20"/>
                <w:lang w:val="en-US" w:eastAsia="en-US"/>
              </w:rPr>
              <w: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w:t>
            </w:r>
            <w:proofErr w:type="gramStart"/>
            <w:r>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Annotating  genomes</w:t>
            </w:r>
            <w:proofErr w:type="gramEnd"/>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server</w:t>
            </w:r>
            <w:proofErr w:type="gramEnd"/>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obviously</w:t>
            </w:r>
            <w:proofErr w:type="gramEnd"/>
            <w:r w:rsidRPr="00FC5631">
              <w:rPr>
                <w:rFonts w:ascii="Calibri" w:eastAsia="Times New Roman" w:hAnsi="Calibri" w:cs="Times New Roman"/>
                <w:color w:val="000000"/>
                <w:sz w:val="20"/>
                <w:szCs w:val="20"/>
                <w:lang w:val="en-US" w:eastAsia="en-US"/>
              </w:rPr>
              <w:t xml:space="preserve">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under</w:t>
            </w:r>
            <w:proofErr w:type="gramEnd"/>
            <w:r w:rsidRPr="00FC5631">
              <w:rPr>
                <w:rFonts w:ascii="Calibri" w:eastAsia="Times New Roman" w:hAnsi="Calibri" w:cs="Times New Roman"/>
                <w:color w:val="000000"/>
                <w:sz w:val="20"/>
                <w:szCs w:val="20"/>
                <w:lang w:val="en-US" w:eastAsia="en-US"/>
              </w:rPr>
              <w:t xml:space="preserve">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premium</w:t>
            </w:r>
            <w:proofErr w:type="gramEnd"/>
            <w:r w:rsidRPr="00FC5631">
              <w:rPr>
                <w:rFonts w:ascii="Calibri" w:eastAsia="Times New Roman" w:hAnsi="Calibri" w:cs="Times New Roman"/>
                <w:color w:val="000000"/>
                <w:sz w:val="20"/>
                <w:szCs w:val="20"/>
                <w:lang w:val="en-US" w:eastAsia="en-US"/>
              </w:rPr>
              <w:t>,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w:t>
            </w:r>
            <w:proofErr w:type="gramStart"/>
            <w:r>
              <w:rPr>
                <w:rFonts w:ascii="Calibri" w:eastAsia="Times New Roman" w:hAnsi="Calibri" w:cs="Times New Roman"/>
                <w:color w:val="000000"/>
                <w:sz w:val="20"/>
                <w:szCs w:val="20"/>
                <w:lang w:val="en-US" w:eastAsia="en-US"/>
              </w:rPr>
              <w:t xml:space="preserve">license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platinum</w:t>
            </w:r>
            <w:proofErr w:type="gramEnd"/>
            <w:r w:rsidRPr="00FC5631">
              <w:rPr>
                <w:rFonts w:ascii="Calibri" w:eastAsia="Times New Roman" w:hAnsi="Calibri" w:cs="Times New Roman"/>
                <w:color w:val="000000"/>
                <w:sz w:val="20"/>
                <w:szCs w:val="20"/>
                <w:lang w:val="en-US" w:eastAsia="en-US"/>
              </w:rPr>
              <w:t xml:space="preserve">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F203C3" w:rsidP="00883E5E">
            <w:hyperlink r:id="rId15"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proofErr w:type="gramStart"/>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w:t>
            </w:r>
            <w:proofErr w:type="gramEnd"/>
            <w:r w:rsidR="00F765B5" w:rsidRPr="00883E5E">
              <w:rPr>
                <w:rFonts w:ascii="Calibri" w:hAnsi="Calibri"/>
                <w:color w:val="000000"/>
                <w:sz w:val="20"/>
                <w:szCs w:val="20"/>
              </w:rPr>
              <w:t xml:space="preserve">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F203C3" w:rsidP="00F765B5">
            <w:hyperlink r:id="rId16" w:history="1">
              <w:r w:rsidR="00F765B5" w:rsidRPr="00883E5E">
                <w:rPr>
                  <w:rStyle w:val="Hyperlnk"/>
                  <w:rFonts w:ascii="Calibri" w:eastAsia="Times New Roman" w:hAnsi="Calibri" w:cs="Times New Roman"/>
                  <w:sz w:val="20"/>
                  <w:szCs w:val="20"/>
                  <w:lang w:val="en-US" w:eastAsia="en-US"/>
                </w:rPr>
                <w:t>http://www.keeppy.com/</w:t>
              </w:r>
            </w:hyperlink>
            <w:proofErr w:type="gramStart"/>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a</w:t>
            </w:r>
            <w:proofErr w:type="gramEnd"/>
            <w:r w:rsidR="00F765B5">
              <w:rPr>
                <w:rFonts w:ascii="Calibri" w:eastAsia="Times New Roman" w:hAnsi="Calibri" w:cs="Times New Roman"/>
                <w:color w:val="000000"/>
                <w:sz w:val="20"/>
                <w:szCs w:val="20"/>
                <w:lang w:val="en-US" w:eastAsia="en-US"/>
              </w:rPr>
              <w:t xml:space="preserve">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 xml:space="preserve">license information, short technical </w:t>
            </w:r>
            <w:proofErr w:type="gramStart"/>
            <w:r w:rsidR="00F765B5" w:rsidRPr="00883E5E">
              <w:rPr>
                <w:rFonts w:ascii="Calibri" w:hAnsi="Calibri"/>
                <w:color w:val="000000"/>
                <w:sz w:val="20"/>
                <w:szCs w:val="20"/>
                <w:lang w:val="en-US" w:eastAsia="en-US"/>
              </w:rPr>
              <w:t>information  and</w:t>
            </w:r>
            <w:proofErr w:type="gramEnd"/>
            <w:r w:rsidR="00F765B5" w:rsidRPr="00883E5E">
              <w:rPr>
                <w:rFonts w:ascii="Calibri" w:hAnsi="Calibri"/>
                <w:color w:val="000000"/>
                <w:sz w:val="20"/>
                <w:szCs w:val="20"/>
                <w:lang w:val="en-US" w:eastAsia="en-US"/>
              </w:rPr>
              <w:t xml:space="preserve">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7"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proofErr w:type="gramStart"/>
            <w:r w:rsidRPr="00883E5E">
              <w:rPr>
                <w:rFonts w:ascii="Calibri" w:hAnsi="Calibri"/>
                <w:color w:val="000000"/>
                <w:sz w:val="20"/>
                <w:szCs w:val="20"/>
              </w:rPr>
              <w:t>needs</w:t>
            </w:r>
            <w:proofErr w:type="gramEnd"/>
            <w:r w:rsidRPr="00883E5E">
              <w:rPr>
                <w:rFonts w:ascii="Calibri" w:hAnsi="Calibri"/>
                <w:color w:val="000000"/>
                <w:sz w:val="20"/>
                <w:szCs w:val="20"/>
              </w:rPr>
              <w:t xml:space="preserve">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8"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proofErr w:type="gramStart"/>
            <w:r>
              <w:rPr>
                <w:rFonts w:ascii="Calibri" w:hAnsi="Calibri"/>
                <w:color w:val="000000"/>
                <w:sz w:val="20"/>
                <w:szCs w:val="20"/>
              </w:rPr>
              <w:t>not</w:t>
            </w:r>
            <w:proofErr w:type="gramEnd"/>
            <w:r>
              <w:rPr>
                <w:rFonts w:ascii="Calibri" w:hAnsi="Calibri"/>
                <w:color w:val="000000"/>
                <w:sz w:val="20"/>
                <w:szCs w:val="20"/>
              </w:rPr>
              <w:t xml:space="preserve">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proofErr w:type="gramStart"/>
            <w:r>
              <w:rPr>
                <w:rFonts w:ascii="Calibri" w:hAnsi="Calibri"/>
                <w:color w:val="000000"/>
                <w:sz w:val="20"/>
                <w:szCs w:val="20"/>
              </w:rPr>
              <w:t>only</w:t>
            </w:r>
            <w:proofErr w:type="gramEnd"/>
            <w:r>
              <w:rPr>
                <w:rFonts w:ascii="Calibri" w:hAnsi="Calibri"/>
                <w:color w:val="000000"/>
                <w:sz w:val="20"/>
                <w:szCs w:val="20"/>
              </w:rPr>
              <w:t xml:space="preserve">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F203C3" w:rsidP="00FC5631">
            <w:hyperlink r:id="rId19"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15ECDD9E" w:rsidR="009B54F3" w:rsidRDefault="000F4E73" w:rsidP="001A4416">
      <w:pPr>
        <w:jc w:val="both"/>
      </w:pPr>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 xml:space="preserve">vailable. Moreover, not many of them were </w:t>
      </w:r>
      <w:proofErr w:type="gramStart"/>
      <w:r w:rsidR="00E04E00">
        <w:t>well-documented</w:t>
      </w:r>
      <w:proofErr w:type="gramEnd"/>
      <w:r w:rsidR="00E04E00">
        <w:t xml:space="preserve">.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589C52F7"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2A5D5CBD" w:rsidR="00616EC6" w:rsidRDefault="00520EE9" w:rsidP="006A4CC7">
      <w:pPr>
        <w:ind w:firstLine="284"/>
        <w:jc w:val="both"/>
      </w:pPr>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w:t>
      </w:r>
      <w:proofErr w:type="gramStart"/>
      <w:r w:rsidR="00616EC6">
        <w:t>after  development</w:t>
      </w:r>
      <w:proofErr w:type="gramEnd"/>
      <w:r w:rsidR="00616EC6">
        <w:t xml:space="preserve"> of DWAN had </w:t>
      </w:r>
      <w:r w:rsidR="00DB5FA8">
        <w:t xml:space="preserve">already </w:t>
      </w:r>
      <w:r w:rsidR="00616EC6">
        <w:t>started.</w:t>
      </w:r>
    </w:p>
    <w:p w14:paraId="0F45272D" w14:textId="77777777" w:rsidR="00616EC6" w:rsidRDefault="00616EC6" w:rsidP="009B54F3"/>
    <w:p w14:paraId="589AC3E0" w14:textId="57E4F4D6" w:rsidR="009B54F3" w:rsidRPr="00AC51E7" w:rsidRDefault="009B54F3" w:rsidP="009B54F3">
      <w:pPr>
        <w:pStyle w:val="Rubrik2"/>
      </w:pPr>
      <w:bookmarkStart w:id="13" w:name="_Toc274571969"/>
      <w:r w:rsidRPr="00AC51E7">
        <w:t>Developments after September 2012</w:t>
      </w:r>
      <w:bookmarkEnd w:id="13"/>
      <w:r w:rsidRPr="00AC51E7">
        <w:t xml:space="preserve"> </w:t>
      </w:r>
    </w:p>
    <w:p w14:paraId="1B8282B1" w14:textId="5B707E63" w:rsidR="00616EC6" w:rsidRDefault="00616EC6" w:rsidP="00892C2B">
      <w:pPr>
        <w:ind w:firstLine="284"/>
        <w:jc w:val="both"/>
      </w:pPr>
      <w:r w:rsidRPr="00892C2B">
        <w:rPr>
          <w:i/>
        </w:rPr>
        <w:t>PundIt</w:t>
      </w:r>
      <w:r>
        <w:t xml:space="preserve"> allows </w:t>
      </w:r>
      <w:proofErr w:type="gramStart"/>
      <w:r w:rsidR="00DB5FA8">
        <w:t xml:space="preserve">to </w:t>
      </w:r>
      <w:r>
        <w:t>annotate</w:t>
      </w:r>
      <w:proofErr w:type="gramEnd"/>
      <w:r>
        <w:t xml:space="preserve"> images and their fragments</w:t>
      </w:r>
      <w:r w:rsidR="00BD0F09" w:rsidRPr="00BD0F09">
        <w:t xml:space="preserve">. Moreover the tool allows </w:t>
      </w:r>
      <w:proofErr w:type="gramStart"/>
      <w:r w:rsidR="00DB5FA8" w:rsidRPr="00BD0F09">
        <w:t>to</w:t>
      </w:r>
      <w:r w:rsidR="00DB5FA8">
        <w:t xml:space="preserve"> </w:t>
      </w:r>
      <w:r>
        <w:t>collect</w:t>
      </w:r>
      <w:proofErr w:type="gramEnd"/>
      <w:r>
        <w:t xml:space="preserve">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r w:rsidR="00327CE2">
        <w:t xml:space="preserve"> </w:t>
      </w:r>
      <w:r w:rsidRPr="00892C2B">
        <w:rPr>
          <w:i/>
        </w:rPr>
        <w:t>PundIt</w:t>
      </w:r>
      <w:r>
        <w:t xml:space="preserve"> has a feature</w:t>
      </w:r>
      <w:r w:rsidR="00BF4655">
        <w:t>,</w:t>
      </w:r>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xml:space="preserve">” </w:t>
      </w:r>
      <w:proofErr w:type="gramStart"/>
      <w:r w:rsidR="00C720AD">
        <w:t>denote</w:t>
      </w:r>
      <w:proofErr w:type="gramEnd"/>
      <w:r w:rsidR="00C720AD">
        <w:t xml:space="preserv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 xml:space="preserve">fragments representing Karl Marks on the </w:t>
      </w:r>
      <w:proofErr w:type="gramStart"/>
      <w:r w:rsidR="00077FDB">
        <w:t>web-pages</w:t>
      </w:r>
      <w:proofErr w:type="gramEnd"/>
      <w:r w:rsidR="00077FDB">
        <w:t>.</w:t>
      </w:r>
    </w:p>
    <w:p w14:paraId="173D36E0" w14:textId="2EC8373D" w:rsidR="006A614A" w:rsidRDefault="006A614A" w:rsidP="00892C2B">
      <w:pPr>
        <w:ind w:firstLine="284"/>
        <w:jc w:val="both"/>
      </w:pPr>
      <w:r w:rsidRPr="00892C2B">
        <w:rPr>
          <w:i/>
        </w:rPr>
        <w:t>ReframeIt</w:t>
      </w:r>
      <w:r>
        <w:t xml:space="preserve"> has appeared as a Firefox add-on for commenting </w:t>
      </w:r>
      <w:proofErr w:type="gramStart"/>
      <w:r>
        <w:t>web-pages</w:t>
      </w:r>
      <w:proofErr w:type="gramEnd"/>
      <w:r>
        <w:t xml:space="preserve"> and sharing it via Facebook, Twitter, Blogger, </w:t>
      </w:r>
      <w:r>
        <w:rPr>
          <w:rFonts w:eastAsia="Times New Roman" w:cs="Times New Roman"/>
        </w:rPr>
        <w:t>FriendFeed, Wordpress, RSS, HTML, e-mails.</w:t>
      </w:r>
    </w:p>
    <w:p w14:paraId="31EBE286" w14:textId="054D1174" w:rsidR="009B54F3" w:rsidRPr="00085FCC" w:rsidRDefault="009B54F3" w:rsidP="00E02A1C">
      <w:pPr>
        <w:pStyle w:val="Rubrik1"/>
      </w:pPr>
      <w:bookmarkStart w:id="14" w:name="_Toc274571970"/>
      <w:r w:rsidRPr="00085FCC">
        <w:t>D</w:t>
      </w:r>
      <w:r>
        <w:t>ASISH</w:t>
      </w:r>
      <w:r w:rsidRPr="00085FCC">
        <w:t xml:space="preserve"> Web Annotator (DWAN)</w:t>
      </w:r>
      <w:bookmarkEnd w:id="14"/>
    </w:p>
    <w:p w14:paraId="4DE17A5A" w14:textId="77777777" w:rsidR="009B54F3" w:rsidRPr="00FC5A7C" w:rsidRDefault="009B54F3" w:rsidP="00E02A1C">
      <w:pPr>
        <w:pStyle w:val="Rubrik2"/>
      </w:pPr>
      <w:bookmarkStart w:id="15" w:name="_Toc274571971"/>
      <w:r w:rsidRPr="00FC5A7C">
        <w:t>Framework architecture</w:t>
      </w:r>
      <w:bookmarkEnd w:id="15"/>
    </w:p>
    <w:p w14:paraId="11D0CB20" w14:textId="5F38FE98"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proofErr w:type="gramStart"/>
      <w:r w:rsidR="00327CA1">
        <w:t>target annotated</w:t>
      </w:r>
      <w:proofErr w:type="gramEnd"/>
      <w:r w:rsidR="00327CA1">
        <w:t xml:space="preserve">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tnotsreferens"/>
        </w:rPr>
        <w:footnoteReference w:id="4"/>
      </w:r>
      <w:r w:rsidR="00E32166">
        <w:t xml:space="preserve">. </w:t>
      </w:r>
      <w:r w:rsidR="00327CE2">
        <w:t xml:space="preserve"> </w:t>
      </w:r>
    </w:p>
    <w:p w14:paraId="1E668CEC" w14:textId="0E8795E4" w:rsidR="00327CE2" w:rsidRPr="003A574D" w:rsidRDefault="00C13446" w:rsidP="00327CE2">
      <w:pPr>
        <w:ind w:firstLine="284"/>
        <w:jc w:val="both"/>
      </w:pPr>
      <w:r>
        <w:rPr>
          <w:noProof/>
          <w:lang w:val="sv-SE"/>
        </w:rPr>
        <mc:AlternateContent>
          <mc:Choice Requires="wpg">
            <w:drawing>
              <wp:anchor distT="0" distB="0" distL="114300" distR="114300" simplePos="0" relativeHeight="251661312" behindDoc="0" locked="0" layoutInCell="1" allowOverlap="1" wp14:anchorId="34BBD903" wp14:editId="0154056D">
                <wp:simplePos x="0" y="0"/>
                <wp:positionH relativeFrom="column">
                  <wp:posOffset>457835</wp:posOffset>
                </wp:positionH>
                <wp:positionV relativeFrom="paragraph">
                  <wp:posOffset>535940</wp:posOffset>
                </wp:positionV>
                <wp:extent cx="5028565" cy="3611245"/>
                <wp:effectExtent l="0" t="0" r="635" b="0"/>
                <wp:wrapSquare wrapText="bothSides"/>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94332D" w:rsidRDefault="0094332D" w:rsidP="00657A2E">
                              <w:pPr>
                                <w:pStyle w:val="Beskrivning"/>
                                <w:rPr>
                                  <w:noProof/>
                                </w:rPr>
                              </w:pPr>
                              <w:proofErr w:type="gramStart"/>
                              <w:r>
                                <w:t xml:space="preserve">Figure </w:t>
                              </w:r>
                              <w:r>
                                <w:fldChar w:fldCharType="begin"/>
                              </w:r>
                              <w:r>
                                <w:instrText xml:space="preserve"> SEQ Figure \* ARABIC </w:instrText>
                              </w:r>
                              <w:r>
                                <w:fldChar w:fldCharType="separate"/>
                              </w:r>
                              <w:r>
                                <w:rPr>
                                  <w:noProof/>
                                </w:rPr>
                                <w:t>1</w:t>
                              </w:r>
                              <w:r>
                                <w:fldChar w:fldCharType="end"/>
                              </w:r>
                              <w:r>
                                <w:t>.</w:t>
                              </w:r>
                              <w:proofErr w:type="gramEnd"/>
                              <w: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42.2pt;width:395.95pt;height:284.35pt;z-index:251661312;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1"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814D7C1" w14:textId="39AB35B5" w:rsidR="00CE7356" w:rsidRDefault="00CE7356" w:rsidP="00657A2E">
                        <w:pPr>
                          <w:pStyle w:val="Beskrivning"/>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square"/>
              </v:group>
            </w:pict>
          </mc:Fallback>
        </mc:AlternateContent>
      </w:r>
      <w:r w:rsidR="00327CE2">
        <w:t>DWAN is also especially meant to cater for specific linguistic tools that through their use of linguistic data formats can annotate specific linguistic items such as lexical items, annotation tags etc.</w:t>
      </w:r>
    </w:p>
    <w:p w14:paraId="5E1FB1D3" w14:textId="6287CB1A" w:rsidR="009B54F3" w:rsidRDefault="009B54F3" w:rsidP="004C2791">
      <w:pPr>
        <w:ind w:firstLine="284"/>
        <w:jc w:val="both"/>
      </w:pP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Rubrik2"/>
        <w:ind w:firstLine="284"/>
      </w:pPr>
      <w:bookmarkStart w:id="16" w:name="_Toc274571972"/>
      <w:r w:rsidRPr="00AC51E7">
        <w:t>DWAN’s Model and its connection to Open Annotation Model</w:t>
      </w:r>
      <w:bookmarkEnd w:id="16"/>
    </w:p>
    <w:p w14:paraId="24F27E5A" w14:textId="4AF11A93" w:rsidR="00DD7C31" w:rsidRPr="00054EC0" w:rsidRDefault="00C86C3D" w:rsidP="00054EC0">
      <w:pPr>
        <w:ind w:firstLine="284"/>
        <w:jc w:val="both"/>
        <w:rPr>
          <w:lang w:val="en-US"/>
        </w:rPr>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 xml:space="preserve">(see </w:t>
      </w:r>
      <w:r w:rsidR="00657A2E">
        <w:fldChar w:fldCharType="begin"/>
      </w:r>
      <w:r w:rsidR="00657A2E">
        <w:instrText xml:space="preserve"> REF _Ref274312372 \h </w:instrText>
      </w:r>
      <w:r w:rsidR="00657A2E">
        <w:fldChar w:fldCharType="separate"/>
      </w:r>
      <w:r w:rsidR="00164BCD">
        <w:t xml:space="preserve">Figure </w:t>
      </w:r>
      <w:r w:rsidR="00164BCD">
        <w:rPr>
          <w:noProof/>
        </w:rPr>
        <w:t>2</w:t>
      </w:r>
      <w:r w:rsidR="00657A2E">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tnotsreferens"/>
          <w:lang w:val="en-US"/>
        </w:rPr>
        <w:footnoteReference w:id="5"/>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29D0AC52" w14:textId="1E95557E" w:rsidR="009B54F3" w:rsidRPr="00AC51E7" w:rsidRDefault="009B54F3" w:rsidP="004C2791">
      <w:pPr>
        <w:ind w:firstLine="284"/>
        <w:jc w:val="both"/>
      </w:pPr>
      <w:r w:rsidRPr="00AC51E7">
        <w:t>An annotation</w:t>
      </w:r>
      <w:r w:rsidR="00054EC0">
        <w:t xml:space="preserve"> in DWAN</w:t>
      </w:r>
      <w:r w:rsidRPr="00AC51E7">
        <w:t xml:space="preserve">,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tnotsreferens"/>
        </w:rPr>
        <w:footnoteReference w:id="6"/>
      </w:r>
      <w:r w:rsidRPr="00AC51E7">
        <w:t xml:space="preserve"> </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E745961" w:rsidR="009B54F3" w:rsidRPr="00AC51E7" w:rsidRDefault="009B54F3" w:rsidP="004C2791">
      <w:pPr>
        <w:ind w:firstLine="284"/>
        <w:jc w:val="both"/>
      </w:pPr>
      <w:r w:rsidRPr="00AC51E7">
        <w:t xml:space="preserve">An annotation can have one or more </w:t>
      </w:r>
      <w:r w:rsidRPr="00AC51E7">
        <w:rPr>
          <w:i/>
          <w:iCs/>
        </w:rPr>
        <w:t>targets</w:t>
      </w:r>
      <w:r w:rsidRPr="00AC51E7">
        <w:t>. A tar</w:t>
      </w:r>
      <w:r w:rsidR="00C13446">
        <w:t xml:space="preserve">get (i.e. an inhabitant of the </w:t>
      </w:r>
      <w:r w:rsidR="00C13446" w:rsidRPr="00C13446">
        <w:rPr>
          <w:i/>
        </w:rPr>
        <w:t>Target</w:t>
      </w:r>
      <w:r w:rsidR="00C13446">
        <w:t xml:space="preserve"> </w:t>
      </w:r>
      <w:r w:rsidRPr="00AC51E7">
        <w:t xml:space="preserve">class) contains the reference to the web-document (a </w:t>
      </w:r>
      <w:r w:rsidRPr="00AC51E7">
        <w:rPr>
          <w:i/>
          <w:iCs/>
        </w:rPr>
        <w:t>source</w:t>
      </w:r>
      <w:r w:rsidRPr="00AC51E7">
        <w:t>) and the precise description of the document's fragment</w:t>
      </w:r>
      <w:r w:rsidR="00DE0CB1">
        <w:t>,</w:t>
      </w:r>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0C4C2A94" w14:textId="72FD6019" w:rsidR="009B54F3"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r w:rsidR="00253D78">
        <w:t>XML</w:t>
      </w:r>
      <w:r w:rsidR="00253D78" w:rsidRPr="00AC51E7">
        <w:t xml:space="preserve"> </w:t>
      </w:r>
      <w:r w:rsidR="009B54F3" w:rsidRPr="00AC51E7">
        <w:t xml:space="preserve">text. In both cases a </w:t>
      </w:r>
      <w:proofErr w:type="gramStart"/>
      <w:r w:rsidR="009B54F3" w:rsidRPr="00AC51E7">
        <w:t xml:space="preserve">precise </w:t>
      </w:r>
      <w:r w:rsidR="00253D78">
        <w:t>MIME</w:t>
      </w:r>
      <w:r w:rsidR="009B54F3" w:rsidRPr="00AC51E7">
        <w:t>-type must be given by a client</w:t>
      </w:r>
      <w:proofErr w:type="gramEnd"/>
      <w:r w:rsidR="009B54F3" w:rsidRPr="00AC51E7">
        <w:t>. For instance, a body can be a plain text</w:t>
      </w:r>
      <w:r w:rsidR="00DE0CB1">
        <w:t>,</w:t>
      </w:r>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r w:rsidR="00E11FF8">
        <w:t xml:space="preserve">  </w:t>
      </w:r>
      <w:r w:rsidR="009B54F3" w:rsidRPr="00AC51E7">
        <w:t>Annotations can be gathered in notebooks.</w:t>
      </w:r>
    </w:p>
    <w:p w14:paraId="21773261" w14:textId="77777777" w:rsidR="00657A2E" w:rsidRDefault="009B54F3" w:rsidP="00657A2E">
      <w:pPr>
        <w:keepNext/>
        <w:ind w:firstLine="284"/>
        <w:jc w:val="both"/>
      </w:pPr>
      <w:r>
        <w:rPr>
          <w:noProof/>
          <w:lang w:val="sv-SE"/>
        </w:rPr>
        <w:drawing>
          <wp:anchor distT="0" distB="0" distL="114300" distR="114300" simplePos="0" relativeHeight="251663360" behindDoc="0" locked="0" layoutInCell="1" allowOverlap="1" wp14:anchorId="1EFD3BEB" wp14:editId="352D99CF">
            <wp:simplePos x="0" y="0"/>
            <wp:positionH relativeFrom="column">
              <wp:posOffset>177165</wp:posOffset>
            </wp:positionH>
            <wp:positionV relativeFrom="margin">
              <wp:align>top</wp:align>
            </wp:positionV>
            <wp:extent cx="5270500" cy="4545330"/>
            <wp:effectExtent l="0" t="0" r="1270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14:sizeRelH relativeFrom="page">
              <wp14:pctWidth>0</wp14:pctWidth>
            </wp14:sizeRelH>
            <wp14:sizeRelV relativeFrom="page">
              <wp14:pctHeight>0</wp14:pctHeight>
            </wp14:sizeRelV>
          </wp:anchor>
        </w:drawing>
      </w:r>
    </w:p>
    <w:p w14:paraId="5F6C625F" w14:textId="53AF3151" w:rsidR="009B54F3" w:rsidRDefault="00657A2E" w:rsidP="00657A2E">
      <w:pPr>
        <w:pStyle w:val="Beskrivning"/>
        <w:jc w:val="both"/>
      </w:pPr>
      <w:bookmarkStart w:id="17" w:name="_Ref274312372"/>
      <w:bookmarkStart w:id="18" w:name="_Ref274312359"/>
      <w:proofErr w:type="gramStart"/>
      <w:r>
        <w:t xml:space="preserve">Figure </w:t>
      </w:r>
      <w:r>
        <w:fldChar w:fldCharType="begin"/>
      </w:r>
      <w:r>
        <w:instrText xml:space="preserve"> SEQ Figure \* ARABIC </w:instrText>
      </w:r>
      <w:r>
        <w:fldChar w:fldCharType="separate"/>
      </w:r>
      <w:r w:rsidR="00D0263B">
        <w:rPr>
          <w:noProof/>
        </w:rPr>
        <w:t>2</w:t>
      </w:r>
      <w:r>
        <w:fldChar w:fldCharType="end"/>
      </w:r>
      <w:bookmarkEnd w:id="17"/>
      <w:r>
        <w:t>.</w:t>
      </w:r>
      <w:proofErr w:type="gramEnd"/>
      <w:r>
        <w:t xml:space="preserve"> </w:t>
      </w:r>
      <w:proofErr w:type="gramStart"/>
      <w:r>
        <w:t>A simplified class diagram representing the DWAN model.</w:t>
      </w:r>
      <w:bookmarkEnd w:id="18"/>
      <w:proofErr w:type="gramEnd"/>
    </w:p>
    <w:p w14:paraId="689EF1F2" w14:textId="77777777" w:rsidR="00D0263B" w:rsidRDefault="00D0263B" w:rsidP="00AD007D">
      <w:pPr>
        <w:ind w:firstLine="284"/>
        <w:jc w:val="both"/>
      </w:pPr>
    </w:p>
    <w:p w14:paraId="7C9DB64B" w14:textId="0952A04C" w:rsidR="009247B1" w:rsidRDefault="00AD007D" w:rsidP="00AD007D">
      <w:pPr>
        <w:ind w:firstLine="284"/>
        <w:jc w:val="both"/>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w:t>
      </w:r>
      <w:proofErr w:type="gramStart"/>
      <w:r w:rsidR="00BB2862">
        <w:t xml:space="preserve">concepts </w:t>
      </w:r>
      <w:r w:rsidR="003D4AD9">
        <w:t xml:space="preserve"> </w:t>
      </w:r>
      <w:r w:rsidR="00BB2862">
        <w:t>is</w:t>
      </w:r>
      <w:proofErr w:type="gramEnd"/>
      <w:r w:rsidR="00BB2862">
        <w:t xml:space="preserve"> build in a natural way. </w:t>
      </w:r>
      <w:r>
        <w:t xml:space="preserve">The targets of DWAN model correspond to the instances of the open annotation </w:t>
      </w:r>
      <w:proofErr w:type="gramStart"/>
      <w:r>
        <w:t xml:space="preserve">class  </w:t>
      </w:r>
      <w:r w:rsidR="0096047B">
        <w:rPr>
          <w:rStyle w:val="HTML-kod"/>
        </w:rPr>
        <w:t>oa:SpecificResource</w:t>
      </w:r>
      <w:proofErr w:type="gramEnd"/>
      <w:r w:rsidR="0096047B">
        <w:rPr>
          <w:rStyle w:val="HTML-kod"/>
        </w:rPr>
        <w:t xml:space="preserve">, </w:t>
      </w:r>
      <w:r w:rsidR="0096047B">
        <w:t xml:space="preserve">see </w:t>
      </w:r>
      <w:r w:rsidR="0096047B">
        <w:fldChar w:fldCharType="begin"/>
      </w:r>
      <w:r w:rsidR="0096047B">
        <w:instrText xml:space="preserve"> REF _Ref274312672 \h </w:instrText>
      </w:r>
      <w:r w:rsidR="0096047B">
        <w:fldChar w:fldCharType="separate"/>
      </w:r>
      <w:r w:rsidR="00164BCD">
        <w:t xml:space="preserve">Figure </w:t>
      </w:r>
      <w:r w:rsidR="00164BCD">
        <w:rPr>
          <w:noProof/>
        </w:rPr>
        <w:t>3</w:t>
      </w:r>
      <w:r w:rsidR="0096047B">
        <w:fldChar w:fldCharType="end"/>
      </w:r>
      <w:r w:rsidR="0096047B">
        <w:t>. M</w:t>
      </w:r>
      <w:r w:rsidR="009247B1">
        <w:t xml:space="preserve">ultiple target sources are represented as instances of </w:t>
      </w:r>
      <w:r w:rsidR="009247B1">
        <w:rPr>
          <w:rStyle w:val="HTML-kod"/>
        </w:rPr>
        <w:t>oa</w:t>
      </w:r>
      <w:proofErr w:type="gramStart"/>
      <w:r w:rsidR="009247B1">
        <w:rPr>
          <w:rStyle w:val="HTML-kod"/>
        </w:rPr>
        <w:t>:Composite</w:t>
      </w:r>
      <w:proofErr w:type="gramEnd"/>
      <w:r w:rsidR="009247B1">
        <w:t xml:space="preserve">. Each of </w:t>
      </w:r>
      <w:r w:rsidR="009247B1">
        <w:rPr>
          <w:rStyle w:val="HTML-kod"/>
        </w:rPr>
        <w:t>oa</w:t>
      </w:r>
      <w:proofErr w:type="gramStart"/>
      <w:r w:rsidR="009247B1">
        <w:rPr>
          <w:rStyle w:val="HTML-kod"/>
        </w:rPr>
        <w:t>:item</w:t>
      </w:r>
      <w:proofErr w:type="gramEnd"/>
      <w:r w:rsidR="009247B1">
        <w:t xml:space="preserve"> of the composite is either an instance of </w:t>
      </w:r>
      <w:r w:rsidR="009247B1">
        <w:rPr>
          <w:rStyle w:val="HTML-kod"/>
        </w:rPr>
        <w:t>oa:SpecificResource</w:t>
      </w:r>
      <w:r w:rsidR="009247B1">
        <w:t xml:space="preserve"> or </w:t>
      </w:r>
      <w:r w:rsidR="009247B1">
        <w:rPr>
          <w:rStyle w:val="HTML-kod"/>
        </w:rPr>
        <w:t>oa:Composite</w:t>
      </w:r>
      <w:r w:rsidR="009247B1">
        <w:t xml:space="preserve">. </w:t>
      </w:r>
    </w:p>
    <w:p w14:paraId="05ECB7F4" w14:textId="03A4DDBE" w:rsidR="009247B1" w:rsidRDefault="009247B1" w:rsidP="004C2791">
      <w:pPr>
        <w:ind w:firstLine="284"/>
        <w:jc w:val="both"/>
        <w:rPr>
          <w:rFonts w:eastAsia="Times New Roman"/>
          <w:lang w:val="en-US" w:eastAsia="en-US"/>
        </w:rPr>
      </w:pPr>
      <w:proofErr w:type="gramStart"/>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w:t>
      </w:r>
      <w:proofErr w:type="gramEnd"/>
      <w:r w:rsidRPr="009247B1">
        <w:rPr>
          <w:lang w:val="en-US" w:eastAsia="en-US"/>
        </w:rPr>
        <w:t xml:space="preserve">, </w:t>
      </w:r>
      <w:proofErr w:type="gramStart"/>
      <w:r w:rsidRPr="009247B1">
        <w:rPr>
          <w:lang w:val="en-US" w:eastAsia="en-US"/>
        </w:rPr>
        <w:t>see the figure above</w:t>
      </w:r>
      <w:proofErr w:type="gramEnd"/>
      <w:r w:rsidRPr="009247B1">
        <w:rPr>
          <w:lang w:val="en-US" w:eastAsia="en-US"/>
        </w:rPr>
        <w:t xml:space="preserve">. The properties </w:t>
      </w:r>
      <w:r w:rsidRPr="009247B1">
        <w:rPr>
          <w:rFonts w:ascii="Courier" w:hAnsi="Courier" w:cs="Courier"/>
          <w:sz w:val="20"/>
          <w:szCs w:val="20"/>
          <w:lang w:val="en-US" w:eastAsia="en-US"/>
        </w:rPr>
        <w:t>oa</w:t>
      </w:r>
      <w:proofErr w:type="gramStart"/>
      <w:r w:rsidRPr="009247B1">
        <w:rPr>
          <w:rFonts w:ascii="Courier" w:hAnsi="Courier" w:cs="Courier"/>
          <w:sz w:val="20"/>
          <w:szCs w:val="20"/>
          <w:lang w:val="en-US" w:eastAsia="en-US"/>
        </w:rPr>
        <w:t>:hasState</w:t>
      </w:r>
      <w:proofErr w:type="gramEnd"/>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w:t>
      </w:r>
      <w:proofErr w:type="gramStart"/>
      <w:r w:rsidRPr="009247B1">
        <w:rPr>
          <w:rFonts w:ascii="Courier" w:hAnsi="Courier" w:cs="Courier"/>
          <w:sz w:val="20"/>
          <w:szCs w:val="20"/>
          <w:lang w:val="en-US" w:eastAsia="en-US"/>
        </w:rPr>
        <w:t>:format</w:t>
      </w:r>
      <w:proofErr w:type="gram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ins w:id="19" w:author="Twan Goosen" w:date="2014-09-26T09:58:00Z">
        <w:r w:rsidR="00177779">
          <w:rPr>
            <w:rStyle w:val="Fotnotsreferens"/>
            <w:rFonts w:eastAsia="Times New Roman"/>
            <w:lang w:val="en-US" w:eastAsia="en-US"/>
          </w:rPr>
          <w:footnoteReference w:id="7"/>
        </w:r>
      </w:ins>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w:t>
      </w:r>
      <w:proofErr w:type="gramStart"/>
      <w:r w:rsidRPr="009247B1">
        <w:rPr>
          <w:rFonts w:ascii="Courier" w:hAnsi="Courier" w:cs="Courier"/>
          <w:sz w:val="20"/>
          <w:szCs w:val="20"/>
          <w:lang w:val="en-US" w:eastAsia="en-US"/>
        </w:rPr>
        <w:t>:type</w:t>
      </w:r>
      <w:proofErr w:type="gramEnd"/>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w:t>
      </w:r>
      <w:proofErr w:type="gramStart"/>
      <w:r w:rsidRPr="00FB2683">
        <w:rPr>
          <w:rFonts w:ascii="Courier" w:eastAsia="Times New Roman" w:hAnsi="Courier"/>
          <w:sz w:val="20"/>
          <w:szCs w:val="20"/>
          <w:lang w:val="en-US" w:eastAsia="en-US"/>
        </w:rPr>
        <w:t>:format</w:t>
      </w:r>
      <w:proofErr w:type="gramEnd"/>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1F412399" w14:textId="77777777" w:rsidR="00D0263B" w:rsidRDefault="00D0263B" w:rsidP="004C2791">
      <w:pPr>
        <w:ind w:firstLine="284"/>
        <w:jc w:val="both"/>
        <w:rPr>
          <w:rFonts w:eastAsia="Times New Roman" w:cs="Times New Roman"/>
        </w:rPr>
      </w:pPr>
    </w:p>
    <w:p w14:paraId="20FF5A02" w14:textId="77777777" w:rsidR="00D0263B" w:rsidRDefault="00D0263B" w:rsidP="004C2791">
      <w:pPr>
        <w:ind w:firstLine="284"/>
        <w:jc w:val="both"/>
        <w:rPr>
          <w:rFonts w:eastAsia="Times New Roman" w:cs="Times New Roman"/>
        </w:rPr>
      </w:pPr>
    </w:p>
    <w:p w14:paraId="6559B90C" w14:textId="180391BD" w:rsidR="009247B1" w:rsidRDefault="009247B1" w:rsidP="004C2791">
      <w:pPr>
        <w:ind w:firstLine="284"/>
        <w:jc w:val="both"/>
        <w:rPr>
          <w:rFonts w:eastAsia="Times New Roman" w:cs="Times New Roman"/>
        </w:rPr>
      </w:pPr>
      <w:r>
        <w:rPr>
          <w:rFonts w:eastAsia="Times New Roman" w:cs="Times New Roman"/>
        </w:rPr>
        <w:t>A p</w:t>
      </w:r>
      <w:r w:rsidR="00D0263B">
        <w:rPr>
          <w:noProof/>
          <w:lang w:val="sv-SE"/>
        </w:rPr>
        <w:drawing>
          <wp:anchor distT="0" distB="0" distL="114300" distR="114300" simplePos="0" relativeHeight="251662336" behindDoc="0" locked="0" layoutInCell="1" allowOverlap="1" wp14:anchorId="096CA025" wp14:editId="1A7540BC">
            <wp:simplePos x="0" y="0"/>
            <wp:positionH relativeFrom="column">
              <wp:posOffset>4445</wp:posOffset>
            </wp:positionH>
            <wp:positionV relativeFrom="margin">
              <wp:align>top</wp:align>
            </wp:positionV>
            <wp:extent cx="5626735" cy="4567555"/>
            <wp:effectExtent l="0" t="0" r="1206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3">
                      <a:extLst>
                        <a:ext uri="{28A0092B-C50C-407E-A947-70E740481C1C}">
                          <a14:useLocalDpi xmlns:a14="http://schemas.microsoft.com/office/drawing/2010/main" val="0"/>
                        </a:ext>
                      </a:extLst>
                    </a:blip>
                    <a:stretch>
                      <a:fillRect/>
                    </a:stretch>
                  </pic:blipFill>
                  <pic:spPr>
                    <a:xfrm>
                      <a:off x="0" y="0"/>
                      <a:ext cx="5626735" cy="45675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rPr>
        <w:t>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4" w:history="1">
        <w:r>
          <w:rPr>
            <w:rStyle w:val="Hyperl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w:t>
      </w:r>
      <w:proofErr w:type="gramStart"/>
      <w:r>
        <w:rPr>
          <w:rFonts w:eastAsia="Times New Roman" w:cs="Times New Roman"/>
        </w:rPr>
        <w:t>property which</w:t>
      </w:r>
      <w:proofErr w:type="gramEnd"/>
      <w:r>
        <w:rPr>
          <w:rFonts w:eastAsia="Times New Roman" w:cs="Times New Roman"/>
        </w:rPr>
        <w:t xml:space="preserve"> can be used to define permission types (reader, writer) directly. For now, permissions are represented via property </w:t>
      </w:r>
      <w:r>
        <w:rPr>
          <w:rStyle w:val="HTML-kod"/>
        </w:rPr>
        <w:t>foaf</w:t>
      </w:r>
      <w:proofErr w:type="gramStart"/>
      <w:r>
        <w:rPr>
          <w:rStyle w:val="HTML-kod"/>
        </w:rPr>
        <w:t>:topic</w:t>
      </w:r>
      <w:proofErr w:type="gramEnd"/>
      <w:r>
        <w:rPr>
          <w:rStyle w:val="HTML-kod"/>
        </w:rPr>
        <w:t>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D0263B">
        <w:t xml:space="preserve">Figure </w:t>
      </w:r>
      <w:r w:rsidR="00D0263B">
        <w:rPr>
          <w:noProof/>
        </w:rPr>
        <w:t>5</w:t>
      </w:r>
      <w:r w:rsidR="00D0263B">
        <w:rPr>
          <w:rFonts w:eastAsia="Times New Roman" w:cs="Times New Roman"/>
        </w:rPr>
        <w:fldChar w:fldCharType="end"/>
      </w:r>
      <w:r w:rsidR="00D0263B">
        <w:rPr>
          <w:rFonts w:eastAsia="Times New Roman" w:cs="Times New Roman"/>
        </w:rPr>
        <w:t>.</w:t>
      </w:r>
    </w:p>
    <w:p w14:paraId="62CB1A83" w14:textId="77777777" w:rsidR="0096047B" w:rsidRDefault="008B40E3" w:rsidP="0096047B">
      <w:pPr>
        <w:keepNext/>
        <w:ind w:firstLine="284"/>
        <w:jc w:val="both"/>
      </w:pPr>
      <w:r>
        <w:rPr>
          <w:rFonts w:eastAsia="Times New Roman"/>
          <w:noProof/>
          <w:lang w:val="sv-SE"/>
        </w:rPr>
        <w:drawing>
          <wp:inline distT="0" distB="0" distL="0" distR="0" wp14:anchorId="708C52F1" wp14:editId="4E9EFB01">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6FAA9B3" w14:textId="14B0A971" w:rsidR="00FB2683" w:rsidRPr="009247B1" w:rsidRDefault="0096047B" w:rsidP="0096047B">
      <w:pPr>
        <w:pStyle w:val="Beskrivning"/>
        <w:jc w:val="both"/>
      </w:pPr>
      <w:bookmarkStart w:id="20" w:name="_Ref274571314"/>
      <w:proofErr w:type="gramStart"/>
      <w:r>
        <w:t xml:space="preserve">Figure </w:t>
      </w:r>
      <w:r>
        <w:fldChar w:fldCharType="begin"/>
      </w:r>
      <w:r>
        <w:instrText xml:space="preserve"> SEQ Figure \* ARABIC </w:instrText>
      </w:r>
      <w:r>
        <w:fldChar w:fldCharType="separate"/>
      </w:r>
      <w:r w:rsidR="00D0263B">
        <w:rPr>
          <w:noProof/>
        </w:rPr>
        <w:t>5</w:t>
      </w:r>
      <w:r>
        <w:fldChar w:fldCharType="end"/>
      </w:r>
      <w:bookmarkEnd w:id="20"/>
      <w:r>
        <w:t>.</w:t>
      </w:r>
      <w:proofErr w:type="gramEnd"/>
      <w:r>
        <w:t xml:space="preserve"> </w:t>
      </w:r>
      <w:proofErr w:type="gramStart"/>
      <w:r>
        <w:t>Example of an OA representation.</w:t>
      </w:r>
      <w:proofErr w:type="gramEnd"/>
      <w:r>
        <w:t xml:space="preserve"> Principal.</w:t>
      </w:r>
    </w:p>
    <w:p w14:paraId="6ECE9413" w14:textId="77777777" w:rsidR="008B40E3" w:rsidRDefault="008B40E3" w:rsidP="004C2791">
      <w:pPr>
        <w:ind w:firstLine="284"/>
        <w:jc w:val="both"/>
      </w:pPr>
    </w:p>
    <w:p w14:paraId="0B9DC2D6" w14:textId="65DBD0E2" w:rsidR="009247B1" w:rsidRDefault="00FB2683" w:rsidP="004C2791">
      <w:pPr>
        <w:ind w:firstLine="284"/>
        <w:jc w:val="both"/>
      </w:pPr>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kod"/>
        </w:rPr>
        <w:t>oa</w:t>
      </w:r>
      <w:proofErr w:type="gramStart"/>
      <w:r>
        <w:rPr>
          <w:rStyle w:val="HTML-kod"/>
        </w:rPr>
        <w:t>:Composite</w:t>
      </w:r>
      <w:proofErr w:type="gramEnd"/>
      <w:r>
        <w:t>. Any element and any attribute of the body becomes an oa</w:t>
      </w:r>
      <w:proofErr w:type="gramStart"/>
      <w:r>
        <w:t>:item</w:t>
      </w:r>
      <w:proofErr w:type="gramEnd"/>
      <w:r>
        <w:t xml:space="preserve"> of the body. If an element has sub-elements, it is an instance of oa</w:t>
      </w:r>
      <w:proofErr w:type="gramStart"/>
      <w:r>
        <w:t>:Composite</w:t>
      </w:r>
      <w:proofErr w:type="gramEnd"/>
      <w:r>
        <w:t xml:space="preserve"> as well, etc. An attribute or an element with now sub-elements has one of the dc</w:t>
      </w:r>
      <w:proofErr w:type="gramStart"/>
      <w:ins w:id="21" w:author="Menzo windhouwer" w:date="2014-09-26T11:24:00Z">
        <w:r w:rsidR="00253D78">
          <w:t>:</w:t>
        </w:r>
      </w:ins>
      <w:r>
        <w:t>types</w:t>
      </w:r>
      <w:proofErr w:type="gramEnd"/>
      <w:r>
        <w:t xml:space="preserve"> and one of the dc:formats, and possibly additional relevant properties, such as </w:t>
      </w:r>
      <w:r>
        <w:rPr>
          <w:rStyle w:val="HTML-kod"/>
        </w:rPr>
        <w:t>cnt:chars</w:t>
      </w:r>
      <w:r>
        <w:t xml:space="preserve"> for text values.</w:t>
      </w:r>
    </w:p>
    <w:p w14:paraId="4F81C923" w14:textId="77777777" w:rsidR="000F39F5" w:rsidRDefault="000F39F5" w:rsidP="004C2791">
      <w:pPr>
        <w:ind w:firstLine="284"/>
        <w:jc w:val="both"/>
      </w:pPr>
    </w:p>
    <w:p w14:paraId="410E3635" w14:textId="77777777" w:rsidR="000F39F5" w:rsidRDefault="000F39F5" w:rsidP="004C2791">
      <w:pPr>
        <w:ind w:firstLine="284"/>
        <w:jc w:val="both"/>
      </w:pPr>
    </w:p>
    <w:p w14:paraId="594257B5" w14:textId="77777777" w:rsidR="000F39F5" w:rsidRDefault="000F39F5" w:rsidP="004C2791">
      <w:pPr>
        <w:ind w:firstLine="284"/>
        <w:jc w:val="both"/>
      </w:pPr>
    </w:p>
    <w:p w14:paraId="612BAD64" w14:textId="77777777" w:rsidR="000F39F5" w:rsidRDefault="000F39F5" w:rsidP="004C2791">
      <w:pPr>
        <w:ind w:firstLine="284"/>
        <w:jc w:val="both"/>
      </w:pPr>
    </w:p>
    <w:p w14:paraId="63A7D215" w14:textId="77777777" w:rsidR="000F39F5" w:rsidRDefault="000F39F5" w:rsidP="004C2791">
      <w:pPr>
        <w:ind w:firstLine="284"/>
        <w:jc w:val="both"/>
      </w:pPr>
    </w:p>
    <w:p w14:paraId="38335A07" w14:textId="77777777" w:rsidR="000F39F5" w:rsidRDefault="000F39F5" w:rsidP="004C2791">
      <w:pPr>
        <w:ind w:firstLine="284"/>
        <w:jc w:val="both"/>
      </w:pPr>
    </w:p>
    <w:p w14:paraId="251195B0" w14:textId="77777777" w:rsidR="000F39F5" w:rsidRDefault="000F39F5" w:rsidP="004C2791">
      <w:pPr>
        <w:ind w:firstLine="284"/>
        <w:jc w:val="both"/>
      </w:pPr>
    </w:p>
    <w:p w14:paraId="2EA83DEE" w14:textId="77777777" w:rsidR="000F39F5" w:rsidRDefault="000F39F5" w:rsidP="004C2791">
      <w:pPr>
        <w:ind w:firstLine="284"/>
        <w:jc w:val="both"/>
      </w:pPr>
    </w:p>
    <w:p w14:paraId="0256A529" w14:textId="77777777" w:rsidR="009B54F3" w:rsidRPr="00FC5A7C" w:rsidRDefault="009B54F3" w:rsidP="000F39F5">
      <w:pPr>
        <w:pStyle w:val="Rubrik2"/>
        <w:tabs>
          <w:tab w:val="clear" w:pos="227"/>
          <w:tab w:val="num" w:pos="170"/>
        </w:tabs>
        <w:ind w:left="0" w:firstLine="284"/>
        <w:jc w:val="both"/>
      </w:pPr>
      <w:bookmarkStart w:id="22" w:name="_Toc274571973"/>
      <w:r w:rsidRPr="00FC5A7C">
        <w:t>DWAN Backend</w:t>
      </w:r>
      <w:bookmarkEnd w:id="22"/>
    </w:p>
    <w:p w14:paraId="25327AD1" w14:textId="77777777" w:rsidR="009B54F3" w:rsidRPr="00AC51E7" w:rsidRDefault="009B54F3" w:rsidP="000F39F5">
      <w:pPr>
        <w:pStyle w:val="Rubrik3"/>
        <w:ind w:left="663" w:firstLine="284"/>
        <w:jc w:val="both"/>
      </w:pPr>
      <w:bookmarkStart w:id="23" w:name="_Toc274571974"/>
      <w:r w:rsidRPr="00AC51E7">
        <w:t>Architecture</w:t>
      </w:r>
      <w:bookmarkEnd w:id="23"/>
    </w:p>
    <w:p w14:paraId="1C9E7AEC" w14:textId="77777777" w:rsidR="009B54F3" w:rsidRDefault="009B54F3" w:rsidP="000F39F5">
      <w:pPr>
        <w:ind w:firstLine="284"/>
        <w:jc w:val="both"/>
      </w:pPr>
    </w:p>
    <w:p w14:paraId="4C40BC86" w14:textId="77777777" w:rsidR="0096047B" w:rsidRDefault="009B54F3" w:rsidP="0096047B">
      <w:pPr>
        <w:keepNext/>
        <w:ind w:firstLine="284"/>
        <w:jc w:val="both"/>
      </w:pPr>
      <w:r>
        <w:rPr>
          <w:noProof/>
          <w:lang w:val="sv-SE"/>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4EDB0E76" w:rsidR="009B54F3" w:rsidRDefault="0096047B" w:rsidP="0096047B">
      <w:pPr>
        <w:pStyle w:val="Beskrivning"/>
        <w:jc w:val="both"/>
      </w:pPr>
      <w:proofErr w:type="gramStart"/>
      <w:r>
        <w:t xml:space="preserve">Figure </w:t>
      </w:r>
      <w:r>
        <w:fldChar w:fldCharType="begin"/>
      </w:r>
      <w:r>
        <w:instrText xml:space="preserve"> SEQ Figure \* ARABIC </w:instrText>
      </w:r>
      <w:r>
        <w:fldChar w:fldCharType="separate"/>
      </w:r>
      <w:r w:rsidR="00D0263B">
        <w:rPr>
          <w:noProof/>
        </w:rPr>
        <w:t>6</w:t>
      </w:r>
      <w:r>
        <w:fldChar w:fldCharType="end"/>
      </w:r>
      <w:r>
        <w:t>.</w:t>
      </w:r>
      <w:proofErr w:type="gramEnd"/>
      <w:r>
        <w:t xml:space="preserve"> The DWAN-backend architecture</w:t>
      </w:r>
    </w:p>
    <w:p w14:paraId="1BE747EC" w14:textId="77777777" w:rsidR="009B54F3" w:rsidRPr="00406B4D" w:rsidRDefault="009B54F3" w:rsidP="004C2791">
      <w:pPr>
        <w:pStyle w:val="Rubrik3"/>
        <w:ind w:firstLine="284"/>
        <w:jc w:val="both"/>
      </w:pPr>
      <w:bookmarkStart w:id="24" w:name="_Toc274571975"/>
      <w:r w:rsidRPr="00406B4D">
        <w:t>Database and Database Access Objects</w:t>
      </w:r>
      <w:bookmarkEnd w:id="24"/>
    </w:p>
    <w:p w14:paraId="7F2BB1E4" w14:textId="77777777" w:rsidR="00054EC0" w:rsidRDefault="009B54F3" w:rsidP="004C2791">
      <w:pPr>
        <w:ind w:firstLine="284"/>
        <w:jc w:val="both"/>
      </w:pPr>
      <w:r>
        <w:t xml:space="preserve">A PostgreSQL </w:t>
      </w:r>
      <w:r w:rsidR="00F40027">
        <w:t xml:space="preserve">relational </w:t>
      </w:r>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proofErr w:type="gramStart"/>
      <w:r w:rsidR="000019D0" w:rsidRPr="000019D0">
        <w:rPr>
          <w:i/>
        </w:rPr>
        <w:t>:id</w:t>
      </w:r>
      <w:proofErr w:type="gramEnd"/>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&lt;id&gt;, e.g.</w:t>
      </w:r>
    </w:p>
    <w:p w14:paraId="24DB64AC" w14:textId="77777777" w:rsidR="00054EC0" w:rsidRDefault="000019D0" w:rsidP="004C2791">
      <w:pPr>
        <w:ind w:firstLine="284"/>
        <w:jc w:val="both"/>
      </w:pPr>
      <w:r>
        <w:t xml:space="preserve"> </w:t>
      </w:r>
      <w:r w:rsidR="009B54F3" w:rsidRPr="000019D0">
        <w:rPr>
          <w:i/>
        </w:rPr>
        <w:t>https:/dasish.mpi.nl/api/annotations/e3c83</w:t>
      </w:r>
      <w:r w:rsidRPr="000019D0">
        <w:rPr>
          <w:i/>
        </w:rPr>
        <w:t>4f0-34c4-11e3-aa6e-0800200c9a66</w:t>
      </w:r>
      <w:r w:rsidR="009B54F3">
        <w:t xml:space="preserve">. </w:t>
      </w:r>
    </w:p>
    <w:p w14:paraId="12BEE8BA" w14:textId="0FB1EDCF" w:rsidR="009B54F3" w:rsidRDefault="000019D0" w:rsidP="00054EC0">
      <w:pPr>
        <w:jc w:val="both"/>
      </w:pPr>
      <w:r>
        <w:t xml:space="preserve">Each of five resource tables has its column </w:t>
      </w:r>
      <w:r w:rsidRPr="000019D0">
        <w:rPr>
          <w:i/>
        </w:rPr>
        <w:t xml:space="preserve">external </w:t>
      </w:r>
      <w:proofErr w:type="gramStart"/>
      <w:r w:rsidRPr="000019D0">
        <w:rPr>
          <w:i/>
        </w:rPr>
        <w:t>id</w:t>
      </w:r>
      <w:r>
        <w:t>, that</w:t>
      </w:r>
      <w:proofErr w:type="gramEnd"/>
      <w:r>
        <w:t xml:space="preserve">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pPr>
        <w:ind w:firstLine="284"/>
        <w:jc w:val="both"/>
      </w:pPr>
      <w:r>
        <w:t>Further</w:t>
      </w:r>
      <w:r w:rsidR="00F40027">
        <w:t>more</w:t>
      </w:r>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407C6503" w14:textId="6F59D43A" w:rsidR="009B54F3" w:rsidRDefault="009B54F3" w:rsidP="004C2791">
      <w:pPr>
        <w:ind w:firstLine="284"/>
        <w:jc w:val="both"/>
      </w:pPr>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xml:space="preserve">. By a basic operation we mean an </w:t>
      </w:r>
      <w:proofErr w:type="gramStart"/>
      <w:r>
        <w:t>operation which</w:t>
      </w:r>
      <w:proofErr w:type="gramEnd"/>
      <w:r>
        <w:t xml:space="preserve">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tnotsreferens"/>
          <w:i/>
        </w:rPr>
        <w:footnoteReference w:id="8"/>
      </w:r>
      <w:r w:rsidR="00F04E24">
        <w:t>, which utilises a JDBC</w:t>
      </w:r>
      <w:r w:rsidR="00A40CB4">
        <w:rPr>
          <w:rStyle w:val="Fotnotsreferens"/>
        </w:rPr>
        <w:footnoteReference w:id="9"/>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0EE4F656" w:rsidR="009B54F3" w:rsidRDefault="009B54F3" w:rsidP="004C2791">
      <w:pPr>
        <w:ind w:firstLine="284"/>
        <w:jc w:val="both"/>
      </w:pPr>
      <w:r>
        <w:t>Due to the presence of join tables there must be a mechanism that takes care</w:t>
      </w:r>
      <w:r w:rsidR="00F05B88">
        <w:t xml:space="preserve"> of</w:t>
      </w:r>
      <w:ins w:id="25" w:author="Twan Goosen" w:date="2014-09-26T10:04:00Z">
        <w:r w:rsidR="00F04E24">
          <w:t xml:space="preserve"> </w:t>
        </w:r>
      </w:ins>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w:t>
      </w:r>
      <w:proofErr w:type="gramStart"/>
      <w:r w:rsidR="00AE6512">
        <w:t>tables</w:t>
      </w:r>
      <w:proofErr w:type="gramEnd"/>
      <w:r w:rsidR="00AE6512">
        <w:t xml:space="preserve">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t xml:space="preserve"> </w:t>
      </w:r>
      <w:proofErr w:type="gramStart"/>
      <w:r>
        <w:t>which</w:t>
      </w:r>
      <w:proofErr w:type="gramEnd"/>
      <w:r>
        <w:t xml:space="preserve">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25404D01" w14:textId="04EFEA76"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5E5389EC" w14:textId="77777777" w:rsidR="009B54F3" w:rsidRPr="00AC51E7" w:rsidRDefault="009B54F3" w:rsidP="004C2791">
      <w:pPr>
        <w:pStyle w:val="Rubrik3"/>
        <w:ind w:firstLine="284"/>
        <w:jc w:val="both"/>
      </w:pPr>
      <w:bookmarkStart w:id="26" w:name="_Toc274571976"/>
      <w:r w:rsidRPr="00AC51E7">
        <w:t>REST Application Programming Interface</w:t>
      </w:r>
      <w:bookmarkEnd w:id="26"/>
    </w:p>
    <w:p w14:paraId="1B12D0F5" w14:textId="0C5DE65A" w:rsidR="009B54F3" w:rsidRPr="00AC51E7" w:rsidRDefault="009B54F3" w:rsidP="004C2791">
      <w:pPr>
        <w:ind w:firstLine="284"/>
        <w:jc w:val="both"/>
      </w:pPr>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w:t>
      </w:r>
      <w:proofErr w:type="gramStart"/>
      <w:r w:rsidRPr="00AC51E7">
        <w:t>requests which</w:t>
      </w:r>
      <w:proofErr w:type="gramEnd"/>
      <w:r w:rsidRPr="00AC51E7">
        <w:t xml:space="preserve"> the server must recognise and respond </w:t>
      </w:r>
      <w:r w:rsidR="00513368">
        <w:t xml:space="preserve">to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3BE7153B" w14:textId="33AC9B5E" w:rsidR="009B54F3" w:rsidRPr="00AC51E7" w:rsidRDefault="005A7AC1" w:rsidP="004C2791">
      <w:pPr>
        <w:ind w:firstLine="284"/>
        <w:jc w:val="both"/>
      </w:pPr>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0D6615E2"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w:t>
      </w:r>
      <w:proofErr w:type="gramStart"/>
      <w:r w:rsidRPr="00AC51E7">
        <w:t>. g</w:t>
      </w:r>
      <w:proofErr w:type="gramEnd"/>
      <w:r w:rsidRPr="00AC51E7">
        <w:t xml:space="preserve">.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164BCD">
        <w:t xml:space="preserve">Table </w:t>
      </w:r>
      <w:r w:rsidR="00164BCD">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Beskrivning"/>
        <w:keepNext/>
      </w:pPr>
      <w:bookmarkStart w:id="27" w:name="_Ref274312902"/>
      <w:proofErr w:type="gramStart"/>
      <w:r>
        <w:t xml:space="preserve">Table </w:t>
      </w:r>
      <w:r>
        <w:fldChar w:fldCharType="begin"/>
      </w:r>
      <w:r>
        <w:instrText xml:space="preserve"> SEQ Table \* ARABIC </w:instrText>
      </w:r>
      <w:r>
        <w:fldChar w:fldCharType="separate"/>
      </w:r>
      <w:r w:rsidR="00164BCD">
        <w:rPr>
          <w:noProof/>
        </w:rPr>
        <w:t>2</w:t>
      </w:r>
      <w:r>
        <w:fldChar w:fldCharType="end"/>
      </w:r>
      <w:bookmarkEnd w:id="27"/>
      <w:r>
        <w:t>.</w:t>
      </w:r>
      <w:proofErr w:type="gramEnd"/>
      <w:r>
        <w:t xml:space="preserve">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notation</w:t>
            </w:r>
            <w:proofErr w:type="gramEnd"/>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meaning</w:t>
            </w:r>
            <w:proofErr w:type="gramEnd"/>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proofErr w:type="gramStart"/>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roofErr w:type="gramEnd"/>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annotation</w:t>
            </w:r>
            <w:proofErr w:type="gramEnd"/>
            <w:r w:rsidRPr="003A28CF">
              <w:rPr>
                <w:rFonts w:ascii="Times" w:eastAsia="Times New Roman" w:hAnsi="Times" w:cs="Times New Roman"/>
                <w:sz w:val="22"/>
                <w:szCs w:val="22"/>
              </w:rPr>
              <w:t xml:space="preserve">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cid</w:t>
            </w:r>
            <w:proofErr w:type="gramEnd"/>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cached</w:t>
            </w:r>
            <w:proofErr w:type="gramEnd"/>
            <w:r w:rsidRPr="003A28CF">
              <w:rPr>
                <w:rFonts w:ascii="Times" w:eastAsia="Times New Roman" w:hAnsi="Times" w:cs="Times New Roman"/>
                <w:sz w:val="22"/>
                <w:szCs w:val="22"/>
              </w:rPr>
              <w:t>-representation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datetime</w:t>
            </w:r>
            <w:proofErr w:type="gramEnd"/>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date</w:t>
            </w:r>
            <w:proofErr w:type="gramEnd"/>
            <w:r w:rsidRPr="003A28CF">
              <w:rPr>
                <w:rFonts w:ascii="Times" w:eastAsia="Times New Roman" w:hAnsi="Times" w:cs="Times New Roman"/>
                <w:sz w:val="22"/>
                <w:szCs w:val="22"/>
              </w:rPr>
              <w:t xml:space="preserv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7"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nid</w:t>
            </w:r>
            <w:proofErr w:type="gramEnd"/>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notebook</w:t>
            </w:r>
            <w:proofErr w:type="gramEnd"/>
            <w:r w:rsidRPr="003A28CF">
              <w:rPr>
                <w:rFonts w:ascii="Times" w:eastAsia="Times New Roman" w:hAnsi="Times" w:cs="Times New Roman"/>
                <w:sz w:val="22"/>
                <w:szCs w:val="22"/>
              </w:rPr>
              <w:t xml:space="preserve">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prefix</w:t>
            </w:r>
            <w:proofErr w:type="gramEnd"/>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the</w:t>
            </w:r>
            <w:proofErr w:type="gramEnd"/>
            <w:r w:rsidRPr="003A28CF">
              <w:rPr>
                <w:rFonts w:ascii="Times" w:eastAsia="Times New Roman" w:hAnsi="Times" w:cs="Times New Roman"/>
                <w:sz w:val="22"/>
                <w:szCs w:val="22"/>
              </w:rPr>
              <w:t xml:space="preserv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tid</w:t>
            </w:r>
            <w:proofErr w:type="gramEnd"/>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target</w:t>
            </w:r>
            <w:proofErr w:type="gramEnd"/>
            <w:r w:rsidRPr="003A28CF">
              <w:rPr>
                <w:rFonts w:ascii="Times" w:eastAsia="Times New Roman" w:hAnsi="Times" w:cs="Times New Roman"/>
                <w:sz w:val="22"/>
                <w:szCs w:val="22"/>
              </w:rPr>
              <w:t xml:space="preserve">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text</w:t>
            </w:r>
            <w:proofErr w:type="gramEnd"/>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some</w:t>
            </w:r>
            <w:proofErr w:type="gramEnd"/>
            <w:r w:rsidRPr="003A28CF">
              <w:rPr>
                <w:rFonts w:ascii="Times" w:eastAsia="Times New Roman" w:hAnsi="Times" w:cs="Times New Roman"/>
                <w:sz w:val="22"/>
                <w:szCs w:val="22"/>
              </w:rPr>
              <w:t xml:space="preserv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prid</w:t>
            </w:r>
            <w:proofErr w:type="gramEnd"/>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principal's</w:t>
            </w:r>
            <w:proofErr w:type="gramEnd"/>
            <w:r w:rsidRPr="003A28CF">
              <w:rPr>
                <w:rFonts w:ascii="Times" w:eastAsia="Times New Roman" w:hAnsi="Times" w:cs="Times New Roman"/>
                <w:sz w:val="22"/>
                <w:szCs w:val="22"/>
              </w:rPr>
              <w:t xml:space="preserve">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8"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w:t>
            </w:r>
            <w:proofErr w:type="gramEnd"/>
            <w:r w:rsidRPr="003A28CF">
              <w:rPr>
                <w:rFonts w:ascii="Times" w:eastAsia="Times New Roman" w:hAnsi="Times" w:cs="Times New Roman"/>
                <w:sz w:val="22"/>
                <w:szCs w:val="22"/>
              </w:rPr>
              <w:t xml:space="preserve">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p w14:paraId="6C2130F2" w14:textId="240DA19E" w:rsidR="0096047B" w:rsidRDefault="0096047B" w:rsidP="0096047B">
      <w:pPr>
        <w:pStyle w:val="Beskrivning"/>
        <w:keepNext/>
      </w:pPr>
      <w:proofErr w:type="gramStart"/>
      <w:r>
        <w:t xml:space="preserve">Table </w:t>
      </w:r>
      <w:r>
        <w:fldChar w:fldCharType="begin"/>
      </w:r>
      <w:r>
        <w:instrText xml:space="preserve"> SEQ Table \* ARABIC </w:instrText>
      </w:r>
      <w:r>
        <w:fldChar w:fldCharType="separate"/>
      </w:r>
      <w:r w:rsidR="00164BCD">
        <w:rPr>
          <w:noProof/>
        </w:rPr>
        <w:t>3</w:t>
      </w:r>
      <w:r>
        <w:fldChar w:fldCharType="end"/>
      </w:r>
      <w:r>
        <w:t>.</w:t>
      </w:r>
      <w:proofErr w:type="gramEnd"/>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w:t>
            </w:r>
            <w:proofErr w:type="gramStart"/>
            <w:r w:rsidR="009B54F3" w:rsidRPr="00793B08">
              <w:rPr>
                <w:rFonts w:ascii="Times" w:eastAsia="Times New Roman" w:hAnsi="Times" w:cs="Times New Roman"/>
                <w:sz w:val="22"/>
                <w:szCs w:val="22"/>
              </w:rPr>
              <w:t>;</w:t>
            </w:r>
            <w:proofErr w:type="gramEnd"/>
            <w:r w:rsidR="009B54F3" w:rsidRPr="00793B08">
              <w:rPr>
                <w:rFonts w:ascii="Times" w:eastAsia="Times New Roman" w:hAnsi="Times" w:cs="Times New Roman"/>
                <w:sz w:val="22"/>
                <w:szCs w:val="22"/>
              </w:rPr>
              <w:t xml:space="preserve">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w:t>
            </w:r>
            <w:proofErr w:type="gramStart"/>
            <w:r w:rsidRPr="00793B08">
              <w:rPr>
                <w:rFonts w:ascii="Times" w:eastAsia="Times New Roman" w:hAnsi="Times" w:cs="Times New Roman"/>
                <w:sz w:val="22"/>
                <w:szCs w:val="22"/>
              </w:rPr>
              <w:t>?email</w:t>
            </w:r>
            <w:proofErr w:type="gramEnd"/>
            <w:r w:rsidRPr="00793B08">
              <w:rPr>
                <w:rFonts w:ascii="Times" w:eastAsia="Times New Roman" w:hAnsi="Times" w:cs="Times New Roman"/>
                <w:sz w:val="22"/>
                <w:szCs w:val="22"/>
              </w:rPr>
              <w:t>=</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8" w:name="user-content-annotations"/>
      <w:bookmarkEnd w:id="28"/>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proofErr w:type="gramStart"/>
      <w:r w:rsidRPr="00AC51E7">
        <w:rPr>
          <w:rFonts w:ascii="Times" w:hAnsi="Times" w:cs="Times New Roman"/>
          <w:b/>
          <w:bCs/>
          <w:szCs w:val="20"/>
        </w:rPr>
        <w:t>api</w:t>
      </w:r>
      <w:proofErr w:type="gramEnd"/>
      <w:r w:rsidRPr="00AC51E7">
        <w:rPr>
          <w:rFonts w:ascii="Times" w:hAnsi="Times" w:cs="Times New Roman"/>
          <w:b/>
          <w:bCs/>
          <w:szCs w:val="20"/>
        </w:rPr>
        <w:t>/annotations</w:t>
      </w:r>
    </w:p>
    <w:p w14:paraId="7B8005C1" w14:textId="384774F2" w:rsidR="0096047B" w:rsidRDefault="0096047B" w:rsidP="0096047B">
      <w:pPr>
        <w:pStyle w:val="Beskrivning"/>
        <w:keepNext/>
      </w:pPr>
      <w:proofErr w:type="gramStart"/>
      <w:r>
        <w:t xml:space="preserve">Table </w:t>
      </w:r>
      <w:r>
        <w:fldChar w:fldCharType="begin"/>
      </w:r>
      <w:r>
        <w:instrText xml:space="preserve"> SEQ Table \* ARABIC </w:instrText>
      </w:r>
      <w:r>
        <w:fldChar w:fldCharType="separate"/>
      </w:r>
      <w:r w:rsidR="00164BCD">
        <w:rPr>
          <w:noProof/>
        </w:rPr>
        <w:t>4</w:t>
      </w:r>
      <w:r>
        <w:fldChar w:fldCharType="end"/>
      </w:r>
      <w:r>
        <w:t>.</w:t>
      </w:r>
      <w:proofErr w:type="gramEnd"/>
      <w:r>
        <w:t xml:space="preserve"> </w:t>
      </w:r>
      <w:proofErr w:type="gramStart"/>
      <w:r>
        <w:t xml:space="preserve">API for resource </w:t>
      </w:r>
      <w:r w:rsidRPr="0096047B">
        <w:rPr>
          <w:i/>
        </w:rPr>
        <w:t>Annotation</w:t>
      </w:r>
      <w:r>
        <w:t>.</w:t>
      </w:r>
      <w:proofErr w:type="gramEnd"/>
      <w:r>
        <w:t xml:space="preserve">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link</w:t>
            </w:r>
            <w:proofErr w:type="gramEnd"/>
            <w:r w:rsidRPr="006B0F8C">
              <w:rPr>
                <w:rFonts w:ascii="Times" w:eastAsia="Times New Roman" w:hAnsi="Times" w:cs="Times New Roman"/>
                <w:sz w:val="22"/>
                <w:szCs w:val="22"/>
              </w:rPr>
              <w:t>=</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proofErr w:type="gramEnd"/>
            <w:r w:rsidR="00F016F9">
              <w:rPr>
                <w:rFonts w:ascii="Times" w:eastAsia="Times New Roman" w:hAnsi="Times" w:cs="Times New Roman"/>
                <w:sz w:val="22"/>
                <w:szCs w:val="22"/>
              </w:rPr>
              <w:t>=[[</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commentRangeStart w:id="29"/>
            <w:proofErr w:type="gramStart"/>
            <w:r w:rsidRPr="006B0F8C">
              <w:rPr>
                <w:rFonts w:ascii="Times" w:eastAsia="Times New Roman" w:hAnsi="Times" w:cs="Times New Roman"/>
                <w:sz w:val="22"/>
                <w:szCs w:val="22"/>
              </w:rPr>
              <w:t>ns</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commentRangeEnd w:id="29"/>
            <w:r w:rsidR="00886765">
              <w:rPr>
                <w:rStyle w:val="Kommentarsreferens"/>
              </w:rPr>
              <w:commentReference w:id="29"/>
            </w:r>
            <w:r w:rsidRPr="006B0F8C">
              <w:rPr>
                <w:rFonts w:ascii="Times" w:eastAsia="Times New Roman" w:hAnsi="Times" w:cs="Times New Roman"/>
                <w:sz w:val="22"/>
                <w:szCs w:val="22"/>
              </w:rPr>
              <w:t>&amp;owner=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after</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before</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6884E49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r w:rsidR="00253D78">
              <w:rPr>
                <w:rFonts w:ascii="Times" w:eastAsia="Times New Roman" w:hAnsi="Times" w:cs="Times New Roman"/>
                <w:sz w:val="22"/>
                <w:szCs w:val="22"/>
              </w:rPr>
              <w:t xml:space="preserve"> annotations</w:t>
            </w:r>
            <w:r>
              <w:rPr>
                <w:rFonts w:ascii="Times" w:eastAsia="Times New Roman" w:hAnsi="Times" w:cs="Times New Roman"/>
                <w:sz w:val="22"/>
                <w:szCs w:val="22"/>
              </w:rPr>
              <w:t xml:space="preserve"> filtered </w:t>
            </w:r>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xml:space="preserve">. </w:t>
            </w:r>
            <w:proofErr w:type="gramStart"/>
            <w:r>
              <w:rPr>
                <w:rFonts w:ascii="Times" w:eastAsia="Times New Roman" w:hAnsi="Times" w:cs="Times New Roman"/>
                <w:sz w:val="22"/>
                <w:szCs w:val="22"/>
              </w:rPr>
              <w:t>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proofErr w:type="gramEnd"/>
            <w:r>
              <w:rPr>
                <w:rFonts w:ascii="Times" w:eastAsia="Times New Roman" w:hAnsi="Times" w:cs="Times New Roman"/>
                <w:sz w:val="22"/>
                <w:szCs w:val="22"/>
              </w:rPr>
              <w:t xml:space="preserve">, </w:t>
            </w:r>
            <w:proofErr w:type="gramStart"/>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proofErr w:type="gramEnd"/>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0385F27B" w14:textId="77777777" w:rsidR="009B54F3" w:rsidRPr="00560CE9" w:rsidRDefault="009B54F3" w:rsidP="009B54F3">
      <w:pPr>
        <w:spacing w:before="100" w:beforeAutospacing="1" w:after="100" w:afterAutospacing="1"/>
        <w:rPr>
          <w:rFonts w:ascii="Times" w:hAnsi="Times" w:cs="Times New Roman"/>
        </w:rPr>
      </w:pPr>
      <w:proofErr w:type="gramStart"/>
      <w:r w:rsidRPr="00560CE9">
        <w:rPr>
          <w:rFonts w:ascii="Times" w:hAnsi="Times" w:cs="Times New Roman"/>
          <w:b/>
          <w:bCs/>
        </w:rPr>
        <w:t>api</w:t>
      </w:r>
      <w:proofErr w:type="gramEnd"/>
      <w:r w:rsidRPr="00560CE9">
        <w:rPr>
          <w:rFonts w:ascii="Times" w:hAnsi="Times" w:cs="Times New Roman"/>
          <w:b/>
          <w:bCs/>
        </w:rPr>
        <w:t>/annotations/</w:t>
      </w:r>
      <w:r w:rsidRPr="00560CE9">
        <w:rPr>
          <w:rFonts w:ascii="Courier" w:hAnsi="Courier" w:cs="Courier"/>
          <w:b/>
          <w:bCs/>
        </w:rPr>
        <w:t>aid</w:t>
      </w:r>
    </w:p>
    <w:p w14:paraId="7A4E40C7" w14:textId="4D41E066"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w:t>
      </w:r>
      <w:proofErr w:type="gramStart"/>
      <w:r w:rsidR="00D62B95">
        <w:t>s)he</w:t>
      </w:r>
      <w:proofErr w:type="gramEnd"/>
      <w:r w:rsidR="00D62B95">
        <w:t xml:space="preserv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791719B" w14:textId="7C034E0E" w:rsidR="009B54F3" w:rsidRPr="006B0F8C" w:rsidRDefault="009B54F3" w:rsidP="00583440">
      <w:pPr>
        <w:rPr>
          <w:rFonts w:eastAsia="Times New Roman"/>
          <w:sz w:val="22"/>
          <w:szCs w:val="22"/>
        </w:rPr>
      </w:pPr>
    </w:p>
    <w:p w14:paraId="5ECDED67" w14:textId="285E2F19" w:rsidR="0096047B" w:rsidRDefault="0096047B" w:rsidP="0096047B">
      <w:pPr>
        <w:pStyle w:val="Beskrivning"/>
        <w:keepNext/>
      </w:pPr>
      <w:proofErr w:type="gramStart"/>
      <w:r>
        <w:t xml:space="preserve">Table </w:t>
      </w:r>
      <w:r>
        <w:fldChar w:fldCharType="begin"/>
      </w:r>
      <w:r>
        <w:instrText xml:space="preserve"> SEQ Table \* ARABIC </w:instrText>
      </w:r>
      <w:r>
        <w:fldChar w:fldCharType="separate"/>
      </w:r>
      <w:r w:rsidR="00164BCD">
        <w:rPr>
          <w:noProof/>
        </w:rPr>
        <w:t>5</w:t>
      </w:r>
      <w:r>
        <w:fldChar w:fldCharType="end"/>
      </w:r>
      <w:r>
        <w:t>.</w:t>
      </w:r>
      <w:proofErr w:type="gramEnd"/>
      <w:r>
        <w:t xml:space="preserve"> </w:t>
      </w:r>
      <w:proofErr w:type="gramStart"/>
      <w:r>
        <w:t xml:space="preserve">API for resource </w:t>
      </w:r>
      <w:r w:rsidRPr="0096047B">
        <w:rPr>
          <w:i/>
        </w:rPr>
        <w:t>Annotation</w:t>
      </w:r>
      <w:r>
        <w:t>.</w:t>
      </w:r>
      <w:proofErr w:type="gramEnd"/>
      <w:r>
        <w:t xml:space="preserve">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734A92B3" w:rsidR="009B54F3" w:rsidRPr="006B0F8C" w:rsidRDefault="008E138E" w:rsidP="00C13260">
            <w:pPr>
              <w:rPr>
                <w:rFonts w:ascii="Times" w:eastAsia="Times New Roman" w:hAnsi="Times" w:cs="Times New Roman"/>
                <w:sz w:val="22"/>
                <w:szCs w:val="22"/>
              </w:rPr>
            </w:pPr>
            <w:r>
              <w:rPr>
                <w:rFonts w:ascii="Times" w:eastAsia="Times New Roman" w:hAnsi="Times" w:cs="Times New Roman"/>
                <w:sz w:val="22"/>
                <w:szCs w:val="22"/>
              </w:rPr>
              <w:t>U</w:t>
            </w:r>
            <w:r w:rsidRPr="006B0F8C">
              <w:rPr>
                <w:rFonts w:ascii="Times" w:eastAsia="Times New Roman" w:hAnsi="Times" w:cs="Times New Roman"/>
                <w:sz w:val="22"/>
                <w:szCs w:val="22"/>
              </w:rPr>
              <w:t xml:space="preserve">pdates </w:t>
            </w:r>
            <w:r w:rsidR="009B54F3" w:rsidRPr="006B0F8C">
              <w:rPr>
                <w:rFonts w:ascii="Times" w:eastAsia="Times New Roman" w:hAnsi="Times" w:cs="Times New Roman"/>
                <w:sz w:val="22"/>
                <w:szCs w:val="22"/>
              </w:rPr>
              <w:t xml:space="preserve">the annotation with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For instance, it is used when </w:t>
            </w:r>
            <w:r w:rsidR="009B54F3" w:rsidRPr="00C13260">
              <w:rPr>
                <w:rFonts w:ascii="Times New Roman" w:hAnsi="Times New Roman" w:cs="Times New Roman"/>
                <w:i/>
                <w:sz w:val="22"/>
                <w:szCs w:val="22"/>
              </w:rPr>
              <w:t>prid</w:t>
            </w:r>
            <w:r w:rsidR="009B54F3"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009B54F3" w:rsidRPr="006B0F8C">
              <w:rPr>
                <w:rFonts w:ascii="Times" w:eastAsia="Times New Roman" w:hAnsi="Times" w:cs="Times New Roman"/>
                <w:sz w:val="22"/>
                <w:szCs w:val="22"/>
              </w:rPr>
              <w:t xml:space="preserve"> change annotated fragments. (See PUT api/annotations/</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EEAE194" w:rsidR="009B54F3" w:rsidRPr="006B0F8C" w:rsidRDefault="00AF62C3" w:rsidP="00E02A1C">
            <w:pPr>
              <w:jc w:val="right"/>
              <w:rPr>
                <w:rFonts w:ascii="Times" w:eastAsia="Times New Roman" w:hAnsi="Times" w:cs="Times New Roman"/>
                <w:sz w:val="22"/>
                <w:szCs w:val="22"/>
              </w:rPr>
            </w:pPr>
            <w:proofErr w:type="gramStart"/>
            <w:r>
              <w:rPr>
                <w:rFonts w:ascii="Times" w:eastAsia="Times New Roman" w:hAnsi="Times" w:cs="Times New Roman"/>
                <w:sz w:val="22"/>
                <w:szCs w:val="22"/>
              </w:rPr>
              <w:t>String messaging how many rows have</w:t>
            </w:r>
            <w:proofErr w:type="gramEnd"/>
            <w:r>
              <w:rPr>
                <w:rFonts w:ascii="Times" w:eastAsia="Times New Roman" w:hAnsi="Times" w:cs="Times New Roman"/>
                <w:sz w:val="22"/>
                <w:szCs w:val="22"/>
              </w:rPr>
              <w:t xml:space="preser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gramStart"/>
      <w:r w:rsidR="003F53D4" w:rsidRPr="003F53D4">
        <w:rPr>
          <w:i/>
        </w:rPr>
        <w:t>TargetInfo</w:t>
      </w:r>
      <w:r w:rsidR="003F53D4">
        <w:t xml:space="preserve">  type</w:t>
      </w:r>
      <w:proofErr w:type="gramEnd"/>
      <w:r w:rsidR="003F53D4">
        <w:t xml:space="preserv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proofErr w:type="gramStart"/>
      <w:r w:rsidRPr="00313D9B">
        <w:rPr>
          <w:rFonts w:ascii="Times" w:hAnsi="Times" w:cs="Times New Roman"/>
          <w:b/>
          <w:bCs/>
          <w:szCs w:val="20"/>
        </w:rPr>
        <w:t>api</w:t>
      </w:r>
      <w:proofErr w:type="gramEnd"/>
      <w:r w:rsidRPr="00313D9B">
        <w:rPr>
          <w:rFonts w:ascii="Times" w:hAnsi="Times" w:cs="Times New Roman"/>
          <w:b/>
          <w:bCs/>
          <w:szCs w:val="20"/>
        </w:rPr>
        <w:t>/targets</w:t>
      </w:r>
    </w:p>
    <w:p w14:paraId="4C3C49E1" w14:textId="32A34D5C" w:rsidR="0096047B" w:rsidRDefault="0096047B" w:rsidP="0096047B">
      <w:pPr>
        <w:pStyle w:val="Beskrivning"/>
        <w:keepNext/>
      </w:pPr>
      <w:proofErr w:type="gramStart"/>
      <w:r>
        <w:t xml:space="preserve">Table </w:t>
      </w:r>
      <w:r>
        <w:fldChar w:fldCharType="begin"/>
      </w:r>
      <w:r>
        <w:instrText xml:space="preserve"> SEQ Table \* ARABIC </w:instrText>
      </w:r>
      <w:r>
        <w:fldChar w:fldCharType="separate"/>
      </w:r>
      <w:r w:rsidR="00164BCD">
        <w:rPr>
          <w:noProof/>
        </w:rPr>
        <w:t>6</w:t>
      </w:r>
      <w:r>
        <w:fldChar w:fldCharType="end"/>
      </w:r>
      <w:r>
        <w:t>.</w:t>
      </w:r>
      <w:proofErr w:type="gramEnd"/>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70F61879" w14:textId="77777777" w:rsidTr="00DA3E2F">
        <w:trPr>
          <w:tblHeader/>
          <w:tblCellSpacing w:w="15" w:type="dxa"/>
        </w:trPr>
        <w:tc>
          <w:tcPr>
            <w:tcW w:w="2709"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3797"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530"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DA3E2F">
        <w:trPr>
          <w:tblCellSpacing w:w="15" w:type="dxa"/>
        </w:trPr>
        <w:tc>
          <w:tcPr>
            <w:tcW w:w="2709"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3797"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530"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DA3E2F">
        <w:trPr>
          <w:tblCellSpacing w:w="15" w:type="dxa"/>
        </w:trPr>
        <w:tc>
          <w:tcPr>
            <w:tcW w:w="2709"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3797"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530"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DA3E2F">
        <w:trPr>
          <w:tblCellSpacing w:w="15" w:type="dxa"/>
        </w:trPr>
        <w:tc>
          <w:tcPr>
            <w:tcW w:w="2709"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3797" w:type="dxa"/>
            <w:vAlign w:val="center"/>
            <w:hideMark/>
          </w:tcPr>
          <w:p w14:paraId="1E5E215A" w14:textId="63DCAAAD"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chacher representation itself: </w:t>
            </w:r>
            <w:r w:rsidR="008E138E">
              <w:rPr>
                <w:rFonts w:ascii="Times New Roman" w:eastAsia="Times New Roman" w:hAnsi="Times New Roman" w:cs="Times New Roman"/>
                <w:sz w:val="22"/>
                <w:szCs w:val="22"/>
              </w:rPr>
              <w:t xml:space="preserve">HTML </w:t>
            </w:r>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530"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A3E2F" w:rsidRPr="00CB0F7F" w14:paraId="7C1E7F9A" w14:textId="77777777" w:rsidTr="00DA3E2F">
        <w:trPr>
          <w:trHeight w:val="2138"/>
          <w:tblCellSpacing w:w="15" w:type="dxa"/>
        </w:trPr>
        <w:tc>
          <w:tcPr>
            <w:tcW w:w="2709"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3797" w:type="dxa"/>
            <w:vAlign w:val="center"/>
            <w:hideMark/>
          </w:tcPr>
          <w:p w14:paraId="363632EB" w14:textId="238CACBB"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 The cached representation is removed from the database as well, unless there are more references to this representation.</w:t>
            </w:r>
          </w:p>
        </w:tc>
        <w:tc>
          <w:tcPr>
            <w:tcW w:w="2530"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proofErr w:type="gramStart"/>
      <w:r w:rsidRPr="00784277">
        <w:rPr>
          <w:rFonts w:ascii="Times" w:hAnsi="Times" w:cs="Times New Roman"/>
          <w:b/>
          <w:bCs/>
        </w:rPr>
        <w:t>api</w:t>
      </w:r>
      <w:proofErr w:type="gramEnd"/>
      <w:r w:rsidRPr="00784277">
        <w:rPr>
          <w:rFonts w:ascii="Times" w:hAnsi="Times" w:cs="Times New Roman"/>
          <w:b/>
          <w:bCs/>
        </w:rPr>
        <w:t>/cached</w:t>
      </w:r>
    </w:p>
    <w:p w14:paraId="15267F7C" w14:textId="74DD3834" w:rsidR="009B54F3" w:rsidRPr="00313D9B" w:rsidRDefault="009B54F3" w:rsidP="005E2DFF">
      <w:pPr>
        <w:ind w:firstLine="284"/>
        <w:jc w:val="both"/>
      </w:pPr>
      <w:r w:rsidRPr="00313D9B">
        <w:t>It is possible to store the ca</w:t>
      </w:r>
      <w:r w:rsidR="00F07AB2">
        <w:t>c</w:t>
      </w:r>
      <w:r w:rsidRPr="00313D9B">
        <w:t xml:space="preserve">hed representation not only of the fragment precisely corresponding to annotation's target but 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(x</w:t>
      </w:r>
      <w:proofErr w:type="gramStart"/>
      <w:r w:rsidRPr="00313D9B">
        <w:t>,y</w:t>
      </w:r>
      <w:proofErr w:type="gramEnd"/>
      <w:r w:rsidRPr="00313D9B">
        <w:t xml:space="preserve">) -position of a left-upper corner of the annotated fragment and the size of a </w:t>
      </w:r>
      <w:r w:rsidR="00F07AB2">
        <w:t>rectangle</w:t>
      </w:r>
      <w:r w:rsidRPr="00313D9B">
        <w:t>.</w:t>
      </w:r>
    </w:p>
    <w:p w14:paraId="00F56455" w14:textId="01EEFEB3" w:rsidR="009B54F3" w:rsidRPr="00313D9B" w:rsidRDefault="009B54F3" w:rsidP="009B54F3">
      <w:pPr>
        <w:rPr>
          <w:rFonts w:ascii="Times" w:eastAsia="Times New Roman" w:hAnsi="Times" w:cs="Times New Roman"/>
          <w:szCs w:val="20"/>
        </w:rPr>
      </w:pPr>
    </w:p>
    <w:p w14:paraId="4593F92D" w14:textId="28DF023F" w:rsidR="0096047B" w:rsidRDefault="0096047B" w:rsidP="0096047B">
      <w:pPr>
        <w:pStyle w:val="Beskrivning"/>
        <w:keepNext/>
      </w:pPr>
      <w:proofErr w:type="gramStart"/>
      <w:r>
        <w:t xml:space="preserve">Table </w:t>
      </w:r>
      <w:r>
        <w:fldChar w:fldCharType="begin"/>
      </w:r>
      <w:r>
        <w:instrText xml:space="preserve"> SEQ Table \* ARABIC </w:instrText>
      </w:r>
      <w:r>
        <w:fldChar w:fldCharType="separate"/>
      </w:r>
      <w:r w:rsidR="00164BCD">
        <w:rPr>
          <w:noProof/>
        </w:rPr>
        <w:t>7</w:t>
      </w:r>
      <w:r>
        <w:fldChar w:fldCharType="end"/>
      </w:r>
      <w:r>
        <w:t>.</w:t>
      </w:r>
      <w:proofErr w:type="gramEnd"/>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proofErr w:type="gramStart"/>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roofErr w:type="gramEnd"/>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6E281891"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30"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13435EE0"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r w:rsidR="008E138E">
              <w:rPr>
                <w:rFonts w:ascii="Times New Roman" w:eastAsia="Times New Roman" w:hAnsi="Times New Roman" w:cs="Times New Roman"/>
                <w:sz w:val="22"/>
                <w:szCs w:val="22"/>
              </w:rPr>
              <w:t xml:space="preserve">client </w:t>
            </w:r>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31"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32" w:name="user-content-notebooks-implemented-but-n"/>
      <w:bookmarkEnd w:id="32"/>
      <w:r>
        <w:rPr>
          <w:rFonts w:ascii="Times" w:eastAsia="Times New Roman" w:hAnsi="Times" w:cs="Times New Roman"/>
          <w:b/>
          <w:bCs/>
          <w:sz w:val="27"/>
          <w:szCs w:val="27"/>
        </w:rPr>
        <w:t>Notebooks</w:t>
      </w:r>
      <w:r w:rsidR="006A3CD1">
        <w:rPr>
          <w:rStyle w:val="Fotnotsreferens"/>
          <w:rFonts w:ascii="Times" w:eastAsia="Times New Roman" w:hAnsi="Times" w:cs="Times New Roman"/>
          <w:b/>
          <w:bCs/>
          <w:sz w:val="27"/>
          <w:szCs w:val="27"/>
        </w:rPr>
        <w:footnoteReference w:id="10"/>
      </w:r>
    </w:p>
    <w:p w14:paraId="7C9EE64C" w14:textId="7EE32DFD" w:rsidR="009B54F3" w:rsidRPr="0001090B" w:rsidRDefault="009B54F3" w:rsidP="0001090B">
      <w:pPr>
        <w:spacing w:before="100" w:beforeAutospacing="1" w:after="100" w:afterAutospacing="1"/>
        <w:rPr>
          <w:rFonts w:ascii="Times" w:hAnsi="Times" w:cs="Times New Roman"/>
          <w:b/>
          <w:bCs/>
          <w:szCs w:val="20"/>
        </w:rPr>
      </w:pPr>
      <w:proofErr w:type="gramStart"/>
      <w:r w:rsidRPr="00313D9B">
        <w:rPr>
          <w:rFonts w:ascii="Times" w:hAnsi="Times" w:cs="Times New Roman"/>
          <w:b/>
          <w:bCs/>
          <w:szCs w:val="20"/>
        </w:rPr>
        <w:t>api</w:t>
      </w:r>
      <w:proofErr w:type="gramEnd"/>
      <w:r w:rsidRPr="00313D9B">
        <w:rPr>
          <w:rFonts w:ascii="Times" w:hAnsi="Times" w:cs="Times New Roman"/>
          <w:b/>
          <w:bCs/>
          <w:szCs w:val="20"/>
        </w:rPr>
        <w:t>/notebooks</w:t>
      </w:r>
    </w:p>
    <w:p w14:paraId="61885F6F" w14:textId="15BD99EC" w:rsidR="0096047B" w:rsidRDefault="0096047B" w:rsidP="0096047B">
      <w:pPr>
        <w:pStyle w:val="Beskrivning"/>
        <w:keepNext/>
      </w:pPr>
      <w:proofErr w:type="gramStart"/>
      <w:r>
        <w:t xml:space="preserve">Table </w:t>
      </w:r>
      <w:r>
        <w:fldChar w:fldCharType="begin"/>
      </w:r>
      <w:r>
        <w:instrText xml:space="preserve"> SEQ Table \* ARABIC </w:instrText>
      </w:r>
      <w:r>
        <w:fldChar w:fldCharType="separate"/>
      </w:r>
      <w:r w:rsidR="00164BCD">
        <w:rPr>
          <w:noProof/>
        </w:rPr>
        <w:t>8</w:t>
      </w:r>
      <w:r>
        <w:fldChar w:fldCharType="end"/>
      </w:r>
      <w:r>
        <w:t>.</w:t>
      </w:r>
      <w:proofErr w:type="gramEnd"/>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 xml:space="preserve">who allowed </w:t>
            </w:r>
            <w:proofErr w:type="gramStart"/>
            <w:r w:rsidR="009B54F3" w:rsidRPr="006A3CD1">
              <w:rPr>
                <w:rFonts w:ascii="Times New Roman" w:eastAsia="Times New Roman" w:hAnsi="Times New Roman" w:cs="Times New Roman"/>
                <w:sz w:val="22"/>
                <w:szCs w:val="22"/>
              </w:rPr>
              <w:t>to read</w:t>
            </w:r>
            <w:proofErr w:type="gramEnd"/>
            <w:r w:rsidR="009B54F3" w:rsidRPr="006A3CD1">
              <w:rPr>
                <w:rFonts w:ascii="Times New Roman" w:eastAsia="Times New Roman" w:hAnsi="Times New Roman" w:cs="Times New Roman"/>
                <w:sz w:val="22"/>
                <w:szCs w:val="22"/>
              </w:rPr>
              <w:t xml:space="preserve">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r>
            <w:proofErr w:type="gramStart"/>
            <w:r w:rsidRPr="006A3CD1">
              <w:rPr>
                <w:rFonts w:ascii="Times New Roman" w:eastAsia="Times New Roman" w:hAnsi="Times New Roman" w:cs="Times New Roman"/>
                <w:sz w:val="22"/>
                <w:szCs w:val="22"/>
              </w:rPr>
              <w:t>maximumAnnotations</w:t>
            </w:r>
            <w:proofErr w:type="gramEnd"/>
            <w:r w:rsidRPr="006A3CD1">
              <w:rPr>
                <w:rFonts w:ascii="Times New Roman" w:eastAsia="Times New Roman" w:hAnsi="Times New Roman" w:cs="Times New Roman"/>
                <w:sz w:val="22"/>
                <w:szCs w:val="22"/>
              </w:rPr>
              <w:t>=</w:t>
            </w:r>
          </w:p>
          <w:p w14:paraId="56552C3C" w14:textId="77777777" w:rsidR="00663075" w:rsidRDefault="009B54F3" w:rsidP="00663075">
            <w:pPr>
              <w:rPr>
                <w:rFonts w:ascii="Times New Roman" w:eastAsia="Times New Roman" w:hAnsi="Times New Roman" w:cs="Times New Roman"/>
                <w:sz w:val="22"/>
                <w:szCs w:val="22"/>
              </w:rPr>
            </w:pPr>
            <w:proofErr w:type="gramStart"/>
            <w:r w:rsidRPr="00663075">
              <w:rPr>
                <w:rFonts w:ascii="Times New Roman" w:eastAsia="Times New Roman" w:hAnsi="Times New Roman" w:cs="Times New Roman"/>
                <w:i/>
                <w:sz w:val="22"/>
                <w:szCs w:val="22"/>
              </w:rPr>
              <w:t>limit</w:t>
            </w:r>
            <w:proofErr w:type="gramEnd"/>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proofErr w:type="gramStart"/>
            <w:r w:rsidRPr="006A3CD1">
              <w:rPr>
                <w:rFonts w:ascii="Times New Roman" w:eastAsia="Times New Roman" w:hAnsi="Times New Roman" w:cs="Times New Roman"/>
                <w:sz w:val="22"/>
                <w:szCs w:val="22"/>
              </w:rPr>
              <w:t>orderby</w:t>
            </w:r>
            <w:proofErr w:type="gramEnd"/>
            <w:r w:rsidRPr="006A3CD1">
              <w:rPr>
                <w:rFonts w:ascii="Times New Roman" w:eastAsia="Times New Roman" w:hAnsi="Times New Roman" w:cs="Times New Roman"/>
                <w:sz w:val="22"/>
                <w:szCs w:val="22"/>
              </w:rPr>
              <w:t>=</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proofErr w:type="gramStart"/>
            <w:r w:rsidRPr="006A3CD1">
              <w:rPr>
                <w:rFonts w:ascii="Times New Roman" w:eastAsia="Times New Roman" w:hAnsi="Times New Roman" w:cs="Times New Roman"/>
                <w:sz w:val="22"/>
                <w:szCs w:val="22"/>
              </w:rPr>
              <w:t>orderingMode</w:t>
            </w:r>
            <w:proofErr w:type="gramEnd"/>
            <w:r w:rsidRPr="006A3CD1">
              <w:rPr>
                <w:rFonts w:ascii="Times New Roman" w:eastAsia="Times New Roman" w:hAnsi="Times New Roman" w:cs="Times New Roman"/>
                <w:sz w:val="22"/>
                <w:szCs w:val="22"/>
              </w:rPr>
              <w:t>=</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specifies the RDF property used to order the annotations (default: dc</w:t>
            </w:r>
            <w:proofErr w:type="gramStart"/>
            <w:r w:rsidR="009B54F3" w:rsidRPr="006A3CD1">
              <w:rPr>
                <w:rFonts w:ascii="Times New Roman" w:eastAsia="Times New Roman" w:hAnsi="Times New Roman" w:cs="Times New Roman"/>
                <w:sz w:val="22"/>
                <w:szCs w:val="22"/>
              </w:rPr>
              <w:t>:created</w:t>
            </w:r>
            <w:proofErr w:type="gramEnd"/>
            <w:r w:rsidR="009B54F3" w:rsidRPr="006A3CD1">
              <w:rPr>
                <w:rFonts w:ascii="Times New Roman" w:eastAsia="Times New Roman" w:hAnsi="Times New Roman" w:cs="Times New Roman"/>
                <w:sz w:val="22"/>
                <w:szCs w:val="22"/>
              </w:rPr>
              <w:t xml:space="preserve">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proofErr w:type="gramStart"/>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roofErr w:type="gramEnd"/>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proofErr w:type="gramStart"/>
            <w:r w:rsidRPr="006A3CD1">
              <w:rPr>
                <w:rFonts w:ascii="Times New Roman" w:eastAsia="Times New Roman" w:hAnsi="Times New Roman" w:cs="Times New Roman"/>
                <w:sz w:val="22"/>
                <w:szCs w:val="22"/>
              </w:rPr>
              <w:t>https</w:t>
            </w:r>
            <w:proofErr w:type="gramEnd"/>
            <w:r w:rsidRPr="006A3CD1">
              <w:rPr>
                <w:rFonts w:ascii="Times New Roman" w:eastAsia="Times New Roman" w:hAnsi="Times New Roman" w:cs="Times New Roman"/>
                <w:sz w:val="22"/>
                <w:szCs w:val="22"/>
              </w:rPr>
              <w:t xml:space="preserve">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proofErr w:type="gramStart"/>
            <w:r w:rsidR="009B54F3" w:rsidRPr="006A3CD1">
              <w:rPr>
                <w:rFonts w:ascii="Times New Roman" w:eastAsia="Times New Roman" w:hAnsi="Times New Roman" w:cs="Times New Roman"/>
                <w:sz w:val="22"/>
                <w:szCs w:val="22"/>
              </w:rPr>
              <w:t>?annotation</w:t>
            </w:r>
            <w:proofErr w:type="gramEnd"/>
            <w:r w:rsidR="009B54F3" w:rsidRPr="006A3CD1">
              <w:rPr>
                <w:rFonts w:ascii="Times New Roman" w:eastAsia="Times New Roman" w:hAnsi="Times New Roman" w:cs="Times New Roman"/>
                <w:sz w:val="22"/>
                <w:szCs w:val="22"/>
              </w:rPr>
              <w:t>=</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Rubrik2"/>
      </w:pPr>
      <w:bookmarkStart w:id="33" w:name="_Toc274571977"/>
      <w:r w:rsidRPr="00FC5A7C">
        <w:t>DWAN frontend(s)</w:t>
      </w:r>
      <w:bookmarkEnd w:id="33"/>
    </w:p>
    <w:p w14:paraId="7E412B8E" w14:textId="77777777" w:rsidR="009B54F3" w:rsidRDefault="009B54F3" w:rsidP="00D57E43">
      <w:pPr>
        <w:pStyle w:val="Rubrik3"/>
      </w:pPr>
      <w:bookmarkStart w:id="34" w:name="_Toc274571978"/>
      <w:r w:rsidRPr="00FC5A7C">
        <w:t>Wired-Marker based frontend</w:t>
      </w:r>
      <w:bookmarkEnd w:id="34"/>
    </w:p>
    <w:p w14:paraId="6B103B2E" w14:textId="6857B6C2" w:rsidR="003354BB" w:rsidRPr="001904E6" w:rsidRDefault="001904E6" w:rsidP="001904E6">
      <w:pPr>
        <w:ind w:firstLine="284"/>
        <w:jc w:val="both"/>
        <w:rPr>
          <w:lang w:val="en-US"/>
        </w:rPr>
      </w:pPr>
      <w:r>
        <w:t xml:space="preserve">The original </w:t>
      </w:r>
      <w:r w:rsidRPr="001904E6">
        <w:rPr>
          <w:i/>
        </w:rPr>
        <w:t>Wired</w:t>
      </w:r>
      <w:r w:rsidR="000535BF">
        <w:rPr>
          <w:i/>
        </w:rPr>
        <w:t>-</w:t>
      </w:r>
      <w:r w:rsidRPr="001904E6">
        <w:rPr>
          <w:i/>
        </w:rPr>
        <w:t>Marker</w:t>
      </w:r>
      <w:r>
        <w:t xml:space="preserv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tnotsreferens"/>
        </w:rPr>
        <w:footnoteReference w:id="11"/>
      </w:r>
      <w:r w:rsidR="003354BB">
        <w:t xml:space="preserve"> </w:t>
      </w:r>
      <w:r w:rsidR="003354BB" w:rsidRPr="001C44E2">
        <w:t xml:space="preserve">and </w:t>
      </w:r>
      <w:commentRangeStart w:id="35"/>
      <w:r w:rsidR="003354BB" w:rsidRPr="001C44E2">
        <w:t>Prof. Okubo</w:t>
      </w:r>
      <w:commentRangeEnd w:id="35"/>
      <w:r w:rsidR="00EB6F98">
        <w:rPr>
          <w:rStyle w:val="Kommentarsreferens"/>
        </w:rPr>
        <w:commentReference w:id="35"/>
      </w:r>
      <w:r w:rsidR="003354BB">
        <w:rPr>
          <w:rStyle w:val="Fotnotsreferens"/>
        </w:rPr>
        <w:footnoteReference w:id="12"/>
      </w:r>
      <w:r w:rsidR="003354BB">
        <w:t xml:space="preserve">. </w:t>
      </w:r>
    </w:p>
    <w:p w14:paraId="68BB4081" w14:textId="4217F2A3" w:rsidR="003354BB" w:rsidRDefault="003354BB" w:rsidP="003354BB">
      <w:pPr>
        <w:ind w:firstLine="284"/>
        <w:jc w:val="both"/>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MPI</w:t>
      </w:r>
      <w:ins w:id="36" w:author="SND" w:date="2014-10-12T16:53:00Z">
        <w:r w:rsidR="007F490A">
          <w:t>,</w:t>
        </w:r>
      </w:ins>
      <w:r>
        <w:t xml:space="preserve"> this condition has been waived. </w:t>
      </w:r>
    </w:p>
    <w:p w14:paraId="72A68B2C" w14:textId="3A663528" w:rsidR="003354BB" w:rsidRDefault="003354BB" w:rsidP="003354BB">
      <w:pPr>
        <w:ind w:firstLine="284"/>
        <w:jc w:val="both"/>
        <w:rPr>
          <w:rFonts w:ascii="Arial" w:hAnsi="Arial" w:cs="Arial"/>
          <w:color w:val="343434"/>
          <w:lang w:val="en-US"/>
        </w:rPr>
      </w:pPr>
      <w:r>
        <w:rPr>
          <w:lang w:val="en-US"/>
        </w:rPr>
        <w:t xml:space="preserve">Wired-Marker as well as its derivative 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tnotsreferens"/>
          <w:lang w:val="en-US"/>
        </w:rPr>
        <w:footnoteReference w:id="13"/>
      </w:r>
      <w:r w:rsidR="00A9774E">
        <w:rPr>
          <w:lang w:val="en-US"/>
        </w:rPr>
        <w:t xml:space="preserve"> </w:t>
      </w:r>
      <w:r>
        <w:rPr>
          <w:lang w:val="en-US"/>
        </w:rPr>
        <w:t xml:space="preserve">file from the DASISH GitHub repository at </w:t>
      </w:r>
      <w:hyperlink r:id="rId30" w:history="1">
        <w:r w:rsidRPr="004E06CB">
          <w:rPr>
            <w:rStyle w:val="Hyperlnk"/>
            <w:lang w:val="en-US"/>
          </w:rPr>
          <w:t>https://github.com/DASISH/dwan-client-wiredmarker/releases</w:t>
        </w:r>
      </w:hyperlink>
      <w:r>
        <w:rPr>
          <w:lang w:val="en-US"/>
        </w:rPr>
        <w:t xml:space="preserve">. </w:t>
      </w:r>
      <w:del w:id="37" w:author="SND" w:date="2014-10-12T16:55:00Z">
        <w:r w:rsidDel="005E240F">
          <w:rPr>
            <w:lang w:val="en-US"/>
          </w:rPr>
          <w:delText xml:space="preserve">More </w:delText>
        </w:r>
      </w:del>
      <w:ins w:id="38" w:author="SND" w:date="2014-10-12T16:55:00Z">
        <w:r w:rsidR="005E240F">
          <w:rPr>
            <w:lang w:val="en-US"/>
          </w:rPr>
          <w:t xml:space="preserve">A more </w:t>
        </w:r>
      </w:ins>
      <w:r>
        <w:rPr>
          <w:lang w:val="en-US"/>
        </w:rPr>
        <w:t xml:space="preserve">detailed description on how to install the </w:t>
      </w:r>
      <w:proofErr w:type="gramStart"/>
      <w:r>
        <w:rPr>
          <w:lang w:val="en-US"/>
        </w:rPr>
        <w:t>extension</w:t>
      </w:r>
      <w:proofErr w:type="gramEnd"/>
      <w:r>
        <w:rPr>
          <w:lang w:val="en-US"/>
        </w:rPr>
        <w:t xml:space="preserve">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7A360FEA" w14:textId="339CFA5F" w:rsidR="003354BB" w:rsidRDefault="003354BB" w:rsidP="003354BB">
      <w:pPr>
        <w:ind w:firstLine="284"/>
        <w:jc w:val="both"/>
        <w:rPr>
          <w:lang w:val="en-US"/>
        </w:rPr>
      </w:pPr>
      <w:r w:rsidRPr="00002394">
        <w:rPr>
          <w:color w:val="000000" w:themeColor="text1"/>
        </w:rPr>
        <w:t xml:space="preserve">The source code is written in JavaScript and contains XUL files as well. </w:t>
      </w:r>
      <w:del w:id="39" w:author="SND" w:date="2014-10-12T16:56:00Z">
        <w:r w:rsidDel="00D15E7A">
          <w:rPr>
            <w:color w:val="000000" w:themeColor="text1"/>
          </w:rPr>
          <w:delText xml:space="preserve"> </w:delText>
        </w:r>
      </w:del>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1" w:history="1">
        <w:r w:rsidRPr="00002394">
          <w:rPr>
            <w:color w:val="000000" w:themeColor="text1"/>
            <w:lang w:val="en-US"/>
          </w:rPr>
          <w:t>user interface markup language</w:t>
        </w:r>
      </w:hyperlink>
      <w:r w:rsidRPr="00002394">
        <w:rPr>
          <w:color w:val="000000" w:themeColor="text1"/>
          <w:lang w:val="en-US"/>
        </w:rPr>
        <w:t xml:space="preserve"> developed by </w:t>
      </w:r>
      <w:hyperlink r:id="rId32" w:history="1">
        <w:r w:rsidRPr="00002394">
          <w:rPr>
            <w:color w:val="000000" w:themeColor="text1"/>
            <w:lang w:val="en-US"/>
          </w:rPr>
          <w:t>Mozilla</w:t>
        </w:r>
      </w:hyperlink>
      <w:r w:rsidRPr="00002394">
        <w:rPr>
          <w:color w:val="000000" w:themeColor="text1"/>
          <w:lang w:val="en-US"/>
        </w:rPr>
        <w:t xml:space="preserve">. XUL is implemented as an </w:t>
      </w:r>
      <w:hyperlink r:id="rId33" w:history="1">
        <w:r w:rsidRPr="00002394">
          <w:rPr>
            <w:color w:val="000000" w:themeColor="text1"/>
            <w:lang w:val="en-US"/>
          </w:rPr>
          <w:t>XML</w:t>
        </w:r>
      </w:hyperlink>
      <w:r w:rsidRPr="00002394">
        <w:rPr>
          <w:color w:val="000000" w:themeColor="text1"/>
          <w:lang w:val="en-US"/>
        </w:rPr>
        <w:t xml:space="preserve"> dialect; it allows for </w:t>
      </w:r>
      <w:hyperlink r:id="rId34"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5"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ins w:id="40" w:author="SND" w:date="2014-10-12T17:08:00Z">
        <w:r w:rsidR="00CE7356">
          <w:rPr>
            <w:lang w:val="en-US"/>
          </w:rPr>
          <w:t xml:space="preserve"> Another common option is to work with a development setup that uses an extension proxy file locally. In the case of the Wired-Marker extension code</w:t>
        </w:r>
        <w:r w:rsidR="00DB2300">
          <w:rPr>
            <w:lang w:val="en-US"/>
          </w:rPr>
          <w:t xml:space="preserve">, the </w:t>
        </w:r>
      </w:ins>
      <w:ins w:id="41" w:author="SND" w:date="2014-10-12T17:14:00Z">
        <w:r w:rsidR="00DB2300" w:rsidRPr="00DB2300">
          <w:rPr>
            <w:lang w:val="en-US"/>
          </w:rPr>
          <w:t>jar structured chrome.manifest</w:t>
        </w:r>
        <w:r w:rsidR="00762767">
          <w:rPr>
            <w:lang w:val="en-US"/>
          </w:rPr>
          <w:t xml:space="preserve"> file also </w:t>
        </w:r>
        <w:proofErr w:type="gramStart"/>
        <w:r w:rsidR="00762767">
          <w:rPr>
            <w:lang w:val="en-US"/>
          </w:rPr>
          <w:t>needed</w:t>
        </w:r>
        <w:r w:rsidR="00DB2300">
          <w:rPr>
            <w:lang w:val="en-US"/>
          </w:rPr>
          <w:t xml:space="preserve"> to be rewritten and</w:t>
        </w:r>
        <w:proofErr w:type="gramEnd"/>
        <w:r w:rsidR="00DB2300">
          <w:rPr>
            <w:lang w:val="en-US"/>
          </w:rPr>
          <w:t xml:space="preserve"> adjusted to the local chrome paths.</w:t>
        </w:r>
      </w:ins>
    </w:p>
    <w:p w14:paraId="070D8ACF" w14:textId="2FFA0676" w:rsidR="003354BB" w:rsidRDefault="003354BB" w:rsidP="003354BB">
      <w:pPr>
        <w:ind w:firstLine="284"/>
        <w:jc w:val="both"/>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Pr>
          <w:lang w:val="en-US"/>
        </w:rPr>
        <w:t xml:space="preserve"> is a highlighter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An annotated fragment can be a text fragment or </w:t>
      </w:r>
      <w:r w:rsidR="00F07AB2">
        <w:rPr>
          <w:lang w:val="en-US"/>
        </w:rPr>
        <w:t>an</w:t>
      </w:r>
      <w:r>
        <w:rPr>
          <w:lang w:val="en-US"/>
        </w:rPr>
        <w:t xml:space="preserve"> image</w:t>
      </w:r>
      <w:r w:rsidR="00F07AB2">
        <w:rPr>
          <w:lang w:val="en-US"/>
        </w:rPr>
        <w:t xml:space="preserve"> </w:t>
      </w:r>
      <w:del w:id="42" w:author="SND" w:date="2014-10-12T17:16:00Z">
        <w:r w:rsidR="00F07AB2" w:rsidDel="00E71086">
          <w:rPr>
            <w:lang w:val="en-US"/>
          </w:rPr>
          <w:delText xml:space="preserve"> </w:delText>
        </w:r>
      </w:del>
      <w:r w:rsidR="00F07AB2">
        <w:rPr>
          <w:lang w:val="en-US"/>
        </w:rPr>
        <w:t>inserted in the document.</w:t>
      </w:r>
      <w:r>
        <w:rPr>
          <w:lang w:val="en-US"/>
        </w:rPr>
        <w:t xml:space="preserve"> This feature is present in </w:t>
      </w:r>
      <w:r w:rsidR="00BA4136">
        <w:rPr>
          <w:lang w:val="en-US"/>
        </w:rPr>
        <w:t xml:space="preserve">the </w:t>
      </w:r>
      <w:r>
        <w:rPr>
          <w:lang w:val="en-US"/>
        </w:rPr>
        <w:t xml:space="preserve">DWAN client as well. On top of that, an annotated fragment is preserved not only in the local client database </w:t>
      </w:r>
      <w:r w:rsidR="00BD0545">
        <w:rPr>
          <w:lang w:val="en-US"/>
        </w:rPr>
        <w:t>that is connected to</w:t>
      </w:r>
      <w:r>
        <w:rPr>
          <w:lang w:val="en-US"/>
        </w:rPr>
        <w:t xml:space="preserve"> the extension but also sent by </w:t>
      </w:r>
      <w:r w:rsidR="008E3288">
        <w:rPr>
          <w:lang w:val="en-US"/>
        </w:rPr>
        <w:t xml:space="preserve">the </w:t>
      </w:r>
      <w:r>
        <w:rPr>
          <w:lang w:val="en-US"/>
        </w:rPr>
        <w:t xml:space="preserve">DWAN client as an XML file to the backend database where it is stored. </w:t>
      </w:r>
      <w:r w:rsidR="00B0701E">
        <w:rPr>
          <w:lang w:val="en-US"/>
        </w:rPr>
        <w:t xml:space="preserve">The </w:t>
      </w:r>
      <w:r>
        <w:rPr>
          <w:lang w:val="en-US"/>
        </w:rPr>
        <w:t>DASISH developers have implemented synchronization of the local and the back</w:t>
      </w:r>
      <w:r w:rsidR="00894327">
        <w:rPr>
          <w:lang w:val="en-US"/>
        </w:rPr>
        <w:t>-</w:t>
      </w:r>
      <w:r>
        <w:rPr>
          <w:lang w:val="en-US"/>
        </w:rPr>
        <w:t>e</w:t>
      </w:r>
      <w:r w:rsidR="00894327">
        <w:rPr>
          <w:lang w:val="en-US"/>
        </w:rPr>
        <w:t>n</w:t>
      </w:r>
      <w:r>
        <w:rPr>
          <w:lang w:val="en-US"/>
        </w:rPr>
        <w:t>d</w:t>
      </w:r>
      <w:r w:rsidR="00894327">
        <w:rPr>
          <w:lang w:val="en-US"/>
        </w:rPr>
        <w:t xml:space="preserve"> </w:t>
      </w:r>
      <w:r>
        <w:rPr>
          <w:lang w:val="en-US"/>
        </w:rPr>
        <w:t>database.</w:t>
      </w:r>
    </w:p>
    <w:p w14:paraId="2D92D1FC" w14:textId="6B412873" w:rsidR="003354BB" w:rsidRDefault="003354BB" w:rsidP="003354BB">
      <w:pPr>
        <w:ind w:firstLine="284"/>
        <w:jc w:val="both"/>
        <w:rPr>
          <w:lang w:val="en-US"/>
        </w:rPr>
      </w:pPr>
      <w:r>
        <w:rPr>
          <w:lang w:val="en-US"/>
        </w:rPr>
        <w:t xml:space="preserve">The fragment is represented by the XPointer link that consists of the link to the page and the fragment descriptor defining the location of the fragment in </w:t>
      </w:r>
      <w:r w:rsidR="008E3288">
        <w:rPr>
          <w:lang w:val="en-US"/>
        </w:rPr>
        <w:t xml:space="preserve">an </w:t>
      </w:r>
      <w:r>
        <w:rPr>
          <w:lang w:val="en-US"/>
        </w:rPr>
        <w:t xml:space="preserve">original document. </w:t>
      </w:r>
      <w:ins w:id="43" w:author="SND" w:date="2014-10-12T17:24:00Z">
        <w:r w:rsidR="003D21C4">
          <w:rPr>
            <w:lang w:val="en-US"/>
          </w:rPr>
          <w:t>Furthermore, t</w:t>
        </w:r>
      </w:ins>
      <w:del w:id="44" w:author="SND" w:date="2014-10-12T17:24:00Z">
        <w:r w:rsidDel="003D21C4">
          <w:rPr>
            <w:lang w:val="en-US"/>
          </w:rPr>
          <w:delText>T</w:delText>
        </w:r>
      </w:del>
      <w:r>
        <w:rPr>
          <w:lang w:val="en-US"/>
        </w:rPr>
        <w:t>he information about the colo</w:t>
      </w:r>
      <w:r w:rsidR="008E3288">
        <w:rPr>
          <w:lang w:val="en-US"/>
        </w:rPr>
        <w:t>u</w:t>
      </w:r>
      <w:r>
        <w:rPr>
          <w:lang w:val="en-US"/>
        </w:rPr>
        <w:t>r is represented as a CSS</w:t>
      </w:r>
      <w:ins w:id="45" w:author="SND" w:date="2014-10-12T17:24:00Z">
        <w:r w:rsidR="00E03FA6">
          <w:rPr>
            <w:lang w:val="en-US"/>
          </w:rPr>
          <w:t xml:space="preserve"> </w:t>
        </w:r>
      </w:ins>
      <w:del w:id="46" w:author="SND" w:date="2014-10-12T17:24:00Z">
        <w:r w:rsidDel="00E03FA6">
          <w:rPr>
            <w:lang w:val="en-US"/>
          </w:rPr>
          <w:delText>-</w:delText>
        </w:r>
      </w:del>
      <w:r>
        <w:rPr>
          <w:lang w:val="en-US"/>
        </w:rPr>
        <w:t xml:space="preserve">property </w:t>
      </w:r>
      <w:del w:id="47" w:author="SND" w:date="2014-10-12T17:24:00Z">
        <w:r w:rsidDel="003D21C4">
          <w:rPr>
            <w:lang w:val="en-US"/>
          </w:rPr>
          <w:delText xml:space="preserve">in </w:delText>
        </w:r>
      </w:del>
      <w:ins w:id="48" w:author="SND" w:date="2014-10-12T17:24:00Z">
        <w:r w:rsidR="003D21C4">
          <w:rPr>
            <w:lang w:val="en-US"/>
          </w:rPr>
          <w:t xml:space="preserve">as part of </w:t>
        </w:r>
      </w:ins>
      <w:r>
        <w:rPr>
          <w:lang w:val="en-US"/>
        </w:rPr>
        <w:t>the fragment</w:t>
      </w:r>
      <w:del w:id="49" w:author="SND" w:date="2014-10-12T17:24:00Z">
        <w:r w:rsidDel="003D21C4">
          <w:rPr>
            <w:lang w:val="en-US"/>
          </w:rPr>
          <w:delText xml:space="preserve"> as well</w:delText>
        </w:r>
      </w:del>
      <w:ins w:id="50" w:author="SND" w:date="2014-10-12T17:25:00Z">
        <w:r w:rsidR="003D21C4">
          <w:rPr>
            <w:lang w:val="en-US"/>
          </w:rPr>
          <w:t>.</w:t>
        </w:r>
      </w:ins>
      <w:del w:id="51" w:author="SND" w:date="2014-10-12T17:25:00Z">
        <w:r w:rsidDel="003D21C4">
          <w:rPr>
            <w:lang w:val="en-US"/>
          </w:rPr>
          <w:delText>.</w:delText>
        </w:r>
      </w:del>
    </w:p>
    <w:p w14:paraId="19BEFC64" w14:textId="31537490" w:rsidR="003354BB" w:rsidRDefault="003354BB" w:rsidP="003354BB">
      <w:pPr>
        <w:ind w:firstLine="284"/>
        <w:jc w:val="both"/>
        <w:rPr>
          <w:lang w:val="en-US"/>
        </w:rPr>
      </w:pPr>
      <w:del w:id="52" w:author="SND" w:date="2014-10-13T10:45:00Z">
        <w:r w:rsidDel="00F20147">
          <w:rPr>
            <w:lang w:val="en-US"/>
          </w:rPr>
          <w:delText xml:space="preserve">Another </w:delText>
        </w:r>
      </w:del>
      <w:ins w:id="53" w:author="SND" w:date="2014-10-13T10:45:00Z">
        <w:r w:rsidR="00F20147">
          <w:rPr>
            <w:lang w:val="en-US"/>
          </w:rPr>
          <w:t xml:space="preserve">Other </w:t>
        </w:r>
      </w:ins>
      <w:r>
        <w:rPr>
          <w:lang w:val="en-US"/>
        </w:rPr>
        <w:t>user</w:t>
      </w:r>
      <w:ins w:id="54" w:author="SND" w:date="2014-10-13T10:45:00Z">
        <w:r w:rsidR="00F20147">
          <w:rPr>
            <w:lang w:val="en-US"/>
          </w:rPr>
          <w:t>s</w:t>
        </w:r>
      </w:ins>
      <w:r>
        <w:rPr>
          <w:lang w:val="en-US"/>
        </w:rPr>
        <w:t xml:space="preserve"> can view </w:t>
      </w:r>
      <w:del w:id="55" w:author="SND" w:date="2014-10-13T10:45:00Z">
        <w:r w:rsidDel="00F20147">
          <w:rPr>
            <w:lang w:val="en-US"/>
          </w:rPr>
          <w:delText xml:space="preserve">that </w:delText>
        </w:r>
      </w:del>
      <w:ins w:id="56" w:author="SND" w:date="2014-10-13T10:45:00Z">
        <w:r w:rsidR="00F20147">
          <w:rPr>
            <w:lang w:val="en-US"/>
          </w:rPr>
          <w:t xml:space="preserve">a </w:t>
        </w:r>
      </w:ins>
      <w:ins w:id="57" w:author="SND" w:date="2014-10-13T11:32:00Z">
        <w:r w:rsidR="00721748">
          <w:rPr>
            <w:lang w:val="en-US"/>
          </w:rPr>
          <w:t>particular</w:t>
        </w:r>
      </w:ins>
      <w:ins w:id="58" w:author="SND" w:date="2014-10-13T10:45:00Z">
        <w:r w:rsidR="00F20147">
          <w:rPr>
            <w:lang w:val="en-US"/>
          </w:rPr>
          <w:t xml:space="preserve"> user’s </w:t>
        </w:r>
      </w:ins>
      <w:r>
        <w:rPr>
          <w:lang w:val="en-US"/>
        </w:rPr>
        <w:t xml:space="preserve">annotation in </w:t>
      </w:r>
      <w:del w:id="59" w:author="SND" w:date="2014-10-13T10:45:00Z">
        <w:r w:rsidDel="00F20147">
          <w:rPr>
            <w:lang w:val="en-US"/>
          </w:rPr>
          <w:delText>his/her</w:delText>
        </w:r>
      </w:del>
      <w:ins w:id="60" w:author="SND" w:date="2014-10-13T10:45:00Z">
        <w:r w:rsidR="00F20147">
          <w:rPr>
            <w:lang w:val="en-US"/>
          </w:rPr>
          <w:t>their</w:t>
        </w:r>
      </w:ins>
      <w:r>
        <w:rPr>
          <w:lang w:val="en-US"/>
        </w:rPr>
        <w:t xml:space="preserve"> DWAN client</w:t>
      </w:r>
      <w:ins w:id="61" w:author="SND" w:date="2014-10-13T10:45:00Z">
        <w:r w:rsidR="00F20147">
          <w:rPr>
            <w:lang w:val="en-US"/>
          </w:rPr>
          <w:t>s</w:t>
        </w:r>
      </w:ins>
      <w:r>
        <w:rPr>
          <w:lang w:val="en-US"/>
        </w:rPr>
        <w:t xml:space="preserve"> simply by reloading the annotated page. An annotation made by </w:t>
      </w:r>
      <w:del w:id="62" w:author="SND" w:date="2014-10-13T11:39:00Z">
        <w:r w:rsidDel="00100AE6">
          <w:rPr>
            <w:lang w:val="en-US"/>
          </w:rPr>
          <w:delText xml:space="preserve">other </w:delText>
        </w:r>
      </w:del>
      <w:ins w:id="63" w:author="SND" w:date="2014-10-13T11:39:00Z">
        <w:r w:rsidR="00100AE6">
          <w:rPr>
            <w:lang w:val="en-US"/>
          </w:rPr>
          <w:t xml:space="preserve">remote </w:t>
        </w:r>
      </w:ins>
      <w:r>
        <w:rPr>
          <w:lang w:val="en-US"/>
        </w:rPr>
        <w:t xml:space="preserve">instances of </w:t>
      </w:r>
      <w:ins w:id="64" w:author="SND" w:date="2014-10-13T11:39:00Z">
        <w:r w:rsidR="00C50E8D">
          <w:rPr>
            <w:lang w:val="en-US"/>
          </w:rPr>
          <w:t xml:space="preserve">the </w:t>
        </w:r>
      </w:ins>
      <w:r>
        <w:rPr>
          <w:lang w:val="en-US"/>
        </w:rPr>
        <w:t>DWAN client is listed in the directory of</w:t>
      </w:r>
      <w:del w:id="65" w:author="SND" w:date="2014-10-13T10:45:00Z">
        <w:r w:rsidDel="00F20147">
          <w:rPr>
            <w:lang w:val="en-US"/>
          </w:rPr>
          <w:delText xml:space="preserve"> </w:delText>
        </w:r>
      </w:del>
      <w:r w:rsidR="008E3288">
        <w:rPr>
          <w:lang w:val="en-US"/>
        </w:rPr>
        <w:t xml:space="preserve"> </w:t>
      </w:r>
      <w:r w:rsidR="008E3288" w:rsidRPr="008E3288">
        <w:rPr>
          <w:i/>
          <w:lang w:val="en-US"/>
        </w:rPr>
        <w:t>i</w:t>
      </w:r>
      <w:r w:rsidRPr="008E3288">
        <w:rPr>
          <w:i/>
          <w:lang w:val="en-US"/>
        </w:rPr>
        <w:t>ncoming</w:t>
      </w:r>
      <w:r>
        <w:rPr>
          <w:lang w:val="en-US"/>
        </w:rPr>
        <w:t xml:space="preserve"> annotations </w:t>
      </w:r>
      <w:ins w:id="66" w:author="SND" w:date="2014-10-13T11:39:00Z">
        <w:r w:rsidR="00B866F2">
          <w:rPr>
            <w:lang w:val="en-US"/>
          </w:rPr>
          <w:t xml:space="preserve">in the sidebar </w:t>
        </w:r>
      </w:ins>
      <w:r>
        <w:rPr>
          <w:lang w:val="en-US"/>
        </w:rPr>
        <w:t>on the left-hand side of the browser window</w:t>
      </w:r>
      <w:r w:rsidR="008E3288">
        <w:rPr>
          <w:lang w:val="en-US"/>
        </w:rPr>
        <w:t>. T</w:t>
      </w:r>
      <w:r>
        <w:rPr>
          <w:lang w:val="en-US"/>
        </w:rPr>
        <w:t xml:space="preserve">he corresponding annotated fragment appears as a light-yellow </w:t>
      </w:r>
      <w:r w:rsidR="00171600">
        <w:rPr>
          <w:lang w:val="en-US"/>
        </w:rPr>
        <w:t>colour</w:t>
      </w:r>
      <w:r>
        <w:rPr>
          <w:lang w:val="en-US"/>
        </w:rPr>
        <w:t xml:space="preserve">ed fragment. </w:t>
      </w:r>
    </w:p>
    <w:p w14:paraId="4EE55188" w14:textId="0ACB03E1" w:rsidR="003354BB" w:rsidRDefault="003354BB" w:rsidP="003354BB">
      <w:pPr>
        <w:ind w:firstLine="284"/>
        <w:jc w:val="both"/>
        <w:rPr>
          <w:lang w:val="en-US"/>
        </w:rPr>
      </w:pPr>
      <w:r>
        <w:rPr>
          <w:lang w:val="en-US"/>
        </w:rPr>
        <w:t xml:space="preserve">The original </w:t>
      </w:r>
      <w:r w:rsidR="00171600">
        <w:rPr>
          <w:lang w:val="en-US"/>
        </w:rPr>
        <w:t>colour</w:t>
      </w:r>
      <w:r>
        <w:rPr>
          <w:lang w:val="en-US"/>
        </w:rPr>
        <w:t xml:space="preserve">s, set up by other instances of the client, are not displayed, but they are saved </w:t>
      </w:r>
      <w:ins w:id="67" w:author="SND" w:date="2014-10-13T11:40:00Z">
        <w:r w:rsidR="00046CB7">
          <w:rPr>
            <w:lang w:val="en-US"/>
          </w:rPr>
          <w:t>i</w:t>
        </w:r>
      </w:ins>
      <w:del w:id="68" w:author="SND" w:date="2014-10-13T11:40:00Z">
        <w:r w:rsidDel="00046CB7">
          <w:rPr>
            <w:lang w:val="en-US"/>
          </w:rPr>
          <w:delText>o</w:delText>
        </w:r>
      </w:del>
      <w:r>
        <w:rPr>
          <w:lang w:val="en-US"/>
        </w:rPr>
        <w:t>n the database and transferred by the server on GET request of the client. Upgrading the DWAN client so that it will</w:t>
      </w:r>
      <w:ins w:id="69" w:author="SND" w:date="2014-10-13T11:40:00Z">
        <w:r w:rsidR="00D210DD">
          <w:rPr>
            <w:lang w:val="en-US"/>
          </w:rPr>
          <w:t xml:space="preserve"> be able to</w:t>
        </w:r>
      </w:ins>
      <w:r>
        <w:rPr>
          <w:lang w:val="en-US"/>
        </w:rPr>
        <w:t xml:space="preserve"> interpret the </w:t>
      </w:r>
      <w:r w:rsidR="00171600">
        <w:rPr>
          <w:lang w:val="en-US"/>
        </w:rPr>
        <w:t>colour</w:t>
      </w:r>
      <w:r>
        <w:rPr>
          <w:lang w:val="en-US"/>
        </w:rPr>
        <w:t xml:space="preserve"> </w:t>
      </w:r>
      <w:ins w:id="70" w:author="SND" w:date="2014-10-13T11:40:00Z">
        <w:r w:rsidR="00387638">
          <w:rPr>
            <w:lang w:val="en-US"/>
          </w:rPr>
          <w:t xml:space="preserve">specification </w:t>
        </w:r>
      </w:ins>
      <w:r>
        <w:rPr>
          <w:lang w:val="en-US"/>
        </w:rPr>
        <w:t>correctly</w:t>
      </w:r>
      <w:del w:id="71" w:author="SND" w:date="2014-10-13T11:40:00Z">
        <w:r w:rsidDel="002F0D6A">
          <w:rPr>
            <w:lang w:val="en-US"/>
          </w:rPr>
          <w:delText>,</w:delText>
        </w:r>
      </w:del>
      <w:r>
        <w:rPr>
          <w:lang w:val="en-US"/>
        </w:rPr>
        <w:t xml:space="preserve"> is left to </w:t>
      </w:r>
      <w:del w:id="72" w:author="SND" w:date="2014-10-13T11:40:00Z">
        <w:r w:rsidDel="002F0D6A">
          <w:rPr>
            <w:lang w:val="en-US"/>
          </w:rPr>
          <w:delText xml:space="preserve">the </w:delText>
        </w:r>
      </w:del>
      <w:r>
        <w:rPr>
          <w:lang w:val="en-US"/>
        </w:rPr>
        <w:t xml:space="preserve">future </w:t>
      </w:r>
      <w:del w:id="73" w:author="SND" w:date="2014-10-13T11:41:00Z">
        <w:r w:rsidDel="002F0D6A">
          <w:rPr>
            <w:lang w:val="en-US"/>
          </w:rPr>
          <w:delText>work</w:delText>
        </w:r>
      </w:del>
      <w:ins w:id="74" w:author="SND" w:date="2014-10-13T11:41:00Z">
        <w:r w:rsidR="002F0D6A">
          <w:rPr>
            <w:lang w:val="en-US"/>
          </w:rPr>
          <w:t>development efforts</w:t>
        </w:r>
      </w:ins>
      <w:r w:rsidR="000F39F5">
        <w:rPr>
          <w:lang w:val="en-US"/>
        </w:rPr>
        <w:t>.</w:t>
      </w:r>
    </w:p>
    <w:p w14:paraId="4E75BA01" w14:textId="203F52AC" w:rsidR="003354BB" w:rsidRDefault="003354BB" w:rsidP="003354BB">
      <w:pPr>
        <w:ind w:firstLine="284"/>
        <w:jc w:val="both"/>
        <w:rPr>
          <w:lang w:val="en-US"/>
        </w:rPr>
      </w:pPr>
      <w:r>
        <w:rPr>
          <w:lang w:val="en-US"/>
        </w:rPr>
        <w:t xml:space="preserve">Annotations </w:t>
      </w:r>
      <w:ins w:id="75" w:author="SND" w:date="2014-10-13T11:41:00Z">
        <w:r w:rsidR="00432422">
          <w:rPr>
            <w:lang w:val="en-US"/>
          </w:rPr>
          <w:t xml:space="preserve">that are listed </w:t>
        </w:r>
      </w:ins>
      <w:r>
        <w:rPr>
          <w:lang w:val="en-US"/>
        </w:rPr>
        <w:t xml:space="preserve">in the </w:t>
      </w:r>
      <w:r w:rsidRPr="008E3288">
        <w:rPr>
          <w:i/>
          <w:lang w:val="en-US"/>
        </w:rPr>
        <w:t>incoming</w:t>
      </w:r>
      <w:r>
        <w:rPr>
          <w:lang w:val="en-US"/>
        </w:rPr>
        <w:t xml:space="preserve"> folder always come from the backend database </w:t>
      </w:r>
      <w:del w:id="76" w:author="SND" w:date="2014-10-13T11:41:00Z">
        <w:r w:rsidDel="00914494">
          <w:rPr>
            <w:lang w:val="en-US"/>
          </w:rPr>
          <w:delText xml:space="preserve">and </w:delText>
        </w:r>
      </w:del>
      <w:ins w:id="77" w:author="SND" w:date="2014-10-13T11:41:00Z">
        <w:r w:rsidR="00914494">
          <w:rPr>
            <w:lang w:val="en-US"/>
          </w:rPr>
          <w:t>due to the fact that these were</w:t>
        </w:r>
      </w:ins>
      <w:del w:id="78" w:author="SND" w:date="2014-10-13T11:41:00Z">
        <w:r w:rsidDel="00914494">
          <w:rPr>
            <w:lang w:val="en-US"/>
          </w:rPr>
          <w:delText>are</w:delText>
        </w:r>
      </w:del>
      <w:r>
        <w:rPr>
          <w:lang w:val="en-US"/>
        </w:rPr>
        <w:t xml:space="preserve"> generated </w:t>
      </w:r>
      <w:ins w:id="79" w:author="SND" w:date="2014-10-13T11:42:00Z">
        <w:r w:rsidR="00686A40">
          <w:rPr>
            <w:lang w:val="en-US"/>
          </w:rPr>
          <w:t xml:space="preserve">not by the local, but </w:t>
        </w:r>
      </w:ins>
      <w:r>
        <w:rPr>
          <w:lang w:val="en-US"/>
        </w:rPr>
        <w:t>by another</w:t>
      </w:r>
      <w:ins w:id="80" w:author="SND" w:date="2014-10-13T11:42:00Z">
        <w:r w:rsidR="00686A40">
          <w:rPr>
            <w:lang w:val="en-US"/>
          </w:rPr>
          <w:t>, remote</w:t>
        </w:r>
      </w:ins>
      <w:r>
        <w:rPr>
          <w:lang w:val="en-US"/>
        </w:rPr>
        <w:t xml:space="preserve"> instance of the DWAN client. A</w:t>
      </w:r>
      <w:ins w:id="81" w:author="SND" w:date="2014-10-13T11:42:00Z">
        <w:r w:rsidR="00E83B47">
          <w:rPr>
            <w:lang w:val="en-US"/>
          </w:rPr>
          <w:t>ll a</w:t>
        </w:r>
      </w:ins>
      <w:r>
        <w:rPr>
          <w:lang w:val="en-US"/>
        </w:rPr>
        <w:t xml:space="preserve">nnotations generated by </w:t>
      </w:r>
      <w:del w:id="82" w:author="SND" w:date="2014-10-13T11:42:00Z">
        <w:r w:rsidDel="00EC2966">
          <w:rPr>
            <w:lang w:val="en-US"/>
          </w:rPr>
          <w:delText>“this”</w:delText>
        </w:r>
      </w:del>
      <w:ins w:id="83" w:author="SND" w:date="2014-10-13T11:42:00Z">
        <w:r w:rsidR="00EC2966">
          <w:rPr>
            <w:lang w:val="en-US"/>
          </w:rPr>
          <w:t>the local</w:t>
        </w:r>
      </w:ins>
      <w:r>
        <w:rPr>
          <w:lang w:val="en-US"/>
        </w:rPr>
        <w:t xml:space="preserve"> client are distributed across the subfolders (</w:t>
      </w:r>
      <w:r w:rsidRPr="008E3288">
        <w:rPr>
          <w:i/>
          <w:lang w:val="en-US"/>
        </w:rPr>
        <w:t>markers</w:t>
      </w:r>
      <w:r>
        <w:rPr>
          <w:lang w:val="en-US"/>
        </w:rPr>
        <w:t xml:space="preserve">) of the local folder according to their </w:t>
      </w:r>
      <w:r w:rsidR="00171600">
        <w:rPr>
          <w:lang w:val="en-US"/>
        </w:rPr>
        <w:t>colour</w:t>
      </w:r>
      <w:r w:rsidR="00BD0EDC">
        <w:rPr>
          <w:lang w:val="en-US"/>
        </w:rPr>
        <w:t>s.</w:t>
      </w:r>
    </w:p>
    <w:p w14:paraId="156D8BE9" w14:textId="424DF093" w:rsidR="003354BB" w:rsidRDefault="003354BB" w:rsidP="003354BB">
      <w:pPr>
        <w:ind w:firstLine="284"/>
        <w:jc w:val="both"/>
      </w:pPr>
      <w:r w:rsidRPr="00367B2F">
        <w:rPr>
          <w:rFonts w:cs="Arial"/>
          <w:color w:val="000000"/>
        </w:rPr>
        <w:t xml:space="preserve">In order to access the database and </w:t>
      </w:r>
      <w:del w:id="84" w:author="SND" w:date="2014-10-13T11:43:00Z">
        <w:r w:rsidRPr="00367B2F" w:rsidDel="0030345F">
          <w:rPr>
            <w:rFonts w:cs="Arial"/>
            <w:color w:val="000000"/>
          </w:rPr>
          <w:delText xml:space="preserve">therefore </w:delText>
        </w:r>
      </w:del>
      <w:ins w:id="85" w:author="SND" w:date="2014-10-13T11:43:00Z">
        <w:r w:rsidR="0030345F">
          <w:rPr>
            <w:rFonts w:cs="Arial"/>
            <w:color w:val="000000"/>
          </w:rPr>
          <w:t>thus</w:t>
        </w:r>
        <w:r w:rsidR="0030345F" w:rsidRPr="00367B2F">
          <w:rPr>
            <w:rFonts w:cs="Arial"/>
            <w:color w:val="000000"/>
          </w:rPr>
          <w:t xml:space="preserve"> </w:t>
        </w:r>
      </w:ins>
      <w:r w:rsidRPr="00367B2F">
        <w:rPr>
          <w:rFonts w:cs="Arial"/>
          <w:color w:val="000000"/>
        </w:rPr>
        <w:t>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via </w:t>
      </w:r>
      <w:r w:rsidRPr="00433F88">
        <w:rPr>
          <w:rFonts w:cs="Arial"/>
          <w:i/>
          <w:color w:val="000000"/>
        </w:rPr>
        <w:t>Shibbole</w:t>
      </w:r>
      <w:r>
        <w:rPr>
          <w:rFonts w:cs="Arial"/>
          <w:i/>
          <w:color w:val="000000"/>
        </w:rPr>
        <w:t>th</w:t>
      </w:r>
      <w:r>
        <w:rPr>
          <w:rFonts w:cs="Arial"/>
          <w:color w:val="000000"/>
        </w:rPr>
        <w:t xml:space="preserve"> or</w:t>
      </w:r>
      <w:r w:rsidRPr="00367B2F">
        <w:rPr>
          <w:rFonts w:cs="Arial"/>
          <w:color w:val="000000"/>
        </w:rPr>
        <w:t xml:space="preserve"> </w:t>
      </w:r>
      <w:r>
        <w:rPr>
          <w:rFonts w:cs="Arial"/>
          <w:color w:val="000000"/>
        </w:rPr>
        <w:t xml:space="preserve">via </w:t>
      </w:r>
      <w:proofErr w:type="gramStart"/>
      <w:r w:rsidR="00EF19C8">
        <w:rPr>
          <w:rFonts w:cs="Arial"/>
          <w:color w:val="000000"/>
        </w:rPr>
        <w:t>Spring</w:t>
      </w:r>
      <w:proofErr w:type="gramEnd"/>
      <w:r w:rsidR="00EF19C8">
        <w:rPr>
          <w:rFonts w:cs="Arial"/>
          <w:color w:val="000000"/>
        </w:rPr>
        <w:t xml:space="preserve">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institution is listed as a S</w:t>
      </w:r>
      <w:r>
        <w:rPr>
          <w:rFonts w:cs="Arial"/>
          <w:color w:val="000000"/>
        </w:rPr>
        <w:t>hibboleth Identity Provider</w:t>
      </w:r>
      <w:r w:rsidR="00583382">
        <w:rPr>
          <w:rFonts w:cs="Arial"/>
          <w:color w:val="000000"/>
        </w:rPr>
        <w:t>,</w:t>
      </w:r>
      <w:r>
        <w:rPr>
          <w:rFonts w:cs="Arial"/>
          <w:color w:val="000000"/>
        </w:rPr>
        <w:t xml:space="preserve"> (</w:t>
      </w:r>
      <w:proofErr w:type="gramStart"/>
      <w:r>
        <w:rPr>
          <w:rFonts w:cs="Arial"/>
          <w:color w:val="000000"/>
        </w:rPr>
        <w:t>s)he</w:t>
      </w:r>
      <w:proofErr w:type="gramEnd"/>
      <w:r>
        <w:rPr>
          <w:rFonts w:cs="Arial"/>
          <w:color w:val="000000"/>
        </w:rPr>
        <w:t xml:space="preserve"> </w:t>
      </w:r>
      <w:r w:rsidRPr="00367B2F">
        <w:rPr>
          <w:rFonts w:cs="Arial"/>
          <w:color w:val="000000"/>
        </w:rPr>
        <w:t xml:space="preserve">can use </w:t>
      </w:r>
      <w:r>
        <w:rPr>
          <w:rFonts w:cs="Arial"/>
          <w:color w:val="000000"/>
        </w:rPr>
        <w:t>her/his institution credentials by choosing the institution</w:t>
      </w:r>
      <w:ins w:id="86" w:author="SND" w:date="2014-10-13T11:46:00Z">
        <w:r w:rsidR="002B0D54">
          <w:rPr>
            <w:rFonts w:cs="Arial"/>
            <w:color w:val="000000"/>
          </w:rPr>
          <w:t xml:space="preserve"> name</w:t>
        </w:r>
      </w:ins>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commentRangeStart w:id="87"/>
      <w:r w:rsidR="0094332D">
        <w:fldChar w:fldCharType="begin"/>
      </w:r>
      <w:r w:rsidR="0094332D">
        <w:instrText xml:space="preserve"> HYPERLINK "https://lux17.mpi.nl/ds/webannotator-basic/" </w:instrText>
      </w:r>
      <w:r w:rsidR="0094332D">
        <w:fldChar w:fldCharType="separate"/>
      </w:r>
      <w:r w:rsidRPr="00367B2F">
        <w:rPr>
          <w:rStyle w:val="Hyperlnk"/>
          <w:rFonts w:cs="Arial"/>
          <w:color w:val="1155CC"/>
        </w:rPr>
        <w:t>https://lux17.mpi.nl/ds/webannotator-basic/</w:t>
      </w:r>
      <w:r w:rsidR="0094332D">
        <w:rPr>
          <w:rStyle w:val="Hyperlnk"/>
          <w:rFonts w:cs="Arial"/>
          <w:color w:val="1155CC"/>
        </w:rPr>
        <w:fldChar w:fldCharType="end"/>
      </w:r>
      <w:commentRangeEnd w:id="87"/>
      <w:r w:rsidR="0054707A">
        <w:rPr>
          <w:rStyle w:val="Kommentarsreferens"/>
        </w:rPr>
        <w:commentReference w:id="87"/>
      </w:r>
      <w:r>
        <w:t xml:space="preserve">. </w:t>
      </w:r>
      <w:del w:id="88" w:author="SND" w:date="2014-10-13T11:48:00Z">
        <w:r w:rsidDel="00CE4F7E">
          <w:delText>After that t</w:delText>
        </w:r>
      </w:del>
      <w:ins w:id="89" w:author="SND" w:date="2014-10-13T11:48:00Z">
        <w:r w:rsidR="00CE4F7E">
          <w:t>T</w:t>
        </w:r>
      </w:ins>
      <w:r>
        <w:t xml:space="preserve">he user </w:t>
      </w:r>
      <w:del w:id="90" w:author="SND" w:date="2014-10-13T11:48:00Z">
        <w:r w:rsidDel="001805C6">
          <w:delText xml:space="preserve">must </w:delText>
        </w:r>
      </w:del>
      <w:ins w:id="91" w:author="SND" w:date="2014-10-13T11:48:00Z">
        <w:r w:rsidR="001805C6">
          <w:t xml:space="preserve">then needs to </w:t>
        </w:r>
      </w:ins>
      <w:r>
        <w:t xml:space="preserve">set </w:t>
      </w:r>
      <w:del w:id="92" w:author="SND" w:date="2014-10-13T11:48:00Z">
        <w:r w:rsidDel="00207420">
          <w:delText xml:space="preserve">up </w:delText>
        </w:r>
      </w:del>
      <w:ins w:id="93" w:author="SND" w:date="2014-10-13T11:48:00Z">
        <w:r w:rsidR="00207420">
          <w:t xml:space="preserve">the back-end </w:t>
        </w:r>
      </w:ins>
      <w:r>
        <w:t>server</w:t>
      </w:r>
      <w:ins w:id="94" w:author="SND" w:date="2014-10-13T11:48:00Z">
        <w:r w:rsidR="0037350A">
          <w:t xml:space="preserve"> URL in case it differs from what is given as default server</w:t>
        </w:r>
      </w:ins>
      <w:r>
        <w:t xml:space="preserve"> for working with basic</w:t>
      </w:r>
      <w:r w:rsidR="008E3288">
        <w:t xml:space="preserve"> </w:t>
      </w:r>
      <w:r w:rsidR="00671066">
        <w:t xml:space="preserve">authentication. </w:t>
      </w:r>
      <w:ins w:id="95" w:author="SND" w:date="2014-10-13T11:49:00Z">
        <w:r w:rsidR="0094332D">
          <w:t>This can be done in the Settings dialogue window (</w:t>
        </w:r>
      </w:ins>
      <w:del w:id="96" w:author="SND" w:date="2014-10-13T11:49:00Z">
        <w:r w:rsidDel="0094332D">
          <w:delText>For this on</w:delText>
        </w:r>
      </w:del>
      <w:del w:id="97" w:author="SND" w:date="2014-10-13T11:50:00Z">
        <w:r w:rsidDel="0094332D">
          <w:delText xml:space="preserve">e goes to </w:delText>
        </w:r>
      </w:del>
      <w:r>
        <w:t>DASISH Web Annotator&gt;Settings</w:t>
      </w:r>
      <w:ins w:id="98" w:author="SND" w:date="2014-10-13T11:50:00Z">
        <w:r w:rsidR="0094332D">
          <w:t>…</w:t>
        </w:r>
      </w:ins>
      <w:r>
        <w:t>&gt;Server</w:t>
      </w:r>
      <w:ins w:id="99" w:author="SND" w:date="2014-10-13T11:50:00Z">
        <w:r w:rsidR="0094332D">
          <w:t>), where a user-specified back-end address can be inserted</w:t>
        </w:r>
      </w:ins>
      <w:r>
        <w:t xml:space="preserve"> </w:t>
      </w:r>
      <w:del w:id="100" w:author="SND" w:date="2014-10-13T11:50:00Z">
        <w:r w:rsidDel="0094332D">
          <w:delText xml:space="preserve">and sets the </w:delText>
        </w:r>
        <w:r w:rsidRPr="00367B2F" w:rsidDel="0094332D">
          <w:delText>link</w:delText>
        </w:r>
      </w:del>
      <w:ins w:id="101" w:author="SND" w:date="2014-10-13T11:50:00Z">
        <w:r w:rsidR="0094332D">
          <w:t>(e.g.</w:t>
        </w:r>
      </w:ins>
      <w:r w:rsidRPr="00367B2F">
        <w:t xml:space="preserve"> </w:t>
      </w:r>
      <w:commentRangeStart w:id="102"/>
      <w:r w:rsidR="0094332D">
        <w:fldChar w:fldCharType="begin"/>
      </w:r>
      <w:r w:rsidR="0094332D">
        <w:instrText xml:space="preserve"> HYPERLINK "https://lux17.mpi.nl/ds/webannotator-basic" </w:instrText>
      </w:r>
      <w:r w:rsidR="0094332D">
        <w:fldChar w:fldCharType="separate"/>
      </w:r>
      <w:r w:rsidRPr="00367B2F">
        <w:rPr>
          <w:rStyle w:val="Hyperlnk"/>
          <w:rFonts w:cs="Arial"/>
          <w:color w:val="1155CC"/>
        </w:rPr>
        <w:t>https://lux17.mpi.nl/ds/webannotator-basic</w:t>
      </w:r>
      <w:r w:rsidR="0094332D">
        <w:rPr>
          <w:rStyle w:val="Hyperlnk"/>
          <w:rFonts w:cs="Arial"/>
          <w:color w:val="1155CC"/>
        </w:rPr>
        <w:fldChar w:fldCharType="end"/>
      </w:r>
      <w:del w:id="103" w:author="SND" w:date="2014-10-13T11:50:00Z">
        <w:r w:rsidRPr="00367B2F" w:rsidDel="0094332D">
          <w:delText xml:space="preserve"> </w:delText>
        </w:r>
      </w:del>
      <w:ins w:id="104" w:author="SND" w:date="2014-10-13T11:50:00Z">
        <w:r w:rsidR="0094332D">
          <w:t>)</w:t>
        </w:r>
      </w:ins>
      <w:del w:id="105" w:author="SND" w:date="2014-10-13T11:50:00Z">
        <w:r w:rsidRPr="00367B2F" w:rsidDel="0094332D">
          <w:delText xml:space="preserve">in the </w:delText>
        </w:r>
        <w:r w:rsidRPr="008E3288" w:rsidDel="0094332D">
          <w:rPr>
            <w:i/>
          </w:rPr>
          <w:delText>User Specified</w:delText>
        </w:r>
        <w:r w:rsidRPr="00367B2F" w:rsidDel="0094332D">
          <w:delText xml:space="preserve"> box </w:delText>
        </w:r>
      </w:del>
      <w:r>
        <w:t>.</w:t>
      </w:r>
      <w:commentRangeEnd w:id="102"/>
      <w:r w:rsidR="00B61051">
        <w:rPr>
          <w:rStyle w:val="Kommentarsreferens"/>
        </w:rPr>
        <w:commentReference w:id="102"/>
      </w:r>
    </w:p>
    <w:p w14:paraId="269D316D" w14:textId="38320A6B" w:rsidR="003354BB" w:rsidRDefault="003354BB" w:rsidP="003354BB">
      <w:pPr>
        <w:ind w:firstLine="284"/>
        <w:jc w:val="both"/>
      </w:pPr>
      <w:r>
        <w:t>When a user creates an annotation, the client sends it to the server together with a cached represen</w:t>
      </w:r>
      <w:r w:rsidR="00D94EAA">
        <w:t>tation of the annotated page (in</w:t>
      </w:r>
      <w:r>
        <w:t xml:space="preserve"> the moment </w:t>
      </w:r>
      <w:r w:rsidR="00E21C72">
        <w:t xml:space="preserve">of annotation). </w:t>
      </w:r>
      <w:del w:id="106" w:author="SND" w:date="2014-10-13T11:53:00Z">
        <w:r w:rsidDel="00D94A59">
          <w:delText>A cached representation can be requested by the user</w:delText>
        </w:r>
      </w:del>
      <w:ins w:id="107" w:author="SND" w:date="2014-10-13T11:53:00Z">
        <w:r w:rsidR="00D94A59">
          <w:t>The user can request a cached representation</w:t>
        </w:r>
      </w:ins>
      <w:r>
        <w:t xml:space="preserve"> later, for instance if the client cannot deliver the annotation because the page has been changed and the fragment cannot be resolved. </w:t>
      </w:r>
      <w:ins w:id="108" w:author="SND" w:date="2014-10-13T11:57:00Z">
        <w:r w:rsidR="00E71D05">
          <w:t>Please, c</w:t>
        </w:r>
      </w:ins>
      <w:del w:id="109" w:author="SND" w:date="2014-10-13T11:57:00Z">
        <w:r w:rsidDel="00E71D05">
          <w:delText>C</w:delText>
        </w:r>
      </w:del>
      <w:r>
        <w:t>onsult the manual for more detail</w:t>
      </w:r>
      <w:ins w:id="110" w:author="SND" w:date="2014-10-13T11:58:00Z">
        <w:r w:rsidR="004B1F57">
          <w:t>s</w:t>
        </w:r>
      </w:ins>
      <w:r>
        <w:t>. The cached representation is sent as a seriali</w:t>
      </w:r>
      <w:r w:rsidR="004A1ED2">
        <w:t xml:space="preserve">zed </w:t>
      </w:r>
      <w:commentRangeStart w:id="111"/>
      <w:r w:rsidR="004A1ED2">
        <w:t>DOM for</w:t>
      </w:r>
      <w:commentRangeEnd w:id="111"/>
      <w:r w:rsidR="006E547F">
        <w:rPr>
          <w:rStyle w:val="Kommentarsreferens"/>
        </w:rPr>
        <w:commentReference w:id="111"/>
      </w:r>
      <w:r w:rsidR="004A1ED2">
        <w:t xml:space="preserve"> the </w:t>
      </w:r>
      <w:del w:id="112" w:author="SND" w:date="2014-10-13T12:01:00Z">
        <w:r w:rsidR="004A1ED2" w:rsidDel="002D113F">
          <w:delText xml:space="preserve">html </w:delText>
        </w:r>
      </w:del>
      <w:ins w:id="113" w:author="SND" w:date="2014-10-13T12:01:00Z">
        <w:r w:rsidR="002D113F">
          <w:t>HTML</w:t>
        </w:r>
        <w:r w:rsidR="002D113F">
          <w:t xml:space="preserve"> </w:t>
        </w:r>
      </w:ins>
      <w:r w:rsidR="004A1ED2">
        <w:t xml:space="preserve">document. </w:t>
      </w:r>
      <w:r>
        <w:t>For images only links are sent</w:t>
      </w:r>
      <w:r w:rsidR="00957B8F">
        <w:t xml:space="preserve">. </w:t>
      </w:r>
      <w:r w:rsidRPr="003A2A50">
        <w:t xml:space="preserve">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arker, but not posted to the backend for now</w:t>
      </w:r>
      <w:r>
        <w:t>.</w:t>
      </w:r>
    </w:p>
    <w:p w14:paraId="777DFCE2" w14:textId="37EF81FC" w:rsidR="003354BB" w:rsidRDefault="003354BB" w:rsidP="003354BB">
      <w:pPr>
        <w:ind w:firstLine="284"/>
        <w:jc w:val="both"/>
      </w:pPr>
      <w:r>
        <w:t xml:space="preserve">It is possible to annotate an image, but not its fragment. The mouse pointer must be on the image, and the rest of </w:t>
      </w:r>
      <w:r w:rsidR="00C422FB">
        <w:t xml:space="preserve">the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375B6596" w14:textId="6F599DC3" w:rsidR="003354BB" w:rsidRDefault="003354BB" w:rsidP="003354BB">
      <w:pPr>
        <w:ind w:firstLine="284"/>
        <w:jc w:val="both"/>
      </w:pPr>
      <w:r>
        <w:t>To edit</w:t>
      </w:r>
      <w:r w:rsidR="00EF0632">
        <w:t xml:space="preserve"> </w:t>
      </w:r>
      <w:r>
        <w:t>an annotation</w:t>
      </w:r>
      <w:r w:rsidR="007307E5">
        <w:t>,</w:t>
      </w:r>
      <w:r>
        <w:t xml:space="preserve"> one selects it in the list on the left-ha</w:t>
      </w:r>
      <w:r w:rsidR="00575BF5">
        <w:t xml:space="preserve">nd side of the browser window. </w:t>
      </w:r>
      <w:r>
        <w:t xml:space="preserve">Next, selecting </w:t>
      </w:r>
      <w:r w:rsidRPr="00EF0632">
        <w:rPr>
          <w:i/>
        </w:rPr>
        <w:t>Properties</w:t>
      </w:r>
      <w:r w:rsidR="000F03FD">
        <w:t xml:space="preserve"> triggers a pop-up form. </w:t>
      </w:r>
      <w:r>
        <w:t>Altering its corresponding fields and tabs allows editing the</w:t>
      </w:r>
      <w:r w:rsidR="00F55473">
        <w:t xml:space="preserve"> annotation body and its title.</w:t>
      </w:r>
    </w:p>
    <w:p w14:paraId="4854EC28" w14:textId="553E470D" w:rsidR="003354BB" w:rsidRDefault="003354BB" w:rsidP="003354BB">
      <w:pPr>
        <w:ind w:firstLine="284"/>
        <w:jc w:val="both"/>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changing access rights. When </w:t>
      </w:r>
      <w:proofErr w:type="gramStart"/>
      <w:r>
        <w:t xml:space="preserve">an annotation is created by </w:t>
      </w:r>
      <w:r w:rsidR="00EF0632">
        <w:t xml:space="preserve">the </w:t>
      </w:r>
      <w:r>
        <w:t>DWAN client</w:t>
      </w:r>
      <w:proofErr w:type="gramEnd"/>
      <w:r w:rsidR="00F675AA">
        <w:t>,</w:t>
      </w:r>
      <w:r>
        <w:t xml:space="preserve"> all registered users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w:t>
      </w:r>
      <w:proofErr w:type="gramStart"/>
      <w:r>
        <w:t xml:space="preserve">Additional HTML forms are produced by </w:t>
      </w:r>
      <w:ins w:id="114" w:author="SND" w:date="2014-10-13T12:12:00Z">
        <w:r w:rsidR="00A142A4">
          <w:t xml:space="preserve">the </w:t>
        </w:r>
      </w:ins>
      <w:r>
        <w:t>back</w:t>
      </w:r>
      <w:ins w:id="115" w:author="SND" w:date="2014-10-13T12:12:00Z">
        <w:r w:rsidR="00A142A4">
          <w:t>-</w:t>
        </w:r>
      </w:ins>
      <w:r>
        <w:t xml:space="preserve">end server upon </w:t>
      </w:r>
      <w:del w:id="116" w:author="SND" w:date="2014-10-13T12:12:00Z">
        <w:r w:rsidDel="007227EE">
          <w:delText xml:space="preserve">the </w:delText>
        </w:r>
      </w:del>
      <w:r>
        <w:t>request from the client</w:t>
      </w:r>
      <w:proofErr w:type="gramEnd"/>
      <w:ins w:id="117" w:author="SND" w:date="2014-10-13T12:13:00Z">
        <w:r w:rsidR="00704655">
          <w:t>. Usage of these forms</w:t>
        </w:r>
      </w:ins>
      <w:del w:id="118" w:author="SND" w:date="2014-10-13T12:13:00Z">
        <w:r w:rsidDel="00704655">
          <w:delText>, filling which</w:delText>
        </w:r>
      </w:del>
      <w:r>
        <w:t xml:space="preserve"> allows the owner to reassign the rights for a particular user and an annotation, or </w:t>
      </w:r>
      <w:ins w:id="119" w:author="SND" w:date="2014-10-13T12:14:00Z">
        <w:r w:rsidR="00005273">
          <w:t xml:space="preserve">to </w:t>
        </w:r>
      </w:ins>
      <w:r>
        <w:t>change the public access mode for a given annotation.</w:t>
      </w:r>
    </w:p>
    <w:p w14:paraId="7CF48B00" w14:textId="1FE265B6" w:rsidR="003354BB" w:rsidRDefault="004C29FD" w:rsidP="003354BB">
      <w:pPr>
        <w:ind w:firstLine="284"/>
        <w:jc w:val="both"/>
      </w:pPr>
      <w:ins w:id="120" w:author="SND" w:date="2014-10-13T12:15:00Z">
        <w:r>
          <w:t>While w</w:t>
        </w:r>
      </w:ins>
      <w:del w:id="121" w:author="SND" w:date="2014-10-13T12:15:00Z">
        <w:r w:rsidR="003354BB" w:rsidDel="004C29FD">
          <w:delText>W</w:delText>
        </w:r>
      </w:del>
      <w:r w:rsidR="003354BB">
        <w:t xml:space="preserve">orking on the </w:t>
      </w:r>
      <w:del w:id="122" w:author="SND" w:date="2014-10-13T12:15:00Z">
        <w:r w:rsidR="003354BB" w:rsidDel="004C29FD">
          <w:delText xml:space="preserve">turning </w:delText>
        </w:r>
      </w:del>
      <w:ins w:id="123" w:author="SND" w:date="2014-10-13T12:15:00Z">
        <w:r>
          <w:t>transformation</w:t>
        </w:r>
        <w:r>
          <w:t xml:space="preserve"> </w:t>
        </w:r>
      </w:ins>
      <w:r w:rsidR="003354BB">
        <w:t xml:space="preserve">of Wired-Marker into a DWAN client, the DASISH team has figured out that four of Wired-Marker’s drawbacks cannot be fixed </w:t>
      </w:r>
      <w:del w:id="124" w:author="SND" w:date="2014-10-13T12:16:00Z">
        <w:r w:rsidR="003354BB" w:rsidDel="00D2307A">
          <w:delText xml:space="preserve">in </w:delText>
        </w:r>
      </w:del>
      <w:ins w:id="125" w:author="SND" w:date="2014-10-13T12:16:00Z">
        <w:r w:rsidR="00D2307A">
          <w:t>within a</w:t>
        </w:r>
        <w:r w:rsidR="00D2307A">
          <w:t xml:space="preserve"> </w:t>
        </w:r>
      </w:ins>
      <w:r w:rsidR="003354BB">
        <w:t xml:space="preserve">reasonable amount of time. </w:t>
      </w:r>
      <w:commentRangeStart w:id="126"/>
      <w:r w:rsidR="003354BB">
        <w:t xml:space="preserve">First, it does not allow </w:t>
      </w:r>
      <w:proofErr w:type="gramStart"/>
      <w:r w:rsidR="003354BB">
        <w:t>multiple-target annotations that means</w:t>
      </w:r>
      <w:proofErr w:type="gramEnd"/>
      <w:r w:rsidR="003354BB">
        <w:t xml:space="preserve"> that a text note can b</w:t>
      </w:r>
      <w:r w:rsidR="00720318">
        <w:t>e put exactly on one fragment</w:t>
      </w:r>
      <w:commentRangeEnd w:id="126"/>
      <w:r w:rsidR="008D09E5">
        <w:rPr>
          <w:rStyle w:val="Kommentarsreferens"/>
        </w:rPr>
        <w:commentReference w:id="126"/>
      </w:r>
      <w:r w:rsidR="00720318">
        <w:t xml:space="preserve">. </w:t>
      </w:r>
      <w:r w:rsidR="003354BB">
        <w:t>For instance</w:t>
      </w:r>
      <w:r w:rsidR="00720318">
        <w:t>,</w:t>
      </w:r>
      <w:r w:rsidR="003354BB">
        <w:t xml:space="preserve"> </w:t>
      </w:r>
      <w:ins w:id="127" w:author="SND" w:date="2014-10-13T12:22:00Z">
        <w:r w:rsidR="0084568D">
          <w:t xml:space="preserve">it is not possible to </w:t>
        </w:r>
      </w:ins>
      <w:del w:id="128" w:author="SND" w:date="2014-10-13T12:22:00Z">
        <w:r w:rsidR="00720318" w:rsidDel="0084568D">
          <w:delText>a user</w:delText>
        </w:r>
        <w:r w:rsidR="003354BB" w:rsidDel="0084568D">
          <w:delText xml:space="preserve"> cannot </w:delText>
        </w:r>
      </w:del>
      <w:r w:rsidR="003354BB">
        <w:t xml:space="preserve">annotate </w:t>
      </w:r>
      <w:del w:id="129" w:author="SND" w:date="2014-10-13T12:22:00Z">
        <w:r w:rsidR="003354BB" w:rsidDel="0084568D">
          <w:delText xml:space="preserve">simultaneously </w:delText>
        </w:r>
      </w:del>
      <w:r w:rsidR="003354BB">
        <w:t>two text fragments</w:t>
      </w:r>
      <w:ins w:id="130" w:author="SND" w:date="2014-10-13T12:22:00Z">
        <w:r w:rsidR="0084568D" w:rsidRPr="0084568D">
          <w:t xml:space="preserve"> </w:t>
        </w:r>
        <w:r w:rsidR="0084568D">
          <w:t>simultaneously</w:t>
        </w:r>
      </w:ins>
      <w:r w:rsidR="003354BB">
        <w:t xml:space="preserve">, </w:t>
      </w:r>
      <w:del w:id="131" w:author="SND" w:date="2014-10-13T12:23:00Z">
        <w:r w:rsidR="003354BB" w:rsidDel="00E23E99">
          <w:delText>by making</w:delText>
        </w:r>
      </w:del>
      <w:ins w:id="132" w:author="SND" w:date="2014-10-13T12:23:00Z">
        <w:r w:rsidR="00E23E99">
          <w:t xml:space="preserve">and to </w:t>
        </w:r>
      </w:ins>
      <w:ins w:id="133" w:author="SND" w:date="2014-10-13T12:24:00Z">
        <w:r w:rsidR="002C3266">
          <w:t xml:space="preserve">interrelate and </w:t>
        </w:r>
      </w:ins>
      <w:ins w:id="134" w:author="SND" w:date="2014-10-13T12:23:00Z">
        <w:r w:rsidR="00E23E99">
          <w:t>link them with the</w:t>
        </w:r>
      </w:ins>
      <w:del w:id="135" w:author="SND" w:date="2014-10-13T12:23:00Z">
        <w:r w:rsidR="003354BB" w:rsidDel="00E23E99">
          <w:delText xml:space="preserve"> a</w:delText>
        </w:r>
      </w:del>
      <w:r w:rsidR="003354BB">
        <w:t xml:space="preserve"> remark th</w:t>
      </w:r>
      <w:r w:rsidR="0032433A">
        <w:t xml:space="preserve">at they contradict each other. </w:t>
      </w:r>
      <w:r w:rsidR="003354BB">
        <w:t xml:space="preserve">The second drawback </w:t>
      </w:r>
      <w:del w:id="136" w:author="SND" w:date="2014-10-13T12:24:00Z">
        <w:r w:rsidR="003354BB" w:rsidDel="00F448C2">
          <w:delText xml:space="preserve">is </w:delText>
        </w:r>
      </w:del>
      <w:ins w:id="137" w:author="SND" w:date="2014-10-13T12:24:00Z">
        <w:r w:rsidR="00F448C2">
          <w:t>has</w:t>
        </w:r>
        <w:r w:rsidR="00F448C2">
          <w:t xml:space="preserve"> </w:t>
        </w:r>
      </w:ins>
      <w:r w:rsidR="003354BB">
        <w:t xml:space="preserve">already </w:t>
      </w:r>
      <w:ins w:id="138" w:author="SND" w:date="2014-10-13T12:24:00Z">
        <w:r w:rsidR="00F448C2">
          <w:t xml:space="preserve">been </w:t>
        </w:r>
      </w:ins>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tnotsreferens"/>
        </w:rPr>
        <w:footnoteReference w:id="14"/>
      </w:r>
      <w:r w:rsidR="00574936">
        <w:t xml:space="preserve">. </w:t>
      </w:r>
      <w:r w:rsidR="003354BB">
        <w:t>Third</w:t>
      </w:r>
      <w:r w:rsidR="0063292F">
        <w:t>ly</w:t>
      </w:r>
      <w:r w:rsidR="003354BB">
        <w:t xml:space="preserve">, fragments of images cannot be annotated by Wired-Marker, but only the whole image. </w:t>
      </w:r>
      <w:del w:id="140" w:author="SND" w:date="2014-10-13T12:29:00Z">
        <w:r w:rsidR="003354BB" w:rsidDel="00CE75A3">
          <w:delText xml:space="preserve"> </w:delText>
        </w:r>
      </w:del>
      <w:del w:id="141" w:author="SND" w:date="2014-10-13T12:30:00Z">
        <w:r w:rsidR="003354BB" w:rsidDel="003F6DE2">
          <w:delText>Fourth</w:delText>
        </w:r>
      </w:del>
      <w:ins w:id="142" w:author="SND" w:date="2014-10-13T12:30:00Z">
        <w:r w:rsidR="003F6DE2">
          <w:t>In the fo</w:t>
        </w:r>
        <w:r w:rsidR="00EB24BD">
          <w:t>u</w:t>
        </w:r>
        <w:r w:rsidR="003F6DE2">
          <w:t>rth place</w:t>
        </w:r>
      </w:ins>
      <w:r w:rsidR="003354BB">
        <w:t>, adding notebooks would demand significant ref</w:t>
      </w:r>
      <w:r w:rsidR="003D06AD">
        <w:t xml:space="preserve">actoring of the original code. </w:t>
      </w:r>
      <w:ins w:id="143" w:author="SND" w:date="2014-10-13T12:32:00Z">
        <w:r w:rsidR="00724E8C">
          <w:t>To a certain extent</w:t>
        </w:r>
      </w:ins>
      <w:del w:id="144" w:author="SND" w:date="2014-10-13T12:32:00Z">
        <w:r w:rsidR="003354BB" w:rsidDel="00724E8C">
          <w:delText>In a sense</w:delText>
        </w:r>
      </w:del>
      <w:r w:rsidR="003354BB">
        <w:t xml:space="preserve">, coloured directories of </w:t>
      </w:r>
      <w:r w:rsidR="00813CCC">
        <w:t xml:space="preserve">the </w:t>
      </w:r>
      <w:r w:rsidR="003354BB">
        <w:t>local folder can be seen as notebooks.</w:t>
      </w:r>
    </w:p>
    <w:p w14:paraId="4C858259" w14:textId="4885FCFD" w:rsidR="003354BB" w:rsidRDefault="003354BB" w:rsidP="003354BB">
      <w:pPr>
        <w:ind w:firstLine="284"/>
        <w:jc w:val="both"/>
      </w:pPr>
      <w:r>
        <w:t>At the end of this section</w:t>
      </w:r>
      <w:r w:rsidR="00FE06A0">
        <w:t>,</w:t>
      </w:r>
      <w:r>
        <w:t xml:space="preserve"> we sum up the features that have been added to (or changed in) Wired-Marker to adjust it to DASISH requirements:</w:t>
      </w:r>
    </w:p>
    <w:p w14:paraId="38E67A35" w14:textId="3D5AC726" w:rsidR="003354BB" w:rsidRDefault="003354BB" w:rsidP="00EC5100">
      <w:pPr>
        <w:pStyle w:val="Liststycke"/>
        <w:ind w:left="1004"/>
        <w:rPr>
          <w:lang w:val="en-US"/>
        </w:rPr>
      </w:pPr>
      <w:proofErr w:type="gramStart"/>
      <w:r w:rsidRPr="00EC5100">
        <w:rPr>
          <w:u w:val="single"/>
        </w:rPr>
        <w:t>design</w:t>
      </w:r>
      <w:proofErr w:type="gramEnd"/>
      <w:r>
        <w:t xml:space="preserve">: </w:t>
      </w:r>
      <w:r w:rsidRPr="000C2DF3">
        <w:rPr>
          <w:lang w:val="en-US"/>
        </w:rPr>
        <w:t>c</w:t>
      </w:r>
      <w:r>
        <w:rPr>
          <w:lang w:val="en-US"/>
        </w:rPr>
        <w:t xml:space="preserve">ustomization of existing visual features </w:t>
      </w:r>
      <w:r w:rsidRPr="000C2DF3">
        <w:rPr>
          <w:lang w:val="en-US"/>
        </w:rPr>
        <w:t>(e.g. sidebar, top menu, right-clic</w:t>
      </w:r>
      <w:r w:rsidR="008458E0">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p>
    <w:p w14:paraId="7CEB0FFA" w14:textId="22FB2C22" w:rsidR="003354BB" w:rsidRDefault="003354BB" w:rsidP="00EC5100">
      <w:pPr>
        <w:pStyle w:val="Liststycke"/>
        <w:ind w:left="1004"/>
        <w:rPr>
          <w:lang w:val="en-US"/>
        </w:rPr>
      </w:pPr>
      <w:proofErr w:type="gramStart"/>
      <w:r w:rsidRPr="00EC5100">
        <w:rPr>
          <w:u w:val="single"/>
          <w:lang w:val="en-US"/>
        </w:rPr>
        <w:t>functionality</w:t>
      </w:r>
      <w:proofErr w:type="gramEnd"/>
      <w:r w:rsidR="00550EA8">
        <w:rPr>
          <w:lang w:val="en-US"/>
        </w:rPr>
        <w:t xml:space="preserve">: </w:t>
      </w:r>
      <w:r>
        <w:rPr>
          <w:lang w:val="en-US"/>
        </w:rPr>
        <w:t xml:space="preserve">GET, PUT (update), </w:t>
      </w:r>
      <w:r w:rsidRPr="000C2DF3">
        <w:rPr>
          <w:lang w:val="en-US"/>
        </w:rPr>
        <w:t>POST</w:t>
      </w:r>
      <w:r w:rsidR="0018069F">
        <w:rPr>
          <w:lang w:val="en-US"/>
        </w:rPr>
        <w:t xml:space="preserve">, </w:t>
      </w:r>
      <w:r>
        <w:rPr>
          <w:lang w:val="en-US"/>
        </w:rPr>
        <w:t xml:space="preserve">DELETE </w:t>
      </w:r>
      <w:r w:rsidRPr="000C2DF3">
        <w:rPr>
          <w:lang w:val="en-US"/>
        </w:rPr>
        <w:t>annotations</w:t>
      </w:r>
      <w:r w:rsidR="00FF41F0">
        <w:rPr>
          <w:lang w:val="en-US"/>
        </w:rPr>
        <w:t xml:space="preserve">; </w:t>
      </w:r>
      <w:r>
        <w:rPr>
          <w:lang w:val="en-US"/>
        </w:rPr>
        <w:t>POST and GET for cached representations; authentication (login/logout);</w:t>
      </w:r>
    </w:p>
    <w:p w14:paraId="60D0EA05" w14:textId="77777777" w:rsidR="003354BB" w:rsidRPr="00BE4AE2" w:rsidRDefault="003354BB" w:rsidP="00EC5100">
      <w:pPr>
        <w:pStyle w:val="Liststycke"/>
        <w:ind w:left="1004"/>
        <w:jc w:val="both"/>
        <w:rPr>
          <w:sz w:val="28"/>
          <w:szCs w:val="28"/>
          <w:lang w:val="en-US"/>
        </w:rPr>
      </w:pPr>
      <w:proofErr w:type="gramStart"/>
      <w:r w:rsidRPr="00EC5100">
        <w:rPr>
          <w:u w:val="single"/>
          <w:lang w:val="en-US"/>
        </w:rPr>
        <w:t>miscellaneous</w:t>
      </w:r>
      <w:proofErr w:type="gramEnd"/>
      <w:r w:rsidRPr="000C2DF3">
        <w:rPr>
          <w:lang w:val="en-US"/>
        </w:rPr>
        <w:t>: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hyperlink r:id="rId36" w:history="1">
        <w:r w:rsidRPr="00BE4AE2">
          <w:rPr>
            <w:color w:val="0000E9"/>
            <w:u w:val="single" w:color="0000E9"/>
            <w:lang w:val="en-US"/>
          </w:rPr>
          <w:t>http://www.wired-marker.org/en/index.html</w:t>
        </w:r>
      </w:hyperlink>
      <w:r w:rsidRPr="00BE4AE2">
        <w:rPr>
          <w:lang w:val="en-US"/>
        </w:rPr>
        <w:t>);  hyperanchor (</w:t>
      </w:r>
      <w:hyperlink r:id="rId37" w:history="1">
        <w:r w:rsidRPr="00BE4AE2">
          <w:rPr>
            <w:color w:val="0000E9"/>
            <w:u w:val="single" w:color="0000E9"/>
            <w:lang w:val="en-US"/>
          </w:rPr>
          <w:t>http://www.hyper-anchor.org/en/technical_format.html</w:t>
        </w:r>
      </w:hyperlink>
      <w:r w:rsidRPr="00BE4AE2">
        <w:rPr>
          <w:lang w:val="en-US"/>
        </w:rPr>
        <w:t>) mapping to xpointer (used on POST/GET) (</w:t>
      </w:r>
      <w:hyperlink r:id="rId38" w:history="1">
        <w:r w:rsidRPr="00BE4AE2">
          <w:rPr>
            <w:color w:val="0000E9"/>
            <w:u w:val="single" w:color="0000E9"/>
            <w:lang w:val="en-US"/>
          </w:rPr>
          <w:t>http://www.w3.org/TR/xptr-framework</w:t>
        </w:r>
      </w:hyperlink>
      <w:r w:rsidRPr="00BE4AE2">
        <w:rPr>
          <w:lang w:val="en-US"/>
        </w:rPr>
        <w:t>/, </w:t>
      </w:r>
      <w:hyperlink r:id="rId39" w:anchor="w3c_all" w:history="1">
        <w:r w:rsidRPr="00BE4AE2">
          <w:rPr>
            <w:color w:val="0000E9"/>
            <w:u w:val="single" w:color="0000E9"/>
            <w:lang w:val="en-US"/>
          </w:rPr>
          <w:t>http://www.w3.org/standards/techs/xpointer#w3c_all</w:t>
        </w:r>
      </w:hyperlink>
      <w:r w:rsidRPr="00BE4AE2">
        <w:rPr>
          <w:lang w:val="en-US"/>
        </w:rPr>
        <w:t>) </w:t>
      </w:r>
    </w:p>
    <w:p w14:paraId="49AEB9ED" w14:textId="77777777" w:rsidR="003354BB" w:rsidRDefault="003354BB" w:rsidP="003354BB">
      <w:pPr>
        <w:pStyle w:val="Liststycke"/>
        <w:numPr>
          <w:ilvl w:val="0"/>
          <w:numId w:val="4"/>
        </w:numPr>
        <w:ind w:firstLine="284"/>
        <w:jc w:val="both"/>
        <w:rPr>
          <w:sz w:val="28"/>
          <w:szCs w:val="28"/>
          <w:lang w:val="en-US"/>
        </w:rPr>
      </w:pPr>
      <w:r>
        <w:rPr>
          <w:lang w:val="en-US"/>
        </w:rPr>
        <w:t xml:space="preserve"> </w:t>
      </w:r>
      <w:proofErr w:type="gramStart"/>
      <w:r>
        <w:rPr>
          <w:lang w:val="en-US"/>
        </w:rPr>
        <w:t>getting</w:t>
      </w:r>
      <w:proofErr w:type="gramEnd"/>
      <w:r>
        <w:rPr>
          <w:lang w:val="en-US"/>
        </w:rPr>
        <w:t xml:space="preserve"> upd</w:t>
      </w:r>
      <w:bookmarkStart w:id="145" w:name="_GoBack"/>
      <w:bookmarkEnd w:id="145"/>
      <w:r>
        <w:rPr>
          <w:lang w:val="en-US"/>
        </w:rPr>
        <w:t>ated annotation bodies</w:t>
      </w:r>
      <w:r>
        <w:rPr>
          <w:rStyle w:val="Fotnotsreferens"/>
          <w:lang w:val="en-US"/>
        </w:rPr>
        <w:footnoteReference w:id="15"/>
      </w:r>
      <w:r>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Rubrik3"/>
        <w:ind w:firstLine="284"/>
        <w:jc w:val="both"/>
      </w:pPr>
      <w:bookmarkStart w:id="147" w:name="_Toc274571979"/>
      <w:r>
        <w:t>Frontend for ELAN</w:t>
      </w:r>
      <w:bookmarkEnd w:id="147"/>
    </w:p>
    <w:p w14:paraId="59CEC0B0" w14:textId="231DA515"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5F8622A5"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w:t>
      </w:r>
      <w:proofErr w:type="gramStart"/>
      <w:r w:rsidRPr="00203EF6">
        <w:rPr>
          <w:lang w:val="en-US"/>
        </w:rPr>
        <w:t>:nl</w:t>
      </w:r>
      <w:proofErr w:type="gramEnd"/>
      <w:r w:rsidRPr="00203EF6">
        <w:rPr>
          <w:lang w:val="en-US"/>
        </w:rPr>
        <w:t>-mpi-tools-elan-eaf:59d08e6a-5cd9-4aed-8aa4-7074c270e635.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 xml:space="preserve">named tier (#tier=Gebruik) </w:t>
      </w:r>
      <w:commentRangeStart w:id="148"/>
      <w:r w:rsidRPr="00203EF6">
        <w:rPr>
          <w:lang w:val="en-US"/>
        </w:rPr>
        <w:t>or even to a specific annotation (#anno=a1,</w:t>
      </w:r>
      <w:r>
        <w:rPr>
          <w:lang w:val="en-US"/>
        </w:rPr>
        <w:t xml:space="preserve"> </w:t>
      </w:r>
      <w:r w:rsidRPr="00203EF6">
        <w:rPr>
          <w:lang w:val="en-US"/>
        </w:rPr>
        <w:t>using its internal ID)</w:t>
      </w:r>
      <w:commentRangeEnd w:id="148"/>
      <w:r w:rsidR="00C31D54">
        <w:rPr>
          <w:rStyle w:val="Kommentarsreferens"/>
        </w:rPr>
        <w:commentReference w:id="148"/>
      </w:r>
      <w:r w:rsidRPr="00203EF6">
        <w:rPr>
          <w:lang w:val="en-US"/>
        </w:rPr>
        <w:t>.</w:t>
      </w:r>
    </w:p>
    <w:p w14:paraId="7B146E0C" w14:textId="56476AAA" w:rsidR="0006213B" w:rsidRPr="0006213B" w:rsidRDefault="0006213B" w:rsidP="0006213B">
      <w:commentRangeStart w:id="149"/>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commentRangeEnd w:id="149"/>
      <w:r w:rsidR="00C31D54">
        <w:rPr>
          <w:rStyle w:val="Kommentarsreferens"/>
        </w:rPr>
        <w:commentReference w:id="149"/>
      </w:r>
    </w:p>
    <w:p w14:paraId="2778BB19" w14:textId="16841FCE" w:rsidR="0006213B" w:rsidRDefault="009B54F3" w:rsidP="0006213B">
      <w:pPr>
        <w:pStyle w:val="Rubrik3"/>
        <w:ind w:firstLine="284"/>
        <w:jc w:val="both"/>
      </w:pPr>
      <w:bookmarkStart w:id="150" w:name="_Toc274571980"/>
      <w:r w:rsidRPr="00FC5A7C">
        <w:t xml:space="preserve">Frontend for </w:t>
      </w:r>
      <w:r w:rsidR="0006213B">
        <w:t>ANNEX</w:t>
      </w:r>
      <w:bookmarkEnd w:id="150"/>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F75CB89"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w:t>
      </w:r>
      <w:r w:rsidR="00C31D54">
        <w:t>, specifically ANNEX’s URLs accept time period (‘time=’ and ‘duration=’) and tier specification (‘tier=’) parameters</w:t>
      </w:r>
      <w:r>
        <w:t>. This consequently eliminates the need for the EAF URN desc</w:t>
      </w:r>
      <w:r w:rsidRPr="006C199B">
        <w:t>ribed</w:t>
      </w:r>
      <w:r>
        <w:t xml:space="preserve"> in the ELAN section of this document</w:t>
      </w:r>
      <w:r w:rsidR="00E908EC">
        <w:t>.</w:t>
      </w:r>
    </w:p>
    <w:p w14:paraId="7C41EED6" w14:textId="77777777" w:rsidR="0006213B" w:rsidRPr="0006213B" w:rsidRDefault="0006213B" w:rsidP="0006213B"/>
    <w:p w14:paraId="1E554E25" w14:textId="4A773457" w:rsidR="00203EF6" w:rsidRPr="00C65213" w:rsidRDefault="00476573" w:rsidP="005004A1">
      <w:pPr>
        <w:pStyle w:val="Rubrik2"/>
      </w:pPr>
      <w:bookmarkStart w:id="151" w:name="_Toc274571981"/>
      <w:r w:rsidRPr="00C65213">
        <w:t>Testing Procedure</w:t>
      </w:r>
      <w:bookmarkEnd w:id="151"/>
    </w:p>
    <w:p w14:paraId="5A5ADC38" w14:textId="3F5BB7A9"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0" w:history="1">
        <w:r w:rsidR="00882503" w:rsidRPr="00617412">
          <w:rPr>
            <w:rStyle w:val="Hyperl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 xml:space="preserve">DWAN release </w:t>
      </w:r>
      <w:proofErr w:type="gramStart"/>
      <w:r w:rsidRPr="00B53C45">
        <w:rPr>
          <w:lang w:val="en-US"/>
        </w:rPr>
        <w:t>1.0 server side software</w:t>
      </w:r>
      <w:proofErr w:type="gramEnd"/>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41" w:history="1">
        <w:r w:rsidRPr="00617412">
          <w:rPr>
            <w:rStyle w:val="Hyperlnk"/>
            <w:lang w:val="en-US"/>
          </w:rPr>
          <w:t>https://github.com/DASISH/dwanclientwiredmarker</w:t>
        </w:r>
      </w:hyperlink>
      <w:r>
        <w:rPr>
          <w:color w:val="1155CD"/>
          <w:lang w:val="en-US"/>
        </w:rPr>
        <w:t xml:space="preserve"> </w:t>
      </w:r>
      <w:r w:rsidRPr="00B53C45">
        <w:rPr>
          <w:color w:val="252525"/>
          <w:lang w:val="en-US"/>
        </w:rPr>
        <w:t xml:space="preserve">and </w:t>
      </w:r>
      <w:commentRangeStart w:id="152"/>
      <w:r w:rsidRPr="00B53C45">
        <w:rPr>
          <w:color w:val="1155CD"/>
          <w:lang w:val="en-US"/>
        </w:rPr>
        <w:t>https://github.com/DASISH/dwanbackend</w:t>
      </w:r>
      <w:commentRangeEnd w:id="152"/>
      <w:r w:rsidR="00602793">
        <w:rPr>
          <w:rStyle w:val="Kommentarsreferens"/>
        </w:rPr>
        <w:commentReference w:id="152"/>
      </w:r>
      <w:r w:rsidRPr="00B53C45">
        <w:rPr>
          <w:color w:val="252525"/>
          <w:lang w:val="en-US"/>
        </w:rPr>
        <w:t>.</w:t>
      </w:r>
    </w:p>
    <w:p w14:paraId="0EE73CD5" w14:textId="77777777" w:rsidR="00882503" w:rsidRPr="00B53C45" w:rsidRDefault="00882503" w:rsidP="00882503">
      <w:pPr>
        <w:ind w:firstLine="284"/>
        <w:jc w:val="both"/>
        <w:rPr>
          <w:lang w:val="en-US"/>
        </w:rPr>
      </w:pPr>
      <w:commentRangeStart w:id="153"/>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proofErr w:type="gramStart"/>
      <w:r w:rsidRPr="00B53C45">
        <w:rPr>
          <w:lang w:val="en-US"/>
        </w:rPr>
        <w:t>suspended</w:t>
      </w:r>
      <w:proofErr w:type="gramEnd"/>
      <w:r w:rsidRPr="00B53C45">
        <w:rPr>
          <w:lang w:val="en-US"/>
        </w:rPr>
        <w:t xml:space="preserve">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153"/>
    <w:p w14:paraId="15DE5ECB" w14:textId="77777777" w:rsidR="00882503" w:rsidRPr="00B53C45" w:rsidRDefault="001765FA" w:rsidP="006C0835">
      <w:pPr>
        <w:ind w:firstLine="284"/>
        <w:jc w:val="both"/>
        <w:rPr>
          <w:rFonts w:ascii="Times" w:hAnsi="Times" w:cs="ArialMT"/>
          <w:color w:val="000000"/>
          <w:lang w:val="en-US"/>
        </w:rPr>
      </w:pPr>
      <w:r>
        <w:rPr>
          <w:rStyle w:val="Kommentarsreferens"/>
        </w:rPr>
        <w:commentReference w:id="153"/>
      </w:r>
    </w:p>
    <w:p w14:paraId="7A3C39D3" w14:textId="77777777" w:rsidR="00E8265E" w:rsidRDefault="00E8265E" w:rsidP="00E8265E">
      <w:pPr>
        <w:pStyle w:val="Rubrik1"/>
        <w:rPr>
          <w:rFonts w:eastAsia="Verdana Bold" w:hAnsi="Verdana Bold" w:cs="Verdana Bold"/>
          <w:u w:color="000000"/>
        </w:rPr>
      </w:pPr>
      <w:bookmarkStart w:id="154" w:name="_Toc274571982"/>
      <w:r>
        <w:rPr>
          <w:u w:color="000000"/>
        </w:rPr>
        <w:t>Social Sciences and Humanities: Results and Outlook</w:t>
      </w:r>
      <w:bookmarkEnd w:id="154"/>
    </w:p>
    <w:p w14:paraId="20D948E2" w14:textId="26C8B521" w:rsidR="007825C4" w:rsidRDefault="007825C4" w:rsidP="00F53938">
      <w:pPr>
        <w:ind w:firstLine="284"/>
        <w:jc w:val="both"/>
        <w:rPr>
          <w:rFonts w:ascii="Cambria" w:eastAsia="Cambria" w:hAnsi="Cambria" w:cs="Cambria"/>
          <w:u w:color="000000"/>
        </w:rPr>
      </w:pPr>
      <w:r>
        <w:rPr>
          <w:u w:color="000000"/>
        </w:rPr>
        <w:t xml:space="preserve">Annotation is an </w:t>
      </w:r>
      <w:proofErr w:type="gramStart"/>
      <w:r>
        <w:rPr>
          <w:u w:color="000000"/>
        </w:rPr>
        <w:t>activity which</w:t>
      </w:r>
      <w:proofErr w:type="gramEnd"/>
      <w:r>
        <w:rPr>
          <w:u w:color="000000"/>
        </w:rPr>
        <w:t xml:space="preserve">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ACDD167" w14:textId="77777777" w:rsidR="007825C4"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functionality and, where it can be determined, their usages to the typology proposed by Dunn and Hedges (2012)</w:t>
      </w:r>
      <w:r>
        <w:rPr>
          <w:rFonts w:ascii="Cambria" w:eastAsia="Cambria" w:hAnsi="Cambria" w:cs="Cambria"/>
          <w:sz w:val="24"/>
          <w:szCs w:val="24"/>
          <w:u w:color="000000"/>
          <w:vertAlign w:val="superscript"/>
        </w:rPr>
        <w:footnoteReference w:id="16"/>
      </w:r>
      <w:r>
        <w:rPr>
          <w:rFonts w:ascii="Cambria" w:eastAsia="Cambria" w:hAnsi="Cambria" w:cs="Cambria"/>
          <w:sz w:val="24"/>
          <w:szCs w:val="24"/>
          <w:u w:color="000000"/>
        </w:rPr>
        <w:t xml:space="preserve"> in their report on crowd-sourcing in cultural heritage and the humanities; and a set of user scenarios based on this analysis.</w:t>
      </w:r>
    </w:p>
    <w:p w14:paraId="54E74B50" w14:textId="77777777" w:rsidR="007825C4" w:rsidRPr="00E8265E" w:rsidRDefault="007825C4" w:rsidP="00E8265E">
      <w:pPr>
        <w:pStyle w:val="Rubrik2"/>
      </w:pPr>
      <w:bookmarkStart w:id="155" w:name="_Toc274571983"/>
      <w:r w:rsidRPr="00E8265E">
        <w:t>List of annotation tools used by the HSS community</w:t>
      </w:r>
      <w:bookmarkEnd w:id="155"/>
    </w:p>
    <w:p w14:paraId="066A816A" w14:textId="77BC36D3" w:rsidR="00A0772A"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b/>
          <w:bCs/>
          <w:sz w:val="24"/>
          <w:szCs w:val="24"/>
          <w:u w:color="000000"/>
        </w:rPr>
      </w:pPr>
      <w:r>
        <w:rPr>
          <w:rFonts w:ascii="Cambria" w:eastAsia="Cambria" w:hAnsi="Cambria" w:cs="Cambria"/>
          <w:sz w:val="24"/>
          <w:szCs w:val="24"/>
          <w:u w:color="000000"/>
        </w:rPr>
        <w:t>The following list of tools has been generated from a simple search using the keyword annot* in the Tools e-Registry for E-Social science, Arts and Humanities (TERESAH) registry, currently under development for WP2.</w:t>
      </w:r>
    </w:p>
    <w:p w14:paraId="103EE3D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A.nnotate.com</w:t>
      </w:r>
    </w:p>
    <w:p w14:paraId="57B88F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http://dirt.projectbamboo.org/resources/annotatecom</w:t>
      </w:r>
    </w:p>
    <w:p w14:paraId="1D2A383D" w14:textId="5BC60082" w:rsidR="00A0772A"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A.nnotate.com allows you to annotate documents and images online. You may also collaborate on documents and index files. A.nnotate.com supports PDF and MS Office file formats, and runs on all common web browsers.</w:t>
      </w:r>
    </w:p>
    <w:p w14:paraId="380058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4BCA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ANNIS</w:t>
      </w:r>
    </w:p>
    <w:p w14:paraId="76A9FF5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ANNIS2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p>
    <w:p w14:paraId="72B6BA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67282F4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AB4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Advene</w:t>
      </w:r>
    </w:p>
    <w:p w14:paraId="453769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The cross-platform Advene application allows users to easily create comments and analyses of video documents, through the definition of time-aligned annotations and their mobilisation into </w:t>
      </w:r>
      <w:proofErr w:type="gramStart"/>
      <w:r>
        <w:rPr>
          <w:rFonts w:ascii="Cambria" w:eastAsia="Cambria" w:hAnsi="Cambria" w:cs="Cambria"/>
          <w:sz w:val="24"/>
          <w:szCs w:val="24"/>
          <w:u w:color="000000"/>
        </w:rPr>
        <w:t>automatically-generated</w:t>
      </w:r>
      <w:proofErr w:type="gramEnd"/>
      <w:r>
        <w:rPr>
          <w:rFonts w:ascii="Cambria" w:eastAsia="Cambria" w:hAnsi="Cambria" w:cs="Cambria"/>
          <w:sz w:val="24"/>
          <w:szCs w:val="24"/>
          <w:u w:color="000000"/>
        </w:rPr>
        <w:t xml:space="preserve"> or user-written comment views (HTML documents). Annotations can also be used to modify the rendition of the audiovisual document, thus providing virtual montage, captioning, </w:t>
      </w:r>
      <w:proofErr w:type="gramStart"/>
      <w:r>
        <w:rPr>
          <w:rFonts w:ascii="Cambria" w:eastAsia="Cambria" w:hAnsi="Cambria" w:cs="Cambria"/>
          <w:sz w:val="24"/>
          <w:szCs w:val="24"/>
          <w:u w:color="000000"/>
        </w:rPr>
        <w:t>navigation</w:t>
      </w:r>
      <w:proofErr w:type="gramEnd"/>
      <w:r>
        <w:rPr>
          <w:rFonts w:ascii="Cambria" w:eastAsia="Cambria" w:hAnsi="Cambria" w:cs="Cambria"/>
          <w:sz w:val="24"/>
          <w:szCs w:val="24"/>
          <w:u w:color="000000"/>
        </w:rPr>
        <w:t>... capabilities. Users can exchange their comments/analyses in the form of Advene packages, independently from the video itself.</w:t>
      </w:r>
    </w:p>
    <w:p w14:paraId="79C764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The Advene framework provides models and tools allowing </w:t>
      </w:r>
      <w:proofErr w:type="gramStart"/>
      <w:r>
        <w:rPr>
          <w:rFonts w:ascii="Cambria" w:eastAsia="Cambria" w:hAnsi="Cambria" w:cs="Cambria"/>
          <w:sz w:val="24"/>
          <w:szCs w:val="24"/>
          <w:u w:color="000000"/>
        </w:rPr>
        <w:t>to design and reuse annotations schemas; annotate video streams according to these schemas; generate and create Stream-Time Based (mainly video-centred) or User-Time Based (mainly text-centred) visualisations of the annotations</w:t>
      </w:r>
      <w:proofErr w:type="gramEnd"/>
      <w:r>
        <w:rPr>
          <w:rFonts w:ascii="Cambria" w:eastAsia="Cambria" w:hAnsi="Cambria" w:cs="Cambria"/>
          <w:sz w:val="24"/>
          <w:szCs w:val="24"/>
          <w:u w:color="000000"/>
        </w:rPr>
        <w:t>. Schemas (annotation- and relation-types), annotations and relations, queries and views can be clustered and shared in units called packages. Hypervideo documents are generated when needed, both from packages (for annotation and view description) and DVDs (audiovisual streams).</w:t>
      </w:r>
    </w:p>
    <w:p w14:paraId="715473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FE38A8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Annotation Graph Toolkit (AGTK)</w:t>
      </w:r>
    </w:p>
    <w:p w14:paraId="67461D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 Graphs are a formal framework for representing linguistic annotations of time series data. (Note: last updated 2007).</w:t>
      </w:r>
    </w:p>
    <w:p w14:paraId="07EE793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2AD83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it-IT"/>
        </w:rPr>
        <w:t>Annotator</w:t>
      </w:r>
    </w:p>
    <w:p w14:paraId="358999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Annotator is an open source JavaScript library that developers can include on their pages (along with jQuery) to allow users to annotate content. Annotations can be stored in AnnotateIt.</w:t>
      </w:r>
    </w:p>
    <w:p w14:paraId="7AE15F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30EEB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Annotator\'s Workbench</w:t>
      </w:r>
    </w:p>
    <w:p w14:paraId="5E73D0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http://dirt.projectbamboo.org/resources/annotators-workbench</w:t>
      </w:r>
    </w:p>
    <w:p w14:paraId="1C1535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Annotator's Workbench is a software tool that enables users to create a collection from a set of existing video files, segment that collection, create annotations and assign vocabulary terms to the segments, and control access. This tool is part of the Ethnographic Video for Institution and Analysis (EVIA) Digital Archive Project at Indiana University and the University of Michigan.</w:t>
      </w:r>
    </w:p>
    <w:p w14:paraId="74B330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94F9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Annotorious</w:t>
      </w:r>
    </w:p>
    <w:p w14:paraId="1C95303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http://dirt.projectbamboo.org/resources/annotorious</w:t>
      </w:r>
    </w:p>
    <w:p w14:paraId="226733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Web-based image annotation tool, built specifically for integration with existing Web pages or portal environments. Annotorious is also available as a plugin to the Annotator Web annotation system by the Open Knowledge Foundation.</w:t>
      </w:r>
    </w:p>
    <w:p w14:paraId="6C2506F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3893C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Annozilla (Annotea on Mozilla)</w:t>
      </w:r>
    </w:p>
    <w:p w14:paraId="22D73DC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http://dirt.projectbamboo.org/resources/annozilla-annotea-mozilla</w:t>
      </w:r>
    </w:p>
    <w:p w14:paraId="3669DF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Annozilla allows you to view and create annotations associated with a web page. To use Annozilla you need to install the packages and get set up with an account with the W3C test server.</w:t>
      </w:r>
    </w:p>
    <w:p w14:paraId="16B1D90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FE07D5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Anvil</w:t>
      </w:r>
    </w:p>
    <w:p w14:paraId="223681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http://dirt.projectbamboo.org/resources/anvil</w:t>
      </w:r>
    </w:p>
    <w:p w14:paraId="2010EDC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ANVIL is a free video annotation tool. It offers multi-layered annotation based on a user-defined coding scheme.</w:t>
      </w:r>
    </w:p>
    <w:p w14:paraId="447D917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042CE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pt-PT"/>
        </w:rPr>
        <w:t>Atlas.ti</w:t>
      </w:r>
    </w:p>
    <w:p w14:paraId="3DE70B8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http://dirt.projectbamboo.org/resources/atlasti</w:t>
      </w:r>
    </w:p>
    <w:p w14:paraId="63B144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purpose of ATLAS.ti is to help researchers uncover and systematically analyze complex phenomena hidden in text and multimedia data. The program provides tools that let the user locate, code, and annotate findings in primary data material, to weigh and evaluate their importance, and to visualize complex relations between them.</w:t>
      </w:r>
    </w:p>
    <w:p w14:paraId="22A59C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6C4FA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Bibliopedia</w:t>
      </w:r>
    </w:p>
    <w:p w14:paraId="4437EE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http://dirt.projectbamboo.org/resources/bibliopedia</w:t>
      </w:r>
    </w:p>
    <w:p w14:paraId="30C050E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Bibliopedia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p>
    <w:p w14:paraId="5CEDB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Bibliopedia provides a RESTful API, SPARQL queries, linked data, Zotero-compatibility, and many other features. Built with Drupal 7, available on github, and served from the cloud for scalability, portability, and reliability, Bibliopedia is open to interested academics and libraries </w:t>
      </w:r>
      <w:proofErr w:type="gramStart"/>
      <w:r>
        <w:rPr>
          <w:rFonts w:ascii="Cambria" w:eastAsia="Cambria" w:hAnsi="Cambria" w:cs="Cambria"/>
          <w:sz w:val="24"/>
          <w:szCs w:val="24"/>
          <w:u w:color="000000"/>
        </w:rPr>
        <w:t>who</w:t>
      </w:r>
      <w:proofErr w:type="gramEnd"/>
      <w:r>
        <w:rPr>
          <w:rFonts w:ascii="Cambria" w:eastAsia="Cambria" w:hAnsi="Cambria" w:cs="Cambria"/>
          <w:sz w:val="24"/>
          <w:szCs w:val="24"/>
          <w:u w:color="000000"/>
        </w:rPr>
        <w:t xml:space="preserve"> would like to see what their metadata looks like on the semantic web.</w:t>
      </w:r>
    </w:p>
    <w:p w14:paraId="25A92E3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65FD8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Bookends</w:t>
      </w:r>
    </w:p>
    <w:p w14:paraId="0603F6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http://dirt.projectbamboo.org/resources/bookends</w:t>
      </w:r>
    </w:p>
    <w:p w14:paraId="6116BB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Bookends is</w:t>
      </w:r>
      <w:proofErr w:type="gramEnd"/>
      <w:r>
        <w:rPr>
          <w:rFonts w:ascii="Cambria" w:eastAsia="Cambria" w:hAnsi="Cambria" w:cs="Cambria"/>
          <w:sz w:val="24"/>
          <w:szCs w:val="24"/>
          <w:u w:color="000000"/>
        </w:rPr>
        <w:t xml:space="preserve"> reference management software that allows you to collect, annotate, and cite publications. </w:t>
      </w:r>
      <w:proofErr w:type="gramStart"/>
      <w:r>
        <w:rPr>
          <w:rFonts w:ascii="Cambria" w:eastAsia="Cambria" w:hAnsi="Cambria" w:cs="Cambria"/>
          <w:sz w:val="24"/>
          <w:szCs w:val="24"/>
          <w:u w:color="000000"/>
        </w:rPr>
        <w:t>Bookends performs</w:t>
      </w:r>
      <w:proofErr w:type="gramEnd"/>
      <w:r>
        <w:rPr>
          <w:rFonts w:ascii="Cambria" w:eastAsia="Cambria" w:hAnsi="Cambria" w:cs="Cambria"/>
          <w:sz w:val="24"/>
          <w:szCs w:val="24"/>
          <w:u w:color="000000"/>
        </w:rPr>
        <w:t xml:space="preserve"> Internet searches to retrieve references and associated web pages, or find and import references from other locations.</w:t>
      </w:r>
    </w:p>
    <w:p w14:paraId="4024A28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7CC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roofErr w:type="gramStart"/>
      <w:r>
        <w:rPr>
          <w:rFonts w:ascii="Cambria" w:eastAsia="Cambria" w:hAnsi="Cambria" w:cs="Cambria"/>
          <w:b/>
          <w:bCs/>
          <w:sz w:val="24"/>
          <w:szCs w:val="24"/>
          <w:u w:color="000000"/>
        </w:rPr>
        <w:t>brat</w:t>
      </w:r>
      <w:proofErr w:type="gramEnd"/>
      <w:r>
        <w:rPr>
          <w:rFonts w:ascii="Cambria" w:eastAsia="Cambria" w:hAnsi="Cambria" w:cs="Cambria"/>
          <w:b/>
          <w:bCs/>
          <w:sz w:val="24"/>
          <w:szCs w:val="24"/>
          <w:u w:color="000000"/>
        </w:rPr>
        <w:t xml:space="preserve"> rapid annotation tool</w:t>
      </w:r>
    </w:p>
    <w:p w14:paraId="471523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http://dirt.projectbamboo.org/resources/brat-rapid-annotation-tool</w:t>
      </w:r>
    </w:p>
    <w:p w14:paraId="10F9E7A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This online tool can be used for a wide variety of annotation tasks, including visualization and collaboration. </w:t>
      </w:r>
    </w:p>
    <w:p w14:paraId="5E3793E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brat</w:t>
      </w:r>
      <w:proofErr w:type="gramEnd"/>
      <w:r>
        <w:rPr>
          <w:rFonts w:ascii="Cambria" w:eastAsia="Cambria" w:hAnsi="Cambria" w:cs="Cambria"/>
          <w:sz w:val="24"/>
          <w:szCs w:val="24"/>
          <w:u w:color="000000"/>
        </w:rPr>
        <w:t xml:space="preserve"> is designed in particular for structured annotation, where the notes are not freeform text but have a fixed form that can be automatically processed and "interpreted" by a computer. </w:t>
      </w:r>
      <w:proofErr w:type="gramStart"/>
      <w:r>
        <w:rPr>
          <w:rFonts w:ascii="Cambria" w:eastAsia="Cambria" w:hAnsi="Cambria" w:cs="Cambria"/>
          <w:sz w:val="24"/>
          <w:szCs w:val="24"/>
          <w:u w:color="000000"/>
        </w:rPr>
        <w:t>brat</w:t>
      </w:r>
      <w:proofErr w:type="gramEnd"/>
      <w:r>
        <w:rPr>
          <w:rFonts w:ascii="Cambria" w:eastAsia="Cambria" w:hAnsi="Cambria" w:cs="Cambria"/>
          <w:sz w:val="24"/>
          <w:szCs w:val="24"/>
          <w:u w:color="000000"/>
        </w:rPr>
        <w:t xml:space="preserve"> also supports the annotation of n-ary associations that can link together any number of other annotations participating in specific roles. </w:t>
      </w:r>
      <w:proofErr w:type="gramStart"/>
      <w:r>
        <w:rPr>
          <w:rFonts w:ascii="Cambria" w:eastAsia="Cambria" w:hAnsi="Cambria" w:cs="Cambria"/>
          <w:sz w:val="24"/>
          <w:szCs w:val="24"/>
          <w:u w:color="000000"/>
        </w:rPr>
        <w:t>brat</w:t>
      </w:r>
      <w:proofErr w:type="gramEnd"/>
      <w:r>
        <w:rPr>
          <w:rFonts w:ascii="Cambria" w:eastAsia="Cambria" w:hAnsi="Cambria" w:cs="Cambria"/>
          <w:sz w:val="24"/>
          <w:szCs w:val="24"/>
          <w:u w:color="000000"/>
        </w:rPr>
        <w:t xml:space="preserve"> also implements a number of features relying on natural language processing techniques to support human annotation efforts.</w:t>
      </w:r>
    </w:p>
    <w:p w14:paraId="153105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Other applications include entity mention detection, event extraction, coreference resolution, chunking, dependency syntax, meta-knowledge, and corpora annotation.</w:t>
      </w:r>
    </w:p>
    <w:p w14:paraId="14B700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iAnnotate</w:t>
      </w:r>
      <w:proofErr w:type="gramEnd"/>
    </w:p>
    <w:p w14:paraId="4BA1C9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http://dirt.projectbamboo.org/resources/iannotate</w:t>
      </w:r>
    </w:p>
    <w:p w14:paraId="18C8D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Full-featured app for reading, annotating, organizing, and sending PDFs. Offers ability to annotate PDFs with pen, highlighter, audio recordings, and photos.</w:t>
      </w:r>
      <w:proofErr w:type="gramEnd"/>
      <w:r>
        <w:rPr>
          <w:rFonts w:ascii="Cambria" w:eastAsia="Cambria" w:hAnsi="Cambria" w:cs="Cambria"/>
          <w:sz w:val="24"/>
          <w:szCs w:val="24"/>
          <w:u w:color="000000"/>
        </w:rPr>
        <w:t xml:space="preserve"> For iPad or Android.</w:t>
      </w:r>
    </w:p>
    <w:p w14:paraId="6C66DC7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4124C58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CLAWS Tagger</w:t>
      </w:r>
    </w:p>
    <w:p w14:paraId="3ABBAA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http://www.arts-humanities.net/tools/claws_tagger</w:t>
      </w:r>
    </w:p>
    <w:p w14:paraId="4C76DF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software tool for performing Parts-of-Speech (POS) tagging - the classification of words into one or more categories based upon its definition, relationship with other words, or other context - on a body of text. CLAWS (Constituent Likelihood Automatic Word-tagging System) uses several methods to identify parts of speech, most notably a system called Hidden Markov models (HMMs) which involve counting cases and making a table of the probabilities of certain sequences of words. For example, if an article and verb appear together, the next word is more likely to be a preposition, article, or noun, rather than another verb.</w:t>
      </w:r>
    </w:p>
    <w:p w14:paraId="0772C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B0C9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GATE</w:t>
      </w:r>
    </w:p>
    <w:p w14:paraId="6E1C9B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http://dirt.projectbamboo.org/resources/gate</w:t>
      </w:r>
    </w:p>
    <w:p w14:paraId="5A80EA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GATE (General Architecture for Text Engineering) is a sophisticated framework that allows manual and automatic annotation as well as the processing of all kinds of language resources. GATE has a broad community of users and developers, and comes with diverse plugins for specific linguistic tasks.</w:t>
      </w:r>
    </w:p>
    <w:p w14:paraId="1EACF3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C0F8B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Fleck</w:t>
      </w:r>
    </w:p>
    <w:p w14:paraId="2B6F3D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http://dirt.projectbamboo.org/resources/fleck</w:t>
      </w:r>
    </w:p>
    <w:p w14:paraId="6593572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Fleck is a browser extension that allows you to collect bookmarks and annotate web pages.</w:t>
      </w:r>
    </w:p>
    <w:p w14:paraId="60828E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w:t>
      </w:r>
    </w:p>
    <w:p w14:paraId="0BA040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1DCE9D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http://dirt.projectbamboo.org/resources/fromthepage</w:t>
      </w:r>
    </w:p>
    <w:p w14:paraId="1A7C99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 is free software that allows volunteers to transcribe handwritten documents on-line. It's easy to index and annotate subjects within a text using a simple, wiki-like mark-up. Users can discuss difficult writing or obscure words within a page to refine their transcription. The resulting text is hosted on the web, making documents easy to read and search.</w:t>
      </w:r>
    </w:p>
    <w:p w14:paraId="390697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0118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Greenshot</w:t>
      </w:r>
    </w:p>
    <w:p w14:paraId="3E2064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http://dirt.projectbamboo.org/resources/greenshot</w:t>
      </w:r>
    </w:p>
    <w:p w14:paraId="7BC25D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Windows tool for annotating, editing, and sharing screen shots and images.</w:t>
      </w:r>
    </w:p>
    <w:p w14:paraId="6A7B2A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225F1B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HyperImage</w:t>
      </w:r>
    </w:p>
    <w:p w14:paraId="54B5A0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http://dirt.projectbamboo.org/resources/hyperimage</w:t>
      </w:r>
    </w:p>
    <w:p w14:paraId="56C974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The HyperImage platform supports the linking of (audio)-visual objects, texts and </w:t>
      </w:r>
      <w:proofErr w:type="gramStart"/>
      <w:r>
        <w:rPr>
          <w:rFonts w:ascii="Cambria" w:eastAsia="Cambria" w:hAnsi="Cambria" w:cs="Cambria"/>
          <w:sz w:val="24"/>
          <w:szCs w:val="24"/>
          <w:u w:color="000000"/>
        </w:rPr>
        <w:t>mixed-media</w:t>
      </w:r>
      <w:proofErr w:type="gramEnd"/>
      <w:r>
        <w:rPr>
          <w:rFonts w:ascii="Cambria" w:eastAsia="Cambria" w:hAnsi="Cambria" w:cs="Cambria"/>
          <w:sz w:val="24"/>
          <w:szCs w:val="24"/>
          <w:u w:color="000000"/>
        </w:rPr>
        <w:t xml:space="preserve"> documents. References between images in total, regions of images, annotations regarding the images, and other media, are achieved by means of hyperlinks.</w:t>
      </w:r>
    </w:p>
    <w:p w14:paraId="0993B0A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1EC9CA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fr-FR"/>
        </w:rPr>
        <w:t>Juxta</w:t>
      </w:r>
    </w:p>
    <w:p w14:paraId="6D42B6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http://dirt.projectbamboo.org/resources/juxta</w:t>
      </w:r>
    </w:p>
    <w:p w14:paraId="335C009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is an open-source cross-platform tool for comparing and collating multiple witnesses to a single textual work. The software allows users to set any of the witnesses as the base text, to add or remove witness texts, to switch the base text at will, and to annotate Juxta-revealed comparisons and save the results.</w:t>
      </w:r>
    </w:p>
    <w:p w14:paraId="6B9028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comes with several kinds of analytic visualizations. The primary collation gives a split frame comparison of a base text with a witness text, along with a display of the digital images from which the base text is derived. Juxta displays a heat map of all textual variants and allows the user to locate — at the level of any textual unit — all witness variations from the base text. A histogram of Juxta collations is particularly useful for long documents. This visualization displays the density of all variation from the base text and serves as a useful finding aid for specific variants. Juxta can also output a lemmatized schedule (in HTML format) of the textual variants in any set of comparisons.</w:t>
      </w:r>
    </w:p>
    <w:p w14:paraId="147B23C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1896A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LitBlitz Literature Notes Manager</w:t>
      </w:r>
    </w:p>
    <w:p w14:paraId="715988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http://dirt.projectbamboo.org/resources/litblitz-literature-notes-manager</w:t>
      </w:r>
    </w:p>
    <w:p w14:paraId="12C511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Overview</w:t>
      </w:r>
    </w:p>
    <w:p w14:paraId="2D3746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is free web-based beta software that aims to improve how students and researchers manage their notes for literature reviews, assignment research and more. With LitBlitz, you can:</w:t>
      </w:r>
    </w:p>
    <w:p w14:paraId="3CA599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Avoid hours of printing, highlighting, organizing and typing</w:t>
      </w:r>
    </w:p>
    <w:p w14:paraId="37F2ED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Save money involved in printing 100s to 1000s of pages</w:t>
      </w:r>
    </w:p>
    <w:p w14:paraId="7D7B11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Highlight and write notes without shuffling a stack of papers</w:t>
      </w:r>
    </w:p>
    <w:p w14:paraId="75495F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Organise your notes into digital notebooks in real-time</w:t>
      </w:r>
    </w:p>
    <w:p w14:paraId="1AE7A4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Easily transfer notes to your draft review/assignment</w:t>
      </w:r>
    </w:p>
    <w:p w14:paraId="43A613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LitBlitz v1.0 is currently available as a Google Chrome extension. </w:t>
      </w:r>
    </w:p>
    <w:p w14:paraId="554564B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How LitBlitz Is Different</w:t>
      </w:r>
    </w:p>
    <w:p w14:paraId="6234B76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was designed from the ground-up to solve problems other annotation and notetaking services haven't looked at or have solved poorly. It's is different from popular notetaking and archiving softwarelike Evernote in that it allows users to:</w:t>
      </w:r>
    </w:p>
    <w:p w14:paraId="1B6E15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 Take text and image snippets from their document/webpage sources rather than forcing the user to archive entire documents</w:t>
      </w:r>
    </w:p>
    <w:p w14:paraId="692AC4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 Write "Own Notes" (personal insights) related to snippets to enable rapid draft writing and context building</w:t>
      </w:r>
    </w:p>
    <w:p w14:paraId="28BAA9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(3) Manage these snippets in themed digital notebooks for fast, easy reference </w:t>
      </w:r>
    </w:p>
    <w:p w14:paraId="1BFAE0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 from founder: We are very open to improving through suggestions from librarians, academics and Ed Tech professionals - feel free to contact us via our website litblitz.net</w:t>
      </w:r>
    </w:p>
    <w:p w14:paraId="027CAA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39AE6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MMax2</w:t>
      </w:r>
    </w:p>
    <w:p w14:paraId="688BC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http://www.arts-humanities.net/tools/mmax2</w:t>
      </w:r>
    </w:p>
    <w:p w14:paraId="55AA05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MMax2 is a text annotation tool for creating and visualizing annotations. It has advanced and customizable methods for information and relation visualization.</w:t>
      </w:r>
    </w:p>
    <w:p w14:paraId="7694EB7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A19C11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MapHub</w:t>
      </w:r>
    </w:p>
    <w:p w14:paraId="59127F0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http://dirt.projectbamboo.org/resources/maphub</w:t>
      </w:r>
    </w:p>
    <w:p w14:paraId="35A0154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Maphub in an online application for exploring and annotating digitized, high-resolution historic maps.</w:t>
      </w:r>
      <w:proofErr w:type="gramEnd"/>
      <w:r>
        <w:rPr>
          <w:rFonts w:ascii="Cambria" w:eastAsia="Cambria" w:hAnsi="Cambria" w:cs="Cambria"/>
          <w:sz w:val="24"/>
          <w:szCs w:val="24"/>
          <w:u w:color="000000"/>
        </w:rPr>
        <w:t xml:space="preserve"> All user-contributed annotations are shared via the Maphub Open Annotation API.</w:t>
      </w:r>
    </w:p>
    <w:p w14:paraId="595DD1B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7F4309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Mediathread</w:t>
      </w:r>
    </w:p>
    <w:p w14:paraId="49CDCA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http://dirt.projectbamboo.org/resources/mediathread</w:t>
      </w:r>
    </w:p>
    <w:p w14:paraId="76E829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Mediathread is an open-source platform for exploration, analysis, and organization of web-based multimedia content. It interoperates with a variety of image and video collections (such as YouTube, Flickr, library databases, and course libraries), enabling users to lift items out of these collections and into a scholarly analysis environment. In Mediathread, items can then be clipped, annotated, organized, and embedded into compositions and other written analysis.</w:t>
      </w:r>
    </w:p>
    <w:p w14:paraId="438B0A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827556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Melita</w:t>
      </w:r>
    </w:p>
    <w:p w14:paraId="2804A72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http://www.arts-humanities.net/tools/melita</w:t>
      </w:r>
    </w:p>
    <w:p w14:paraId="558DC0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Melita is a text annotation tool that uses Adaptive Information Extraction to identify text of relevance to user-defined scenarios. In the initial stages of use the user trains the tool to annotate sections of text, which are recorded as a set of rules. The rules may be revised and refined over time to improve accuracy and subsequently applied to similar texts. The application is now discontinued and has been replaced by AKTive Media.</w:t>
      </w:r>
    </w:p>
    <w:p w14:paraId="3A0DFC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99E0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NB</w:t>
      </w:r>
    </w:p>
    <w:p w14:paraId="3B55C8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http://dirt.projectbamboo.org/resources/nb</w:t>
      </w:r>
    </w:p>
    <w:p w14:paraId="6501392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NB is designed for faculty and students to collaboratively annotate PDFs in an online environment. The faculty member can upload course material (e.g. readings), and make it available to their students. Students can then create public and private annotations on those PDFs. NB includes a feature for faculty and (optionally) students to download the resulting </w:t>
      </w:r>
      <w:proofErr w:type="gramStart"/>
      <w:r>
        <w:rPr>
          <w:rFonts w:ascii="Cambria" w:eastAsia="Cambria" w:hAnsi="Cambria" w:cs="Cambria"/>
          <w:sz w:val="24"/>
          <w:szCs w:val="24"/>
          <w:u w:color="000000"/>
        </w:rPr>
        <w:t>fully-annotated</w:t>
      </w:r>
      <w:proofErr w:type="gramEnd"/>
      <w:r>
        <w:rPr>
          <w:rFonts w:ascii="Cambria" w:eastAsia="Cambria" w:hAnsi="Cambria" w:cs="Cambria"/>
          <w:sz w:val="24"/>
          <w:szCs w:val="24"/>
          <w:u w:color="000000"/>
        </w:rPr>
        <w:t xml:space="preserve"> PDFs.</w:t>
      </w:r>
    </w:p>
    <w:p w14:paraId="7AFA0A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56509A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NewRadial (INKE)</w:t>
      </w:r>
    </w:p>
    <w:p w14:paraId="702F68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http://dirt.projectbamboo.org/resources/newradial-inke</w:t>
      </w:r>
    </w:p>
    <w:p w14:paraId="65DB83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NewRadial is an interactive visualization environment that uses an adapter system to display and combine content from </w:t>
      </w:r>
      <w:proofErr w:type="gramStart"/>
      <w:r>
        <w:rPr>
          <w:rFonts w:ascii="Cambria" w:eastAsia="Cambria" w:hAnsi="Cambria" w:cs="Cambria"/>
          <w:sz w:val="24"/>
          <w:szCs w:val="24"/>
          <w:u w:color="000000"/>
        </w:rPr>
        <w:t>remotely-served</w:t>
      </w:r>
      <w:proofErr w:type="gramEnd"/>
      <w:r>
        <w:rPr>
          <w:rFonts w:ascii="Cambria" w:eastAsia="Cambria" w:hAnsi="Cambria" w:cs="Cambria"/>
          <w:sz w:val="24"/>
          <w:szCs w:val="24"/>
          <w:u w:color="000000"/>
        </w:rPr>
        <w:t xml:space="preserve"> or locally situated databases. Although initially designed for use with image-based databases, NewRadial</w:t>
      </w:r>
      <w:r>
        <w:rPr>
          <w:rFonts w:ascii="Cambria" w:eastAsia="Cambria" w:hAnsi="Cambria" w:cs="Cambria"/>
          <w:sz w:val="24"/>
          <w:szCs w:val="24"/>
          <w:u w:color="000000"/>
          <w:lang w:val="fr-FR"/>
        </w:rPr>
        <w:t>’</w:t>
      </w:r>
      <w:r>
        <w:rPr>
          <w:rFonts w:ascii="Cambria" w:eastAsia="Cambria" w:hAnsi="Cambria" w:cs="Cambria"/>
          <w:sz w:val="24"/>
          <w:szCs w:val="24"/>
          <w:u w:color="000000"/>
        </w:rPr>
        <w:t>s capabilities have been extended to handle the manipulation and annotation, in a visual field, of text-based databases. This adaptive ability makes it ideal for use with literary works, and—given its web-based functionality--ideal for collecting, associating and displaying independent databases together in the same visual field for use by a particular knowledge community.</w:t>
      </w:r>
    </w:p>
    <w:p w14:paraId="3148453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NewRadial prototype encourages three types of work:</w:t>
      </w:r>
    </w:p>
    <w:p w14:paraId="3C9308B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w:t>
      </w:r>
      <w:r>
        <w:rPr>
          <w:rFonts w:ascii="Cambria" w:eastAsia="Cambria" w:hAnsi="Cambria" w:cs="Cambria"/>
          <w:sz w:val="24"/>
          <w:szCs w:val="24"/>
          <w:u w:color="000000"/>
        </w:rPr>
        <w:tab/>
        <w:t xml:space="preserve"> A simple search, sorting and manipulation of database objects in a visual field for the purposes of early scholarly inquiry and curiosity-based research</w:t>
      </w:r>
    </w:p>
    <w:p w14:paraId="6FC263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w:t>
      </w:r>
      <w:r>
        <w:rPr>
          <w:rFonts w:ascii="Cambria" w:eastAsia="Cambria" w:hAnsi="Cambria" w:cs="Cambria"/>
          <w:sz w:val="24"/>
          <w:szCs w:val="24"/>
          <w:u w:color="000000"/>
        </w:rPr>
        <w:tab/>
        <w:t>Initial, raw and in-process commentary on connections and associations between database objects. Within the database</w:t>
      </w:r>
      <w:r>
        <w:rPr>
          <w:rFonts w:ascii="Cambria" w:eastAsia="Cambria" w:hAnsi="Cambria" w:cs="Cambria"/>
          <w:sz w:val="24"/>
          <w:szCs w:val="24"/>
          <w:u w:color="000000"/>
          <w:lang w:val="fr-FR"/>
        </w:rPr>
        <w:t>’</w:t>
      </w:r>
      <w:r>
        <w:rPr>
          <w:rFonts w:ascii="Cambria" w:eastAsia="Cambria" w:hAnsi="Cambria" w:cs="Cambria"/>
          <w:sz w:val="24"/>
          <w:szCs w:val="24"/>
          <w:u w:color="000000"/>
        </w:rPr>
        <w:t>s visual field, scholars can add comments on such correlations, thus starting conversations, discussions and debates relating to such ideas. These discussions are hosted and archived by the NewRadial server.</w:t>
      </w:r>
    </w:p>
    <w:p w14:paraId="0F6536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3.</w:t>
      </w:r>
      <w:r>
        <w:rPr>
          <w:rFonts w:ascii="Cambria" w:eastAsia="Cambria" w:hAnsi="Cambria" w:cs="Cambria"/>
          <w:sz w:val="24"/>
          <w:szCs w:val="24"/>
          <w:u w:color="000000"/>
        </w:rPr>
        <w:tab/>
        <w:t>Larger edition projects in which a community is able to centralize and sort specific selections from a larger database. NewRadial can be used to construct these curated environments, browse such environments, and (if desired) encourage secondary scholarship to proliferate in and around such projects.</w:t>
      </w:r>
    </w:p>
    <w:p w14:paraId="38DB7C1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code: http://sourceforge.net/projects/newradial-inke/</w:t>
      </w:r>
    </w:p>
    <w:p w14:paraId="573362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951102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NoodleTools</w:t>
      </w:r>
    </w:p>
    <w:p w14:paraId="65E592D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http://dirt.projectbamboo.org/resources/noodletools</w:t>
      </w:r>
    </w:p>
    <w:p w14:paraId="33401B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MLA, APA, Chicago / Turabian and most-common Bluebook forms as an integrated citing and note-taking platform for individual or group projects.</w:t>
      </w:r>
      <w:proofErr w:type="gramEnd"/>
      <w:r>
        <w:rPr>
          <w:rFonts w:ascii="Cambria" w:eastAsia="Cambria" w:hAnsi="Cambria" w:cs="Cambria"/>
          <w:sz w:val="24"/>
          <w:szCs w:val="24"/>
          <w:u w:color="000000"/>
        </w:rPr>
        <w:t xml:space="preserve"> Prompts for analysis of source types and is unique in offering teaching support and personal help on any citation. Instructor / librarian view allows teacher to comment on work-in-progress providing just-in-time feedback in-context. Archives copies of web pages and </w:t>
      </w:r>
      <w:proofErr w:type="gramStart"/>
      <w:r>
        <w:rPr>
          <w:rFonts w:ascii="Cambria" w:eastAsia="Cambria" w:hAnsi="Cambria" w:cs="Cambria"/>
          <w:sz w:val="24"/>
          <w:szCs w:val="24"/>
          <w:u w:color="000000"/>
        </w:rPr>
        <w:t>pdfs which</w:t>
      </w:r>
      <w:proofErr w:type="gramEnd"/>
      <w:r>
        <w:rPr>
          <w:rFonts w:ascii="Cambria" w:eastAsia="Cambria" w:hAnsi="Cambria" w:cs="Cambria"/>
          <w:sz w:val="24"/>
          <w:szCs w:val="24"/>
          <w:u w:color="000000"/>
        </w:rPr>
        <w:t xml:space="preserve"> can be annotated. Dashboard provides long-term access to a portfolio of work.</w:t>
      </w:r>
    </w:p>
    <w:p w14:paraId="3D642B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F2D3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NoteBook</w:t>
      </w:r>
    </w:p>
    <w:p w14:paraId="6C9F8A5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http://dirt.projectbamboo.org/resources/notebook</w:t>
      </w:r>
    </w:p>
    <w:p w14:paraId="3F8B96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NoteBook is an application that offers a notebook-like interface for organizing digital information. Technical features include the ability to take notes and edit, add sticky notes, copy/paste information, diagram and sketch, annotate, import/export files, and more.</w:t>
      </w:r>
    </w:p>
    <w:p w14:paraId="69253D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AC512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Pliny</w:t>
      </w:r>
    </w:p>
    <w:p w14:paraId="71B19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http://dirt.projectbamboo.org/resources/pliny</w:t>
      </w:r>
    </w:p>
    <w:p w14:paraId="457106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Pliny is a note-taking and annotation tool. It may be used with both digital (web pages, images, PDF files) and non-digital (books, printed articles) materials. Pliny is a desktop application that runs on your computer, and manages annotations and notes that you gather as you are reading.</w:t>
      </w:r>
    </w:p>
    <w:p w14:paraId="1C1F956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2B39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 Pad</w:t>
      </w:r>
    </w:p>
    <w:p w14:paraId="3FE4FCB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http://dirt.projectbamboo.org/resources/project-pad</w:t>
      </w:r>
    </w:p>
    <w:p w14:paraId="4EC07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 Pad is web-based system for media annotation and collaboration for teaching and learning and scholarly applications. Project Pad provides tools for browsing and working with audio, video, and images from digital repositories. The user may organize and annotate excerpts within their own "online notebook</w:t>
      </w:r>
    </w:p>
    <w:p w14:paraId="49A8347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F081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Projects</w:t>
      </w:r>
    </w:p>
    <w:p w14:paraId="299C83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http://dirt.projectbamboo.org/resources/projects</w:t>
      </w:r>
    </w:p>
    <w:p w14:paraId="7477E38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Projects allows</w:t>
      </w:r>
      <w:proofErr w:type="gramEnd"/>
      <w:r>
        <w:rPr>
          <w:rFonts w:ascii="Cambria" w:eastAsia="Cambria" w:hAnsi="Cambria" w:cs="Cambria"/>
          <w:sz w:val="24"/>
          <w:szCs w:val="24"/>
          <w:u w:color="000000"/>
        </w:rPr>
        <w:t xml:space="preserve"> researchers to organise and manage all their research outputs in a safe, simple and structured way. It</w:t>
      </w:r>
      <w:r>
        <w:rPr>
          <w:rFonts w:ascii="Cambria" w:eastAsia="Cambria" w:hAnsi="Cambria" w:cs="Cambria"/>
          <w:sz w:val="24"/>
          <w:szCs w:val="24"/>
          <w:u w:color="000000"/>
          <w:lang w:val="fr-FR"/>
        </w:rPr>
        <w:t>’</w:t>
      </w:r>
      <w:r>
        <w:rPr>
          <w:rFonts w:ascii="Cambria" w:eastAsia="Cambria" w:hAnsi="Cambria" w:cs="Cambria"/>
          <w:sz w:val="24"/>
          <w:szCs w:val="24"/>
          <w:u w:color="000000"/>
        </w:rPr>
        <w:t>s designed to help academics, at any stage of their career, keep track and stay on top of all their results. It</w:t>
      </w:r>
      <w:r>
        <w:rPr>
          <w:rFonts w:ascii="Cambria" w:eastAsia="Cambria" w:hAnsi="Cambria" w:cs="Cambria"/>
          <w:sz w:val="24"/>
          <w:szCs w:val="24"/>
          <w:u w:color="000000"/>
          <w:lang w:val="fr-FR"/>
        </w:rPr>
        <w:t>’</w:t>
      </w:r>
      <w:r>
        <w:rPr>
          <w:rFonts w:ascii="Cambria" w:eastAsia="Cambria" w:hAnsi="Cambria" w:cs="Cambria"/>
          <w:sz w:val="24"/>
          <w:szCs w:val="24"/>
          <w:u w:color="000000"/>
        </w:rPr>
        <w:t>s a light, useful and slick application that integrates into a researcher</w:t>
      </w:r>
      <w:r>
        <w:rPr>
          <w:rFonts w:ascii="Cambria" w:eastAsia="Cambria" w:hAnsi="Cambria" w:cs="Cambria"/>
          <w:sz w:val="24"/>
          <w:szCs w:val="24"/>
          <w:u w:color="000000"/>
          <w:lang w:val="fr-FR"/>
        </w:rPr>
        <w:t>’</w:t>
      </w:r>
      <w:r>
        <w:rPr>
          <w:rFonts w:ascii="Cambria" w:eastAsia="Cambria" w:hAnsi="Cambria" w:cs="Cambria"/>
          <w:sz w:val="24"/>
          <w:szCs w:val="24"/>
          <w:u w:color="000000"/>
        </w:rPr>
        <w:t>s existing workflow to help them work more efficiently and ensure they have more time for making discoveries.</w:t>
      </w:r>
    </w:p>
    <w:p w14:paraId="366066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B37903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Pundit</w:t>
      </w:r>
    </w:p>
    <w:p w14:paraId="0DA518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http://dirt.projectbamboo.org/resources/pundit</w:t>
      </w:r>
    </w:p>
    <w:p w14:paraId="11A124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a semantic annotation and augmentation tool. It enables users to create structured data while annotating web pages.</w:t>
      </w:r>
    </w:p>
    <w:p w14:paraId="6DFE37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w:t>
      </w:r>
    </w:p>
    <w:p w14:paraId="4C9B20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62FC93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designed to enable groups of users to share their annotations and collaboratively create structured knowledge.</w:t>
      </w:r>
    </w:p>
    <w:p w14:paraId="2246A6F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7FE18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QDA Miner - Qualitative Data Analysis Software for Qualitative Research</w:t>
      </w:r>
    </w:p>
    <w:p w14:paraId="43FC517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http://dirt.projectbamboo.org/resources/qda-miner-qualitative-data-analysis-software-qualitative-research</w:t>
      </w:r>
    </w:p>
    <w:p w14:paraId="41CEE08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QDA Miner is an easy-to-use mixed-methods qualitative data analysis software package for coding, annotating, retrieving and analyzing small and large collections of documents and images. QDA Miner may be used to analyze interview or </w:t>
      </w:r>
      <w:proofErr w:type="gramStart"/>
      <w:r>
        <w:rPr>
          <w:rFonts w:ascii="Cambria" w:eastAsia="Cambria" w:hAnsi="Cambria" w:cs="Cambria"/>
          <w:sz w:val="24"/>
          <w:szCs w:val="24"/>
          <w:u w:color="000000"/>
        </w:rPr>
        <w:t>focus-group</w:t>
      </w:r>
      <w:proofErr w:type="gramEnd"/>
      <w:r>
        <w:rPr>
          <w:rFonts w:ascii="Cambria" w:eastAsia="Cambria" w:hAnsi="Cambria" w:cs="Cambria"/>
          <w:sz w:val="24"/>
          <w:szCs w:val="24"/>
          <w:u w:color="000000"/>
        </w:rPr>
        <w:t xml:space="preserve"> transcripts, legal documents, journal articles, even entire books, as well as drawing, photographs, paintings, and other types of visual documents. Its seamless integration with SimStat, a statistical data analysis tool, and WordStat, a content analysis and text-mining module, gives you unprecedented flexibility for analyzing text and relating its content to structured information, including numerical and categorical data.</w:t>
      </w:r>
    </w:p>
    <w:p w14:paraId="38889D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For more information, visit http://provalisresearch.com/products/qualitative-data-analysis-software/</w:t>
      </w:r>
    </w:p>
    <w:p w14:paraId="6C006E5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954B9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sv-SE"/>
        </w:rPr>
        <w:t>Qigga</w:t>
      </w:r>
    </w:p>
    <w:p w14:paraId="658251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http://dirt.projectbamboo.org/resources/qigga</w:t>
      </w:r>
    </w:p>
    <w:p w14:paraId="536C2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Qiqqa is </w:t>
      </w:r>
      <w:proofErr w:type="gramStart"/>
      <w:r>
        <w:rPr>
          <w:rFonts w:ascii="Cambria" w:eastAsia="Cambria" w:hAnsi="Cambria" w:cs="Cambria"/>
          <w:sz w:val="24"/>
          <w:szCs w:val="24"/>
          <w:u w:color="000000"/>
        </w:rPr>
        <w:t>a research</w:t>
      </w:r>
      <w:proofErr w:type="gramEnd"/>
      <w:r>
        <w:rPr>
          <w:rFonts w:ascii="Cambria" w:eastAsia="Cambria" w:hAnsi="Cambria" w:cs="Cambria"/>
          <w:sz w:val="24"/>
          <w:szCs w:val="24"/>
          <w:u w:color="000000"/>
        </w:rPr>
        <w:t xml:space="preserve"> management software that allows you to organize large numbers of papers; find new papers to read and new information about papers you already have; review materials and create annotation reports. Qiqqa has several PDF tools that also allow you to convert from PDFs to text, and use a clipboard function to cut and paste text into your document.</w:t>
      </w:r>
    </w:p>
    <w:p w14:paraId="78314E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6A7C5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Rehersal Assistant</w:t>
      </w:r>
    </w:p>
    <w:p w14:paraId="3D56EC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http://dirt.projectbamboo.org/resources/rehersal-assistant</w:t>
      </w:r>
    </w:p>
    <w:p w14:paraId="4AB785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Rehearsal Assistant is an open source voice/audio recorder. You may organize recordings, record reminders and lists, and annotate events.</w:t>
      </w:r>
    </w:p>
    <w:p w14:paraId="7D9502A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92CFA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Sente</w:t>
      </w:r>
    </w:p>
    <w:p w14:paraId="1335FCF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http://dirt.projectbamboo.org/resources/sente</w:t>
      </w:r>
    </w:p>
    <w:p w14:paraId="19372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Sente is </w:t>
      </w:r>
      <w:proofErr w:type="gramStart"/>
      <w:r>
        <w:rPr>
          <w:rFonts w:ascii="Cambria" w:eastAsia="Cambria" w:hAnsi="Cambria" w:cs="Cambria"/>
          <w:sz w:val="24"/>
          <w:szCs w:val="24"/>
          <w:u w:color="000000"/>
        </w:rPr>
        <w:t>an academic</w:t>
      </w:r>
      <w:proofErr w:type="gramEnd"/>
      <w:r>
        <w:rPr>
          <w:rFonts w:ascii="Cambria" w:eastAsia="Cambria" w:hAnsi="Cambria" w:cs="Cambria"/>
          <w:sz w:val="24"/>
          <w:szCs w:val="24"/>
          <w:u w:color="000000"/>
        </w:rPr>
        <w:t xml:space="preserve"> reference management software that allows you to build a research library online; annotate and take notes on PDFs; add references from EBSCOHost and JSTOR; and share materials with students or colleagues.</w:t>
      </w:r>
    </w:p>
    <w:p w14:paraId="72F6B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7A64F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SharedCopy</w:t>
      </w:r>
    </w:p>
    <w:p w14:paraId="387FFB9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http://dirt.projectbamboo.org/resources/sharedcopy</w:t>
      </w:r>
    </w:p>
    <w:p w14:paraId="20E4DC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SharedCopy allows you to annotate and collaborate on web pages. SharedCopy works with Twitter, Basecamp, etc and also has APIs that enable it to integrate with other online services.</w:t>
      </w:r>
    </w:p>
    <w:p w14:paraId="06FB51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2631B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Skim</w:t>
      </w:r>
    </w:p>
    <w:p w14:paraId="5F1D1B6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http://dirt.projectbamboo.org/resources/skim</w:t>
      </w:r>
    </w:p>
    <w:p w14:paraId="7AB1BBE6" w14:textId="11A2BA6F"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Skim is </w:t>
      </w:r>
      <w:proofErr w:type="gramStart"/>
      <w:r>
        <w:rPr>
          <w:rFonts w:ascii="Cambria" w:eastAsia="Cambria" w:hAnsi="Cambria" w:cs="Cambria"/>
          <w:sz w:val="24"/>
          <w:szCs w:val="24"/>
          <w:u w:color="000000"/>
        </w:rPr>
        <w:t>a PDF</w:t>
      </w:r>
      <w:proofErr w:type="gramEnd"/>
      <w:r>
        <w:rPr>
          <w:rFonts w:ascii="Cambria" w:eastAsia="Cambria" w:hAnsi="Cambria" w:cs="Cambria"/>
          <w:sz w:val="24"/>
          <w:szCs w:val="24"/>
          <w:u w:color="000000"/>
        </w:rPr>
        <w:t xml:space="preserve"> reader and note-taking software, with different </w:t>
      </w:r>
      <w:r w:rsidR="00171600">
        <w:rPr>
          <w:rFonts w:ascii="Cambria" w:eastAsia="Cambria" w:hAnsi="Cambria" w:cs="Cambria"/>
          <w:sz w:val="24"/>
          <w:szCs w:val="24"/>
          <w:u w:color="000000"/>
        </w:rPr>
        <w:t>colour</w:t>
      </w:r>
      <w:r>
        <w:rPr>
          <w:rFonts w:ascii="Cambria" w:eastAsia="Cambria" w:hAnsi="Cambria" w:cs="Cambria"/>
          <w:sz w:val="24"/>
          <w:szCs w:val="24"/>
          <w:u w:color="000000"/>
        </w:rPr>
        <w:t>s of highlighting, annotation, sticky notes, numerous export formats and searching and filtering notes.</w:t>
      </w:r>
    </w:p>
    <w:p w14:paraId="0F82533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5BEB4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Skitch</w:t>
      </w:r>
    </w:p>
    <w:p w14:paraId="500E3F7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http://dirt.projectbamboo.org/resources/skitch</w:t>
      </w:r>
    </w:p>
    <w:p w14:paraId="4DA5DC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Skitch allows you to annotate, edit and share screen shots and images. </w:t>
      </w:r>
      <w:proofErr w:type="gramStart"/>
      <w:r>
        <w:rPr>
          <w:rFonts w:ascii="Cambria" w:eastAsia="Cambria" w:hAnsi="Cambria" w:cs="Cambria"/>
          <w:sz w:val="24"/>
          <w:szCs w:val="24"/>
          <w:u w:color="000000"/>
        </w:rPr>
        <w:t>Skitch has been acquired by Evernote Corp</w:t>
      </w:r>
      <w:proofErr w:type="gramEnd"/>
      <w:r>
        <w:rPr>
          <w:rFonts w:ascii="Cambria" w:eastAsia="Cambria" w:hAnsi="Cambria" w:cs="Cambria"/>
          <w:sz w:val="24"/>
          <w:szCs w:val="24"/>
          <w:u w:color="000000"/>
        </w:rPr>
        <w:t>.</w:t>
      </w:r>
    </w:p>
    <w:p w14:paraId="6EFF4E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6706C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Springpad</w:t>
      </w:r>
    </w:p>
    <w:p w14:paraId="327B4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http://dirt.projectbamboo.org/resources/springpad-0</w:t>
      </w:r>
    </w:p>
    <w:p w14:paraId="3F898C9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Springpad allows you to create, organize and share annotations and notes. You may bookmark web pages, search online products, use tags to better organize your information, create your own digital cork-board, and share your information by making your pages "public."</w:t>
      </w:r>
    </w:p>
    <w:p w14:paraId="1AE28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9255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Thinkport Annotator</w:t>
      </w:r>
    </w:p>
    <w:p w14:paraId="08D8482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http://dirt.projectbamboo.org/resources/thinkport-annotator</w:t>
      </w:r>
    </w:p>
    <w:p w14:paraId="6C53C08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 allows you to analyze any block of text created by other authors. You may use virtualmarkers to highlight important passages, questions, thoughts, or add comments.</w:t>
      </w:r>
    </w:p>
    <w:p w14:paraId="640CE1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D3E677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a-DK"/>
        </w:rPr>
        <w:t>Trailfire</w:t>
      </w:r>
    </w:p>
    <w:p w14:paraId="3E14D1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http://dirt.projectbamboo.org/resources/trailfire</w:t>
      </w:r>
    </w:p>
    <w:p w14:paraId="3FC41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Trailfire allows you to create "trails" -- or guides -- that link together web sites, add notes, and find content via other people's trails.</w:t>
      </w:r>
    </w:p>
    <w:p w14:paraId="60FEF4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0024F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UAM CorpusTool</w:t>
      </w:r>
    </w:p>
    <w:p w14:paraId="63AA818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http://dirt.projectbamboo.org/resources/uam-corpustool</w:t>
      </w:r>
    </w:p>
    <w:p w14:paraId="1F38692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The UAM CorpusTool may be used for annotating a corpus as part of a linguistic study. The tool also allows </w:t>
      </w:r>
      <w:proofErr w:type="gramStart"/>
      <w:r>
        <w:rPr>
          <w:rFonts w:ascii="Cambria" w:eastAsia="Cambria" w:hAnsi="Cambria" w:cs="Cambria"/>
          <w:sz w:val="24"/>
          <w:szCs w:val="24"/>
          <w:u w:color="000000"/>
        </w:rPr>
        <w:t>to search for annotation forms and compare</w:t>
      </w:r>
      <w:proofErr w:type="gramEnd"/>
      <w:r>
        <w:rPr>
          <w:rFonts w:ascii="Cambria" w:eastAsia="Cambria" w:hAnsi="Cambria" w:cs="Cambria"/>
          <w:sz w:val="24"/>
          <w:szCs w:val="24"/>
          <w:u w:color="000000"/>
        </w:rPr>
        <w:t xml:space="preserve"> them to one another. It provides a graphical schema editor and saves annotations in a </w:t>
      </w:r>
      <w:proofErr w:type="gramStart"/>
      <w:r>
        <w:rPr>
          <w:rFonts w:ascii="Cambria" w:eastAsia="Cambria" w:hAnsi="Cambria" w:cs="Cambria"/>
          <w:sz w:val="24"/>
          <w:szCs w:val="24"/>
          <w:u w:color="000000"/>
        </w:rPr>
        <w:t>stand-off</w:t>
      </w:r>
      <w:proofErr w:type="gramEnd"/>
      <w:r>
        <w:rPr>
          <w:rFonts w:ascii="Cambria" w:eastAsia="Cambria" w:hAnsi="Cambria" w:cs="Cambria"/>
          <w:sz w:val="24"/>
          <w:szCs w:val="24"/>
          <w:u w:color="000000"/>
        </w:rPr>
        <w:t xml:space="preserve"> XML format.</w:t>
      </w:r>
    </w:p>
    <w:p w14:paraId="52276E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D5D34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UVic Image Markup Tool</w:t>
      </w:r>
    </w:p>
    <w:p w14:paraId="1F1647D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http://dirt.projectbamboo.org/resources/uvic-image-markup-tool</w:t>
      </w:r>
    </w:p>
    <w:p w14:paraId="34CE09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Image Markup Tool allows you to "describe and annotate images, and store the resulting data in TEI XML files," all within a "simple enough interface that it can be used by people with little or no experience in editing XML code." Designed to be Windows-only, but can be successfully run on Linux using Wine.</w:t>
      </w:r>
    </w:p>
    <w:p w14:paraId="5F54EE4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Features:</w:t>
      </w:r>
    </w:p>
    <w:p w14:paraId="58463D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Supports "a wide variety of image formats"</w:t>
      </w:r>
    </w:p>
    <w:p w14:paraId="19A720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Saves markup information in conformant TEI P5 XML files</w:t>
      </w:r>
    </w:p>
    <w:p w14:paraId="3B97A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Create simple web output to display the annotated image in an interactive format</w:t>
      </w:r>
    </w:p>
    <w:p w14:paraId="432334E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Simple, graphical interface lets you see the image and the fields for entering your markup notes</w:t>
      </w:r>
    </w:p>
    <w:p w14:paraId="38B0884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are visually represented on the image</w:t>
      </w:r>
    </w:p>
    <w:p w14:paraId="676A20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View and hide different pieces of annotation as you work to see overlap or remove visual clutter</w:t>
      </w:r>
    </w:p>
    <w:p w14:paraId="6D5E8A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knowledgeable TEI users to add additional TEI markup tags to their annotations</w:t>
      </w:r>
    </w:p>
    <w:p w14:paraId="5EFD7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access and manipulation of standard schema used, as well as creation of additional schema</w:t>
      </w:r>
    </w:p>
    <w:p w14:paraId="3D452A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Can handle multiple images in one file</w:t>
      </w:r>
    </w:p>
    <w:p w14:paraId="218C956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Advantages:</w:t>
      </w:r>
    </w:p>
    <w:p w14:paraId="294B3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Does for images all the wonderful things that XML markup does for text</w:t>
      </w:r>
    </w:p>
    <w:p w14:paraId="4699FD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Program checks XML for well-formedness and provides some basic assistance in automatically correcting ill-formed XML</w:t>
      </w:r>
    </w:p>
    <w:p w14:paraId="1CA7AE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Menu command for creating zip packages (containing image file, XML markup file, and associated schema files) provides an easy solution for moving projects</w:t>
      </w:r>
    </w:p>
    <w:p w14:paraId="67E5D2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This tool also allows you to easily create thumbnails of a whole image or one annotated part of an image--one less task to perform in a separate </w:t>
      </w:r>
      <w:proofErr w:type="gramStart"/>
      <w:r>
        <w:rPr>
          <w:rFonts w:ascii="Cambria" w:eastAsia="Cambria" w:hAnsi="Cambria" w:cs="Cambria"/>
          <w:sz w:val="24"/>
          <w:szCs w:val="24"/>
          <w:u w:color="000000"/>
        </w:rPr>
        <w:t>image editing</w:t>
      </w:r>
      <w:proofErr w:type="gramEnd"/>
      <w:r>
        <w:rPr>
          <w:rFonts w:ascii="Cambria" w:eastAsia="Cambria" w:hAnsi="Cambria" w:cs="Cambria"/>
          <w:sz w:val="24"/>
          <w:szCs w:val="24"/>
          <w:u w:color="000000"/>
        </w:rPr>
        <w:t xml:space="preserve"> tool</w:t>
      </w:r>
    </w:p>
    <w:p w14:paraId="76CD6C6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Disadvantages:</w:t>
      </w:r>
    </w:p>
    <w:p w14:paraId="41C3D0E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Editing done to Image Markup's XML files in an external editor may not be preserved: Image Markup Tool "will not guarantee to preserve XML code which is added to one of its files in an external editor (although it will try)" </w:t>
      </w:r>
    </w:p>
    <w:p w14:paraId="10321D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 output provides only a starting place for web display, and is not a one-stop shop for a finished web product</w:t>
      </w:r>
    </w:p>
    <w:p w14:paraId="6DB348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Tips:</w:t>
      </w:r>
    </w:p>
    <w:p w14:paraId="11FF4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Although the program documentation states that little or no user experience with XML markup is needed, it would be advisable to have, at the minimum, some familiarity with the basic concepts of markup (an introductory understanding of HTML, for instance).</w:t>
      </w:r>
    </w:p>
    <w:p w14:paraId="0A59AE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If you are interested in manipulating schemas, they are presented as ODD files (rather than schemas</w:t>
      </w:r>
      <w:proofErr w:type="gramStart"/>
      <w:r>
        <w:rPr>
          <w:rFonts w:ascii="Cambria" w:eastAsia="Cambria" w:hAnsi="Cambria" w:cs="Cambria"/>
          <w:sz w:val="24"/>
          <w:szCs w:val="24"/>
          <w:u w:color="000000"/>
        </w:rPr>
        <w:t>) which</w:t>
      </w:r>
      <w:proofErr w:type="gramEnd"/>
      <w:r>
        <w:rPr>
          <w:rFonts w:ascii="Cambria" w:eastAsia="Cambria" w:hAnsi="Cambria" w:cs="Cambria"/>
          <w:sz w:val="24"/>
          <w:szCs w:val="24"/>
          <w:u w:color="000000"/>
        </w:rPr>
        <w:t xml:space="preserve"> are then used to generate the schemas</w:t>
      </w:r>
    </w:p>
    <w:p w14:paraId="2D8797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BF61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VARD</w:t>
      </w:r>
    </w:p>
    <w:p w14:paraId="5A17E8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http://dirt.projectbamboo.org/resources/vard</w:t>
      </w:r>
    </w:p>
    <w:p w14:paraId="623076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VARD 2 is an interactive piece of software produced in Java designed to assist users of historical corpora in dealing with spelling variation, particularly in Early Modern English texts. The tool is intended to be a pre-processor to other corpus linguistic methods such as keyword analysis, collocations and annotation (e.g. POS and semantic tagging), the aim being to improve the accuracy of these tools</w:t>
      </w:r>
    </w:p>
    <w:p w14:paraId="784F4C7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VARD 2 software uses techniques derived from modern spell checkers to find candidate modern form replacements for spelling variants found within historical texts. The user can choose to process texts manually, selecting a candidate replacement offered by the system; automatically, allowing the system to use the best candidate replacement found</w:t>
      </w:r>
      <w:proofErr w:type="gramStart"/>
      <w:r>
        <w:rPr>
          <w:rFonts w:ascii="Cambria" w:eastAsia="Cambria" w:hAnsi="Cambria" w:cs="Cambria"/>
          <w:sz w:val="24"/>
          <w:szCs w:val="24"/>
          <w:u w:color="000000"/>
        </w:rPr>
        <w:t>;</w:t>
      </w:r>
      <w:proofErr w:type="gramEnd"/>
      <w:r>
        <w:rPr>
          <w:rFonts w:ascii="Cambria" w:eastAsia="Cambria" w:hAnsi="Cambria" w:cs="Cambria"/>
          <w:sz w:val="24"/>
          <w:szCs w:val="24"/>
          <w:u w:color="000000"/>
        </w:rPr>
        <w:t xml:space="preserve"> or semi-automatically, training the tool on a sample of the corpora.</w:t>
      </w:r>
    </w:p>
    <w:p w14:paraId="15367B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tool is designed specifically for Early Modern English spelling variation, but it can be used to deal with possibly any form of spelling variation, in any language, by plugging in your own dictionary and spelling rules.</w:t>
      </w:r>
    </w:p>
    <w:p w14:paraId="6624363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Various related publications are available detailing the tool and its uses. And a full userguide is available.</w:t>
      </w:r>
    </w:p>
    <w:p w14:paraId="164103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Versioning Machine</w:t>
      </w:r>
    </w:p>
    <w:p w14:paraId="5742241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http://dirt.projectbamboo.org/resources/versioning-machine</w:t>
      </w:r>
    </w:p>
    <w:p w14:paraId="1F6EC4B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Versioning Machine is a framework and an interface for displaying multiple versions of text encoded according to the Text Encoding Initiative (TEI) Guidelines... While the VM provides for features typically found in critical editions, such as annotation and introductory material, it also takes advantage of the opportunities afforded by electronic publication to allow for the comparison diplomatic versions of witnesses, and the ability to easily compare an image of the manuscript with a diplomatic version"</w:t>
      </w:r>
    </w:p>
    <w:p w14:paraId="777D9C2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8DDB3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Vertov</w:t>
      </w:r>
    </w:p>
    <w:p w14:paraId="5C2917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http://dirt.projectbamboo.org/resources/vertov</w:t>
      </w:r>
    </w:p>
    <w:p w14:paraId="2F8A0A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Vertov is a free media annotating plug-in for the research tool Zotero. Vertov allows you to cut audio and video files into clips, annotate the clips, and integrate annotations with other research sources and notes stored in Zotero. You must first download and install Firefox and Zotero before using Vertov.</w:t>
      </w:r>
    </w:p>
    <w:p w14:paraId="5DC540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33D2D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VideoANT</w:t>
      </w:r>
    </w:p>
    <w:p w14:paraId="0CF58EC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http://dirt.projectbamboo.org/resources/videoant</w:t>
      </w:r>
    </w:p>
    <w:p w14:paraId="43745B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VideoANT is an online environment that synchronizes </w:t>
      </w:r>
      <w:proofErr w:type="gramStart"/>
      <w:r>
        <w:rPr>
          <w:rFonts w:ascii="Cambria" w:eastAsia="Cambria" w:hAnsi="Cambria" w:cs="Cambria"/>
          <w:sz w:val="24"/>
          <w:szCs w:val="24"/>
          <w:u w:color="000000"/>
        </w:rPr>
        <w:t>web based</w:t>
      </w:r>
      <w:proofErr w:type="gramEnd"/>
      <w:r>
        <w:rPr>
          <w:rFonts w:ascii="Cambria" w:eastAsia="Cambria" w:hAnsi="Cambria" w:cs="Cambria"/>
          <w:sz w:val="24"/>
          <w:szCs w:val="24"/>
          <w:u w:color="000000"/>
        </w:rPr>
        <w:t xml:space="preserve"> video with timeline based annotations.</w:t>
      </w:r>
    </w:p>
    <w:p w14:paraId="61DDFEC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VoodooPad</w:t>
      </w:r>
    </w:p>
    <w:p w14:paraId="1C8489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23958F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Source : http://dirt.projectbamboo.org/resources/voodoopad</w:t>
      </w:r>
    </w:p>
    <w:p w14:paraId="3B9D7A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VoodooPad is an annotation and organization tool. You may drag and drop folders, PDF files, applications, and URLs into VoodooPad, while maintaining the links. VoodooPad provides full screen editing, the ability to export your pages as HTML documents, and search capabilities.</w:t>
      </w:r>
    </w:p>
    <w:p w14:paraId="2381BF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39A61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Virtual Lightbox for Museums and Archives</w:t>
      </w:r>
    </w:p>
    <w:p w14:paraId="148B7F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http://dirt.projectbamboo.org/resources/virtual-lightbox-museums-and-archives</w:t>
      </w:r>
    </w:p>
    <w:p w14:paraId="46AE05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Virtual Lightbox for Museums and Archives (VLMA) 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w:t>
      </w:r>
    </w:p>
    <w:p w14:paraId="1D0CA7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9702FD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FE796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WebLicht</w:t>
      </w:r>
    </w:p>
    <w:p w14:paraId="628B7F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e-DE"/>
        </w:rPr>
        <w:t>Source : http://dirt.projectbamboo.org/resources/weblicht</w:t>
      </w:r>
    </w:p>
    <w:p w14:paraId="1C9ABA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WebLicht is a service-oriented architecture (SOA) for creating annotated text corpora. Development started in October 2008 as part of CLARIN-D's predecessor project D-SPIN, and further development and enhancement of WebLicht is an important goal of CLARIN-D, aiming to make WebLicht a </w:t>
      </w:r>
      <w:proofErr w:type="gramStart"/>
      <w:r>
        <w:rPr>
          <w:rFonts w:ascii="Cambria" w:eastAsia="Cambria" w:hAnsi="Cambria" w:cs="Cambria"/>
          <w:sz w:val="24"/>
          <w:szCs w:val="24"/>
          <w:u w:color="000000"/>
        </w:rPr>
        <w:t>fully-functional</w:t>
      </w:r>
      <w:proofErr w:type="gramEnd"/>
      <w:r>
        <w:rPr>
          <w:rFonts w:ascii="Cambria" w:eastAsia="Cambria" w:hAnsi="Cambria" w:cs="Cambria"/>
          <w:sz w:val="24"/>
          <w:szCs w:val="24"/>
          <w:u w:color="000000"/>
        </w:rPr>
        <w:t xml:space="preserve"> virtual research environment.</w:t>
      </w:r>
    </w:p>
    <w:p w14:paraId="76F213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p>
    <w:p w14:paraId="3FDA3C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To do this, each WebLicht service must be able to use a common interchange format that all the other services can also process. CLARIN-D's Text Corpus Format (TCF</w:t>
      </w:r>
      <w:proofErr w:type="gramStart"/>
      <w:r>
        <w:rPr>
          <w:rFonts w:ascii="Cambria" w:eastAsia="Cambria" w:hAnsi="Cambria" w:cs="Cambria"/>
          <w:sz w:val="24"/>
          <w:szCs w:val="24"/>
          <w:u w:color="000000"/>
        </w:rPr>
        <w:t>),</w:t>
      </w:r>
      <w:proofErr w:type="gramEnd"/>
      <w:r>
        <w:rPr>
          <w:rFonts w:ascii="Cambria" w:eastAsia="Cambria" w:hAnsi="Cambria" w:cs="Cambria"/>
          <w:sz w:val="24"/>
          <w:szCs w:val="24"/>
          <w:u w:color="000000"/>
        </w:rPr>
        <w:t xml:space="preserve"> serves this purpose. It is broadly compatible with existing related interchange formats like Negra, Paula, or TüBa-D/Z, and format-specific converters allow interchange between them.</w:t>
      </w:r>
    </w:p>
    <w:p w14:paraId="325191B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can be accessed only with a valid DFN-AAI/Shibboleth-based account or a local Tübingen account.</w:t>
      </w:r>
    </w:p>
    <w:p w14:paraId="7E4FDE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1A26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Wmatrix</w:t>
      </w:r>
    </w:p>
    <w:p w14:paraId="5B3B8E9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http://dirt.projectbamboo.org/resources/wmatrix</w:t>
      </w:r>
    </w:p>
    <w:p w14:paraId="16DB23E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Wmatrix is web-based software for corpus analysis and comparison. It provides a web interface to the USAS and CLAWS corpus annotation tools, and standard corpus linguistic methodologies such as frequency lists and concordances. It also extends the keywords method to key grammatical categories and key semantic domains.</w:t>
      </w:r>
    </w:p>
    <w:p w14:paraId="6FFD535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4725B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 Hoard</w:t>
      </w:r>
    </w:p>
    <w:p w14:paraId="121B57F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http://dirt.projectbamboo.org/resources/word-hoard</w:t>
      </w:r>
    </w:p>
    <w:p w14:paraId="3E0B58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WordHoard environment, texts are annotated or tagged by morphological, lexical, prosodic, and narratological criteria. They are mediated through a 'digital page' or user interface that lets scholarly but non-technical users explore the greatly increased query potential of textual data kept in such a form."</w:t>
      </w:r>
    </w:p>
    <w:p w14:paraId="543EE8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C7AE15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WordFreak</w:t>
      </w:r>
    </w:p>
    <w:p w14:paraId="612433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roofErr w:type="gramStart"/>
      <w:r>
        <w:rPr>
          <w:rFonts w:ascii="Cambria" w:eastAsia="Cambria" w:hAnsi="Cambria" w:cs="Cambria"/>
          <w:sz w:val="24"/>
          <w:szCs w:val="24"/>
          <w:u w:color="000000"/>
        </w:rPr>
        <w:t>Source :</w:t>
      </w:r>
      <w:proofErr w:type="gramEnd"/>
      <w:r>
        <w:rPr>
          <w:rFonts w:ascii="Cambria" w:eastAsia="Cambria" w:hAnsi="Cambria" w:cs="Cambria"/>
          <w:sz w:val="24"/>
          <w:szCs w:val="24"/>
          <w:u w:color="000000"/>
        </w:rPr>
        <w:t xml:space="preserve"> http://dirt.projectbamboo.org/resources/wordfreak</w:t>
      </w:r>
    </w:p>
    <w:p w14:paraId="44D109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"WordFreak is a java-based linguistic annotation tool designed to support human, and automatic annotation of linguistic data as well as employ active-learning for human correction of automatically annotated data." (</w:t>
      </w:r>
      <w:proofErr w:type="gramStart"/>
      <w:r>
        <w:rPr>
          <w:rFonts w:ascii="Cambria" w:eastAsia="Cambria" w:hAnsi="Cambria" w:cs="Cambria"/>
          <w:sz w:val="24"/>
          <w:szCs w:val="24"/>
          <w:u w:color="000000"/>
        </w:rPr>
        <w:t>text</w:t>
      </w:r>
      <w:proofErr w:type="gramEnd"/>
      <w:r>
        <w:rPr>
          <w:rFonts w:ascii="Cambria" w:eastAsia="Cambria" w:hAnsi="Cambria" w:cs="Cambria"/>
          <w:sz w:val="24"/>
          <w:szCs w:val="24"/>
          <w:u w:color="000000"/>
        </w:rPr>
        <w:t xml:space="preserve"> taken from http://wordfreak.sourceforge.net/)</w:t>
      </w:r>
    </w:p>
    <w:p w14:paraId="226A6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747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Zotero</w:t>
      </w:r>
    </w:p>
    <w:p w14:paraId="7AA914F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http://dirt.projectbamboo.org/resources/zotero</w:t>
      </w:r>
    </w:p>
    <w:p w14:paraId="439777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allows users to bookmark and save content (PDFs, images, audio and video files, snapshots of web pages, etc.) by automatically pulling in metadata stored on websites. Users can then search, tag and annotate any entry in their library.</w:t>
      </w:r>
    </w:p>
    <w:p w14:paraId="24C382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is primarily available as a Firefox plug-in, but is now also available in a stand-alone version with connectors to other browsers.</w:t>
      </w:r>
    </w:p>
    <w:p w14:paraId="7B6935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F7F6A1" w14:textId="77777777" w:rsidR="00D86AF7" w:rsidRDefault="00D86AF7" w:rsidP="00D86AF7">
      <w:pPr>
        <w:rPr>
          <w:u w:color="000000"/>
        </w:rPr>
      </w:pPr>
    </w:p>
    <w:p w14:paraId="719B809F" w14:textId="77777777" w:rsidR="007825C4" w:rsidRPr="008B0FC6" w:rsidRDefault="007825C4" w:rsidP="008B0FC6">
      <w:pPr>
        <w:pStyle w:val="Rubrik2"/>
      </w:pPr>
      <w:bookmarkStart w:id="156" w:name="_Toc274571984"/>
      <w:r w:rsidRPr="008B0FC6">
        <w:t>Functionality mapping</w:t>
      </w:r>
      <w:bookmarkEnd w:id="156"/>
    </w:p>
    <w:p w14:paraId="75A2523D" w14:textId="1005998C"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Tools that can be used with DWAN backend are listed in </w:t>
      </w:r>
      <w:r w:rsidR="00C65213" w:rsidRPr="00C65213">
        <w:rPr>
          <w:rFonts w:ascii="Cambria" w:eastAsia="Cambria" w:hAnsi="Cambria" w:cs="Cambria"/>
          <w:sz w:val="24"/>
          <w:szCs w:val="24"/>
          <w:u w:color="000000"/>
        </w:rPr>
        <w:fldChar w:fldCharType="begin"/>
      </w:r>
      <w:r w:rsidR="00C65213" w:rsidRPr="00C65213">
        <w:rPr>
          <w:rFonts w:ascii="Cambria" w:eastAsia="Cambria" w:hAnsi="Cambria" w:cs="Cambria"/>
          <w:sz w:val="24"/>
          <w:szCs w:val="24"/>
          <w:u w:color="000000"/>
        </w:rPr>
        <w:instrText xml:space="preserve"> REF _Ref274313468 \h </w:instrText>
      </w:r>
      <w:r w:rsidR="00C65213" w:rsidRPr="00C65213">
        <w:rPr>
          <w:rFonts w:ascii="Cambria" w:eastAsia="Cambria" w:hAnsi="Cambria" w:cs="Cambria"/>
          <w:sz w:val="24"/>
          <w:szCs w:val="24"/>
          <w:u w:color="000000"/>
        </w:rPr>
      </w:r>
      <w:r w:rsidR="00C65213" w:rsidRPr="00C65213">
        <w:rPr>
          <w:rFonts w:ascii="Cambria" w:eastAsia="Cambria" w:hAnsi="Cambria" w:cs="Cambria"/>
          <w:sz w:val="24"/>
          <w:szCs w:val="24"/>
          <w:u w:color="000000"/>
        </w:rPr>
        <w:fldChar w:fldCharType="separate"/>
      </w:r>
      <w:r w:rsidR="00164BCD">
        <w:t xml:space="preserve">Table </w:t>
      </w:r>
      <w:r w:rsidR="00164BCD">
        <w:rPr>
          <w:noProof/>
        </w:rPr>
        <w:t>9</w:t>
      </w:r>
      <w:r w:rsidR="00C65213" w:rsidRPr="00C65213">
        <w:rPr>
          <w:rFonts w:ascii="Cambria" w:eastAsia="Cambria" w:hAnsi="Cambria" w:cs="Cambria"/>
          <w:sz w:val="24"/>
          <w:szCs w:val="24"/>
          <w:u w:color="000000"/>
        </w:rPr>
        <w:fldChar w:fldCharType="end"/>
      </w:r>
      <w:r w:rsidR="00C65213">
        <w:rPr>
          <w:rFonts w:ascii="Cambria" w:eastAsia="Cambria" w:hAnsi="Cambria" w:cs="Cambria"/>
          <w:sz w:val="24"/>
          <w:szCs w:val="24"/>
          <w:u w:color="000000"/>
        </w:rPr>
        <w:t xml:space="preserve"> </w:t>
      </w:r>
      <w:r>
        <w:rPr>
          <w:rFonts w:ascii="Cambria" w:eastAsia="Cambria" w:hAnsi="Cambria" w:cs="Cambria"/>
          <w:sz w:val="24"/>
          <w:szCs w:val="24"/>
          <w:u w:color="000000"/>
        </w:rPr>
        <w:t xml:space="preserve">and their usage is explained in more detail in potential use cases described below in section 6.3. The functionality of each tool has been mapped to some categorisation proposed in the AHRC report on </w:t>
      </w:r>
      <w:proofErr w:type="gramStart"/>
      <w:r>
        <w:rPr>
          <w:rFonts w:ascii="Cambria" w:eastAsia="Cambria" w:hAnsi="Cambria" w:cs="Cambria"/>
          <w:sz w:val="24"/>
          <w:szCs w:val="24"/>
          <w:u w:color="000000"/>
        </w:rPr>
        <w:t>crowd-sourcing</w:t>
      </w:r>
      <w:proofErr w:type="gramEnd"/>
      <w:r>
        <w:rPr>
          <w:rFonts w:ascii="Cambria" w:eastAsia="Cambria" w:hAnsi="Cambria" w:cs="Cambria"/>
          <w:sz w:val="24"/>
          <w:szCs w:val="24"/>
          <w:u w:color="000000"/>
        </w:rPr>
        <w:t xml:space="preserve"> in cultural heritage and the humanities written by Dunn and Hedges (2012)</w:t>
      </w:r>
      <w:r>
        <w:rPr>
          <w:rFonts w:ascii="Cambria" w:eastAsia="Cambria" w:hAnsi="Cambria" w:cs="Cambria"/>
          <w:sz w:val="24"/>
          <w:szCs w:val="24"/>
          <w:u w:color="000000"/>
          <w:vertAlign w:val="superscript"/>
        </w:rPr>
        <w:footnoteReference w:id="17"/>
      </w:r>
      <w:r>
        <w:rPr>
          <w:rFonts w:ascii="Cambria" w:eastAsia="Cambria" w:hAnsi="Cambria" w:cs="Cambria"/>
          <w:sz w:val="24"/>
          <w:szCs w:val="24"/>
          <w:u w:color="000000"/>
        </w:rPr>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w:t>
      </w:r>
      <w:r>
        <w:rPr>
          <w:rFonts w:ascii="Cambria" w:eastAsia="Cambria" w:hAnsi="Cambria" w:cs="Cambria"/>
          <w:i/>
          <w:iCs/>
          <w:sz w:val="24"/>
          <w:szCs w:val="24"/>
          <w:u w:color="000000"/>
        </w:rPr>
        <w:t>Configurational</w:t>
      </w:r>
      <w:r>
        <w:rPr>
          <w:rFonts w:ascii="Cambria" w:eastAsia="Cambria" w:hAnsi="Cambria" w:cs="Cambria"/>
          <w:sz w:val="24"/>
          <w:szCs w:val="24"/>
          <w:u w:color="000000"/>
        </w:rPr>
        <w:t xml:space="preserve"> type covers tasks that involve identifying structural patterns or ‘configurations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in information, rather than processing individual pieces of information. Some such tasks will require a predisposition for working with quantitative data. The </w:t>
      </w:r>
      <w:r>
        <w:rPr>
          <w:rFonts w:ascii="Cambria" w:eastAsia="Cambria" w:hAnsi="Cambria" w:cs="Cambria"/>
          <w:i/>
          <w:iCs/>
          <w:sz w:val="24"/>
          <w:szCs w:val="24"/>
          <w:u w:color="000000"/>
        </w:rPr>
        <w:t>Editorial</w:t>
      </w:r>
      <w:r>
        <w:rPr>
          <w:rFonts w:ascii="Cambria" w:eastAsia="Cambria" w:hAnsi="Cambria" w:cs="Cambria"/>
          <w:sz w:val="24"/>
          <w:szCs w:val="24"/>
          <w:u w:color="000000"/>
        </w:rPr>
        <w:t xml:space="preserve"> type involves modifying or improving an existing asset. </w:t>
      </w:r>
    </w:p>
    <w:p w14:paraId="6F39DF6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526DA6C9" w:rsidR="00C65213" w:rsidRDefault="00C65213" w:rsidP="00C65213">
      <w:pPr>
        <w:pStyle w:val="Beskrivning"/>
        <w:keepNext/>
      </w:pPr>
      <w:bookmarkStart w:id="157" w:name="_Ref274313468"/>
      <w:proofErr w:type="gramStart"/>
      <w:r>
        <w:t xml:space="preserve">Table </w:t>
      </w:r>
      <w:r>
        <w:fldChar w:fldCharType="begin"/>
      </w:r>
      <w:r>
        <w:instrText xml:space="preserve"> SEQ Table \* ARABIC </w:instrText>
      </w:r>
      <w:r>
        <w:fldChar w:fldCharType="separate"/>
      </w:r>
      <w:r w:rsidR="00164BCD">
        <w:rPr>
          <w:noProof/>
        </w:rPr>
        <w:t>9</w:t>
      </w:r>
      <w:r>
        <w:fldChar w:fldCharType="end"/>
      </w:r>
      <w:bookmarkEnd w:id="157"/>
      <w:r>
        <w:t>.</w:t>
      </w:r>
      <w:proofErr w:type="gramEnd"/>
      <w:r>
        <w:t xml:space="preserve"> Tools that can be used as DWAN frontends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1701"/>
        <w:gridCol w:w="1276"/>
        <w:gridCol w:w="1843"/>
        <w:gridCol w:w="850"/>
        <w:gridCol w:w="1134"/>
        <w:gridCol w:w="765"/>
      </w:tblGrid>
      <w:tr w:rsidR="004F738A" w14:paraId="6F5CF4B0" w14:textId="77777777" w:rsidTr="00BD4530">
        <w:trPr>
          <w:trHeight w:val="3305"/>
        </w:trPr>
        <w:tc>
          <w:tcPr>
            <w:tcW w:w="1248"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Cambria" w:eastAsia="Cambria" w:hAnsi="Cambria" w:cs="Cambria"/>
                <w:sz w:val="24"/>
                <w:szCs w:val="24"/>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Default="007825C4" w:rsidP="007825C4">
            <w:pPr>
              <w:pStyle w:val="Body"/>
            </w:pPr>
            <w:proofErr w:type="gramStart"/>
            <w:r>
              <w:rPr>
                <w:rFonts w:ascii="Cambria" w:eastAsia="Cambria" w:hAnsi="Cambria" w:cs="Cambria"/>
                <w:sz w:val="24"/>
                <w:szCs w:val="24"/>
                <w:u w:color="000000"/>
              </w:rPr>
              <w:t>task</w:t>
            </w:r>
            <w:proofErr w:type="gramEnd"/>
            <w:r>
              <w:rPr>
                <w:rFonts w:ascii="Cambria" w:eastAsia="Cambria" w:hAnsi="Cambria" w:cs="Cambria"/>
                <w:sz w:val="24"/>
                <w:szCs w:val="24"/>
                <w:u w:color="000000"/>
              </w:rPr>
              <w:t xml:space="preserve"> type</w:t>
            </w:r>
          </w:p>
        </w:tc>
        <w:tc>
          <w:tcPr>
            <w:tcW w:w="1276"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Cambria" w:eastAsia="Cambria" w:hAnsi="Cambria" w:cs="Cambria"/>
                <w:sz w:val="24"/>
                <w:szCs w:val="24"/>
                <w:u w:color="000000"/>
              </w:rPr>
              <w:t>task</w:t>
            </w:r>
            <w:proofErr w:type="gramEnd"/>
            <w:r>
              <w:rPr>
                <w:rFonts w:ascii="Cambria" w:eastAsia="Cambria" w:hAnsi="Cambria" w:cs="Cambria"/>
                <w:sz w:val="24"/>
                <w:szCs w:val="24"/>
                <w:u w:color="000000"/>
              </w:rPr>
              <w:t xml:space="preserve">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Default="007825C4" w:rsidP="007825C4">
            <w:pPr>
              <w:pStyle w:val="Body"/>
            </w:pPr>
            <w:proofErr w:type="gramStart"/>
            <w:r>
              <w:rPr>
                <w:rFonts w:ascii="Cambria" w:eastAsia="Cambria" w:hAnsi="Cambria" w:cs="Cambria"/>
                <w:sz w:val="24"/>
                <w:szCs w:val="24"/>
                <w:u w:color="000000"/>
              </w:rPr>
              <w:t>process</w:t>
            </w:r>
            <w:proofErr w:type="gramEnd"/>
            <w:r>
              <w:rPr>
                <w:rFonts w:ascii="Cambria" w:eastAsia="Cambria" w:hAnsi="Cambria" w:cs="Cambria"/>
                <w:sz w:val="24"/>
                <w:szCs w:val="24"/>
                <w:u w:color="000000"/>
              </w:rPr>
              <w:t xml:space="preserve"> type</w:t>
            </w:r>
          </w:p>
        </w:tc>
        <w:tc>
          <w:tcPr>
            <w:tcW w:w="85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Cambria" w:eastAsia="Cambria" w:hAnsi="Cambria" w:cs="Cambria"/>
                <w:sz w:val="24"/>
                <w:szCs w:val="24"/>
                <w:u w:color="000000"/>
              </w:rPr>
              <w:t>asset</w:t>
            </w:r>
            <w:proofErr w:type="gramEnd"/>
            <w:r>
              <w:rPr>
                <w:rFonts w:ascii="Cambria" w:eastAsia="Cambria" w:hAnsi="Cambria" w:cs="Cambria"/>
                <w:sz w:val="24"/>
                <w:szCs w:val="24"/>
                <w:u w:color="000000"/>
              </w:rPr>
              <w:t xml:space="preserve">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Cambria" w:eastAsia="Cambria" w:hAnsi="Cambria" w:cs="Cambria"/>
                <w:sz w:val="24"/>
                <w:szCs w:val="24"/>
                <w:u w:color="000000"/>
              </w:rPr>
              <w:t>formal</w:t>
            </w:r>
            <w:proofErr w:type="gramEnd"/>
            <w:r>
              <w:rPr>
                <w:rFonts w:ascii="Cambria" w:eastAsia="Cambria" w:hAnsi="Cambria" w:cs="Cambria"/>
                <w:sz w:val="24"/>
                <w:szCs w:val="24"/>
                <w:u w:color="000000"/>
              </w:rPr>
              <w:t>/</w:t>
            </w:r>
            <w:r w:rsidR="004F738A">
              <w:rPr>
                <w:rFonts w:ascii="Cambria" w:eastAsia="Cambria" w:hAnsi="Cambria" w:cs="Cambria"/>
                <w:sz w:val="24"/>
                <w:szCs w:val="24"/>
                <w:u w:color="000000"/>
              </w:rPr>
              <w:br/>
            </w:r>
            <w:r>
              <w:rPr>
                <w:rFonts w:ascii="Cambria" w:eastAsia="Cambria" w:hAnsi="Cambria" w:cs="Cambria"/>
                <w:sz w:val="24"/>
                <w:szCs w:val="24"/>
                <w:u w:color="000000"/>
              </w:rPr>
              <w:t>informal</w:t>
            </w:r>
          </w:p>
        </w:tc>
        <w:tc>
          <w:tcPr>
            <w:tcW w:w="765"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211C91C" w14:textId="77777777" w:rsidR="007825C4" w:rsidRDefault="007825C4" w:rsidP="007825C4">
            <w:pPr>
              <w:pStyle w:val="Body"/>
              <w:tabs>
                <w:tab w:val="left" w:pos="1304"/>
                <w:tab w:val="left" w:pos="2608"/>
                <w:tab w:val="left" w:pos="3912"/>
                <w:tab w:val="left" w:pos="5216"/>
                <w:tab w:val="left" w:pos="6520"/>
                <w:tab w:val="left" w:pos="7824"/>
              </w:tabs>
            </w:pPr>
            <w:proofErr w:type="gramStart"/>
            <w:r>
              <w:rPr>
                <w:rFonts w:ascii="Cambria" w:eastAsia="Cambria" w:hAnsi="Cambria" w:cs="Cambria"/>
                <w:sz w:val="24"/>
                <w:szCs w:val="24"/>
                <w:u w:color="000000"/>
              </w:rPr>
              <w:t>collaborative</w:t>
            </w:r>
            <w:proofErr w:type="gramEnd"/>
            <w:r>
              <w:rPr>
                <w:rFonts w:ascii="Cambria" w:eastAsia="Cambria" w:hAnsi="Cambria" w:cs="Cambria"/>
                <w:sz w:val="24"/>
                <w:szCs w:val="24"/>
                <w:u w:color="000000"/>
              </w:rPr>
              <w:t xml:space="preserve"> platform</w:t>
            </w:r>
          </w:p>
        </w:tc>
      </w:tr>
      <w:tr w:rsidR="004F738A" w14:paraId="5A17652F" w14:textId="77777777" w:rsidTr="00BD4530">
        <w:trPr>
          <w:trHeight w:val="535"/>
        </w:trPr>
        <w:tc>
          <w:tcPr>
            <w:tcW w:w="1248"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bibliographic</w:t>
            </w:r>
            <w:proofErr w:type="gramEnd"/>
            <w:r>
              <w:rPr>
                <w:rFonts w:ascii="Times Roman" w:eastAsia="Cambria" w:hAnsi="Cambria" w:cs="Cambria"/>
                <w:u w:color="000000"/>
              </w:rPr>
              <w:t xml:space="preserve">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75EE2B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bibliographic</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F2B249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bibliographic</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72F85BD"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bibliographic</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2D8DB1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bibliographic</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0C0820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bibliographic</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B480D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image</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images</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7A8E68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image</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images</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3AEA8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image</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39A39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image</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F38AE0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image</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images</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8D7233B" w14:textId="77777777" w:rsidTr="00BD4530">
        <w:trPr>
          <w:trHeight w:val="131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image</w:t>
            </w:r>
            <w:proofErr w:type="gramEnd"/>
            <w:r>
              <w:rPr>
                <w:rFonts w:ascii="Times Roman" w:eastAsia="Cambria" w:hAnsi="Cambria" w:cs="Cambria"/>
                <w:u w:color="000000"/>
              </w:rPr>
              <w:t xml:space="preserv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538CE7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map</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geospatial</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231CD5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A21B2B2"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B6197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proofErr w:type="gramStart"/>
            <w:r>
              <w:rPr>
                <w:rFonts w:ascii="Times Roman" w:eastAsia="Cambria" w:hAnsi="Cambria" w:cs="Cambria"/>
                <w:u w:color="000000"/>
              </w:rPr>
              <w:t>iAnnotate</w:t>
            </w:r>
            <w:proofErr w:type="gramEnd"/>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66F821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schema</w:t>
            </w:r>
            <w:proofErr w:type="gramEnd"/>
            <w:r>
              <w:rPr>
                <w:rFonts w:ascii="Times Roman" w:eastAsia="Cambria" w:hAnsi="Cambria" w:cs="Cambria"/>
                <w:u w:color="000000"/>
              </w:rPr>
              <w:t xml:space="preserve">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video</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6F4F3C0"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Default="007825C4" w:rsidP="007825C4"/>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schema</w:t>
            </w:r>
            <w:proofErr w:type="gramEnd"/>
            <w:r>
              <w:rPr>
                <w:rFonts w:ascii="Times Roman" w:eastAsia="Cambria" w:hAnsi="Cambria" w:cs="Cambria"/>
                <w:u w:color="000000"/>
              </w:rPr>
              <w:t xml:space="preserve">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video</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45BAAB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segmenting</w:t>
            </w:r>
            <w:proofErr w:type="gramEnd"/>
            <w:r>
              <w:rPr>
                <w:rFonts w:ascii="Times Roman" w:eastAsia="Cambria" w:hAnsi="Cambria" w:cs="Cambria"/>
                <w:u w:color="000000"/>
              </w:rPr>
              <w:t xml:space="preserve">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video</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4FC05E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67C559"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Default="007825C4" w:rsidP="007825C4">
            <w:pPr>
              <w:pStyle w:val="Body"/>
            </w:pPr>
            <w:r>
              <w:rPr>
                <w:rFonts w:ascii="Times Roman" w:eastAsia="Cambria" w:hAnsi="Cambria" w:cs="Cambria"/>
                <w:u w:color="000000"/>
              </w:rPr>
              <w:t>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2B3084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442530"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8FA23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17D8EB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Default="007825C4" w:rsidP="007825C4">
            <w:pPr>
              <w:pStyle w:val="Body"/>
            </w:pPr>
            <w:r>
              <w:rPr>
                <w:rFonts w:ascii="Times Roman" w:eastAsia="Cambria" w:hAnsi="Cambria" w:cs="Cambria"/>
                <w:u w:color="000000"/>
              </w:rPr>
              <w:t>Commentin,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98847D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CF118C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4645B6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0F4F5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7E6C3F"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proofErr w:type="gramStart"/>
            <w:r>
              <w:rPr>
                <w:rFonts w:ascii="Times Roman" w:eastAsia="Cambria" w:hAnsi="Cambria" w:cs="Cambria"/>
                <w:u w:color="000000"/>
              </w:rPr>
              <w:t>brat</w:t>
            </w:r>
            <w:proofErr w:type="gramEnd"/>
            <w:r>
              <w:rPr>
                <w:rFonts w:ascii="Times Roman" w:eastAsia="Cambria" w:hAnsi="Cambria" w:cs="Cambria"/>
                <w:u w:color="000000"/>
              </w:rPr>
              <w:t xml:space="preserve">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3A74A18"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syntax</w:t>
            </w:r>
            <w:proofErr w:type="gramEnd"/>
            <w:r>
              <w:rPr>
                <w:rFonts w:ascii="Times Roman" w:eastAsia="Cambria" w:hAnsi="Cambria" w:cs="Cambria"/>
                <w:u w:color="000000"/>
              </w:rPr>
              <w:t>/semantic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A7F2BAA"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time</w:t>
            </w:r>
            <w:proofErr w:type="gramEnd"/>
            <w:r>
              <w:rPr>
                <w:rFonts w:ascii="Times Roman" w:eastAsia="Cambria" w:hAnsi="Cambria" w:cs="Cambria"/>
                <w:u w:color="000000"/>
              </w:rPr>
              <w:t>-series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724638E"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time</w:t>
            </w:r>
            <w:proofErr w:type="gramEnd"/>
            <w:r>
              <w:rPr>
                <w:rFonts w:ascii="Times Roman" w:eastAsia="Cambria" w:hAnsi="Cambria" w:cs="Cambria"/>
                <w:u w:color="000000"/>
              </w:rPr>
              <w:t>-series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video</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C7EB8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 xml:space="preserve">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C9CE06"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 xml:space="preserve">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video</w:t>
            </w:r>
            <w:proofErr w:type="gramEnd"/>
            <w:r>
              <w:rPr>
                <w:rFonts w:ascii="Times Roman" w:eastAsia="Cambria" w:hAnsi="Cambria" w:cs="Cambria"/>
                <w:u w:color="000000"/>
              </w:rPr>
              <w:t>;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BB34E0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 xml:space="preserve">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F61180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Default="00F203C3"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2" w:history="1">
              <w:r w:rsidR="007825C4">
                <w:rPr>
                  <w:rStyle w:val="Hyperlink1"/>
                  <w:rFonts w:eastAsia="Cambria" w:hAnsi="Cambria" w:cs="Cambria"/>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AF9D6E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3EFE6A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ED1A96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CBFE69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2A2F13"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DC8B81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Default="007825C4" w:rsidP="007825C4">
            <w:pPr>
              <w:pStyle w:val="Body"/>
            </w:pPr>
            <w:r>
              <w:rPr>
                <w:rFonts w:ascii="Times Roman" w:eastAsia="Cambria" w:hAnsi="Cambria" w:cs="Cambria"/>
                <w:u w:color="000000"/>
              </w:rPr>
              <w:t>Commenting, critical responses and stating preferenes; 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42577E0"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81B302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web</w:t>
            </w:r>
            <w:proofErr w:type="gramEnd"/>
            <w:r>
              <w:rPr>
                <w:rFonts w:ascii="Times Roman" w:eastAsia="Cambria" w:hAnsi="Cambria" w:cs="Cambria"/>
                <w:u w:color="000000"/>
              </w:rPr>
              <w:t>-page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5721804"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wiki</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823A28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proofErr w:type="gramStart"/>
            <w:r>
              <w:rPr>
                <w:rFonts w:ascii="Times Roman" w:eastAsia="Cambria" w:hAnsi="Cambria" w:cs="Cambria"/>
                <w:u w:color="000000"/>
              </w:rPr>
              <w:t>wiki</w:t>
            </w:r>
            <w:proofErr w:type="gramEnd"/>
            <w:r>
              <w:rPr>
                <w:rFonts w:ascii="Times Roman" w:eastAsia="Cambria" w:hAnsi="Cambria" w:cs="Cambria"/>
                <w:u w:color="000000"/>
              </w:rPr>
              <w:t xml:space="preserv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Default="007825C4" w:rsidP="007825C4">
            <w:pPr>
              <w:pStyle w:val="Body"/>
            </w:pPr>
            <w:r>
              <w:rPr>
                <w:rFonts w:ascii="Times Roman" w:eastAsia="Cambria" w:hAnsi="Cambria" w:cs="Cambria"/>
                <w:u w:color="000000"/>
              </w:rPr>
              <w:t>Transcription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4413F916" w14:textId="77777777" w:rsidTr="00BD4530">
        <w:trPr>
          <w:trHeight w:val="2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78369EA" w14:textId="77777777" w:rsidTr="00BD4530">
        <w:trPr>
          <w:trHeight w:val="33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798F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(can be stored in Annotea)</w:t>
            </w:r>
          </w:p>
        </w:tc>
      </w:tr>
      <w:tr w:rsidR="004F738A" w14:paraId="40B5026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video</w:t>
            </w:r>
            <w:proofErr w:type="gramEnd"/>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5798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(via OKF)</w:t>
            </w:r>
          </w:p>
        </w:tc>
      </w:tr>
      <w:tr w:rsidR="004F738A" w14:paraId="11A7B0C5" w14:textId="77777777" w:rsidTr="00BD4530">
        <w:trPr>
          <w:trHeight w:val="535"/>
        </w:trPr>
        <w:tc>
          <w:tcPr>
            <w:tcW w:w="1248"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Default="00F203C3"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3" w:history="1">
              <w:r w:rsidR="007825C4">
                <w:rPr>
                  <w:rStyle w:val="Hyperlink1"/>
                  <w:rFonts w:eastAsia="Cambria" w:hAnsi="Cambria" w:cs="Cambria"/>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Default="007825C4" w:rsidP="007825C4">
            <w:pPr>
              <w:pStyle w:val="Body"/>
            </w:pPr>
            <w:r>
              <w:rPr>
                <w:rFonts w:ascii="Times Roman" w:eastAsia="Cambria" w:hAnsi="Cambria" w:cs="Cambria"/>
                <w:u w:color="000000"/>
              </w:rPr>
              <w:t>Synthetic</w:t>
            </w:r>
          </w:p>
        </w:tc>
        <w:tc>
          <w:tcPr>
            <w:tcW w:w="1276"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Default="007825C4" w:rsidP="007825C4"/>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proofErr w:type="gramStart"/>
            <w:r>
              <w:rPr>
                <w:rFonts w:ascii="Times Roman" w:eastAsia="Cambria" w:hAnsi="Cambria" w:cs="Cambria"/>
                <w:u w:color="000000"/>
              </w:rPr>
              <w:t>text</w:t>
            </w:r>
            <w:proofErr w:type="gramEnd"/>
            <w:r>
              <w:rPr>
                <w:rFonts w:ascii="Times Roman" w:eastAsia="Cambria" w:hAnsi="Cambria" w:cs="Cambria"/>
                <w:u w:color="000000"/>
              </w:rPr>
              <w: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proofErr w:type="gramStart"/>
            <w:r>
              <w:rPr>
                <w:rFonts w:ascii="Times Roman" w:eastAsia="Cambria" w:hAnsi="Cambria" w:cs="Cambria"/>
                <w:u w:color="000000"/>
              </w:rPr>
              <w:t>informal</w:t>
            </w:r>
            <w:proofErr w:type="gramEnd"/>
          </w:p>
        </w:tc>
        <w:tc>
          <w:tcPr>
            <w:tcW w:w="765"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8964B29" w14:textId="509CFADB" w:rsidR="0048620A" w:rsidRDefault="0048620A" w:rsidP="0048620A">
      <w:pPr>
        <w:rPr>
          <w:lang w:eastAsia="en-US"/>
        </w:rPr>
      </w:pPr>
      <w:r>
        <w:t xml:space="preserve">Amongst potential candidates to be used </w:t>
      </w:r>
      <w:proofErr w:type="gramStart"/>
      <w:r>
        <w:t>as  DWAN</w:t>
      </w:r>
      <w:proofErr w:type="gramEnd"/>
      <w:r>
        <w:t xml:space="preserve"> frontend our top 10 would include the following software: </w:t>
      </w:r>
      <w:r w:rsidRPr="00BB71F1">
        <w:rPr>
          <w:i/>
          <w:lang w:eastAsia="en-US"/>
        </w:rPr>
        <w:t>ANNIS</w:t>
      </w:r>
      <w:r>
        <w:rPr>
          <w:lang w:eastAsia="en-US"/>
        </w:rPr>
        <w:t xml:space="preserve"> (specific for multilingual linguistic corpora),  </w:t>
      </w:r>
      <w:r w:rsidRPr="00BB71F1">
        <w:rPr>
          <w:i/>
          <w:lang w:eastAsia="en-US"/>
        </w:rPr>
        <w:t>BIBLIOPEDIA</w:t>
      </w:r>
      <w:r>
        <w:rPr>
          <w:lang w:eastAsia="en-US"/>
        </w:rPr>
        <w:t xml:space="preserve"> (designed to crawl scholarly resources). </w:t>
      </w:r>
      <w:r w:rsidRPr="00BB71F1">
        <w:rPr>
          <w:i/>
          <w:lang w:eastAsia="en-US"/>
        </w:rPr>
        <w:t>LitBlitz</w:t>
      </w:r>
      <w:r>
        <w:rPr>
          <w:lang w:eastAsia="en-US"/>
        </w:rPr>
        <w:t xml:space="preserve"> or NB (for faculties and students)</w:t>
      </w:r>
    </w:p>
    <w:p w14:paraId="1CC11459" w14:textId="5F562D36" w:rsidR="0048620A" w:rsidRPr="002938EE" w:rsidRDefault="0048620A" w:rsidP="0048620A">
      <w:pPr>
        <w:rPr>
          <w:lang w:eastAsia="en-US"/>
        </w:rPr>
      </w:pPr>
      <w:r w:rsidRPr="00BB71F1">
        <w:rPr>
          <w:i/>
          <w:lang w:eastAsia="en-US"/>
        </w:rPr>
        <w:t>MapHub</w:t>
      </w:r>
      <w:r>
        <w:rPr>
          <w:lang w:eastAsia="en-US"/>
        </w:rPr>
        <w:t xml:space="preserve"> (specific on annotating historic maps), Pliny (developed by </w:t>
      </w:r>
      <w:proofErr w:type="gramStart"/>
      <w:r>
        <w:rPr>
          <w:lang w:eastAsia="en-US"/>
        </w:rPr>
        <w:t>KCL )</w:t>
      </w:r>
      <w:proofErr w:type="gramEnd"/>
      <w:r>
        <w:rPr>
          <w:lang w:eastAsia="en-US"/>
        </w:rPr>
        <w:t xml:space="preserve">, </w:t>
      </w:r>
      <w:r w:rsidRPr="00BB71F1">
        <w:rPr>
          <w:i/>
          <w:lang w:eastAsia="en-US"/>
        </w:rPr>
        <w:t>Pundit</w:t>
      </w:r>
      <w:r>
        <w:rPr>
          <w:lang w:eastAsia="en-US"/>
        </w:rPr>
        <w:t xml:space="preserve">, </w:t>
      </w:r>
      <w:r w:rsidRPr="00BB71F1">
        <w:rPr>
          <w:i/>
          <w:lang w:eastAsia="en-US"/>
        </w:rPr>
        <w:t>Uvic Image Markup Tool</w:t>
      </w:r>
      <w:r>
        <w:rPr>
          <w:lang w:eastAsia="en-US"/>
        </w:rPr>
        <w:t xml:space="preserve"> (specific for images), </w:t>
      </w:r>
      <w:r w:rsidRPr="00BB71F1">
        <w:rPr>
          <w:i/>
          <w:lang w:eastAsia="en-US"/>
        </w:rPr>
        <w:t>Virtual Lighbox</w:t>
      </w:r>
      <w:r>
        <w:rPr>
          <w:lang w:eastAsia="en-US"/>
        </w:rPr>
        <w:t xml:space="preserve"> (for Museums and Archives), </w:t>
      </w:r>
      <w:r w:rsidRPr="00BB71F1">
        <w:rPr>
          <w:i/>
          <w:lang w:eastAsia="en-US"/>
        </w:rPr>
        <w:t>Zotero</w:t>
      </w:r>
      <w:r>
        <w:rPr>
          <w:lang w:eastAsia="en-US"/>
        </w:rPr>
        <w:t xml:space="preserve"> (probably one the most common and used annotation tools among humanists), </w:t>
      </w:r>
      <w:r w:rsidRPr="00BB71F1">
        <w:rPr>
          <w:i/>
          <w:lang w:eastAsia="en-US"/>
        </w:rPr>
        <w:t>WebLicht</w:t>
      </w:r>
      <w:r>
        <w:rPr>
          <w:lang w:eastAsia="en-US"/>
        </w:rPr>
        <w:t xml:space="preserve"> .</w:t>
      </w:r>
    </w:p>
    <w:p w14:paraId="3A82397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E8265E">
      <w:pPr>
        <w:pStyle w:val="Rubrik2"/>
      </w:pPr>
      <w:bookmarkStart w:id="158" w:name="_Toc274571985"/>
      <w:proofErr w:type="gramStart"/>
      <w:r w:rsidRPr="00E8265E">
        <w:t>Potential front-ends for DWAN in Social Sciences and Humanities.</w:t>
      </w:r>
      <w:bookmarkEnd w:id="158"/>
      <w:proofErr w:type="gramEnd"/>
    </w:p>
    <w:p w14:paraId="456DD7F8" w14:textId="53532E1D"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Following the previous categorization in section </w:t>
      </w:r>
      <w:r w:rsidR="00C65213">
        <w:rPr>
          <w:rFonts w:ascii="Cambria" w:eastAsia="Cambria" w:hAnsi="Cambria" w:cs="Cambria"/>
          <w:sz w:val="24"/>
          <w:szCs w:val="24"/>
          <w:u w:color="000000"/>
        </w:rPr>
        <w:t>above</w:t>
      </w:r>
      <w:r>
        <w:rPr>
          <w:rFonts w:ascii="Cambria" w:eastAsia="Cambria" w:hAnsi="Cambria" w:cs="Cambria"/>
          <w:sz w:val="24"/>
          <w:szCs w:val="24"/>
          <w:u w:color="000000"/>
        </w:rPr>
        <w:t xml:space="preserve"> (i.e. task type, process type, asset type) nineteen specific cases of uses HSS researchers make of annotation, not necessarily covering just DWAN functionality, can be identified and grouped under six headings:</w:t>
      </w:r>
    </w:p>
    <w:p w14:paraId="2203120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AD81EB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20245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6C1EAB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FA4E53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23FAA0A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0F15A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26286B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7B04F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1DC8C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4512BD2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7AEEBC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UC11: Track versions of annotations</w:t>
      </w:r>
    </w:p>
    <w:p w14:paraId="33C95EA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F41788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1DBA7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155030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062C0C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7895C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5BAC3A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795EB6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CEDC4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89D1D7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lang w:val="fr-FR"/>
        </w:rPr>
        <w:t>Bibliography</w:t>
      </w:r>
    </w:p>
    <w:p w14:paraId="4E805B6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2D409F2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23271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E0643A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415E698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E0471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836A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Image</w:t>
      </w:r>
    </w:p>
    <w:p w14:paraId="2BA928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1386E85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98B65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33CF7B1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39B311B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5BAFE2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1B42CB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4824B54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34A8F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E5FAD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57912E3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7A7F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Web page</w:t>
      </w:r>
    </w:p>
    <w:p w14:paraId="02227D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318F3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084F1C2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5DF8BE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2ABEE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7917829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15FAA90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C339C9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30BB4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2308784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16FBE06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7DC1B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321A6F3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3B28FC7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E69AA7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26BD2C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26CE70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Syntax/semantic</w:t>
      </w:r>
    </w:p>
    <w:p w14:paraId="66E7CB9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657B18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3E5D73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21AC2E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77B3E6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B96A4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D424E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3DD75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01E76E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2687912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39D743E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255E0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03A560D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7A8005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C4D7B8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388439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Wiki</w:t>
      </w:r>
    </w:p>
    <w:p w14:paraId="7D9664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D8E0E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1DCF43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336EC05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AD63F4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847111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96767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F0C229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F977C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01879A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A4FDFA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7543C3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43BBE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1A75FC6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3B6100A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3626BC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1CD366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Video</w:t>
      </w:r>
    </w:p>
    <w:p w14:paraId="78AC5B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0737123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66C32E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8CBD4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6EB1F8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C86F04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FBCCB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A2696E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 xml:space="preserve">Use cases. </w:t>
      </w:r>
    </w:p>
    <w:p w14:paraId="4577C1A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i/>
          <w:iCs/>
          <w:sz w:val="24"/>
          <w:szCs w:val="24"/>
          <w:u w:color="000000"/>
        </w:rPr>
        <w:t>Bibliographic annotation.</w:t>
      </w:r>
    </w:p>
    <w:p w14:paraId="1E4E1F0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LitBlitz Literature Notes Manager, NoodleTools, Projects, Oigga, </w:t>
      </w:r>
      <w:proofErr w:type="gramStart"/>
      <w:r>
        <w:rPr>
          <w:rFonts w:ascii="Cambria" w:eastAsia="Cambria" w:hAnsi="Cambria" w:cs="Cambria"/>
          <w:sz w:val="24"/>
          <w:szCs w:val="24"/>
          <w:u w:color="000000"/>
        </w:rPr>
        <w:t>Sente</w:t>
      </w:r>
      <w:proofErr w:type="gramEnd"/>
      <w:r>
        <w:rPr>
          <w:rFonts w:ascii="Cambria" w:eastAsia="Cambria" w:hAnsi="Cambria" w:cs="Cambria"/>
          <w:sz w:val="24"/>
          <w:szCs w:val="24"/>
          <w:u w:color="000000"/>
        </w:rPr>
        <w:t xml:space="preserv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rFonts w:ascii="Cambria" w:eastAsia="Cambria" w:hAnsi="Cambria" w:cs="Cambria"/>
          <w:sz w:val="24"/>
          <w:szCs w:val="24"/>
          <w:u w:color="000000"/>
          <w:lang w:val="fr-FR"/>
        </w:rPr>
        <w:t>’</w:t>
      </w:r>
      <w:r>
        <w:rPr>
          <w:rFonts w:ascii="Cambria" w:eastAsia="Cambria" w:hAnsi="Cambria" w:cs="Cambria"/>
          <w:sz w:val="24"/>
          <w:szCs w:val="24"/>
          <w:u w:color="000000"/>
        </w:rPr>
        <w:t>.</w:t>
      </w:r>
    </w:p>
    <w:p w14:paraId="1C3CDB7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The </w:t>
      </w:r>
      <w:proofErr w:type="gramStart"/>
      <w:r>
        <w:rPr>
          <w:rFonts w:ascii="Cambria" w:eastAsia="Cambria" w:hAnsi="Cambria" w:cs="Cambria"/>
          <w:sz w:val="24"/>
          <w:szCs w:val="24"/>
          <w:u w:color="000000"/>
        </w:rPr>
        <w:t>annotations of the text is</w:t>
      </w:r>
      <w:proofErr w:type="gramEnd"/>
      <w:r>
        <w:rPr>
          <w:rFonts w:ascii="Cambria" w:eastAsia="Cambria" w:hAnsi="Cambria" w:cs="Cambria"/>
          <w:sz w:val="24"/>
          <w:szCs w:val="24"/>
          <w:u w:color="000000"/>
        </w:rPr>
        <w:t xml:space="preserve">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Annotations take the form of links to the bibliographic records in the researcher</w:t>
      </w:r>
      <w:r>
        <w:rPr>
          <w:rFonts w:ascii="Cambria" w:eastAsia="Cambria" w:hAnsi="Cambria" w:cs="Cambria"/>
          <w:sz w:val="24"/>
          <w:szCs w:val="24"/>
          <w:u w:color="000000"/>
          <w:lang w:val="fr-FR"/>
        </w:rPr>
        <w:t>’</w:t>
      </w:r>
      <w:r>
        <w:rPr>
          <w:rFonts w:ascii="Cambria" w:eastAsia="Cambria" w:hAnsi="Cambria" w:cs="Cambria"/>
          <w:sz w:val="24"/>
          <w:szCs w:val="24"/>
          <w:u w:color="000000"/>
        </w:rPr>
        <w:t>s database, and also the annotations they have made on the bibliographic records. The latter might include ‘is this reference up to date</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or ‘is it being cited in agreement or disagreement</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 </w:t>
      </w:r>
    </w:p>
    <w:p w14:paraId="0CABFCD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annotations in the bibliography should be able to link simultaneously to multiple bibliographic references.</w:t>
      </w:r>
    </w:p>
    <w:p w14:paraId="3D0FBEC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01625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CBA65FF" w14:textId="77777777" w:rsidR="007825C4" w:rsidRDefault="007825C4" w:rsidP="007825C4">
      <w:pPr>
        <w:pStyle w:val="Liststycke"/>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stycke"/>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stycke"/>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stycke"/>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w:t>
      </w:r>
      <w:proofErr w:type="gramStart"/>
      <w:r>
        <w:rPr>
          <w:rFonts w:ascii="Times New Roman"/>
          <w:lang w:val="en-US"/>
        </w:rPr>
        <w:t>This would be done by embedding hyperlinks in the second document, pointing back to the bibliography records</w:t>
      </w:r>
      <w:proofErr w:type="gramEnd"/>
      <w:r>
        <w:rPr>
          <w:rFonts w:ascii="Times New Roman"/>
          <w:lang w:val="en-US"/>
        </w:rPr>
        <w:t xml:space="preserve">. </w:t>
      </w:r>
    </w:p>
    <w:p w14:paraId="4EE8D888" w14:textId="77777777" w:rsidR="007825C4" w:rsidRDefault="007825C4" w:rsidP="007825C4">
      <w:pPr>
        <w:pStyle w:val="Liststycke"/>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9EDB1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2: </w:t>
      </w:r>
      <w:r>
        <w:rPr>
          <w:rFonts w:ascii="Cambria" w:eastAsia="Cambria" w:hAnsi="Cambria" w:cs="Cambria"/>
          <w:i/>
          <w:iCs/>
          <w:sz w:val="24"/>
          <w:szCs w:val="24"/>
          <w:u w:color="000000"/>
          <w:lang w:val="it-IT"/>
        </w:rPr>
        <w:t>Image annotation</w:t>
      </w:r>
      <w:r>
        <w:rPr>
          <w:rFonts w:ascii="Cambria" w:eastAsia="Cambria" w:hAnsi="Cambria" w:cs="Cambria"/>
          <w:sz w:val="24"/>
          <w:szCs w:val="24"/>
          <w:u w:color="000000"/>
        </w:rPr>
        <w:t xml:space="preserve">.  </w:t>
      </w:r>
    </w:p>
    <w:p w14:paraId="5EB30A5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Review of tools available: Greenshot, HyperImage, NewRadial (INKE)</w:t>
      </w:r>
      <w:proofErr w:type="gramStart"/>
      <w:r>
        <w:rPr>
          <w:rFonts w:ascii="Cambria" w:eastAsia="Cambria" w:hAnsi="Cambria" w:cs="Cambria"/>
          <w:sz w:val="24"/>
          <w:szCs w:val="24"/>
          <w:u w:color="000000"/>
        </w:rPr>
        <w:t>,  Skitch</w:t>
      </w:r>
      <w:proofErr w:type="gramEnd"/>
      <w:r>
        <w:rPr>
          <w:rFonts w:ascii="Cambria" w:eastAsia="Cambria" w:hAnsi="Cambria" w:cs="Cambria"/>
          <w:sz w:val="24"/>
          <w:szCs w:val="24"/>
          <w:u w:color="000000"/>
        </w:rPr>
        <w:t xml:space="preserve">, UVic Image Markup Tool.  These tools are both configurational and editorial. This reflects the need to both organize image collections with annotations, and to link comments/notes with them. </w:t>
      </w:r>
    </w:p>
    <w:p w14:paraId="15A0F3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rFonts w:ascii="Cambria" w:eastAsia="Cambria" w:hAnsi="Cambria" w:cs="Cambria"/>
          <w:sz w:val="24"/>
          <w:szCs w:val="24"/>
          <w:u w:color="000000"/>
          <w:lang w:val="fr-FR"/>
        </w:rPr>
        <w:t>’</w:t>
      </w:r>
      <w:r>
        <w:rPr>
          <w:rFonts w:ascii="Cambria" w:eastAsia="Cambria" w:hAnsi="Cambria" w:cs="Cambria"/>
          <w:sz w:val="24"/>
          <w:szCs w:val="24"/>
          <w:u w:color="000000"/>
        </w:rPr>
        <w:t>s Museum of English Rural Life).</w:t>
      </w:r>
    </w:p>
    <w:p w14:paraId="5ABC195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This scenario is applicable to scholars, but also, potentially, to museum and collections curators. </w:t>
      </w:r>
    </w:p>
    <w:p w14:paraId="7D249A1B"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computer, or in a private cloud space. </w:t>
      </w:r>
    </w:p>
    <w:p w14:paraId="003901E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60B041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FA9966B" w14:textId="77777777" w:rsidR="007825C4" w:rsidRDefault="007825C4" w:rsidP="007825C4">
      <w:pPr>
        <w:pStyle w:val="Liststycke"/>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stycke"/>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w:t>
      </w:r>
      <w:proofErr w:type="gramStart"/>
      <w:r>
        <w:rPr>
          <w:rFonts w:ascii="Times New Roman"/>
          <w:lang w:val="en-US"/>
        </w:rPr>
        <w:t>Save</w:t>
      </w:r>
      <w:proofErr w:type="gramEnd"/>
      <w:r>
        <w:rPr>
          <w:rFonts w:ascii="Times New Roman"/>
          <w:lang w:val="en-US"/>
        </w:rPr>
        <w:t xml:space="preserve"> their own annotations locally.</w:t>
      </w:r>
    </w:p>
    <w:p w14:paraId="250EDAB5" w14:textId="77777777" w:rsidR="007825C4" w:rsidRDefault="007825C4" w:rsidP="007825C4">
      <w:pPr>
        <w:pStyle w:val="Liststycke"/>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stycke"/>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stycke"/>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E094C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3. </w:t>
      </w:r>
      <w:proofErr w:type="gramStart"/>
      <w:r>
        <w:rPr>
          <w:rFonts w:ascii="Cambria" w:eastAsia="Cambria" w:hAnsi="Cambria" w:cs="Cambria"/>
          <w:i/>
          <w:iCs/>
          <w:sz w:val="24"/>
          <w:szCs w:val="24"/>
          <w:u w:color="000000"/>
          <w:lang w:val="it-IT"/>
        </w:rPr>
        <w:t>Web page</w:t>
      </w:r>
      <w:proofErr w:type="gramEnd"/>
      <w:r>
        <w:rPr>
          <w:rFonts w:ascii="Cambria" w:eastAsia="Cambria" w:hAnsi="Cambria" w:cs="Cambria"/>
          <w:i/>
          <w:iCs/>
          <w:sz w:val="24"/>
          <w:szCs w:val="24"/>
          <w:u w:color="000000"/>
          <w:lang w:val="it-IT"/>
        </w:rPr>
        <w:t xml:space="preserve"> annotation</w:t>
      </w:r>
      <w:r>
        <w:rPr>
          <w:rFonts w:ascii="Cambria" w:eastAsia="Cambria" w:hAnsi="Cambria" w:cs="Cambria"/>
          <w:sz w:val="24"/>
          <w:szCs w:val="24"/>
          <w:u w:color="000000"/>
        </w:rPr>
        <w:t>.</w:t>
      </w:r>
    </w:p>
    <w:p w14:paraId="68B7B05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needs for organizing collections of web pages, the need for editorial, comment-based annotation is far more acute.</w:t>
      </w:r>
    </w:p>
    <w:p w14:paraId="69F3E51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w:t>
      </w:r>
      <w:proofErr w:type="gramStart"/>
      <w:r>
        <w:rPr>
          <w:rFonts w:ascii="Cambria" w:eastAsia="Cambria" w:hAnsi="Cambria" w:cs="Cambria"/>
          <w:sz w:val="24"/>
          <w:szCs w:val="24"/>
          <w:u w:color="000000"/>
        </w:rPr>
        <w:t>resources which</w:t>
      </w:r>
      <w:proofErr w:type="gramEnd"/>
      <w:r>
        <w:rPr>
          <w:rFonts w:ascii="Cambria" w:eastAsia="Cambria" w:hAnsi="Cambria" w:cs="Cambria"/>
          <w:sz w:val="24"/>
          <w:szCs w:val="24"/>
          <w:u w:color="000000"/>
        </w:rPr>
        <w:t xml:space="preserve">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this is an informal referencing requirement, as the researcher will only be adding new information in the form of annotations.</w:t>
      </w:r>
    </w:p>
    <w:p w14:paraId="0245F53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text and images, but may also include video. They are not stored locally. </w:t>
      </w:r>
    </w:p>
    <w:p w14:paraId="50DBD7D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1CF3AB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Examples include: Official advice from Unity (http://unity3d.com/learn/resources/talks/gis-terrain-unity), </w:t>
      </w:r>
    </w:p>
    <w:p w14:paraId="4B1A272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Q&amp;A threads (http://answers.unity3d.com/questions/17829/how-can-i-import-</w:t>
      </w:r>
    </w:p>
    <w:p w14:paraId="455D1B5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gis-data-into-a-unity-project.html) </w:t>
      </w:r>
      <w:proofErr w:type="gramStart"/>
      <w:r>
        <w:rPr>
          <w:rFonts w:ascii="Cambria" w:eastAsia="Cambria" w:hAnsi="Cambria" w:cs="Cambria"/>
          <w:sz w:val="24"/>
          <w:szCs w:val="24"/>
          <w:u w:color="000000"/>
        </w:rPr>
        <w:t>and</w:t>
      </w:r>
      <w:proofErr w:type="gramEnd"/>
      <w:r>
        <w:rPr>
          <w:rFonts w:ascii="Cambria" w:eastAsia="Cambria" w:hAnsi="Cambria" w:cs="Cambria"/>
          <w:sz w:val="24"/>
          <w:szCs w:val="24"/>
          <w:u w:color="000000"/>
        </w:rPr>
        <w:t xml:space="preserve"> bibliography (http://ieeexplore.ieee.org/xpl/login.jsp?tp=&amp;arnumber=5567608&amp;url=http%3A%2F%2Fieeexplore.ieee.org%2Fxpls%2Fabs_all.jsp%3Farnumber%3D5567608). </w:t>
      </w:r>
    </w:p>
    <w:p w14:paraId="1FEEFBC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E3EB27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3651C557" w14:textId="77777777" w:rsidR="007825C4" w:rsidRDefault="007825C4" w:rsidP="007825C4">
      <w:pPr>
        <w:pStyle w:val="Liststycke"/>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w:t>
      </w:r>
      <w:proofErr w:type="gramStart"/>
      <w:r>
        <w:rPr>
          <w:rFonts w:ascii="Times New Roman"/>
          <w:lang w:val="en-US"/>
        </w:rPr>
        <w:t>Save</w:t>
      </w:r>
      <w:proofErr w:type="gramEnd"/>
      <w:r>
        <w:rPr>
          <w:rFonts w:ascii="Times New Roman"/>
          <w:lang w:val="en-US"/>
        </w:rPr>
        <w:t xml:space="preserve"> their own annotations in the form of Add comments in the form of scribbled notes (text to text and text to image). </w:t>
      </w:r>
    </w:p>
    <w:p w14:paraId="7A0C7E55" w14:textId="77777777" w:rsidR="007825C4" w:rsidRDefault="007825C4" w:rsidP="007825C4">
      <w:pPr>
        <w:pStyle w:val="Liststycke"/>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w:t>
      </w:r>
      <w:proofErr w:type="gramStart"/>
      <w:r>
        <w:rPr>
          <w:rFonts w:ascii="Times New Roman"/>
          <w:lang w:val="en-US"/>
        </w:rPr>
        <w:t>Highlight</w:t>
      </w:r>
      <w:proofErr w:type="gramEnd"/>
      <w:r>
        <w:rPr>
          <w:rFonts w:ascii="Times New Roman"/>
          <w:lang w:val="en-US"/>
        </w:rPr>
        <w:t xml:space="preserve"> text and Highlight images. For this scenario, it will not be necessary to highlight parts of images. </w:t>
      </w:r>
    </w:p>
    <w:p w14:paraId="4C577A04" w14:textId="77777777" w:rsidR="007825C4" w:rsidRDefault="007825C4" w:rsidP="007825C4">
      <w:pPr>
        <w:pStyle w:val="Liststycke"/>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stycke"/>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stycke"/>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This scenario reflects the probability that collaborative annotation is likely to be of (scholarly) use only within relatively </w:t>
      </w:r>
      <w:proofErr w:type="gramStart"/>
      <w:r>
        <w:rPr>
          <w:rFonts w:ascii="Times New Roman"/>
          <w:lang w:val="en-US"/>
        </w:rPr>
        <w:t>well defined</w:t>
      </w:r>
      <w:proofErr w:type="gramEnd"/>
      <w:r>
        <w:rPr>
          <w:rFonts w:ascii="Times New Roman"/>
          <w:lang w:val="en-US"/>
        </w:rPr>
        <w:t xml:space="preserve">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73369AA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4: </w:t>
      </w:r>
      <w:r>
        <w:rPr>
          <w:rFonts w:ascii="Cambria" w:eastAsia="Cambria" w:hAnsi="Cambria" w:cs="Cambria"/>
          <w:i/>
          <w:iCs/>
          <w:sz w:val="24"/>
          <w:szCs w:val="24"/>
          <w:u w:color="000000"/>
        </w:rPr>
        <w:t>Syntactic and Semantic annotation</w:t>
      </w:r>
      <w:r>
        <w:rPr>
          <w:rFonts w:ascii="Cambria" w:eastAsia="Cambria" w:hAnsi="Cambria" w:cs="Cambria"/>
          <w:sz w:val="24"/>
          <w:szCs w:val="24"/>
          <w:u w:color="000000"/>
        </w:rPr>
        <w:t>.</w:t>
      </w:r>
    </w:p>
    <w:p w14:paraId="10D8AA61"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051E7DF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(a Latinist and historian) is creating a digital critical edition of Marcus Tullius Cicero</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judicial speeches. They have downloaded the fifty-two surviving examples from the Perseus Digital Library (http://www.perseus.tufts.edu/hopper) and stored them locally. </w:t>
      </w:r>
    </w:p>
    <w:p w14:paraId="7DD2804E"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0F9136E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p>
    <w:p w14:paraId="50F444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600B3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24039F88" w14:textId="77777777" w:rsidR="007825C4" w:rsidRDefault="007825C4" w:rsidP="007825C4">
      <w:pPr>
        <w:pStyle w:val="Liststycke"/>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A primary function is to be able to Highlight text that is relevant to a) particular arguments made by Cicero, important passages and references to important exchanges. It will also be necessary to highlight </w:t>
      </w:r>
      <w:proofErr w:type="gramStart"/>
      <w:r>
        <w:rPr>
          <w:rFonts w:ascii="Times New Roman"/>
          <w:lang w:val="en-US"/>
        </w:rPr>
        <w:t>quotations which</w:t>
      </w:r>
      <w:proofErr w:type="gramEnd"/>
      <w:r>
        <w:rPr>
          <w:rFonts w:ascii="Times New Roman"/>
          <w:lang w:val="en-US"/>
        </w:rPr>
        <w:t xml:space="preserve"> have significance in other contexts. They will also wish to highlight important general entities (see below).</w:t>
      </w:r>
    </w:p>
    <w:p w14:paraId="3A0BF7BA" w14:textId="77777777" w:rsidR="007825C4" w:rsidRDefault="007825C4" w:rsidP="007825C4">
      <w:pPr>
        <w:pStyle w:val="Liststycke"/>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w:t>
      </w:r>
      <w:proofErr w:type="gramStart"/>
      <w:r>
        <w:rPr>
          <w:rFonts w:ascii="Times New Roman"/>
          <w:lang w:val="en-US"/>
        </w:rPr>
        <w:t>roles  such</w:t>
      </w:r>
      <w:proofErr w:type="gramEnd"/>
      <w:r>
        <w:rPr>
          <w:rFonts w:ascii="Times New Roman"/>
          <w:lang w:val="en-US"/>
        </w:rPr>
        <w:t xml:space="preserve">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stycke"/>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stycke"/>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stycke"/>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w:t>
      </w:r>
      <w:proofErr w:type="gramStart"/>
      <w:r>
        <w:rPr>
          <w:rFonts w:ascii="Times New Roman"/>
          <w:lang w:val="en-US"/>
        </w:rPr>
        <w:t>Save</w:t>
      </w:r>
      <w:proofErr w:type="gramEnd"/>
      <w:r>
        <w:rPr>
          <w:rFonts w:ascii="Times New Roman"/>
          <w:lang w:val="en-US"/>
        </w:rPr>
        <w:t xml:space="preserve"> their own annotations. </w:t>
      </w:r>
    </w:p>
    <w:p w14:paraId="6626C7C5" w14:textId="77777777" w:rsidR="007825C4" w:rsidRDefault="007825C4" w:rsidP="007825C4">
      <w:pPr>
        <w:pStyle w:val="Liststycke"/>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78CAB03F" w14:textId="77777777" w:rsidR="007825C4" w:rsidRDefault="007825C4" w:rsidP="007825C4">
      <w:pPr>
        <w:pStyle w:val="Liststycke"/>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other texts, bibliography, </w:t>
      </w:r>
      <w:proofErr w:type="gramStart"/>
      <w:r>
        <w:rPr>
          <w:rFonts w:ascii="Times New Roman"/>
          <w:lang w:val="en-US"/>
        </w:rPr>
        <w:t>video</w:t>
      </w:r>
      <w:proofErr w:type="gramEnd"/>
      <w:r>
        <w:rPr>
          <w:rFonts w:ascii="Times New Roman"/>
          <w:lang w:val="en-US"/>
        </w:rPr>
        <w:t xml:space="preserve"> and image media.</w:t>
      </w:r>
    </w:p>
    <w:p w14:paraId="12D85F5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C3C3F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5. </w:t>
      </w:r>
      <w:r>
        <w:rPr>
          <w:rFonts w:ascii="Cambria" w:eastAsia="Cambria" w:hAnsi="Cambria" w:cs="Cambria"/>
          <w:i/>
          <w:iCs/>
          <w:sz w:val="24"/>
          <w:szCs w:val="24"/>
          <w:u w:color="000000"/>
        </w:rPr>
        <w:t>Wiki based annotation</w:t>
      </w:r>
      <w:r>
        <w:rPr>
          <w:rFonts w:ascii="Cambria" w:eastAsia="Cambria" w:hAnsi="Cambria" w:cs="Cambria"/>
          <w:sz w:val="24"/>
          <w:szCs w:val="24"/>
          <w:u w:color="000000"/>
        </w:rPr>
        <w:t>.</w:t>
      </w:r>
    </w:p>
    <w:p w14:paraId="0E5AE46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4FF879FD"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conducting a project to capture the reception of public monuments, including the Parthenon in Athens. They will therefore need to annotate not only the main page of the wiki, but also the ‘Talk</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history of the page, and are likely, later on, to have edits/additions to make to the Wikipedia page itself. The project is therefore about using annotation to capture discussion about a contentious page, </w:t>
      </w:r>
      <w:proofErr w:type="gramStart"/>
      <w:r>
        <w:rPr>
          <w:rFonts w:ascii="Cambria" w:eastAsia="Cambria" w:hAnsi="Cambria" w:cs="Cambria"/>
          <w:sz w:val="24"/>
          <w:szCs w:val="24"/>
          <w:u w:color="000000"/>
        </w:rPr>
        <w:t>and  Formal</w:t>
      </w:r>
      <w:proofErr w:type="gramEnd"/>
      <w:r>
        <w:rPr>
          <w:rFonts w:ascii="Cambria" w:eastAsia="Cambria" w:hAnsi="Cambria" w:cs="Cambria"/>
          <w:sz w:val="24"/>
          <w:szCs w:val="24"/>
          <w:u w:color="000000"/>
        </w:rPr>
        <w:t>/informal: only informal annotations are relevant here.</w:t>
      </w:r>
    </w:p>
    <w:p w14:paraId="0A6CB87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7ECEFF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Assets: The assets involved are text and images.</w:t>
      </w:r>
    </w:p>
    <w:p w14:paraId="27BDB41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3B1968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3EE905F9" w14:textId="77777777" w:rsidR="007825C4" w:rsidRDefault="007825C4" w:rsidP="007825C4">
      <w:pPr>
        <w:pStyle w:val="Liststycke"/>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w:t>
      </w:r>
      <w:proofErr w:type="gramStart"/>
      <w:r>
        <w:rPr>
          <w:rFonts w:ascii="Times New Roman"/>
          <w:lang w:val="en-US"/>
        </w:rPr>
        <w:t>Save</w:t>
      </w:r>
      <w:proofErr w:type="gramEnd"/>
      <w:r>
        <w:rPr>
          <w:rFonts w:ascii="Times New Roman"/>
          <w:lang w:val="en-US"/>
        </w:rPr>
        <w:t xml:space="preserve"> their own annotations in the form of Add comments in the form of scribbled notes (text to text and text to image). </w:t>
      </w:r>
    </w:p>
    <w:p w14:paraId="0C96F322" w14:textId="77777777" w:rsidR="007825C4" w:rsidRDefault="007825C4" w:rsidP="007825C4">
      <w:pPr>
        <w:pStyle w:val="Liststycke"/>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w:t>
      </w:r>
      <w:proofErr w:type="gramStart"/>
      <w:r>
        <w:rPr>
          <w:rFonts w:ascii="Times New Roman"/>
          <w:lang w:val="en-US"/>
        </w:rPr>
        <w:t>Highlight</w:t>
      </w:r>
      <w:proofErr w:type="gramEnd"/>
      <w:r>
        <w:rPr>
          <w:rFonts w:ascii="Times New Roman"/>
          <w:lang w:val="en-US"/>
        </w:rPr>
        <w:t xml:space="preserve"> text and Highlight images. For this scenario, it will not be necessary to highlight parts of images. </w:t>
      </w:r>
    </w:p>
    <w:p w14:paraId="15FA1261" w14:textId="77777777" w:rsidR="007825C4" w:rsidRDefault="007825C4" w:rsidP="007825C4">
      <w:pPr>
        <w:pStyle w:val="Liststycke"/>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stycke"/>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stycke"/>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BCBED9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sz w:val="24"/>
          <w:szCs w:val="24"/>
          <w:u w:color="000000"/>
          <w:lang w:val="es-ES_tradnl"/>
        </w:rPr>
        <w:t xml:space="preserve">User scenario </w:t>
      </w:r>
      <w:r>
        <w:rPr>
          <w:rFonts w:ascii="Cambria" w:eastAsia="Cambria" w:hAnsi="Cambria" w:cs="Cambria"/>
          <w:sz w:val="24"/>
          <w:szCs w:val="24"/>
          <w:u w:color="000000"/>
        </w:rPr>
        <w:t xml:space="preserve">6. </w:t>
      </w:r>
      <w:r>
        <w:rPr>
          <w:rFonts w:ascii="Cambria" w:eastAsia="Cambria" w:hAnsi="Cambria" w:cs="Cambria"/>
          <w:i/>
          <w:iCs/>
          <w:sz w:val="24"/>
          <w:szCs w:val="24"/>
          <w:u w:color="000000"/>
        </w:rPr>
        <w:t>Video annotation.</w:t>
      </w:r>
    </w:p>
    <w:p w14:paraId="496581D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Times Roman" w:eastAsia="Times Roman" w:hAnsi="Times Roman" w:cs="Times Roman"/>
          <w:u w:color="000000"/>
        </w:rPr>
      </w:pPr>
      <w:r>
        <w:rPr>
          <w:rFonts w:ascii="Cambria" w:eastAsia="Cambria" w:hAnsi="Cambria" w:cs="Cambria"/>
          <w:sz w:val="24"/>
          <w:szCs w:val="24"/>
          <w:u w:color="000000"/>
        </w:rPr>
        <w:t xml:space="preserve">Review of tools available: Advene, Annotator\'s Workbench, Annotorius, Anvil, </w:t>
      </w:r>
      <w:r>
        <w:rPr>
          <w:rFonts w:ascii="Cambria" w:eastAsia="Cambria" w:hAnsi="Cambria" w:cs="Cambria"/>
          <w:sz w:val="24"/>
          <w:szCs w:val="24"/>
          <w:u w:color="000000"/>
          <w:lang w:val="pt-PT"/>
        </w:rPr>
        <w:t>Atlas.ti</w:t>
      </w:r>
      <w:r>
        <w:rPr>
          <w:rFonts w:ascii="Cambria" w:eastAsia="Cambria" w:hAnsi="Cambria" w:cs="Cambria"/>
          <w:sz w:val="24"/>
          <w:szCs w:val="24"/>
          <w:u w:color="000000"/>
        </w:rPr>
        <w:t xml:space="preserve">, HyperImage, Mediathread, Project Pad, </w:t>
      </w:r>
      <w:r>
        <w:rPr>
          <w:rFonts w:ascii="Times Roman" w:eastAsia="Cambria" w:hAnsi="Cambria" w:cs="Cambria"/>
          <w:u w:color="000000"/>
        </w:rPr>
        <w:t>Rehersal Assistant, VideoANT.</w:t>
      </w:r>
    </w:p>
    <w:p w14:paraId="56329E0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Times Roman" w:eastAsia="Cambria" w:hAnsi="Cambria" w:cs="Cambria"/>
          <w:sz w:val="24"/>
          <w:szCs w:val="24"/>
          <w:u w:color="000000"/>
        </w:rPr>
        <w:t xml:space="preserve">Video annotation is probably not </w:t>
      </w:r>
      <w:r>
        <w:rPr>
          <w:rFonts w:ascii="Cambria" w:eastAsia="Cambria" w:hAnsi="Cambria" w:cs="Cambria"/>
          <w:sz w:val="24"/>
          <w:szCs w:val="24"/>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EE5174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5BA18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lang w:val="es-ES_tradnl"/>
        </w:rPr>
        <w:t>Scenario:</w:t>
      </w:r>
      <w:r>
        <w:rPr>
          <w:rFonts w:ascii="Cambria" w:eastAsia="Cambria" w:hAnsi="Cambria" w:cs="Cambria"/>
          <w:sz w:val="24"/>
          <w:szCs w:val="24"/>
          <w:u w:color="000000"/>
        </w:rPr>
        <w:t xml:space="preserve"> User has downloaded a few videos from </w:t>
      </w:r>
      <w:hyperlink r:id="rId44" w:history="1">
        <w:r>
          <w:rPr>
            <w:rStyle w:val="Hyperlink0"/>
            <w:rFonts w:ascii="Cambria" w:eastAsia="Cambria" w:hAnsi="Cambria" w:cs="Cambria"/>
            <w:sz w:val="24"/>
            <w:szCs w:val="24"/>
            <w:u w:color="000000"/>
          </w:rPr>
          <w:t>www.youtube.com</w:t>
        </w:r>
      </w:hyperlink>
      <w:r>
        <w:rPr>
          <w:rFonts w:ascii="Cambria" w:eastAsia="Cambria" w:hAnsi="Cambria" w:cs="Cambria"/>
          <w:sz w:val="24"/>
          <w:szCs w:val="24"/>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w:t>
      </w:r>
      <w:proofErr w:type="gramStart"/>
      <w:r>
        <w:rPr>
          <w:rFonts w:ascii="Cambria" w:eastAsia="Cambria" w:hAnsi="Cambria" w:cs="Cambria"/>
          <w:sz w:val="24"/>
          <w:szCs w:val="24"/>
          <w:u w:color="000000"/>
        </w:rPr>
        <w:t>lectures ,</w:t>
      </w:r>
      <w:proofErr w:type="gramEnd"/>
      <w:r>
        <w:rPr>
          <w:rFonts w:ascii="Cambria" w:eastAsia="Cambria" w:hAnsi="Cambria" w:cs="Cambria"/>
          <w:sz w:val="24"/>
          <w:szCs w:val="24"/>
          <w:u w:color="000000"/>
        </w:rPr>
        <w:t xml:space="preserve"> conference and seminar papers as well as software tutorials. The user then wants to share selected parts of the original resource via social media, add personal comments and then share such comments via social media as well. </w:t>
      </w:r>
    </w:p>
    <w:p w14:paraId="2F5C9B6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scenario is applicable to scholars and universities but also, potentially to software engineers and programmers. Formal/informal: both formal and informal annotations can be relevant here.</w:t>
      </w:r>
    </w:p>
    <w:p w14:paraId="0EC309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5509F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386CA74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videos but may involve text and images as well. </w:t>
      </w:r>
    </w:p>
    <w:p w14:paraId="3B59C7D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7E53C79C" w14:textId="77777777" w:rsidR="007825C4" w:rsidRDefault="007825C4" w:rsidP="007825C4">
      <w:pPr>
        <w:pStyle w:val="Liststycke"/>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stycke"/>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stycke"/>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stycke"/>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stycke"/>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stycke"/>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9B54F3">
      <w:pPr>
        <w:pStyle w:val="Rubrik1"/>
      </w:pPr>
      <w:bookmarkStart w:id="159" w:name="_Toc274571986"/>
      <w:r w:rsidRPr="00AC51E7">
        <w:t>APPENDIX</w:t>
      </w:r>
      <w:bookmarkEnd w:id="159"/>
    </w:p>
    <w:p w14:paraId="5DDE796C" w14:textId="77777777" w:rsidR="009B54F3" w:rsidRPr="00AC51E7" w:rsidRDefault="009B54F3" w:rsidP="00D57E43">
      <w:pPr>
        <w:pStyle w:val="Rubrik2"/>
      </w:pPr>
      <w:bookmarkStart w:id="160" w:name="_Toc274571987"/>
      <w:r w:rsidRPr="00AC51E7">
        <w:t>Schema</w:t>
      </w:r>
      <w:bookmarkEnd w:id="160"/>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?xml</w:t>
      </w:r>
      <w:proofErr w:type="gramEnd"/>
      <w:r w:rsidRPr="00B45AEF">
        <w:rPr>
          <w:rFonts w:ascii="Helvetica Neue" w:hAnsi="Helvetica Neue"/>
          <w:sz w:val="20"/>
          <w:szCs w:val="20"/>
        </w:rPr>
        <w:t xml:space="preserve">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xs:schema</w:t>
      </w:r>
      <w:proofErr w:type="gramEnd"/>
      <w:r w:rsidRPr="00B45AEF">
        <w:rPr>
          <w:rFonts w:ascii="Helvetica Neue" w:hAnsi="Helvetica Neue"/>
          <w:sz w:val="20"/>
          <w:szCs w:val="20"/>
        </w:rPr>
        <w:t xml:space="preserve">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xmlns:xs</w:t>
      </w:r>
      <w:proofErr w:type="gramEnd"/>
      <w:r w:rsidRPr="00B45AEF">
        <w:rPr>
          <w:rFonts w:ascii="Helvetica Neue" w:hAnsi="Helvetica Neue"/>
          <w:sz w:val="20"/>
          <w:szCs w:val="20"/>
        </w:rPr>
        <w:t>="http://www.w3.org/2001/XMLSchema"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xmlns:dasish</w:t>
      </w:r>
      <w:proofErr w:type="gramEnd"/>
      <w:r w:rsidRPr="00B45AEF">
        <w:rPr>
          <w:rFonts w:ascii="Helvetica Neue" w:hAnsi="Helvetica Neue"/>
          <w:sz w:val="20"/>
          <w:szCs w:val="20"/>
        </w:rPr>
        <w:t>="http://www.dasish.eu/ns/addit"&gt;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xs:import</w:t>
      </w:r>
      <w:proofErr w:type="gramEnd"/>
      <w:r w:rsidRPr="00B45AEF">
        <w:rPr>
          <w:rFonts w:ascii="Helvetica Neue" w:hAnsi="Helvetica Neue"/>
          <w:sz w:val="20"/>
          <w:szCs w:val="20"/>
        </w:rPr>
        <w:t xml:space="preserve">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schemaLocation</w:t>
      </w:r>
      <w:proofErr w:type="gramEnd"/>
      <w:r w:rsidRPr="00B45AEF">
        <w:rPr>
          <w:rFonts w:ascii="Helvetica Neue" w:hAnsi="Helvetica Neue"/>
          <w:sz w:val="20"/>
          <w:szCs w:val="20"/>
        </w:rPr>
        <w:t>="http://www.w3.org/2005/08/xml.xsd"/&gt;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 xml:space="preserv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minOccurs</w:t>
      </w:r>
      <w:proofErr w:type="gramEnd"/>
      <w:r w:rsidRPr="00B45AEF">
        <w:rPr>
          <w:rFonts w:ascii="Helvetica Neue" w:hAnsi="Helvetica Neue"/>
          <w:sz w:val="20"/>
          <w:szCs w:val="20"/>
        </w:rPr>
        <w:t>="1"/&gt;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 xml:space="preserv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maxOccurs</w:t>
      </w:r>
      <w:proofErr w:type="gramEnd"/>
      <w:r w:rsidRPr="00B45AEF">
        <w:rPr>
          <w:rFonts w:ascii="Helvetica Neue" w:hAnsi="Helvetica Neue"/>
          <w:sz w:val="20"/>
          <w:szCs w:val="20"/>
        </w:rPr>
        <w:t>="unbounded"/&gt;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 xml:space="preserv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 xml:space="preserv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maxOccurs</w:t>
      </w:r>
      <w:proofErr w:type="gramEnd"/>
      <w:r w:rsidRPr="00B45AEF">
        <w:rPr>
          <w:rFonts w:ascii="Helvetica Neue" w:hAnsi="Helvetica Neue"/>
          <w:sz w:val="20"/>
          <w:szCs w:val="20"/>
        </w:rPr>
        <w:t>="unbounded"/&gt;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xs:simpleType</w:t>
      </w:r>
      <w:proofErr w:type="gramEnd"/>
      <w:r w:rsidRPr="00B45AEF">
        <w:rPr>
          <w:rFonts w:ascii="Helvetica Neue" w:hAnsi="Helvetica Neue"/>
          <w:sz w:val="20"/>
          <w:szCs w:val="20"/>
        </w:rPr>
        <w:t xml:space="preserv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xs:restriction</w:t>
      </w:r>
      <w:proofErr w:type="gramEnd"/>
      <w:r w:rsidRPr="00B45AEF">
        <w:rPr>
          <w:rFonts w:ascii="Helvetica Neue" w:hAnsi="Helvetica Neue"/>
          <w:sz w:val="20"/>
          <w:szCs w:val="20"/>
        </w:rPr>
        <w:t xml:space="preserve">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xs:enumeration</w:t>
      </w:r>
      <w:proofErr w:type="gramEnd"/>
      <w:r w:rsidRPr="00B45AEF">
        <w:rPr>
          <w:rFonts w:ascii="Helvetica Neue" w:hAnsi="Helvetica Neue"/>
          <w:sz w:val="20"/>
          <w:szCs w:val="20"/>
        </w:rPr>
        <w:t xml:space="preserve">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xs:enumeration</w:t>
      </w:r>
      <w:proofErr w:type="gramEnd"/>
      <w:r w:rsidRPr="00B45AEF">
        <w:rPr>
          <w:rFonts w:ascii="Helvetica Neue" w:hAnsi="Helvetica Neue"/>
          <w:sz w:val="20"/>
          <w:szCs w:val="20"/>
        </w:rPr>
        <w:t xml:space="preserve">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xs:enumeration</w:t>
      </w:r>
      <w:proofErr w:type="gramEnd"/>
      <w:r w:rsidRPr="00B45AEF">
        <w:rPr>
          <w:rFonts w:ascii="Helvetica Neue" w:hAnsi="Helvetica Neue"/>
          <w:sz w:val="20"/>
          <w:szCs w:val="20"/>
        </w:rPr>
        <w:t xml:space="preserve">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:restriction</w:t>
      </w:r>
      <w:proofErr w:type="gramEnd"/>
      <w:r w:rsidRPr="00B45AEF">
        <w:rPr>
          <w:rFonts w:ascii="Helvetica Neue" w:hAnsi="Helvetica Neue"/>
          <w:sz w:val="20"/>
          <w:szCs w:val="20"/>
        </w:rPr>
        <w:t>&gt;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:simpleType</w:t>
      </w:r>
      <w:proofErr w:type="gramEnd"/>
      <w:r w:rsidRPr="00B45AEF">
        <w:rPr>
          <w:rFonts w:ascii="Helvetica Neue" w:hAnsi="Helvetica Neue"/>
          <w:sz w:val="20"/>
          <w:szCs w:val="20"/>
        </w:rPr>
        <w:t>&gt;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minOccurs</w:t>
      </w:r>
      <w:proofErr w:type="gramEnd"/>
      <w:r w:rsidRPr="00B45AEF">
        <w:rPr>
          <w:rFonts w:ascii="Helvetica Neue" w:hAnsi="Helvetica Neue"/>
          <w:sz w:val="20"/>
          <w:szCs w:val="20"/>
        </w:rPr>
        <w:t>="0"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 xml:space="preserve">&gt;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 xml:space="preserv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maxOccurs</w:t>
      </w:r>
      <w:proofErr w:type="gramEnd"/>
      <w:r w:rsidRPr="00B45AEF">
        <w:rPr>
          <w:rFonts w:ascii="Helvetica Neue" w:hAnsi="Helvetica Neue"/>
          <w:sz w:val="20"/>
          <w:szCs w:val="20"/>
        </w:rPr>
        <w:t xml:space="preserve">="1"/&gt;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maxOccurs</w:t>
      </w:r>
      <w:proofErr w:type="gramEnd"/>
      <w:r w:rsidRPr="00B45AEF">
        <w:rPr>
          <w:rFonts w:ascii="Helvetica Neue" w:hAnsi="Helvetica Neue"/>
          <w:sz w:val="20"/>
          <w:szCs w:val="20"/>
        </w:rPr>
        <w:t>="unbounded"/&gt;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xs:choice</w:t>
      </w:r>
      <w:proofErr w:type="gramEnd"/>
      <w:r w:rsidRPr="00B45AEF">
        <w:rPr>
          <w:rFonts w:ascii="Helvetica Neue" w:hAnsi="Helvetica Neue"/>
          <w:sz w:val="20"/>
          <w:szCs w:val="20"/>
        </w:rPr>
        <w:t>&gt;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:element</w:t>
      </w:r>
      <w:proofErr w:type="gramEnd"/>
      <w:r w:rsidRPr="00B45AEF">
        <w:rPr>
          <w:rFonts w:ascii="Helvetica Neue" w:hAnsi="Helvetica Neue"/>
          <w:sz w:val="20"/>
          <w:szCs w:val="20"/>
        </w:rPr>
        <w: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xs:any</w:t>
      </w:r>
      <w:proofErr w:type="gramEnd"/>
      <w:r w:rsidRPr="00B45AEF">
        <w:rPr>
          <w:rFonts w:ascii="Helvetica Neue" w:hAnsi="Helvetica Neue"/>
          <w:sz w:val="20"/>
          <w:szCs w:val="20"/>
        </w:rPr>
        <w:t xml:space="preserve">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:element</w:t>
      </w:r>
      <w:proofErr w:type="gramEnd"/>
      <w:r w:rsidRPr="00B45AEF">
        <w:rPr>
          <w:rFonts w:ascii="Helvetica Neue" w:hAnsi="Helvetica Neue"/>
          <w:sz w:val="20"/>
          <w:szCs w:val="20"/>
        </w:rPr>
        <w: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:choice</w:t>
      </w:r>
      <w:proofErr w:type="gramEnd"/>
      <w:r w:rsidRPr="00B45AEF">
        <w:rPr>
          <w:rFonts w:ascii="Helvetica Neue" w:hAnsi="Helvetica Neue"/>
          <w:sz w:val="20"/>
          <w:szCs w:val="20"/>
        </w:rPr>
        <w:t>&gt;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maxOccurs</w:t>
      </w:r>
      <w:proofErr w:type="gramEnd"/>
      <w:r w:rsidRPr="00B45AEF">
        <w:rPr>
          <w:rFonts w:ascii="Helvetica Neue" w:hAnsi="Helvetica Neue"/>
          <w:sz w:val="20"/>
          <w:szCs w:val="20"/>
        </w:rPr>
        <w:t>="1"/&gt;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 xml:space="preserv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xs:attribute</w:t>
      </w:r>
      <w:proofErr w:type="gramEnd"/>
      <w:r w:rsidRPr="00B45AEF">
        <w:rPr>
          <w:rFonts w:ascii="Helvetica Neue" w:hAnsi="Helvetica Neue"/>
          <w:sz w:val="20"/>
          <w:szCs w:val="20"/>
        </w:rPr>
        <w:t xml:space="preserv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maxOccurs</w:t>
      </w:r>
      <w:proofErr w:type="gramEnd"/>
      <w:r w:rsidRPr="00B45AEF">
        <w:rPr>
          <w:rFonts w:ascii="Helvetica Neue" w:hAnsi="Helvetica Neue"/>
          <w:sz w:val="20"/>
          <w:szCs w:val="20"/>
        </w:rPr>
        <w:t>="unbounded"/&gt;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xs:simpleType</w:t>
      </w:r>
      <w:proofErr w:type="gramEnd"/>
      <w:r w:rsidRPr="00B45AEF">
        <w:rPr>
          <w:rFonts w:ascii="Helvetica Neue" w:hAnsi="Helvetica Neue"/>
          <w:sz w:val="20"/>
          <w:szCs w:val="20"/>
        </w:rPr>
        <w:t xml:space="preserv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xs:restriction</w:t>
      </w:r>
      <w:proofErr w:type="gramEnd"/>
      <w:r w:rsidRPr="00B45AEF">
        <w:rPr>
          <w:rFonts w:ascii="Helvetica Neue" w:hAnsi="Helvetica Neue"/>
          <w:sz w:val="20"/>
          <w:szCs w:val="20"/>
        </w:rPr>
        <w:t xml:space="preserve">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xs:enumeration</w:t>
      </w:r>
      <w:proofErr w:type="gramEnd"/>
      <w:r w:rsidRPr="00B45AEF">
        <w:rPr>
          <w:rFonts w:ascii="Helvetica Neue" w:hAnsi="Helvetica Neue"/>
          <w:sz w:val="20"/>
          <w:szCs w:val="20"/>
        </w:rPr>
        <w:t xml:space="preserve">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:restriction</w:t>
      </w:r>
      <w:proofErr w:type="gramEnd"/>
      <w:r w:rsidRPr="00B45AEF">
        <w:rPr>
          <w:rFonts w:ascii="Helvetica Neue" w:hAnsi="Helvetica Neue"/>
          <w:sz w:val="20"/>
          <w:szCs w:val="20"/>
        </w:rPr>
        <w:t>&gt;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:simpleType</w:t>
      </w:r>
      <w:proofErr w:type="gramEnd"/>
      <w:r w:rsidRPr="00B45AEF">
        <w:rPr>
          <w:rFonts w:ascii="Helvetica Neue" w:hAnsi="Helvetica Neue"/>
          <w:sz w:val="20"/>
          <w:szCs w:val="20"/>
        </w:rPr>
        <w:t>&gt;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xs:simpleType</w:t>
      </w:r>
      <w:proofErr w:type="gramEnd"/>
      <w:r w:rsidRPr="00B45AEF">
        <w:rPr>
          <w:rFonts w:ascii="Helvetica Neue" w:hAnsi="Helvetica Neue"/>
          <w:sz w:val="20"/>
          <w:szCs w:val="20"/>
        </w:rPr>
        <w:t xml:space="preserv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xs:restriction</w:t>
      </w:r>
      <w:proofErr w:type="gramEnd"/>
      <w:r w:rsidRPr="00B45AEF">
        <w:rPr>
          <w:rFonts w:ascii="Helvetica Neue" w:hAnsi="Helvetica Neue"/>
          <w:sz w:val="20"/>
          <w:szCs w:val="20"/>
        </w:rPr>
        <w:t xml:space="preserve">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xs:enumeration</w:t>
      </w:r>
      <w:proofErr w:type="gramEnd"/>
      <w:r w:rsidRPr="00B45AEF">
        <w:rPr>
          <w:rFonts w:ascii="Helvetica Neue" w:hAnsi="Helvetica Neue"/>
          <w:sz w:val="20"/>
          <w:szCs w:val="20"/>
        </w:rPr>
        <w:t xml:space="preserve">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:restriction</w:t>
      </w:r>
      <w:proofErr w:type="gramEnd"/>
      <w:r w:rsidRPr="00B45AEF">
        <w:rPr>
          <w:rFonts w:ascii="Helvetica Neue" w:hAnsi="Helvetica Neue"/>
          <w:sz w:val="20"/>
          <w:szCs w:val="20"/>
        </w:rPr>
        <w:t>&gt;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:simpleType</w:t>
      </w:r>
      <w:proofErr w:type="gramEnd"/>
      <w:r w:rsidRPr="00B45AEF">
        <w:rPr>
          <w:rFonts w:ascii="Helvetica Neue" w:hAnsi="Helvetica Neue"/>
          <w:sz w:val="20"/>
          <w:szCs w:val="20"/>
        </w:rPr>
        <w:t>&gt;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xs:complexContent</w:t>
      </w:r>
      <w:proofErr w:type="gramEnd"/>
      <w:r w:rsidRPr="00B45AEF">
        <w:rPr>
          <w:rFonts w:ascii="Helvetica Neue" w:hAnsi="Helvetica Neue"/>
          <w:sz w:val="20"/>
          <w:szCs w:val="20"/>
        </w:rPr>
        <w: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xs:extension</w:t>
      </w:r>
      <w:proofErr w:type="gramEnd"/>
      <w:r w:rsidRPr="00B45AEF">
        <w:rPr>
          <w:rFonts w:ascii="Helvetica Neue" w:hAnsi="Helvetica Neue"/>
          <w:sz w:val="20"/>
          <w:szCs w:val="20"/>
        </w:rPr>
        <w:t xml:space="preserve">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:extension</w:t>
      </w:r>
      <w:proofErr w:type="gramEnd"/>
      <w:r w:rsidRPr="00B45AEF">
        <w:rPr>
          <w:rFonts w:ascii="Helvetica Neue" w:hAnsi="Helvetica Neue"/>
          <w:sz w:val="20"/>
          <w:szCs w:val="20"/>
        </w:rPr>
        <w:t>&gt;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:complexContent</w:t>
      </w:r>
      <w:proofErr w:type="gramEnd"/>
      <w:r w:rsidRPr="00B45AEF">
        <w:rPr>
          <w:rFonts w:ascii="Helvetica Neue" w:hAnsi="Helvetica Neue"/>
          <w:sz w:val="20"/>
          <w:szCs w:val="20"/>
        </w:rPr>
        <w: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xs:complexType</w:t>
      </w:r>
      <w:proofErr w:type="gramEnd"/>
      <w:r w:rsidRPr="00B45AEF">
        <w:rPr>
          <w:rFonts w:ascii="Helvetica Neue" w:hAnsi="Helvetica Neue"/>
          <w:sz w:val="20"/>
          <w:szCs w:val="20"/>
        </w:rPr>
        <w:t xml:space="preserv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xs:sequence</w:t>
      </w:r>
      <w:proofErr w:type="gramEnd"/>
      <w:r w:rsidRPr="00B45AEF">
        <w:rPr>
          <w:rFonts w:ascii="Helvetica Neue" w:hAnsi="Helvetica Neue"/>
          <w:sz w:val="20"/>
          <w:szCs w:val="20"/>
        </w:rPr>
        <w:t>&gt;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xs:choice</w:t>
      </w:r>
      <w:proofErr w:type="gramEnd"/>
      <w:r w:rsidRPr="00B45AEF">
        <w:rPr>
          <w:rFonts w:ascii="Helvetica Neue" w:hAnsi="Helvetica Neue"/>
          <w:sz w:val="20"/>
          <w:szCs w:val="20"/>
        </w:rPr>
        <w:t>&gt;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:choice</w:t>
      </w:r>
      <w:proofErr w:type="gramEnd"/>
      <w:r w:rsidRPr="00B45AEF">
        <w:rPr>
          <w:rFonts w:ascii="Helvetica Neue" w:hAnsi="Helvetica Neue"/>
          <w:sz w:val="20"/>
          <w:szCs w:val="20"/>
        </w:rPr>
        <w:t>&gt;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gramStart"/>
      <w:r w:rsidRPr="00B45AEF">
        <w:rPr>
          <w:rFonts w:ascii="Helvetica Neue" w:hAnsi="Helvetica Neue"/>
          <w:sz w:val="20"/>
          <w:szCs w:val="20"/>
        </w:rPr>
        <w:t>maxOccurs</w:t>
      </w:r>
      <w:proofErr w:type="gramEnd"/>
      <w:r w:rsidRPr="00B45AEF">
        <w:rPr>
          <w:rFonts w:ascii="Helvetica Neue" w:hAnsi="Helvetica Neue"/>
          <w:sz w:val="20"/>
          <w:szCs w:val="20"/>
        </w:rPr>
        <w:t>="1"/&gt;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:sequence</w:t>
      </w:r>
      <w:proofErr w:type="gramEnd"/>
      <w:r w:rsidRPr="00B45AEF">
        <w:rPr>
          <w:rFonts w:ascii="Helvetica Neue" w:hAnsi="Helvetica Neue"/>
          <w:sz w:val="20"/>
          <w:szCs w:val="20"/>
        </w:rPr>
        <w:t>&gt;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w:t>
      </w:r>
      <w:proofErr w:type="gramStart"/>
      <w:r w:rsidRPr="00B45AEF">
        <w:rPr>
          <w:rFonts w:ascii="Helvetica Neue" w:hAnsi="Helvetica Neue"/>
          <w:sz w:val="20"/>
          <w:szCs w:val="20"/>
        </w:rPr>
        <w:t>:complexType</w:t>
      </w:r>
      <w:proofErr w:type="gramEnd"/>
      <w:r w:rsidRPr="00B45AEF">
        <w:rPr>
          <w:rFonts w:ascii="Helvetica Neue" w:hAnsi="Helvetica Neue"/>
          <w:sz w:val="20"/>
          <w:szCs w:val="20"/>
        </w:rPr>
        <w:t>&gt;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w:t>
      </w:r>
      <w:proofErr w:type="gramEnd"/>
      <w:r w:rsidRPr="00B45AEF">
        <w:rPr>
          <w:rFonts w:ascii="Helvetica Neue" w:hAnsi="Helvetica Neue"/>
          <w:sz w:val="20"/>
          <w:szCs w:val="20"/>
        </w:rPr>
        <w:t xml:space="preserve">-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w:t>
      </w:r>
      <w:proofErr w:type="gramStart"/>
      <w:r w:rsidR="009B54F3" w:rsidRPr="00B45AEF">
        <w:rPr>
          <w:rFonts w:ascii="Helvetica Neue" w:hAnsi="Helvetica Neue"/>
          <w:sz w:val="20"/>
          <w:szCs w:val="20"/>
        </w:rPr>
        <w:t>xs:element</w:t>
      </w:r>
      <w:proofErr w:type="gramEnd"/>
      <w:r w:rsidR="009B54F3" w:rsidRPr="00B45AEF">
        <w:rPr>
          <w:rFonts w:ascii="Helvetica Neue" w:hAnsi="Helvetica Neue"/>
          <w:sz w:val="20"/>
          <w:szCs w:val="20"/>
        </w:rPr>
        <w:t xml:space="preserve">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xs:element</w:t>
      </w:r>
      <w:proofErr w:type="gramEnd"/>
      <w:r w:rsidRPr="00B45AEF">
        <w:rPr>
          <w:rFonts w:ascii="Helvetica Neue" w:hAnsi="Helvetica Neue"/>
          <w:sz w:val="20"/>
          <w:szCs w:val="20"/>
        </w:rPr>
        <w:t xml:space="preserve">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w:t>
      </w:r>
      <w:proofErr w:type="gramStart"/>
      <w:r w:rsidRPr="00B45AEF">
        <w:rPr>
          <w:rFonts w:ascii="Helvetica Neue" w:hAnsi="Helvetica Neue"/>
          <w:sz w:val="20"/>
          <w:szCs w:val="20"/>
        </w:rPr>
        <w:t>:schema</w:t>
      </w:r>
      <w:proofErr w:type="gramEnd"/>
      <w:r w:rsidRPr="00B45AEF">
        <w:rPr>
          <w:rFonts w:ascii="Helvetica Neue" w:hAnsi="Helvetica Neue"/>
          <w:sz w:val="20"/>
          <w:szCs w:val="20"/>
        </w:rPr>
        <w:t>&gt;</w:t>
      </w:r>
    </w:p>
    <w:p w14:paraId="609A1EBF" w14:textId="34592BAA" w:rsidR="008567D2" w:rsidRDefault="00AF693A" w:rsidP="008567D2">
      <w:pPr>
        <w:pStyle w:val="Rubrik2"/>
      </w:pPr>
      <w:bookmarkStart w:id="161" w:name="_Toc274571988"/>
      <w:proofErr w:type="gramStart"/>
      <w:r>
        <w:t>Wired-Marker-b</w:t>
      </w:r>
      <w:r w:rsidR="008567D2">
        <w:t xml:space="preserve">ased </w:t>
      </w:r>
      <w:r>
        <w:t>DWAN frontend</w:t>
      </w:r>
      <w:r w:rsidR="00BE3684">
        <w:t>.</w:t>
      </w:r>
      <w:proofErr w:type="gramEnd"/>
      <w:r>
        <w:t xml:space="preserve"> </w:t>
      </w:r>
      <w:r w:rsidR="008567D2">
        <w:t>Manual</w:t>
      </w:r>
      <w:bookmarkEnd w:id="161"/>
      <w:r w:rsidR="008567D2">
        <w:t xml:space="preserve"> </w:t>
      </w:r>
    </w:p>
    <w:p w14:paraId="45C811E1" w14:textId="363C3023" w:rsidR="008567D2" w:rsidRDefault="003115F3" w:rsidP="003876BA">
      <w:pPr>
        <w:ind w:firstLine="284"/>
        <w:jc w:val="both"/>
      </w:pPr>
      <w:r>
        <w:t xml:space="preserve">This </w:t>
      </w:r>
      <w:r w:rsidR="008567D2" w:rsidRPr="00367B2F">
        <w:t xml:space="preserve">DWAN </w:t>
      </w:r>
      <w:r w:rsidR="008567D2">
        <w:t xml:space="preserve">client </w:t>
      </w:r>
      <w:r w:rsidR="008567D2" w:rsidRPr="00367B2F">
        <w:t xml:space="preserve">is based on the Wired-Marker extension for Firefox with added functionality to communicate with the DWAN backend. Such extension enables the user to create free-text annotations on fragments of webpage content. </w:t>
      </w:r>
      <w:proofErr w:type="gramStart"/>
      <w:r w:rsidR="008567D2" w:rsidRPr="00367B2F">
        <w:t>Wired-Marker, and theref</w:t>
      </w:r>
      <w:r w:rsidR="008567D2">
        <w:t xml:space="preserve">ore DWAN client, runs only on </w:t>
      </w:r>
      <w:r>
        <w:t xml:space="preserve">the </w:t>
      </w:r>
      <w:r w:rsidR="008567D2">
        <w:t xml:space="preserve">Firefox </w:t>
      </w:r>
      <w:r w:rsidR="008567D2" w:rsidRPr="00367B2F">
        <w:t>web browser</w:t>
      </w:r>
      <w:r w:rsidR="00A71F1F">
        <w:t>.</w:t>
      </w:r>
      <w:proofErr w:type="gramEnd"/>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45" w:history="1">
        <w:r w:rsidR="008567D2" w:rsidRPr="00367B2F">
          <w:rPr>
            <w:rStyle w:val="Hyperlnk"/>
            <w:rFonts w:cs="Arial"/>
            <w:color w:val="1155CC"/>
          </w:rPr>
          <w:t>http://www.mozilla.org/en-US/firefox/new/</w:t>
        </w:r>
      </w:hyperlink>
      <w:proofErr w:type="gramStart"/>
      <w:r w:rsidR="008567D2" w:rsidRPr="00367B2F">
        <w:t xml:space="preserve">  .</w:t>
      </w:r>
      <w:proofErr w:type="gramEnd"/>
      <w:r w:rsidR="008567D2" w:rsidRPr="00367B2F">
        <w:t xml:space="preserve"> </w:t>
      </w:r>
    </w:p>
    <w:p w14:paraId="14090AED" w14:textId="623ED1D8" w:rsidR="00A71F1F" w:rsidRDefault="008567D2" w:rsidP="00A71F1F">
      <w:pPr>
        <w:ind w:firstLine="284"/>
        <w:jc w:val="both"/>
        <w:rPr>
          <w:lang w:val="en-US" w:eastAsia="en-US"/>
        </w:rPr>
      </w:pPr>
      <w:r>
        <w:t>It is highly recom</w:t>
      </w:r>
      <w:r w:rsidR="00A71F1F">
        <w:t>mended to make a separate Firef</w:t>
      </w:r>
      <w:r>
        <w:t xml:space="preserve">ox profile where one installs </w:t>
      </w:r>
      <w:r w:rsidR="003115F3">
        <w:t>the</w:t>
      </w:r>
      <w:ins w:id="162" w:author="testuser" w:date="2014-09-29T13:48:00Z">
        <w:r w:rsidR="003115F3">
          <w:t xml:space="preserve"> </w:t>
        </w:r>
      </w:ins>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proofErr w:type="gramStart"/>
      <w:r w:rsidRPr="00A71F1F">
        <w:rPr>
          <w:i/>
          <w:lang w:val="en-US" w:eastAsia="en-US"/>
        </w:rPr>
        <w:t>mkdir</w:t>
      </w:r>
      <w:proofErr w:type="gramEnd"/>
      <w:r w:rsidRPr="00A71F1F">
        <w:rPr>
          <w:i/>
          <w:lang w:val="en-US" w:eastAsia="en-US"/>
        </w:rPr>
        <w:t xml:space="preserve">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 xml:space="preserve">/Applications/Firefox.app/Contents/MacOS/firefox -profile ~/Library/Application\ Support/Firefox/Profiles/nameofprofile </w:t>
      </w:r>
      <w:proofErr w:type="gramStart"/>
      <w:r w:rsidRPr="00A71F1F">
        <w:rPr>
          <w:i/>
          <w:lang w:val="en-US" w:eastAsia="en-US"/>
        </w:rPr>
        <w:t>-no-remote</w:t>
      </w:r>
      <w:proofErr w:type="gramEnd"/>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1F05436E"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proofErr w:type="gramStart"/>
      <w:r w:rsidRPr="00694A2A">
        <w:rPr>
          <w:i/>
          <w:lang w:val="en-US" w:eastAsia="en-US"/>
        </w:rPr>
        <w:t>macuser</w:t>
      </w:r>
      <w:proofErr w:type="gramEnd"/>
      <w:r w:rsidRPr="00694A2A">
        <w:rPr>
          <w:i/>
          <w:lang w:val="en-US" w:eastAsia="en-US"/>
        </w:rPr>
        <w:t>$ /Applications/Firefox.app/Contents/MacOS/firefox-bin -p</w:t>
      </w:r>
    </w:p>
    <w:p w14:paraId="71B11888" w14:textId="77777777" w:rsidR="00694A2A" w:rsidRDefault="00694A2A" w:rsidP="003876BA">
      <w:pPr>
        <w:ind w:firstLine="284"/>
        <w:jc w:val="both"/>
        <w:rPr>
          <w:lang w:val="en-US" w:eastAsia="en-US"/>
        </w:rPr>
      </w:pPr>
    </w:p>
    <w:p w14:paraId="3D587A9E" w14:textId="7CD981CF"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p>
    <w:p w14:paraId="66A9A26C" w14:textId="739442C7"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w:t>
      </w:r>
      <w:proofErr w:type="gramStart"/>
      <w:r w:rsidRPr="00367B2F">
        <w:t>go</w:t>
      </w:r>
      <w:proofErr w:type="gramEnd"/>
      <w:r w:rsidRPr="00367B2F">
        <w:t xml:space="preserve"> to </w:t>
      </w:r>
      <w:hyperlink r:id="rId46" w:history="1">
        <w:r w:rsidRPr="00367B2F">
          <w:rPr>
            <w:rStyle w:val="Hyperl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w:t>
      </w:r>
      <w:proofErr w:type="gramStart"/>
      <w:r w:rsidRPr="00367B2F">
        <w:t>click</w:t>
      </w:r>
      <w:proofErr w:type="gramEnd"/>
      <w:r w:rsidRPr="00367B2F">
        <w:t xml:space="preserve">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 xml:space="preserve">3. </w:t>
      </w:r>
      <w:proofErr w:type="gramStart"/>
      <w:r w:rsidRPr="00367B2F">
        <w:t>fill</w:t>
      </w:r>
      <w:proofErr w:type="gramEnd"/>
      <w:r w:rsidRPr="00367B2F">
        <w:t xml:space="preserve"> in the user registration form and submit it</w:t>
      </w:r>
    </w:p>
    <w:p w14:paraId="238E34B9" w14:textId="77777777" w:rsidR="008567D2" w:rsidRPr="00367B2F" w:rsidRDefault="008567D2" w:rsidP="003876BA">
      <w:pPr>
        <w:ind w:firstLine="284"/>
        <w:jc w:val="both"/>
      </w:pPr>
      <w:r w:rsidRPr="00367B2F">
        <w:t xml:space="preserve">4. </w:t>
      </w:r>
      <w:proofErr w:type="gramStart"/>
      <w:r w:rsidRPr="00367B2F">
        <w:t>press</w:t>
      </w:r>
      <w:proofErr w:type="gramEnd"/>
      <w:r w:rsidRPr="00367B2F">
        <w:t xml:space="preserve"> cancel</w:t>
      </w:r>
    </w:p>
    <w:p w14:paraId="21896A4F" w14:textId="77777777" w:rsidR="008567D2" w:rsidRPr="00367B2F" w:rsidRDefault="008567D2" w:rsidP="003876BA">
      <w:pPr>
        <w:ind w:firstLine="284"/>
        <w:jc w:val="both"/>
      </w:pPr>
      <w:r w:rsidRPr="00367B2F">
        <w:t xml:space="preserve">5. </w:t>
      </w:r>
      <w:proofErr w:type="gramStart"/>
      <w:r w:rsidRPr="00367B2F">
        <w:t>go</w:t>
      </w:r>
      <w:proofErr w:type="gramEnd"/>
      <w:r w:rsidRPr="00367B2F">
        <w:t xml:space="preserve"> to DASISH Web Annotator &gt; Settings &gt; Server &gt; write this link </w:t>
      </w:r>
      <w:hyperlink r:id="rId47" w:history="1">
        <w:r w:rsidRPr="00367B2F">
          <w:rPr>
            <w:rStyle w:val="Hyperl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b"/>
        <w:spacing w:before="0" w:beforeAutospacing="0" w:after="0" w:afterAutospacing="0"/>
        <w:ind w:firstLine="284"/>
        <w:jc w:val="both"/>
      </w:pPr>
    </w:p>
    <w:p w14:paraId="6114AC5D" w14:textId="77777777" w:rsidR="008567D2" w:rsidRDefault="008567D2" w:rsidP="003876BA">
      <w:pPr>
        <w:pStyle w:val="Normalweb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 xml:space="preserve">6. Log in using the left side </w:t>
      </w:r>
      <w:proofErr w:type="gramStart"/>
      <w:r w:rsidRPr="00E07A5C">
        <w:t>Log-in</w:t>
      </w:r>
      <w:proofErr w:type="gramEnd"/>
      <w:r w:rsidRPr="00E07A5C">
        <w:t xml:space="preserve">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sv-SE"/>
        </w:rPr>
        <w:drawing>
          <wp:inline distT="0" distB="0" distL="0" distR="0" wp14:anchorId="5B0D40B8" wp14:editId="689F0638">
            <wp:extent cx="5537835" cy="3460994"/>
            <wp:effectExtent l="0" t="0" r="0" b="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7959" cy="3461072"/>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DASISH website is the default webpage. Browse the page you are interested in and where are the annotations you want to see. The full list of annotations will appear and they can be ordered by title or date. Please note</w:t>
      </w:r>
      <w:proofErr w:type="gramStart"/>
      <w:r w:rsidR="008567D2" w:rsidRPr="00E07A5C">
        <w:t>,</w:t>
      </w:r>
      <w:proofErr w:type="gramEnd"/>
      <w:r w:rsidR="008567D2" w:rsidRPr="00E07A5C">
        <w:t xml:space="preserv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b"/>
        <w:spacing w:before="0" w:beforeAutospacing="0" w:after="0" w:afterAutospacing="0"/>
        <w:ind w:firstLine="284"/>
        <w:jc w:val="both"/>
      </w:pPr>
      <w:r>
        <w:rPr>
          <w:rFonts w:ascii="Arial" w:hAnsi="Arial" w:cs="Arial"/>
          <w:noProof/>
          <w:color w:val="000000"/>
          <w:lang w:val="sv-SE" w:eastAsia="sv-SE"/>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w:t>
      </w:r>
      <w:proofErr w:type="gramStart"/>
      <w:r>
        <w:t>s)he</w:t>
      </w:r>
      <w:proofErr w:type="gramEnd"/>
      <w:r w:rsidRPr="00E07A5C">
        <w:t xml:space="preserve"> can also go to the </w:t>
      </w:r>
      <w:r w:rsidRPr="00E07A5C">
        <w:rPr>
          <w:b/>
          <w:bCs/>
        </w:rPr>
        <w:t>Marker</w:t>
      </w:r>
      <w:r w:rsidRPr="00E07A5C">
        <w:t xml:space="preserve"> fol</w:t>
      </w:r>
      <w:r>
        <w:t>der and click on the colour</w:t>
      </w:r>
      <w:ins w:id="163"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b"/>
        <w:spacing w:before="0" w:beforeAutospacing="0" w:after="0" w:afterAutospacing="0"/>
        <w:ind w:firstLine="284"/>
        <w:jc w:val="both"/>
      </w:pPr>
      <w:r>
        <w:rPr>
          <w:noProof/>
          <w:lang w:val="sv-SE" w:eastAsia="sv-SE"/>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0">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xml:space="preserve">" in the sub-menu. If you compare this </w:t>
      </w:r>
      <w:proofErr w:type="gramStart"/>
      <w:r w:rsidRPr="00E07A5C">
        <w:t>example cached</w:t>
      </w:r>
      <w:proofErr w:type="gramEnd"/>
      <w:r w:rsidRPr="00E07A5C">
        <w:t xml:space="preserve">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w:t>
      </w:r>
      <w:proofErr w:type="gramStart"/>
      <w:r>
        <w:t>s)he</w:t>
      </w:r>
      <w:proofErr w:type="gramEnd"/>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b"/>
        <w:spacing w:before="0" w:beforeAutospacing="0" w:after="0" w:afterAutospacing="0"/>
        <w:ind w:firstLine="284"/>
        <w:jc w:val="both"/>
      </w:pPr>
      <w:r>
        <w:rPr>
          <w:rFonts w:ascii="Arial" w:hAnsi="Arial" w:cs="Arial"/>
          <w:noProof/>
          <w:color w:val="000000"/>
          <w:lang w:val="sv-SE" w:eastAsia="sv-SE"/>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w:t>
      </w:r>
      <w:proofErr w:type="gramStart"/>
      <w:r>
        <w:t>left-clicking</w:t>
      </w:r>
      <w:proofErr w:type="gramEnd"/>
      <w:r>
        <w:t xml:space="preserve">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sv-SE"/>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2">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proofErr w:type="gramStart"/>
      <w:r w:rsidR="003115F3">
        <w:t xml:space="preserve">an </w:t>
      </w:r>
      <w:r>
        <w:t>annotation is created by DWAN client all registered</w:t>
      </w:r>
      <w:proofErr w:type="gramEnd"/>
      <w:r>
        <w:t xml:space="preserve">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t xml:space="preserve">backend server upon the request from the client, filling which </w:t>
      </w:r>
      <w:proofErr w:type="gramStart"/>
      <w:r>
        <w:t>allows  the</w:t>
      </w:r>
      <w:proofErr w:type="gramEnd"/>
      <w:r>
        <w:t xml:space="preserv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w:t>
      </w:r>
      <w:proofErr w:type="gramStart"/>
      <w:r w:rsidRPr="00E07A5C">
        <w:rPr>
          <w:color w:val="212121"/>
          <w:shd w:val="clear" w:color="auto" w:fill="FFFFFF"/>
        </w:rPr>
        <w:t>:addons</w:t>
      </w:r>
      <w:proofErr w:type="gramEnd"/>
      <w:r w:rsidRPr="00E07A5C">
        <w:rPr>
          <w:color w:val="212121"/>
          <w:shd w:val="clear" w:color="auto" w:fill="FFFFFF"/>
        </w:rPr>
        <w:t>)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proofErr w:type="gramStart"/>
      <w:r w:rsidRPr="00E07A5C">
        <w:rPr>
          <w:color w:val="212121"/>
          <w:shd w:val="clear" w:color="auto" w:fill="FFFFFF"/>
        </w:rPr>
        <w:t>name</w:t>
      </w:r>
      <w:proofErr w:type="gramEnd"/>
      <w:r w:rsidRPr="00E07A5C">
        <w:rPr>
          <w:color w:val="212121"/>
          <w:shd w:val="clear" w:color="auto" w:fill="FFFFFF"/>
        </w:rPr>
        <w:t>]</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3" w:history="1">
        <w:r w:rsidRPr="00E07A5C">
          <w:rPr>
            <w:rStyle w:val="Hyperl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4"/>
      <w:headerReference w:type="first" r:id="rId55"/>
      <w:footerReference w:type="first" r:id="rId56"/>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Menzo windhouwer" w:date="2014-10-01T11:56:00Z" w:initials="Mw">
    <w:p w14:paraId="7299E77D" w14:textId="5A4E95D8" w:rsidR="0094332D" w:rsidRDefault="0094332D">
      <w:pPr>
        <w:pStyle w:val="Kommentarer"/>
      </w:pPr>
      <w:r>
        <w:rPr>
          <w:rStyle w:val="Kommentarsreferens"/>
        </w:rPr>
        <w:annotationRef/>
      </w:r>
      <w:r>
        <w:t xml:space="preserve">The </w:t>
      </w:r>
      <w:r>
        <w:rPr>
          <w:i/>
        </w:rPr>
        <w:t>ns</w:t>
      </w:r>
      <w:r>
        <w:t xml:space="preserve"> parameter is the remainder of a way to query XML annotation bodies. Here is a part of an older design document on the API where there was a </w:t>
      </w:r>
      <w:r>
        <w:rPr>
          <w:i/>
        </w:rPr>
        <w:t>text</w:t>
      </w:r>
      <w:r>
        <w:t xml:space="preserve"> parameter for full text search and the </w:t>
      </w:r>
      <w:r>
        <w:rPr>
          <w:i/>
        </w:rPr>
        <w:t>ns</w:t>
      </w:r>
      <w:r>
        <w:t xml:space="preserve"> and </w:t>
      </w:r>
      <w:r>
        <w:rPr>
          <w:i/>
        </w:rPr>
        <w:t>xpath</w:t>
      </w:r>
      <w:r>
        <w:t xml:space="preserve"> parameters to do a structured search in a XML body:</w:t>
      </w:r>
    </w:p>
    <w:p w14:paraId="62C27D52" w14:textId="77777777" w:rsidR="0094332D" w:rsidRDefault="0094332D">
      <w:pPr>
        <w:pStyle w:val="Kommentarer"/>
      </w:pPr>
    </w:p>
    <w:p w14:paraId="13D75E42" w14:textId="09BAA97E" w:rsidR="0094332D" w:rsidRDefault="0094332D">
      <w:pPr>
        <w:pStyle w:val="Kommentarer"/>
      </w:pPr>
      <w:r>
        <w:t>“</w:t>
      </w:r>
      <w:r w:rsidRPr="000B026A">
        <w:t>Parameter xpath allows to search over the parts of annota</w:t>
      </w:r>
      <w:r>
        <w:t xml:space="preserve">tions body, e.g. &lt;xpath&gt; may be </w:t>
      </w:r>
      <w:proofErr w:type="gramStart"/>
      <w:r>
        <w:t>b</w:t>
      </w:r>
      <w:r w:rsidRPr="000B026A">
        <w:rPr>
          <w:rFonts w:cs="Arial"/>
        </w:rPr>
        <w:t>ody[</w:t>
      </w:r>
      <w:proofErr w:type="gramEnd"/>
      <w:r w:rsidRPr="000B026A">
        <w:rPr>
          <w:rFonts w:cs="Arial"/>
        </w:rPr>
        <w:t>@type=’relation’]/relation=’contradiction’. For</w:t>
      </w:r>
      <w:r>
        <w:rPr>
          <w:rFonts w:cs="Arial"/>
        </w:rPr>
        <w:t xml:space="preserve"> </w:t>
      </w:r>
      <w:r w:rsidRPr="000B026A">
        <w:rPr>
          <w:rFonts w:cs="Arial"/>
        </w:rPr>
        <w:t>this one needs URI’ of namespaces &lt;ns&gt; represented by prefixes &lt;prefix&gt;.</w:t>
      </w:r>
      <w:r>
        <w:t>”</w:t>
      </w:r>
    </w:p>
    <w:p w14:paraId="4847B4D6" w14:textId="77777777" w:rsidR="0094332D" w:rsidRDefault="0094332D">
      <w:pPr>
        <w:pStyle w:val="Kommentarer"/>
      </w:pPr>
    </w:p>
    <w:p w14:paraId="557DD5E8" w14:textId="09AAF0BE" w:rsidR="0094332D" w:rsidRDefault="0094332D">
      <w:pPr>
        <w:pStyle w:val="Kommentarer"/>
      </w:pPr>
      <w:r>
        <w:t>(</w:t>
      </w:r>
      <w:hyperlink r:id="rId1" w:history="1">
        <w:r w:rsidRPr="00B47E54">
          <w:rPr>
            <w:rStyle w:val="Hyperlnk"/>
          </w:rPr>
          <w:t>https://trac.clarin.eu/wiki/DASISH/SpecificationDocument?version=14</w:t>
        </w:r>
      </w:hyperlink>
      <w:r>
        <w:t>)</w:t>
      </w:r>
    </w:p>
    <w:p w14:paraId="2DB8FADC" w14:textId="77777777" w:rsidR="0094332D" w:rsidRDefault="0094332D">
      <w:pPr>
        <w:pStyle w:val="Kommentarer"/>
      </w:pPr>
    </w:p>
    <w:p w14:paraId="2C7C82A5" w14:textId="6A4C0C8B" w:rsidR="0094332D" w:rsidRDefault="0094332D">
      <w:pPr>
        <w:pStyle w:val="Kommentarer"/>
      </w:pPr>
      <w:r>
        <w:t>The XPath capabilities were lost along the way, but I think the functionality would still make sense to query XML annotation bodies. It could be a query on its own, or an additional filter for the full text search (search for ‘foo’ in XML bodies that satisfy XPath expression /a/b).</w:t>
      </w:r>
    </w:p>
    <w:p w14:paraId="01F14BB0" w14:textId="77777777" w:rsidR="0094332D" w:rsidRPr="00886765" w:rsidRDefault="0094332D">
      <w:pPr>
        <w:pStyle w:val="Kommentarer"/>
      </w:pPr>
    </w:p>
  </w:comment>
  <w:comment w:id="35" w:author="SND" w:date="2014-10-08T11:04:00Z" w:initials="S">
    <w:p w14:paraId="07DF3BAA" w14:textId="090C33C5" w:rsidR="0094332D" w:rsidRDefault="0094332D">
      <w:pPr>
        <w:pStyle w:val="Kommentarer"/>
      </w:pPr>
      <w:r>
        <w:rPr>
          <w:rStyle w:val="Kommentarsreferens"/>
        </w:rPr>
        <w:annotationRef/>
      </w:r>
      <w:r>
        <w:t xml:space="preserve">I could not find any web page URL pointing to Prof. Okubo, so we need to delete the footnote or send a request to </w:t>
      </w:r>
      <w:hyperlink r:id="rId2" w:history="1">
        <w:r w:rsidRPr="00FC3845">
          <w:rPr>
            <w:rStyle w:val="Hyperlnk"/>
          </w:rPr>
          <w:t>wiredmarker@bits.cc</w:t>
        </w:r>
      </w:hyperlink>
      <w:r>
        <w:t xml:space="preserve"> asking for it.</w:t>
      </w:r>
    </w:p>
  </w:comment>
  <w:comment w:id="87" w:author="SND" w:date="2014-10-13T11:47:00Z" w:initials="S">
    <w:p w14:paraId="2AF94470" w14:textId="481EF139" w:rsidR="0094332D" w:rsidRDefault="0094332D">
      <w:pPr>
        <w:pStyle w:val="Kommentarer"/>
      </w:pPr>
      <w:r>
        <w:rPr>
          <w:rStyle w:val="Kommentarsreferens"/>
        </w:rPr>
        <w:annotationRef/>
      </w:r>
      <w:r w:rsidRPr="0054707A">
        <w:t>NB! Shouldn’t this be …/webannotator only? Instead of the current "dev"-version /webannotator-basic, I mean?</w:t>
      </w:r>
    </w:p>
  </w:comment>
  <w:comment w:id="102" w:author="SND" w:date="2014-10-13T11:52:00Z" w:initials="S">
    <w:p w14:paraId="2C45D084" w14:textId="4A325717" w:rsidR="00B61051" w:rsidRDefault="00B61051">
      <w:pPr>
        <w:pStyle w:val="Kommentarer"/>
      </w:pPr>
      <w:r>
        <w:rPr>
          <w:rStyle w:val="Kommentarsreferens"/>
        </w:rPr>
        <w:annotationRef/>
      </w:r>
      <w:r>
        <w:t>See my comment regarding back-end server URL above.</w:t>
      </w:r>
    </w:p>
  </w:comment>
  <w:comment w:id="111" w:author="SND" w:date="2014-10-13T12:00:00Z" w:initials="S">
    <w:p w14:paraId="5FD431F4" w14:textId="46AD3A52" w:rsidR="006E547F" w:rsidRDefault="006E547F">
      <w:pPr>
        <w:pStyle w:val="Kommentarer"/>
      </w:pPr>
      <w:r>
        <w:rPr>
          <w:rStyle w:val="Kommentarsreferens"/>
        </w:rPr>
        <w:annotationRef/>
      </w:r>
      <w:r>
        <w:t>DOM of (?)</w:t>
      </w:r>
    </w:p>
  </w:comment>
  <w:comment w:id="126" w:author="SND" w:date="2014-10-13T12:22:00Z" w:initials="S">
    <w:p w14:paraId="3D8E8CBF" w14:textId="0F5B9D8F" w:rsidR="008D09E5" w:rsidRDefault="008D09E5">
      <w:pPr>
        <w:pStyle w:val="Kommentarer"/>
      </w:pPr>
      <w:r>
        <w:rPr>
          <w:rStyle w:val="Kommentarsreferens"/>
        </w:rPr>
        <w:annotationRef/>
      </w:r>
      <w:r>
        <w:t>Pls clarify “that means …” part. Does this refer to the multiple-target annotations or to the functionality that the original Wired-Marker provides, or something else? Not quite clear to me what is meant here</w:t>
      </w:r>
      <w:r w:rsidR="00FF75FF">
        <w:t>.</w:t>
      </w:r>
    </w:p>
  </w:comment>
  <w:comment w:id="148" w:author="André Moreira" w:date="2014-10-06T13:45:00Z" w:initials="AM">
    <w:p w14:paraId="0F73EECF" w14:textId="11F18CE0" w:rsidR="0094332D" w:rsidRDefault="0094332D">
      <w:pPr>
        <w:pStyle w:val="Kommentarer"/>
      </w:pPr>
      <w:r>
        <w:rPr>
          <w:rStyle w:val="Kommentarsreferens"/>
        </w:rPr>
        <w:annotationRef/>
      </w:r>
      <w:r>
        <w:t>Decided to be removed?</w:t>
      </w:r>
    </w:p>
  </w:comment>
  <w:comment w:id="149" w:author="André Moreira" w:date="2014-10-06T13:48:00Z" w:initials="AM">
    <w:p w14:paraId="64CBBB7D" w14:textId="35A75641" w:rsidR="0094332D" w:rsidRDefault="0094332D">
      <w:pPr>
        <w:pStyle w:val="Kommentarer"/>
      </w:pPr>
      <w:r>
        <w:rPr>
          <w:rStyle w:val="Kommentarsreferens"/>
        </w:rPr>
        <w:annotationRef/>
      </w:r>
      <w:r>
        <w:t>As discussed previously</w:t>
      </w:r>
      <w:proofErr w:type="gramStart"/>
      <w:r>
        <w:t>,  I</w:t>
      </w:r>
      <w:proofErr w:type="gramEnd"/>
      <w:r>
        <w:t xml:space="preserve"> think this can be highly misleading since the cached representation can be the actual EAF file serialization which is presentable on ELAN’s UI.</w:t>
      </w:r>
    </w:p>
  </w:comment>
  <w:comment w:id="152" w:author="Menzo windhouwer" w:date="2014-10-10T14:15:00Z" w:initials="Mw">
    <w:p w14:paraId="4CB37FB8" w14:textId="14A0D174" w:rsidR="0094332D" w:rsidRDefault="0094332D">
      <w:pPr>
        <w:pStyle w:val="Kommentarer"/>
      </w:pPr>
      <w:r>
        <w:rPr>
          <w:rStyle w:val="Kommentarsreferens"/>
        </w:rPr>
        <w:annotationRef/>
      </w:r>
      <w:r>
        <w:t>Not a link just colour</w:t>
      </w:r>
    </w:p>
  </w:comment>
  <w:comment w:id="153" w:author="Menzo windhouwer" w:date="2014-09-26T11:39:00Z" w:initials="Mw">
    <w:p w14:paraId="6F7DF128" w14:textId="7057222B" w:rsidR="0094332D" w:rsidRDefault="0094332D">
      <w:pPr>
        <w:pStyle w:val="Kommentarer"/>
      </w:pPr>
      <w:r>
        <w:rPr>
          <w:rStyle w:val="Kommentarsreferens"/>
        </w:rPr>
        <w:annotationRef/>
      </w:r>
      <w:r>
        <w:t>Does this describe some continuous testing?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94332D" w:rsidRDefault="0094332D" w:rsidP="00A23DDA">
      <w:r>
        <w:separator/>
      </w:r>
    </w:p>
    <w:p w14:paraId="217A9C6C" w14:textId="77777777" w:rsidR="0094332D" w:rsidRDefault="0094332D"/>
  </w:endnote>
  <w:endnote w:type="continuationSeparator" w:id="0">
    <w:p w14:paraId="739F4B63" w14:textId="77777777" w:rsidR="0094332D" w:rsidRDefault="0094332D" w:rsidP="00A23DDA">
      <w:r>
        <w:continuationSeparator/>
      </w:r>
    </w:p>
    <w:p w14:paraId="411BFEB0" w14:textId="77777777" w:rsidR="0094332D" w:rsidRDefault="009433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94332D" w:rsidRDefault="0094332D" w:rsidP="006D0E8D">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end"/>
    </w:r>
  </w:p>
  <w:p w14:paraId="144879D9" w14:textId="77777777" w:rsidR="0094332D" w:rsidRDefault="0094332D" w:rsidP="00A2272C">
    <w:pPr>
      <w:pStyle w:val="Sidfo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94332D" w:rsidRPr="00F01A89" w:rsidRDefault="0094332D" w:rsidP="00A2272C">
    <w:pPr>
      <w:pStyle w:val="Sidfot"/>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94332D" w:rsidRPr="00F01A89" w:rsidRDefault="0094332D" w:rsidP="00F01A89">
    <w:pPr>
      <w:pStyle w:val="Sidfot"/>
    </w:pPr>
    <w:r w:rsidRPr="009F66AA">
      <w:rPr>
        <w:rFonts w:ascii="Verdana" w:hAnsi="Verdana"/>
        <w:sz w:val="28"/>
        <w:szCs w:val="28"/>
      </w:rPr>
      <w:t>www.dasish.eu</w:t>
    </w:r>
    <w:r>
      <w:tab/>
    </w:r>
    <w:r>
      <w:tab/>
    </w:r>
    <w:r>
      <w:rPr>
        <w:noProof/>
        <w:sz w:val="28"/>
        <w:szCs w:val="28"/>
        <w:lang w:val="sv-SE"/>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94332D" w:rsidRDefault="0094332D" w:rsidP="006D0E8D">
    <w:pPr>
      <w:pStyle w:val="Sidfot"/>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sidR="00F203C3">
      <w:rPr>
        <w:rStyle w:val="Sidnummer"/>
        <w:noProof/>
      </w:rPr>
      <w:t>23</w:t>
    </w:r>
    <w:r>
      <w:rPr>
        <w:rStyle w:val="Sidnummer"/>
      </w:rPr>
      <w:fldChar w:fldCharType="end"/>
    </w:r>
  </w:p>
  <w:p w14:paraId="2C69DE15" w14:textId="77777777" w:rsidR="0094332D" w:rsidRPr="00F01A89" w:rsidRDefault="0094332D" w:rsidP="00A2272C">
    <w:pPr>
      <w:pStyle w:val="Sidfot"/>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p w14:paraId="74799402" w14:textId="77777777" w:rsidR="0094332D" w:rsidRDefault="0094332D"/>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94332D" w:rsidRPr="00F01A89" w:rsidRDefault="0094332D" w:rsidP="00F01A89">
    <w:pPr>
      <w:pStyle w:val="Sidfot"/>
    </w:pPr>
    <w:r w:rsidRPr="00F01A89">
      <w:rPr>
        <w:rFonts w:ascii="Verdana" w:hAnsi="Verdana"/>
      </w:rPr>
      <w:t>www.dasish.eu</w:t>
    </w:r>
    <w:r>
      <w:tab/>
    </w:r>
    <w:r>
      <w:tab/>
    </w:r>
    <w:r>
      <w:rPr>
        <w:noProof/>
        <w:sz w:val="28"/>
        <w:szCs w:val="28"/>
        <w:lang w:val="sv-SE"/>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94332D" w:rsidRDefault="0094332D" w:rsidP="00A23DDA">
      <w:r>
        <w:separator/>
      </w:r>
    </w:p>
    <w:p w14:paraId="30CA5746" w14:textId="77777777" w:rsidR="0094332D" w:rsidRDefault="0094332D"/>
  </w:footnote>
  <w:footnote w:type="continuationSeparator" w:id="0">
    <w:p w14:paraId="7F57249A" w14:textId="77777777" w:rsidR="0094332D" w:rsidRDefault="0094332D" w:rsidP="00A23DDA">
      <w:r>
        <w:continuationSeparator/>
      </w:r>
    </w:p>
    <w:p w14:paraId="4D24358F" w14:textId="77777777" w:rsidR="0094332D" w:rsidRDefault="0094332D"/>
  </w:footnote>
  <w:footnote w:id="1">
    <w:p w14:paraId="22EC0D6A" w14:textId="7114CCD9" w:rsidR="0094332D" w:rsidRPr="00BC36E0" w:rsidRDefault="0094332D">
      <w:pPr>
        <w:pStyle w:val="Fotnotstext"/>
        <w:rPr>
          <w:lang w:val="nl-NL"/>
        </w:rPr>
      </w:pPr>
      <w:r>
        <w:rPr>
          <w:rStyle w:val="Fotnotsreferens"/>
        </w:rPr>
        <w:footnoteRef/>
      </w:r>
      <w:r>
        <w:t xml:space="preserve"> </w:t>
      </w:r>
      <w:r w:rsidRPr="00BC36E0">
        <w:t>https://tla.mpi.nl/tools/tla-tools/elan/elan-description/</w:t>
      </w:r>
    </w:p>
  </w:footnote>
  <w:footnote w:id="2">
    <w:p w14:paraId="7EBFB102" w14:textId="5CA64B4B" w:rsidR="0094332D" w:rsidRPr="003E7C51" w:rsidRDefault="0094332D" w:rsidP="003E7C51">
      <w:pPr>
        <w:rPr>
          <w:lang w:val="nl-NL"/>
        </w:rPr>
      </w:pPr>
      <w:r>
        <w:rPr>
          <w:rStyle w:val="Fotnotsreferens"/>
        </w:rPr>
        <w:footnoteRef/>
      </w:r>
      <w:r>
        <w:t xml:space="preserve"> </w:t>
      </w:r>
      <w:r w:rsidRPr="00421696">
        <w:rPr>
          <w:sz w:val="20"/>
          <w:szCs w:val="20"/>
          <w:lang w:val="nl-NL"/>
        </w:rPr>
        <w:t xml:space="preserve">The redirection to these forms </w:t>
      </w:r>
      <w:r>
        <w:rPr>
          <w:sz w:val="20"/>
          <w:szCs w:val="20"/>
          <w:lang w:val="nl-NL"/>
        </w:rPr>
        <w:t>was under implementation in the frontend by the time the presented deliverable was written.</w:t>
      </w:r>
    </w:p>
  </w:footnote>
  <w:footnote w:id="3">
    <w:p w14:paraId="5C10DBC8" w14:textId="48C8325F" w:rsidR="0094332D" w:rsidRPr="00E9198E" w:rsidRDefault="0094332D">
      <w:pPr>
        <w:pStyle w:val="Fotnotstext"/>
        <w:rPr>
          <w:lang w:val="nl-NL"/>
        </w:rPr>
      </w:pPr>
      <w:r>
        <w:rPr>
          <w:rStyle w:val="Fotnotsreferens"/>
        </w:rPr>
        <w:footnoteRef/>
      </w:r>
      <w:r>
        <w:rPr>
          <w:sz w:val="20"/>
          <w:szCs w:val="20"/>
          <w:lang w:val="nl-NL"/>
        </w:rPr>
        <w:t xml:space="preserve"> </w:t>
      </w:r>
      <w:r>
        <w:rPr>
          <w:sz w:val="20"/>
          <w:szCs w:val="20"/>
          <w:lang w:val="nl-NL"/>
        </w:rPr>
        <w:t xml:space="preserve">When this deliverable was being written DWAN team worked on fixing this disadvantage. </w:t>
      </w:r>
    </w:p>
  </w:footnote>
  <w:footnote w:id="4">
    <w:p w14:paraId="204DE60B" w14:textId="77777777" w:rsidR="0094332D" w:rsidRPr="00D308B5" w:rsidRDefault="0094332D" w:rsidP="00E32166">
      <w:pPr>
        <w:pStyle w:val="Fotnotstext"/>
        <w:rPr>
          <w:sz w:val="18"/>
        </w:rPr>
      </w:pPr>
      <w:r w:rsidRPr="00D308B5">
        <w:rPr>
          <w:rStyle w:val="Fotnotsreferens"/>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nk"/>
            <w:rFonts w:ascii="Times" w:hAnsi="Times"/>
          </w:rPr>
          <w:t>http://tla.mpi.nl/</w:t>
        </w:r>
      </w:hyperlink>
      <w:r w:rsidRPr="00D308B5">
        <w:rPr>
          <w:sz w:val="18"/>
        </w:rPr>
        <w:t xml:space="preserve"> </w:t>
      </w:r>
    </w:p>
  </w:footnote>
  <w:footnote w:id="5">
    <w:p w14:paraId="1AE5471D" w14:textId="2DA21DF7" w:rsidR="0094332D" w:rsidRPr="00DE0CB1" w:rsidRDefault="0094332D">
      <w:pPr>
        <w:pStyle w:val="Fotnotstext"/>
        <w:rPr>
          <w:lang w:val="nl-NL"/>
        </w:rPr>
      </w:pPr>
      <w:r>
        <w:rPr>
          <w:rStyle w:val="Fotnotsreferens"/>
        </w:rPr>
        <w:footnoteRef/>
      </w:r>
      <w:r>
        <w:t xml:space="preserve"> </w:t>
      </w:r>
      <w:r w:rsidRPr="00DE0CB1">
        <w:t>http://www.openannotation.org/spec/core/</w:t>
      </w:r>
    </w:p>
  </w:footnote>
  <w:footnote w:id="6">
    <w:p w14:paraId="5E599ED3" w14:textId="2D6B64AA" w:rsidR="0094332D" w:rsidRPr="00BD0F09" w:rsidRDefault="0094332D">
      <w:pPr>
        <w:pStyle w:val="Fotnotstext"/>
        <w:rPr>
          <w:color w:val="262626" w:themeColor="text1" w:themeTint="D9"/>
          <w:u w:val="single"/>
          <w:lang w:val="nl-NL"/>
        </w:rPr>
      </w:pPr>
      <w:r w:rsidRPr="00BD0F09">
        <w:rPr>
          <w:rStyle w:val="Fotnotsreferens"/>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r w:rsidRPr="00D0263B">
        <w:rPr>
          <w:rStyle w:val="Kommentarsreferens"/>
          <w:rFonts w:ascii="Times" w:hAnsi="Times"/>
          <w:color w:val="262626" w:themeColor="text1" w:themeTint="D9"/>
          <w:sz w:val="24"/>
          <w:szCs w:val="24"/>
        </w:rPr>
        <w:annotationRef/>
      </w:r>
    </w:p>
  </w:footnote>
  <w:footnote w:id="7">
    <w:p w14:paraId="66DB85D5" w14:textId="44E6B62F" w:rsidR="0094332D" w:rsidRPr="00DF25F5" w:rsidRDefault="0094332D">
      <w:pPr>
        <w:pStyle w:val="Fotnotstext"/>
        <w:rPr>
          <w:lang w:val="en-US"/>
        </w:rPr>
      </w:pPr>
      <w:r>
        <w:rPr>
          <w:rStyle w:val="Fotnotsreferens"/>
        </w:rPr>
        <w:footnoteRef/>
      </w:r>
      <w:r>
        <w:t xml:space="preserve"> </w:t>
      </w:r>
      <w:r w:rsidRPr="00177779">
        <w:t>http://dublincore.org/documents/2010/10/11/dcmi-type-vocabulary</w:t>
      </w:r>
    </w:p>
  </w:footnote>
  <w:footnote w:id="8">
    <w:p w14:paraId="69E9085F" w14:textId="0DEE7C31" w:rsidR="0094332D" w:rsidRPr="001904E6" w:rsidRDefault="0094332D">
      <w:pPr>
        <w:pStyle w:val="Fotnotstext"/>
        <w:rPr>
          <w:sz w:val="20"/>
          <w:szCs w:val="20"/>
          <w:lang w:val="en-US"/>
        </w:rPr>
      </w:pPr>
      <w:r>
        <w:rPr>
          <w:rStyle w:val="Fotnotsreferens"/>
        </w:rPr>
        <w:footnoteRef/>
      </w:r>
      <w:r>
        <w:t xml:space="preserve"> </w:t>
      </w:r>
      <w:r w:rsidRPr="001904E6">
        <w:rPr>
          <w:sz w:val="20"/>
          <w:szCs w:val="20"/>
        </w:rPr>
        <w:t>http://docs.spring.io/spring-framework/docs/current/spring-framework-reference/html/dao.html</w:t>
      </w:r>
    </w:p>
  </w:footnote>
  <w:footnote w:id="9">
    <w:p w14:paraId="22515A50" w14:textId="77FA5CC9" w:rsidR="0094332D" w:rsidRPr="001904E6" w:rsidRDefault="0094332D">
      <w:pPr>
        <w:pStyle w:val="Fotnotstext"/>
        <w:rPr>
          <w:sz w:val="20"/>
          <w:szCs w:val="20"/>
          <w:lang w:val="en-US"/>
        </w:rPr>
      </w:pPr>
      <w:r w:rsidRPr="001904E6">
        <w:rPr>
          <w:rStyle w:val="Fotnotsreferens"/>
          <w:sz w:val="20"/>
          <w:szCs w:val="20"/>
        </w:rPr>
        <w:footnoteRef/>
      </w:r>
      <w:r w:rsidRPr="001904E6">
        <w:rPr>
          <w:sz w:val="20"/>
          <w:szCs w:val="20"/>
        </w:rPr>
        <w:t xml:space="preserve"> Java Database Connectivity</w:t>
      </w:r>
    </w:p>
  </w:footnote>
  <w:footnote w:id="10">
    <w:p w14:paraId="1C620E59" w14:textId="6CD5BB84" w:rsidR="0094332D" w:rsidRPr="006A3CD1" w:rsidRDefault="0094332D">
      <w:pPr>
        <w:pStyle w:val="Fotnotstext"/>
        <w:rPr>
          <w:lang w:val="nl-NL"/>
        </w:rPr>
      </w:pPr>
      <w:r>
        <w:rPr>
          <w:rStyle w:val="Fotnotsreferens"/>
        </w:rPr>
        <w:footnoteRef/>
      </w:r>
      <w:r>
        <w:t xml:space="preserve"> </w:t>
      </w:r>
      <w:r>
        <w:rPr>
          <w:lang w:val="nl-NL"/>
        </w:rPr>
        <w:t>Implemented, however testing is not completed and it is not used in the current DWAN frontend.</w:t>
      </w:r>
    </w:p>
  </w:footnote>
  <w:footnote w:id="11">
    <w:p w14:paraId="03E305BE" w14:textId="6B177B66" w:rsidR="0094332D" w:rsidRPr="002B3F95" w:rsidRDefault="0094332D" w:rsidP="003354BB">
      <w:pPr>
        <w:pStyle w:val="Fotnotstext"/>
      </w:pPr>
      <w:r>
        <w:rPr>
          <w:rStyle w:val="Fotnotsreferens"/>
        </w:rPr>
        <w:footnoteRef/>
      </w:r>
      <w:r>
        <w:t xml:space="preserve"> </w:t>
      </w:r>
      <w:r w:rsidRPr="001C44E2">
        <w:t xml:space="preserve">BITS </w:t>
      </w:r>
      <w:r>
        <w:t xml:space="preserve">Co., Ltd., </w:t>
      </w:r>
      <w:hyperlink r:id="rId2" w:history="1">
        <w:r w:rsidRPr="004E06CB">
          <w:rPr>
            <w:rStyle w:val="Hyperlnk"/>
          </w:rPr>
          <w:t>http://www.bits.cc</w:t>
        </w:r>
      </w:hyperlink>
    </w:p>
  </w:footnote>
  <w:footnote w:id="12">
    <w:p w14:paraId="375FFA0E" w14:textId="77777777" w:rsidR="0094332D" w:rsidRPr="002B3F95" w:rsidRDefault="0094332D" w:rsidP="003354BB">
      <w:pPr>
        <w:pStyle w:val="Fotnotstext"/>
      </w:pPr>
      <w:r>
        <w:rPr>
          <w:rStyle w:val="Fotnotsreferens"/>
        </w:rPr>
        <w:footnoteRef/>
      </w:r>
      <w:r>
        <w:t xml:space="preserve"> </w:t>
      </w:r>
      <w:r w:rsidRPr="001C44E2">
        <w:t>Prof. Okubo</w:t>
      </w:r>
    </w:p>
  </w:footnote>
  <w:footnote w:id="13">
    <w:p w14:paraId="0367611C" w14:textId="2D94D9F8" w:rsidR="0094332D" w:rsidRPr="00EC5100" w:rsidRDefault="0094332D">
      <w:pPr>
        <w:pStyle w:val="Fotnotstext"/>
        <w:rPr>
          <w:lang w:val="nl-NL"/>
        </w:rPr>
      </w:pPr>
      <w:r>
        <w:rPr>
          <w:rStyle w:val="Fotnotsreferens"/>
        </w:rPr>
        <w:footnoteRef/>
      </w:r>
      <w:r>
        <w:t xml:space="preserve"> XPI stands for </w:t>
      </w:r>
      <w:r w:rsidRPr="00E673B4">
        <w:t>Cross Platform Installer (file extension)</w:t>
      </w:r>
      <w:r>
        <w:t>.</w:t>
      </w:r>
    </w:p>
  </w:footnote>
  <w:footnote w:id="14">
    <w:p w14:paraId="41E2C5D9" w14:textId="727BB161" w:rsidR="0094332D" w:rsidRPr="005B3FF2" w:rsidRDefault="0094332D" w:rsidP="003354BB">
      <w:pPr>
        <w:pStyle w:val="Fotnotstext"/>
        <w:rPr>
          <w:ins w:id="139" w:author="Menzo windhouwer" w:date="2014-10-06T15:05:00Z"/>
          <w:lang w:val="nl-NL"/>
        </w:rPr>
      </w:pPr>
      <w:r>
        <w:rPr>
          <w:rStyle w:val="Fotnotsreferens"/>
        </w:rPr>
        <w:footnoteRef/>
      </w:r>
      <w:r w:rsidR="00DA249A">
        <w:rPr>
          <w:lang w:val="nl-NL"/>
        </w:rPr>
        <w:t xml:space="preserve"> </w:t>
      </w:r>
      <w:r w:rsidR="00E17648">
        <w:rPr>
          <w:lang w:val="nl-NL"/>
        </w:rPr>
        <w:t xml:space="preserve">The client developers are working on a fix </w:t>
      </w:r>
      <w:r w:rsidR="00EE4414">
        <w:rPr>
          <w:lang w:val="nl-NL"/>
        </w:rPr>
        <w:t>for</w:t>
      </w:r>
      <w:r w:rsidR="00E17648">
        <w:rPr>
          <w:lang w:val="nl-NL"/>
        </w:rPr>
        <w:t xml:space="preserve"> this problem</w:t>
      </w:r>
      <w:r>
        <w:rPr>
          <w:lang w:val="nl-NL"/>
        </w:rPr>
        <w:t xml:space="preserve"> at the time of writing </w:t>
      </w:r>
      <w:r w:rsidR="0037664A">
        <w:rPr>
          <w:lang w:val="nl-NL"/>
        </w:rPr>
        <w:t xml:space="preserve">of </w:t>
      </w:r>
      <w:r>
        <w:rPr>
          <w:lang w:val="nl-NL"/>
        </w:rPr>
        <w:t>this document.</w:t>
      </w:r>
    </w:p>
  </w:footnote>
  <w:footnote w:id="15">
    <w:p w14:paraId="33CCF119" w14:textId="6AD7CBEC" w:rsidR="0094332D" w:rsidRPr="000C2DF3" w:rsidRDefault="0094332D" w:rsidP="003354BB">
      <w:pPr>
        <w:pStyle w:val="Fotnotstext"/>
        <w:rPr>
          <w:ins w:id="146" w:author="Menzo windhouwer" w:date="2014-10-06T15:05:00Z"/>
          <w:lang w:val="nl-NL"/>
        </w:rPr>
      </w:pPr>
      <w:r>
        <w:rPr>
          <w:rStyle w:val="Fotnotsreferens"/>
        </w:rPr>
        <w:footnoteRef/>
      </w:r>
      <w:r>
        <w:t xml:space="preserve"> </w:t>
      </w:r>
      <w:r>
        <w:rPr>
          <w:lang w:val="nl-NL"/>
        </w:rPr>
        <w:t>Implementation to be added.</w:t>
      </w:r>
    </w:p>
  </w:footnote>
  <w:footnote w:id="16">
    <w:p w14:paraId="04AFEF9F" w14:textId="77777777" w:rsidR="0094332D" w:rsidRPr="00D86AF7" w:rsidRDefault="0094332D" w:rsidP="007825C4">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7">
    <w:p w14:paraId="6C8859C9" w14:textId="77777777" w:rsidR="0094332D" w:rsidRPr="00C65213" w:rsidRDefault="0094332D"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94332D" w:rsidRDefault="00F203C3">
    <w:pPr>
      <w:pStyle w:val="Sidhuvud"/>
    </w:pPr>
    <w:sdt>
      <w:sdtPr>
        <w:id w:val="-1706933363"/>
        <w:temporary/>
        <w:showingPlcHdr/>
      </w:sdtPr>
      <w:sdtEndPr/>
      <w:sdtContent>
        <w:r w:rsidR="0094332D">
          <w:rPr>
            <w:lang w:val="sv-SE"/>
          </w:rPr>
          <w:t>[Skriv text]</w:t>
        </w:r>
      </w:sdtContent>
    </w:sdt>
    <w:r w:rsidR="0094332D">
      <w:ptab w:relativeTo="margin" w:alignment="center" w:leader="none"/>
    </w:r>
    <w:sdt>
      <w:sdtPr>
        <w:id w:val="-972135064"/>
        <w:temporary/>
        <w:showingPlcHdr/>
      </w:sdtPr>
      <w:sdtEndPr/>
      <w:sdtContent>
        <w:r w:rsidR="0094332D">
          <w:rPr>
            <w:lang w:val="sv-SE"/>
          </w:rPr>
          <w:t>[Skriv text]</w:t>
        </w:r>
      </w:sdtContent>
    </w:sdt>
    <w:r w:rsidR="0094332D">
      <w:ptab w:relativeTo="margin" w:alignment="right" w:leader="none"/>
    </w:r>
    <w:sdt>
      <w:sdtPr>
        <w:id w:val="-1559631532"/>
        <w:temporary/>
        <w:showingPlcHdr/>
      </w:sdtPr>
      <w:sdtEndPr/>
      <w:sdtContent>
        <w:r w:rsidR="0094332D">
          <w:rPr>
            <w:lang w:val="sv-SE"/>
          </w:rPr>
          <w:t>[Skriv text]</w:t>
        </w:r>
      </w:sdtContent>
    </w:sdt>
  </w:p>
  <w:p w14:paraId="138CAA81" w14:textId="77777777" w:rsidR="0094332D" w:rsidRDefault="0094332D">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94332D" w:rsidRPr="00F01A89" w:rsidRDefault="0094332D" w:rsidP="00F01A89">
    <w:pPr>
      <w:pStyle w:val="Sidhuvud"/>
      <w:jc w:val="center"/>
      <w:rPr>
        <w:rFonts w:ascii="Verdana" w:hAnsi="Verdana"/>
      </w:rPr>
    </w:pPr>
    <w:r w:rsidRPr="00F01A89">
      <w:rPr>
        <w:rFonts w:ascii="Verdana" w:hAnsi="Verdana"/>
      </w:rPr>
      <w:t xml:space="preserve"> </w:t>
    </w:r>
  </w:p>
  <w:p w14:paraId="28301E04" w14:textId="77777777" w:rsidR="0094332D" w:rsidRDefault="0094332D">
    <w:pPr>
      <w:pStyle w:val="Sidhuvud"/>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94332D" w:rsidRPr="00F01A89" w:rsidRDefault="0094332D" w:rsidP="005B05F8">
    <w:pPr>
      <w:pStyle w:val="Sidhuvud"/>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F2B25646"/>
    <w:lvl w:ilvl="0">
      <w:start w:val="1"/>
      <w:numFmt w:val="decimal"/>
      <w:pStyle w:val="Rubrik1"/>
      <w:lvlText w:val="%1."/>
      <w:lvlJc w:val="left"/>
      <w:pPr>
        <w:ind w:left="360" w:hanging="360"/>
      </w:pPr>
      <w:rPr>
        <w:rFonts w:hint="default"/>
      </w:rPr>
    </w:lvl>
    <w:lvl w:ilvl="1">
      <w:start w:val="1"/>
      <w:numFmt w:val="decimal"/>
      <w:pStyle w:val="Rubrik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num w:numId="1">
    <w:abstractNumId w:val="10"/>
  </w:num>
  <w:num w:numId="2">
    <w:abstractNumId w:val="22"/>
  </w:num>
  <w:num w:numId="3">
    <w:abstractNumId w:val="42"/>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39"/>
  </w:num>
  <w:num w:numId="12">
    <w:abstractNumId w:val="15"/>
  </w:num>
  <w:num w:numId="13">
    <w:abstractNumId w:val="40"/>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6"/>
  </w:num>
  <w:num w:numId="25">
    <w:abstractNumId w:val="8"/>
  </w:num>
  <w:num w:numId="26">
    <w:abstractNumId w:val="35"/>
  </w:num>
  <w:num w:numId="27">
    <w:abstractNumId w:val="21"/>
  </w:num>
  <w:num w:numId="28">
    <w:abstractNumId w:val="32"/>
  </w:num>
  <w:num w:numId="29">
    <w:abstractNumId w:val="9"/>
  </w:num>
  <w:num w:numId="30">
    <w:abstractNumId w:val="45"/>
  </w:num>
  <w:num w:numId="31">
    <w:abstractNumId w:val="13"/>
  </w:num>
  <w:num w:numId="32">
    <w:abstractNumId w:val="41"/>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3"/>
  </w:num>
  <w:num w:numId="40">
    <w:abstractNumId w:val="1"/>
  </w:num>
  <w:num w:numId="41">
    <w:abstractNumId w:val="44"/>
  </w:num>
  <w:num w:numId="42">
    <w:abstractNumId w:val="38"/>
  </w:num>
  <w:num w:numId="43">
    <w:abstractNumId w:val="37"/>
  </w:num>
  <w:num w:numId="44">
    <w:abstractNumId w:val="28"/>
  </w:num>
  <w:num w:numId="45">
    <w:abstractNumId w:val="16"/>
  </w:num>
  <w:num w:numId="46">
    <w:abstractNumId w:val="20"/>
  </w:num>
  <w:num w:numId="47">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44"/>
  <w:embedSystemFonts/>
  <w:proofState w:grammar="clean"/>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05273"/>
    <w:rsid w:val="000062D4"/>
    <w:rsid w:val="0001090B"/>
    <w:rsid w:val="0001563A"/>
    <w:rsid w:val="00017A5B"/>
    <w:rsid w:val="00021A05"/>
    <w:rsid w:val="000222C2"/>
    <w:rsid w:val="0002469C"/>
    <w:rsid w:val="00024AF4"/>
    <w:rsid w:val="00030CEB"/>
    <w:rsid w:val="000331F2"/>
    <w:rsid w:val="0003379A"/>
    <w:rsid w:val="00035044"/>
    <w:rsid w:val="00036E4C"/>
    <w:rsid w:val="000414AD"/>
    <w:rsid w:val="00043CA1"/>
    <w:rsid w:val="00044834"/>
    <w:rsid w:val="00046CB7"/>
    <w:rsid w:val="000529C7"/>
    <w:rsid w:val="000535BF"/>
    <w:rsid w:val="0005451F"/>
    <w:rsid w:val="00054EC0"/>
    <w:rsid w:val="0006213B"/>
    <w:rsid w:val="000627D6"/>
    <w:rsid w:val="00063EB6"/>
    <w:rsid w:val="000654F7"/>
    <w:rsid w:val="000708C6"/>
    <w:rsid w:val="00072CB4"/>
    <w:rsid w:val="000760E6"/>
    <w:rsid w:val="00077CDA"/>
    <w:rsid w:val="00077FDB"/>
    <w:rsid w:val="00083EA7"/>
    <w:rsid w:val="00085DE1"/>
    <w:rsid w:val="0009243D"/>
    <w:rsid w:val="00095239"/>
    <w:rsid w:val="00096190"/>
    <w:rsid w:val="000A3FCB"/>
    <w:rsid w:val="000A674D"/>
    <w:rsid w:val="000A6FD6"/>
    <w:rsid w:val="000B4EF3"/>
    <w:rsid w:val="000B61B9"/>
    <w:rsid w:val="000B7175"/>
    <w:rsid w:val="000C2DF3"/>
    <w:rsid w:val="000C7AF1"/>
    <w:rsid w:val="000D3503"/>
    <w:rsid w:val="000D5535"/>
    <w:rsid w:val="000D76F8"/>
    <w:rsid w:val="000E172B"/>
    <w:rsid w:val="000E505C"/>
    <w:rsid w:val="000F0050"/>
    <w:rsid w:val="000F03FD"/>
    <w:rsid w:val="000F39F5"/>
    <w:rsid w:val="000F4E73"/>
    <w:rsid w:val="00100AE6"/>
    <w:rsid w:val="00105797"/>
    <w:rsid w:val="001136A9"/>
    <w:rsid w:val="001164DB"/>
    <w:rsid w:val="00120B8E"/>
    <w:rsid w:val="00121679"/>
    <w:rsid w:val="00122D8B"/>
    <w:rsid w:val="00124077"/>
    <w:rsid w:val="0012752A"/>
    <w:rsid w:val="001300F5"/>
    <w:rsid w:val="00131439"/>
    <w:rsid w:val="00133130"/>
    <w:rsid w:val="001354E6"/>
    <w:rsid w:val="00136ABA"/>
    <w:rsid w:val="00137C42"/>
    <w:rsid w:val="00142B48"/>
    <w:rsid w:val="001435EE"/>
    <w:rsid w:val="00146361"/>
    <w:rsid w:val="00147FBA"/>
    <w:rsid w:val="001505EA"/>
    <w:rsid w:val="00152C75"/>
    <w:rsid w:val="00164BCD"/>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70CE"/>
    <w:rsid w:val="00197BFA"/>
    <w:rsid w:val="001A3540"/>
    <w:rsid w:val="001A4416"/>
    <w:rsid w:val="001A7E41"/>
    <w:rsid w:val="001B0954"/>
    <w:rsid w:val="001B1701"/>
    <w:rsid w:val="001B54FD"/>
    <w:rsid w:val="001B7538"/>
    <w:rsid w:val="001C074F"/>
    <w:rsid w:val="001C1067"/>
    <w:rsid w:val="001C1B45"/>
    <w:rsid w:val="001C1FB1"/>
    <w:rsid w:val="001C44E2"/>
    <w:rsid w:val="001C5FE9"/>
    <w:rsid w:val="001D1195"/>
    <w:rsid w:val="001D4267"/>
    <w:rsid w:val="001E077C"/>
    <w:rsid w:val="001E1C6B"/>
    <w:rsid w:val="001E1FD7"/>
    <w:rsid w:val="001E3F78"/>
    <w:rsid w:val="001E780A"/>
    <w:rsid w:val="001F5650"/>
    <w:rsid w:val="00203EF6"/>
    <w:rsid w:val="00204463"/>
    <w:rsid w:val="00205859"/>
    <w:rsid w:val="00207420"/>
    <w:rsid w:val="00212081"/>
    <w:rsid w:val="002120BD"/>
    <w:rsid w:val="00213308"/>
    <w:rsid w:val="0021428F"/>
    <w:rsid w:val="002171BE"/>
    <w:rsid w:val="00224C3B"/>
    <w:rsid w:val="00225241"/>
    <w:rsid w:val="002314DE"/>
    <w:rsid w:val="00232047"/>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1497"/>
    <w:rsid w:val="002827E1"/>
    <w:rsid w:val="00283286"/>
    <w:rsid w:val="0029132C"/>
    <w:rsid w:val="00293D62"/>
    <w:rsid w:val="00295205"/>
    <w:rsid w:val="00296E24"/>
    <w:rsid w:val="002A18FD"/>
    <w:rsid w:val="002A51FA"/>
    <w:rsid w:val="002A5520"/>
    <w:rsid w:val="002A63C7"/>
    <w:rsid w:val="002A66DD"/>
    <w:rsid w:val="002A6F13"/>
    <w:rsid w:val="002B0D54"/>
    <w:rsid w:val="002B1CC7"/>
    <w:rsid w:val="002B4A19"/>
    <w:rsid w:val="002C3266"/>
    <w:rsid w:val="002C4D06"/>
    <w:rsid w:val="002C5FDC"/>
    <w:rsid w:val="002C7414"/>
    <w:rsid w:val="002D113F"/>
    <w:rsid w:val="002D33F5"/>
    <w:rsid w:val="002E0E5F"/>
    <w:rsid w:val="002E260C"/>
    <w:rsid w:val="002F0D6A"/>
    <w:rsid w:val="002F164D"/>
    <w:rsid w:val="002F242A"/>
    <w:rsid w:val="002F2F69"/>
    <w:rsid w:val="002F610A"/>
    <w:rsid w:val="002F6436"/>
    <w:rsid w:val="0030135F"/>
    <w:rsid w:val="00302868"/>
    <w:rsid w:val="0030345F"/>
    <w:rsid w:val="0030574C"/>
    <w:rsid w:val="00305F74"/>
    <w:rsid w:val="003108B3"/>
    <w:rsid w:val="003115F3"/>
    <w:rsid w:val="00313ADB"/>
    <w:rsid w:val="00315243"/>
    <w:rsid w:val="00315522"/>
    <w:rsid w:val="00322477"/>
    <w:rsid w:val="00323E31"/>
    <w:rsid w:val="0032433A"/>
    <w:rsid w:val="00327CA1"/>
    <w:rsid w:val="00327CE2"/>
    <w:rsid w:val="00330384"/>
    <w:rsid w:val="00330633"/>
    <w:rsid w:val="003347B8"/>
    <w:rsid w:val="003352A0"/>
    <w:rsid w:val="003354BB"/>
    <w:rsid w:val="003376AD"/>
    <w:rsid w:val="003414C3"/>
    <w:rsid w:val="003463A5"/>
    <w:rsid w:val="00347FA1"/>
    <w:rsid w:val="003527D3"/>
    <w:rsid w:val="0035718D"/>
    <w:rsid w:val="00363856"/>
    <w:rsid w:val="00367B2F"/>
    <w:rsid w:val="0037350A"/>
    <w:rsid w:val="00375FFB"/>
    <w:rsid w:val="0037664A"/>
    <w:rsid w:val="003836A0"/>
    <w:rsid w:val="003850B5"/>
    <w:rsid w:val="00385D1B"/>
    <w:rsid w:val="00387638"/>
    <w:rsid w:val="003876BA"/>
    <w:rsid w:val="0039006A"/>
    <w:rsid w:val="003919F9"/>
    <w:rsid w:val="003936C2"/>
    <w:rsid w:val="003A28CF"/>
    <w:rsid w:val="003A2A50"/>
    <w:rsid w:val="003B053B"/>
    <w:rsid w:val="003B62CF"/>
    <w:rsid w:val="003C1A01"/>
    <w:rsid w:val="003C1B45"/>
    <w:rsid w:val="003C1EB7"/>
    <w:rsid w:val="003C2117"/>
    <w:rsid w:val="003C42A7"/>
    <w:rsid w:val="003D06AD"/>
    <w:rsid w:val="003D21C4"/>
    <w:rsid w:val="003D3B63"/>
    <w:rsid w:val="003D4AD9"/>
    <w:rsid w:val="003E45F6"/>
    <w:rsid w:val="003E639B"/>
    <w:rsid w:val="003E7C51"/>
    <w:rsid w:val="003F1B27"/>
    <w:rsid w:val="003F53D4"/>
    <w:rsid w:val="003F53F7"/>
    <w:rsid w:val="003F6A9B"/>
    <w:rsid w:val="003F6DE2"/>
    <w:rsid w:val="00402CA2"/>
    <w:rsid w:val="004040DE"/>
    <w:rsid w:val="0040688C"/>
    <w:rsid w:val="00410318"/>
    <w:rsid w:val="00412586"/>
    <w:rsid w:val="00414223"/>
    <w:rsid w:val="00417B0F"/>
    <w:rsid w:val="00421696"/>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82F4C"/>
    <w:rsid w:val="0048437B"/>
    <w:rsid w:val="00484FDB"/>
    <w:rsid w:val="0048620A"/>
    <w:rsid w:val="004910F3"/>
    <w:rsid w:val="004927C1"/>
    <w:rsid w:val="00492F61"/>
    <w:rsid w:val="004A08F3"/>
    <w:rsid w:val="004A1D56"/>
    <w:rsid w:val="004A1ED2"/>
    <w:rsid w:val="004B1F57"/>
    <w:rsid w:val="004B325D"/>
    <w:rsid w:val="004B4074"/>
    <w:rsid w:val="004B50C8"/>
    <w:rsid w:val="004C19C2"/>
    <w:rsid w:val="004C2791"/>
    <w:rsid w:val="004C29FD"/>
    <w:rsid w:val="004D2BA6"/>
    <w:rsid w:val="004D321E"/>
    <w:rsid w:val="004D7BAE"/>
    <w:rsid w:val="004E367D"/>
    <w:rsid w:val="004E726B"/>
    <w:rsid w:val="004F315A"/>
    <w:rsid w:val="004F3B5C"/>
    <w:rsid w:val="004F3D38"/>
    <w:rsid w:val="004F4690"/>
    <w:rsid w:val="004F6FD3"/>
    <w:rsid w:val="004F738A"/>
    <w:rsid w:val="005004A1"/>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07A"/>
    <w:rsid w:val="0054734A"/>
    <w:rsid w:val="005474E2"/>
    <w:rsid w:val="00547631"/>
    <w:rsid w:val="00550EA8"/>
    <w:rsid w:val="00552142"/>
    <w:rsid w:val="005554DD"/>
    <w:rsid w:val="005577D2"/>
    <w:rsid w:val="005577E6"/>
    <w:rsid w:val="00560CE9"/>
    <w:rsid w:val="00571A2E"/>
    <w:rsid w:val="005735D0"/>
    <w:rsid w:val="00574936"/>
    <w:rsid w:val="00575BF5"/>
    <w:rsid w:val="005765A1"/>
    <w:rsid w:val="00577970"/>
    <w:rsid w:val="00581442"/>
    <w:rsid w:val="00583382"/>
    <w:rsid w:val="00583440"/>
    <w:rsid w:val="00590D02"/>
    <w:rsid w:val="0059482E"/>
    <w:rsid w:val="00596E35"/>
    <w:rsid w:val="005A6F0D"/>
    <w:rsid w:val="005A7879"/>
    <w:rsid w:val="005A7AC1"/>
    <w:rsid w:val="005B05F8"/>
    <w:rsid w:val="005B0919"/>
    <w:rsid w:val="005B222E"/>
    <w:rsid w:val="005B3FF2"/>
    <w:rsid w:val="005B6B18"/>
    <w:rsid w:val="005B7D61"/>
    <w:rsid w:val="005B7F8E"/>
    <w:rsid w:val="005C5044"/>
    <w:rsid w:val="005D0D3F"/>
    <w:rsid w:val="005D1DB5"/>
    <w:rsid w:val="005D4E7B"/>
    <w:rsid w:val="005D7EC6"/>
    <w:rsid w:val="005E0C4D"/>
    <w:rsid w:val="005E240F"/>
    <w:rsid w:val="005E2DFF"/>
    <w:rsid w:val="005F2987"/>
    <w:rsid w:val="005F38BB"/>
    <w:rsid w:val="005F38D2"/>
    <w:rsid w:val="005F50DA"/>
    <w:rsid w:val="0060262E"/>
    <w:rsid w:val="00602793"/>
    <w:rsid w:val="00602E14"/>
    <w:rsid w:val="00611AE9"/>
    <w:rsid w:val="00616EC6"/>
    <w:rsid w:val="00620E0C"/>
    <w:rsid w:val="00626239"/>
    <w:rsid w:val="006320B2"/>
    <w:rsid w:val="0063292F"/>
    <w:rsid w:val="00641B82"/>
    <w:rsid w:val="00645790"/>
    <w:rsid w:val="00647AB6"/>
    <w:rsid w:val="00656E73"/>
    <w:rsid w:val="00657A2E"/>
    <w:rsid w:val="00663075"/>
    <w:rsid w:val="00666F9E"/>
    <w:rsid w:val="006675A2"/>
    <w:rsid w:val="00670F14"/>
    <w:rsid w:val="00671066"/>
    <w:rsid w:val="00673592"/>
    <w:rsid w:val="00676C91"/>
    <w:rsid w:val="0067779D"/>
    <w:rsid w:val="00677993"/>
    <w:rsid w:val="006818AF"/>
    <w:rsid w:val="00681B5F"/>
    <w:rsid w:val="00682C18"/>
    <w:rsid w:val="00685A14"/>
    <w:rsid w:val="00686A40"/>
    <w:rsid w:val="00687310"/>
    <w:rsid w:val="00687A4E"/>
    <w:rsid w:val="006904DC"/>
    <w:rsid w:val="00694A2A"/>
    <w:rsid w:val="006A3CD1"/>
    <w:rsid w:val="006A3D37"/>
    <w:rsid w:val="006A4CC7"/>
    <w:rsid w:val="006A614A"/>
    <w:rsid w:val="006A6D51"/>
    <w:rsid w:val="006B0343"/>
    <w:rsid w:val="006B0F8C"/>
    <w:rsid w:val="006B1734"/>
    <w:rsid w:val="006B49AD"/>
    <w:rsid w:val="006B70D3"/>
    <w:rsid w:val="006C0835"/>
    <w:rsid w:val="006D0E8D"/>
    <w:rsid w:val="006D3964"/>
    <w:rsid w:val="006D4A42"/>
    <w:rsid w:val="006E11B1"/>
    <w:rsid w:val="006E213C"/>
    <w:rsid w:val="006E547F"/>
    <w:rsid w:val="006F06EA"/>
    <w:rsid w:val="006F08F3"/>
    <w:rsid w:val="006F5FAD"/>
    <w:rsid w:val="006F6149"/>
    <w:rsid w:val="00704655"/>
    <w:rsid w:val="00711193"/>
    <w:rsid w:val="007130CA"/>
    <w:rsid w:val="007152B2"/>
    <w:rsid w:val="0071581B"/>
    <w:rsid w:val="00720318"/>
    <w:rsid w:val="00721748"/>
    <w:rsid w:val="007221F5"/>
    <w:rsid w:val="007227EE"/>
    <w:rsid w:val="00724E8C"/>
    <w:rsid w:val="00724ED1"/>
    <w:rsid w:val="0072524A"/>
    <w:rsid w:val="00725679"/>
    <w:rsid w:val="007269AD"/>
    <w:rsid w:val="007307E5"/>
    <w:rsid w:val="007311B2"/>
    <w:rsid w:val="00731684"/>
    <w:rsid w:val="00732A8C"/>
    <w:rsid w:val="00736986"/>
    <w:rsid w:val="00740743"/>
    <w:rsid w:val="0074201E"/>
    <w:rsid w:val="007512CF"/>
    <w:rsid w:val="007552BE"/>
    <w:rsid w:val="00756A7A"/>
    <w:rsid w:val="00762767"/>
    <w:rsid w:val="00762C8A"/>
    <w:rsid w:val="0076577D"/>
    <w:rsid w:val="007666C4"/>
    <w:rsid w:val="00772215"/>
    <w:rsid w:val="00772698"/>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799F"/>
    <w:rsid w:val="007C5582"/>
    <w:rsid w:val="007C6FED"/>
    <w:rsid w:val="007D0212"/>
    <w:rsid w:val="007D2D5D"/>
    <w:rsid w:val="007D2E49"/>
    <w:rsid w:val="007D342D"/>
    <w:rsid w:val="007D53A8"/>
    <w:rsid w:val="007D759B"/>
    <w:rsid w:val="007D794D"/>
    <w:rsid w:val="007E1597"/>
    <w:rsid w:val="007E4020"/>
    <w:rsid w:val="007E4839"/>
    <w:rsid w:val="007E62F9"/>
    <w:rsid w:val="007E69B1"/>
    <w:rsid w:val="007F04A6"/>
    <w:rsid w:val="007F08E4"/>
    <w:rsid w:val="007F0D7E"/>
    <w:rsid w:val="007F1975"/>
    <w:rsid w:val="007F490A"/>
    <w:rsid w:val="00800C1D"/>
    <w:rsid w:val="0080152A"/>
    <w:rsid w:val="00802D9D"/>
    <w:rsid w:val="00803BCA"/>
    <w:rsid w:val="0080457E"/>
    <w:rsid w:val="00810F69"/>
    <w:rsid w:val="00813178"/>
    <w:rsid w:val="00813CCC"/>
    <w:rsid w:val="0081577D"/>
    <w:rsid w:val="008160A4"/>
    <w:rsid w:val="00820A9B"/>
    <w:rsid w:val="008234BA"/>
    <w:rsid w:val="008271CC"/>
    <w:rsid w:val="00827C62"/>
    <w:rsid w:val="0083168D"/>
    <w:rsid w:val="008338E3"/>
    <w:rsid w:val="00834EE1"/>
    <w:rsid w:val="008416C8"/>
    <w:rsid w:val="0084181E"/>
    <w:rsid w:val="008447E9"/>
    <w:rsid w:val="0084568D"/>
    <w:rsid w:val="008458E0"/>
    <w:rsid w:val="00853EA3"/>
    <w:rsid w:val="00855CC1"/>
    <w:rsid w:val="008567D2"/>
    <w:rsid w:val="008628C5"/>
    <w:rsid w:val="008629BD"/>
    <w:rsid w:val="008655A3"/>
    <w:rsid w:val="00870080"/>
    <w:rsid w:val="008745CD"/>
    <w:rsid w:val="008766DA"/>
    <w:rsid w:val="008814D7"/>
    <w:rsid w:val="00882018"/>
    <w:rsid w:val="00882503"/>
    <w:rsid w:val="00883E5E"/>
    <w:rsid w:val="00886765"/>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09E5"/>
    <w:rsid w:val="008D3BC5"/>
    <w:rsid w:val="008D4966"/>
    <w:rsid w:val="008E11B1"/>
    <w:rsid w:val="008E138E"/>
    <w:rsid w:val="008E3288"/>
    <w:rsid w:val="008F148F"/>
    <w:rsid w:val="008F19FE"/>
    <w:rsid w:val="008F2712"/>
    <w:rsid w:val="008F3C8F"/>
    <w:rsid w:val="008F5D4C"/>
    <w:rsid w:val="0090476A"/>
    <w:rsid w:val="009070F0"/>
    <w:rsid w:val="00910E13"/>
    <w:rsid w:val="00911F0D"/>
    <w:rsid w:val="00914494"/>
    <w:rsid w:val="009247B1"/>
    <w:rsid w:val="009247C1"/>
    <w:rsid w:val="009357AB"/>
    <w:rsid w:val="009374EB"/>
    <w:rsid w:val="0094332D"/>
    <w:rsid w:val="00944AE0"/>
    <w:rsid w:val="00951275"/>
    <w:rsid w:val="00951307"/>
    <w:rsid w:val="00955965"/>
    <w:rsid w:val="00957B8F"/>
    <w:rsid w:val="00960004"/>
    <w:rsid w:val="0096047B"/>
    <w:rsid w:val="0096468E"/>
    <w:rsid w:val="00964DD4"/>
    <w:rsid w:val="0096618B"/>
    <w:rsid w:val="009669F4"/>
    <w:rsid w:val="00975668"/>
    <w:rsid w:val="00982AB0"/>
    <w:rsid w:val="009846AD"/>
    <w:rsid w:val="00990186"/>
    <w:rsid w:val="00996C26"/>
    <w:rsid w:val="00997ECA"/>
    <w:rsid w:val="009A09F7"/>
    <w:rsid w:val="009A0D07"/>
    <w:rsid w:val="009A0E43"/>
    <w:rsid w:val="009A3B9F"/>
    <w:rsid w:val="009A4DA4"/>
    <w:rsid w:val="009B39E6"/>
    <w:rsid w:val="009B3B05"/>
    <w:rsid w:val="009B54F3"/>
    <w:rsid w:val="009C3E4E"/>
    <w:rsid w:val="009C45FA"/>
    <w:rsid w:val="009C56F7"/>
    <w:rsid w:val="009D2DB7"/>
    <w:rsid w:val="009E00FE"/>
    <w:rsid w:val="009E2AE8"/>
    <w:rsid w:val="009E33FA"/>
    <w:rsid w:val="009E7A54"/>
    <w:rsid w:val="009F10BD"/>
    <w:rsid w:val="009F1F52"/>
    <w:rsid w:val="009F66AA"/>
    <w:rsid w:val="00A0772A"/>
    <w:rsid w:val="00A1277E"/>
    <w:rsid w:val="00A13E70"/>
    <w:rsid w:val="00A142A4"/>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5032"/>
    <w:rsid w:val="00A67B5A"/>
    <w:rsid w:val="00A71F1F"/>
    <w:rsid w:val="00A74F06"/>
    <w:rsid w:val="00A81CBD"/>
    <w:rsid w:val="00A81E60"/>
    <w:rsid w:val="00A87D85"/>
    <w:rsid w:val="00A9774E"/>
    <w:rsid w:val="00AA57BA"/>
    <w:rsid w:val="00AB76DB"/>
    <w:rsid w:val="00AC26EE"/>
    <w:rsid w:val="00AC54B2"/>
    <w:rsid w:val="00AC5927"/>
    <w:rsid w:val="00AD007D"/>
    <w:rsid w:val="00AD13C4"/>
    <w:rsid w:val="00AE024E"/>
    <w:rsid w:val="00AE2119"/>
    <w:rsid w:val="00AE3B23"/>
    <w:rsid w:val="00AE6512"/>
    <w:rsid w:val="00AE6BCF"/>
    <w:rsid w:val="00AF4248"/>
    <w:rsid w:val="00AF42E2"/>
    <w:rsid w:val="00AF62C3"/>
    <w:rsid w:val="00AF693A"/>
    <w:rsid w:val="00B051B6"/>
    <w:rsid w:val="00B0701E"/>
    <w:rsid w:val="00B12F45"/>
    <w:rsid w:val="00B1730A"/>
    <w:rsid w:val="00B21F95"/>
    <w:rsid w:val="00B248C6"/>
    <w:rsid w:val="00B273BB"/>
    <w:rsid w:val="00B2740C"/>
    <w:rsid w:val="00B32B7F"/>
    <w:rsid w:val="00B351E0"/>
    <w:rsid w:val="00B371D2"/>
    <w:rsid w:val="00B45AEF"/>
    <w:rsid w:val="00B46CE9"/>
    <w:rsid w:val="00B506C7"/>
    <w:rsid w:val="00B53C45"/>
    <w:rsid w:val="00B53D93"/>
    <w:rsid w:val="00B54409"/>
    <w:rsid w:val="00B5469F"/>
    <w:rsid w:val="00B54801"/>
    <w:rsid w:val="00B564A0"/>
    <w:rsid w:val="00B57542"/>
    <w:rsid w:val="00B601F7"/>
    <w:rsid w:val="00B61051"/>
    <w:rsid w:val="00B61739"/>
    <w:rsid w:val="00B712B4"/>
    <w:rsid w:val="00B74DCF"/>
    <w:rsid w:val="00B80725"/>
    <w:rsid w:val="00B82914"/>
    <w:rsid w:val="00B8303D"/>
    <w:rsid w:val="00B8537B"/>
    <w:rsid w:val="00B864B4"/>
    <w:rsid w:val="00B866F2"/>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36E0"/>
    <w:rsid w:val="00BC6C4E"/>
    <w:rsid w:val="00BD0545"/>
    <w:rsid w:val="00BD0EDC"/>
    <w:rsid w:val="00BD0F09"/>
    <w:rsid w:val="00BD3867"/>
    <w:rsid w:val="00BD3D9B"/>
    <w:rsid w:val="00BD4530"/>
    <w:rsid w:val="00BD4A50"/>
    <w:rsid w:val="00BD545C"/>
    <w:rsid w:val="00BE1D4E"/>
    <w:rsid w:val="00BE3684"/>
    <w:rsid w:val="00BE4AE2"/>
    <w:rsid w:val="00BE5033"/>
    <w:rsid w:val="00BE505C"/>
    <w:rsid w:val="00BF0E48"/>
    <w:rsid w:val="00BF4655"/>
    <w:rsid w:val="00C02537"/>
    <w:rsid w:val="00C059A2"/>
    <w:rsid w:val="00C07C85"/>
    <w:rsid w:val="00C07FE1"/>
    <w:rsid w:val="00C1005B"/>
    <w:rsid w:val="00C10D38"/>
    <w:rsid w:val="00C13260"/>
    <w:rsid w:val="00C13446"/>
    <w:rsid w:val="00C15100"/>
    <w:rsid w:val="00C15EE6"/>
    <w:rsid w:val="00C1728E"/>
    <w:rsid w:val="00C27F6D"/>
    <w:rsid w:val="00C31D54"/>
    <w:rsid w:val="00C33816"/>
    <w:rsid w:val="00C34C4F"/>
    <w:rsid w:val="00C353A7"/>
    <w:rsid w:val="00C40720"/>
    <w:rsid w:val="00C40F85"/>
    <w:rsid w:val="00C422FB"/>
    <w:rsid w:val="00C42FB2"/>
    <w:rsid w:val="00C45B98"/>
    <w:rsid w:val="00C46318"/>
    <w:rsid w:val="00C4762D"/>
    <w:rsid w:val="00C50E8D"/>
    <w:rsid w:val="00C519E9"/>
    <w:rsid w:val="00C544E8"/>
    <w:rsid w:val="00C57528"/>
    <w:rsid w:val="00C60E7A"/>
    <w:rsid w:val="00C65213"/>
    <w:rsid w:val="00C7164C"/>
    <w:rsid w:val="00C720AD"/>
    <w:rsid w:val="00C758D8"/>
    <w:rsid w:val="00C810F6"/>
    <w:rsid w:val="00C813F5"/>
    <w:rsid w:val="00C83D2D"/>
    <w:rsid w:val="00C86C3D"/>
    <w:rsid w:val="00C90C0B"/>
    <w:rsid w:val="00C90F2D"/>
    <w:rsid w:val="00CA2254"/>
    <w:rsid w:val="00CA3215"/>
    <w:rsid w:val="00CA4645"/>
    <w:rsid w:val="00CA796B"/>
    <w:rsid w:val="00CB0F7F"/>
    <w:rsid w:val="00CB38B4"/>
    <w:rsid w:val="00CB3E99"/>
    <w:rsid w:val="00CD42E0"/>
    <w:rsid w:val="00CE2251"/>
    <w:rsid w:val="00CE4F7E"/>
    <w:rsid w:val="00CE5CF7"/>
    <w:rsid w:val="00CE5EB0"/>
    <w:rsid w:val="00CE716C"/>
    <w:rsid w:val="00CE7356"/>
    <w:rsid w:val="00CE75A3"/>
    <w:rsid w:val="00CF50F4"/>
    <w:rsid w:val="00CF748A"/>
    <w:rsid w:val="00D001CD"/>
    <w:rsid w:val="00D01511"/>
    <w:rsid w:val="00D0263B"/>
    <w:rsid w:val="00D039A2"/>
    <w:rsid w:val="00D0570C"/>
    <w:rsid w:val="00D063B5"/>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86AF7"/>
    <w:rsid w:val="00D91C17"/>
    <w:rsid w:val="00D92D48"/>
    <w:rsid w:val="00D93860"/>
    <w:rsid w:val="00D94A59"/>
    <w:rsid w:val="00D94EAA"/>
    <w:rsid w:val="00D97A6B"/>
    <w:rsid w:val="00DA249A"/>
    <w:rsid w:val="00DA364E"/>
    <w:rsid w:val="00DA3910"/>
    <w:rsid w:val="00DA3E2F"/>
    <w:rsid w:val="00DA5AD1"/>
    <w:rsid w:val="00DA5F82"/>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482E"/>
    <w:rsid w:val="00E17648"/>
    <w:rsid w:val="00E17D8A"/>
    <w:rsid w:val="00E20B4D"/>
    <w:rsid w:val="00E20BE8"/>
    <w:rsid w:val="00E21C72"/>
    <w:rsid w:val="00E21F10"/>
    <w:rsid w:val="00E235DA"/>
    <w:rsid w:val="00E23E99"/>
    <w:rsid w:val="00E30652"/>
    <w:rsid w:val="00E30E8B"/>
    <w:rsid w:val="00E32166"/>
    <w:rsid w:val="00E32B6D"/>
    <w:rsid w:val="00E36AC7"/>
    <w:rsid w:val="00E36D3A"/>
    <w:rsid w:val="00E4018E"/>
    <w:rsid w:val="00E41E77"/>
    <w:rsid w:val="00E445D4"/>
    <w:rsid w:val="00E47895"/>
    <w:rsid w:val="00E50A04"/>
    <w:rsid w:val="00E54AC7"/>
    <w:rsid w:val="00E564A5"/>
    <w:rsid w:val="00E565E2"/>
    <w:rsid w:val="00E673B4"/>
    <w:rsid w:val="00E71086"/>
    <w:rsid w:val="00E71D05"/>
    <w:rsid w:val="00E74B0E"/>
    <w:rsid w:val="00E766D9"/>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6F98"/>
    <w:rsid w:val="00EC2698"/>
    <w:rsid w:val="00EC2966"/>
    <w:rsid w:val="00EC5100"/>
    <w:rsid w:val="00EC6F7E"/>
    <w:rsid w:val="00EC7E62"/>
    <w:rsid w:val="00ED1D25"/>
    <w:rsid w:val="00ED4E53"/>
    <w:rsid w:val="00EE1EEB"/>
    <w:rsid w:val="00EE4414"/>
    <w:rsid w:val="00EE4DBF"/>
    <w:rsid w:val="00EE73A5"/>
    <w:rsid w:val="00EF0632"/>
    <w:rsid w:val="00EF19C8"/>
    <w:rsid w:val="00EF27E3"/>
    <w:rsid w:val="00EF3495"/>
    <w:rsid w:val="00EF43B4"/>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56DB"/>
    <w:rsid w:val="00F171A6"/>
    <w:rsid w:val="00F20147"/>
    <w:rsid w:val="00F203C3"/>
    <w:rsid w:val="00F20BA3"/>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5029E"/>
    <w:rsid w:val="00F51F1E"/>
    <w:rsid w:val="00F53938"/>
    <w:rsid w:val="00F55473"/>
    <w:rsid w:val="00F5679B"/>
    <w:rsid w:val="00F64884"/>
    <w:rsid w:val="00F648FC"/>
    <w:rsid w:val="00F675AA"/>
    <w:rsid w:val="00F715E5"/>
    <w:rsid w:val="00F73DA9"/>
    <w:rsid w:val="00F759D5"/>
    <w:rsid w:val="00F765B5"/>
    <w:rsid w:val="00F83489"/>
    <w:rsid w:val="00F842DF"/>
    <w:rsid w:val="00F86DA6"/>
    <w:rsid w:val="00F9590E"/>
    <w:rsid w:val="00F96362"/>
    <w:rsid w:val="00FA049A"/>
    <w:rsid w:val="00FA176F"/>
    <w:rsid w:val="00FA3782"/>
    <w:rsid w:val="00FA3D69"/>
    <w:rsid w:val="00FA5236"/>
    <w:rsid w:val="00FA6167"/>
    <w:rsid w:val="00FA7FFA"/>
    <w:rsid w:val="00FB25D9"/>
    <w:rsid w:val="00FB2683"/>
    <w:rsid w:val="00FB2C54"/>
    <w:rsid w:val="00FC240E"/>
    <w:rsid w:val="00FC2819"/>
    <w:rsid w:val="00FC3C4B"/>
    <w:rsid w:val="00FC4BCE"/>
    <w:rsid w:val="00FC5631"/>
    <w:rsid w:val="00FC690D"/>
    <w:rsid w:val="00FD36DB"/>
    <w:rsid w:val="00FE06A0"/>
    <w:rsid w:val="00FE33F3"/>
    <w:rsid w:val="00FE35AE"/>
    <w:rsid w:val="00FE569A"/>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Rubrik1">
    <w:name w:val="heading 1"/>
    <w:basedOn w:val="Normal"/>
    <w:next w:val="Normal"/>
    <w:link w:val="Rubrik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Rubrik2">
    <w:name w:val="heading 2"/>
    <w:basedOn w:val="Rubrik1"/>
    <w:next w:val="Normal"/>
    <w:link w:val="Rubrik2Char"/>
    <w:unhideWhenUsed/>
    <w:qFormat/>
    <w:rsid w:val="00F30C50"/>
    <w:pPr>
      <w:numPr>
        <w:ilvl w:val="1"/>
      </w:numPr>
      <w:tabs>
        <w:tab w:val="clear" w:pos="0"/>
        <w:tab w:val="num" w:pos="227"/>
      </w:tabs>
      <w:ind w:left="57"/>
      <w:outlineLvl w:val="1"/>
    </w:pPr>
    <w:rPr>
      <w:sz w:val="24"/>
    </w:rPr>
  </w:style>
  <w:style w:type="paragraph" w:styleId="Rubrik3">
    <w:name w:val="heading 3"/>
    <w:basedOn w:val="Rubrik2"/>
    <w:next w:val="Normal"/>
    <w:link w:val="Rubrik3Char"/>
    <w:uiPriority w:val="9"/>
    <w:unhideWhenUsed/>
    <w:qFormat/>
    <w:rsid w:val="000D3503"/>
    <w:pPr>
      <w:numPr>
        <w:ilvl w:val="0"/>
        <w:numId w:val="0"/>
      </w:numPr>
      <w:ind w:left="720"/>
      <w:outlineLvl w:val="2"/>
    </w:pPr>
  </w:style>
  <w:style w:type="paragraph" w:styleId="Rubrik4">
    <w:name w:val="heading 4"/>
    <w:basedOn w:val="Normal"/>
    <w:next w:val="Normal"/>
    <w:link w:val="Rubrik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A23DDA"/>
    <w:pPr>
      <w:tabs>
        <w:tab w:val="center" w:pos="4536"/>
        <w:tab w:val="right" w:pos="9072"/>
      </w:tabs>
    </w:pPr>
  </w:style>
  <w:style w:type="character" w:customStyle="1" w:styleId="SidhuvudChar">
    <w:name w:val="Sidhuvud Char"/>
    <w:basedOn w:val="Standardstycketypsnitt"/>
    <w:link w:val="Sidhuvud"/>
    <w:uiPriority w:val="99"/>
    <w:rsid w:val="00A23DDA"/>
    <w:rPr>
      <w:lang w:val="en-GB"/>
    </w:rPr>
  </w:style>
  <w:style w:type="paragraph" w:styleId="Sidfot">
    <w:name w:val="footer"/>
    <w:basedOn w:val="Normal"/>
    <w:link w:val="SidfotChar"/>
    <w:uiPriority w:val="99"/>
    <w:unhideWhenUsed/>
    <w:rsid w:val="00A23DDA"/>
    <w:pPr>
      <w:tabs>
        <w:tab w:val="center" w:pos="4536"/>
        <w:tab w:val="right" w:pos="9072"/>
      </w:tabs>
    </w:pPr>
  </w:style>
  <w:style w:type="character" w:customStyle="1" w:styleId="SidfotChar">
    <w:name w:val="Sidfot Char"/>
    <w:basedOn w:val="Standardstycketypsnitt"/>
    <w:link w:val="Sidfot"/>
    <w:uiPriority w:val="99"/>
    <w:rsid w:val="00A23DDA"/>
    <w:rPr>
      <w:lang w:val="en-GB"/>
    </w:rPr>
  </w:style>
  <w:style w:type="paragraph" w:styleId="Bubbeltext">
    <w:name w:val="Balloon Text"/>
    <w:basedOn w:val="Normal"/>
    <w:link w:val="BubbeltextChar"/>
    <w:uiPriority w:val="99"/>
    <w:semiHidden/>
    <w:unhideWhenUsed/>
    <w:rsid w:val="00A23DDA"/>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A23DDA"/>
    <w:rPr>
      <w:rFonts w:ascii="Lucida Grande" w:hAnsi="Lucida Grande" w:cs="Lucida Grande"/>
      <w:sz w:val="18"/>
      <w:szCs w:val="18"/>
      <w:lang w:val="en-GB"/>
    </w:rPr>
  </w:style>
  <w:style w:type="paragraph" w:styleId="Innehll1">
    <w:name w:val="toc 1"/>
    <w:basedOn w:val="Normal"/>
    <w:next w:val="Normal"/>
    <w:autoRedefine/>
    <w:uiPriority w:val="39"/>
    <w:unhideWhenUsed/>
    <w:rsid w:val="009B3B05"/>
    <w:pPr>
      <w:spacing w:before="120"/>
    </w:pPr>
    <w:rPr>
      <w:b/>
    </w:rPr>
  </w:style>
  <w:style w:type="paragraph" w:styleId="Innehll2">
    <w:name w:val="toc 2"/>
    <w:basedOn w:val="Normal"/>
    <w:next w:val="Normal"/>
    <w:autoRedefine/>
    <w:uiPriority w:val="39"/>
    <w:unhideWhenUsed/>
    <w:rsid w:val="009B3B05"/>
    <w:pPr>
      <w:ind w:left="240"/>
    </w:pPr>
    <w:rPr>
      <w:b/>
      <w:sz w:val="22"/>
      <w:szCs w:val="22"/>
    </w:rPr>
  </w:style>
  <w:style w:type="paragraph" w:styleId="Innehll3">
    <w:name w:val="toc 3"/>
    <w:basedOn w:val="Normal"/>
    <w:next w:val="Normal"/>
    <w:autoRedefine/>
    <w:uiPriority w:val="39"/>
    <w:unhideWhenUsed/>
    <w:rsid w:val="009B3B05"/>
    <w:pPr>
      <w:ind w:left="480"/>
    </w:pPr>
    <w:rPr>
      <w:sz w:val="22"/>
      <w:szCs w:val="22"/>
    </w:rPr>
  </w:style>
  <w:style w:type="paragraph" w:styleId="Innehll4">
    <w:name w:val="toc 4"/>
    <w:basedOn w:val="Normal"/>
    <w:next w:val="Normal"/>
    <w:autoRedefine/>
    <w:uiPriority w:val="39"/>
    <w:unhideWhenUsed/>
    <w:rsid w:val="009B3B05"/>
    <w:pPr>
      <w:ind w:left="720"/>
    </w:pPr>
    <w:rPr>
      <w:sz w:val="20"/>
      <w:szCs w:val="20"/>
    </w:rPr>
  </w:style>
  <w:style w:type="paragraph" w:styleId="Innehll5">
    <w:name w:val="toc 5"/>
    <w:basedOn w:val="Normal"/>
    <w:next w:val="Normal"/>
    <w:autoRedefine/>
    <w:uiPriority w:val="39"/>
    <w:unhideWhenUsed/>
    <w:rsid w:val="009B3B05"/>
    <w:pPr>
      <w:ind w:left="960"/>
    </w:pPr>
    <w:rPr>
      <w:sz w:val="20"/>
      <w:szCs w:val="20"/>
    </w:rPr>
  </w:style>
  <w:style w:type="paragraph" w:styleId="Innehll6">
    <w:name w:val="toc 6"/>
    <w:basedOn w:val="Normal"/>
    <w:next w:val="Normal"/>
    <w:autoRedefine/>
    <w:uiPriority w:val="39"/>
    <w:unhideWhenUsed/>
    <w:rsid w:val="009B3B05"/>
    <w:pPr>
      <w:ind w:left="1200"/>
    </w:pPr>
    <w:rPr>
      <w:sz w:val="20"/>
      <w:szCs w:val="20"/>
    </w:rPr>
  </w:style>
  <w:style w:type="paragraph" w:styleId="Innehll7">
    <w:name w:val="toc 7"/>
    <w:basedOn w:val="Normal"/>
    <w:next w:val="Normal"/>
    <w:autoRedefine/>
    <w:uiPriority w:val="39"/>
    <w:unhideWhenUsed/>
    <w:rsid w:val="009B3B05"/>
    <w:pPr>
      <w:ind w:left="1440"/>
    </w:pPr>
    <w:rPr>
      <w:sz w:val="20"/>
      <w:szCs w:val="20"/>
    </w:rPr>
  </w:style>
  <w:style w:type="paragraph" w:styleId="Innehll8">
    <w:name w:val="toc 8"/>
    <w:basedOn w:val="Normal"/>
    <w:next w:val="Normal"/>
    <w:autoRedefine/>
    <w:uiPriority w:val="39"/>
    <w:unhideWhenUsed/>
    <w:rsid w:val="009B3B05"/>
    <w:pPr>
      <w:ind w:left="1680"/>
    </w:pPr>
    <w:rPr>
      <w:sz w:val="20"/>
      <w:szCs w:val="20"/>
    </w:rPr>
  </w:style>
  <w:style w:type="paragraph" w:styleId="Innehll9">
    <w:name w:val="toc 9"/>
    <w:basedOn w:val="Normal"/>
    <w:next w:val="Normal"/>
    <w:autoRedefine/>
    <w:uiPriority w:val="39"/>
    <w:unhideWhenUsed/>
    <w:rsid w:val="009B3B05"/>
    <w:pPr>
      <w:ind w:left="1920"/>
    </w:pPr>
    <w:rPr>
      <w:sz w:val="20"/>
      <w:szCs w:val="20"/>
    </w:rPr>
  </w:style>
  <w:style w:type="paragraph" w:styleId="Liststycke">
    <w:name w:val="List Paragraph"/>
    <w:basedOn w:val="Normal"/>
    <w:qFormat/>
    <w:rsid w:val="003850B5"/>
    <w:pPr>
      <w:ind w:left="720"/>
      <w:contextualSpacing/>
    </w:pPr>
  </w:style>
  <w:style w:type="character" w:customStyle="1" w:styleId="Rubrik1Char">
    <w:name w:val="Rubrik 1 Char"/>
    <w:basedOn w:val="Standardstycketypsnitt"/>
    <w:link w:val="Rubrik1"/>
    <w:uiPriority w:val="9"/>
    <w:rsid w:val="00666F9E"/>
    <w:rPr>
      <w:rFonts w:ascii="Verdana" w:eastAsiaTheme="majorEastAsia" w:hAnsi="Verdana" w:cstheme="majorBidi"/>
      <w:b/>
      <w:bCs/>
      <w:sz w:val="28"/>
      <w:szCs w:val="28"/>
      <w:lang w:val="en-GB"/>
    </w:rPr>
  </w:style>
  <w:style w:type="paragraph" w:styleId="Innehllsfrteckningsrubrik">
    <w:name w:val="TOC Heading"/>
    <w:basedOn w:val="Rubrik1"/>
    <w:next w:val="Normal"/>
    <w:uiPriority w:val="39"/>
    <w:unhideWhenUsed/>
    <w:qFormat/>
    <w:rsid w:val="00F759D5"/>
    <w:pPr>
      <w:outlineLvl w:val="9"/>
    </w:pPr>
    <w:rPr>
      <w:color w:val="365F91" w:themeColor="accent1" w:themeShade="BF"/>
      <w:lang w:val="sv-SE"/>
    </w:rPr>
  </w:style>
  <w:style w:type="character" w:styleId="Hyperlnk">
    <w:name w:val="Hyperlink"/>
    <w:basedOn w:val="Standardstycketypsnitt"/>
    <w:unhideWhenUsed/>
    <w:rsid w:val="00D97A6B"/>
    <w:rPr>
      <w:color w:val="0000FF" w:themeColor="hyperlink"/>
      <w:u w:val="single"/>
    </w:rPr>
  </w:style>
  <w:style w:type="character" w:styleId="Sidnummer">
    <w:name w:val="page number"/>
    <w:basedOn w:val="Standardstycketypsnitt"/>
    <w:uiPriority w:val="99"/>
    <w:semiHidden/>
    <w:unhideWhenUsed/>
    <w:rsid w:val="00A2272C"/>
  </w:style>
  <w:style w:type="character" w:customStyle="1" w:styleId="Rubrik2Char">
    <w:name w:val="Rubrik 2 Char"/>
    <w:basedOn w:val="Standardstycketypsnitt"/>
    <w:link w:val="Rubrik2"/>
    <w:uiPriority w:val="9"/>
    <w:rsid w:val="00F30C50"/>
    <w:rPr>
      <w:rFonts w:ascii="Verdana" w:eastAsiaTheme="majorEastAsia" w:hAnsi="Verdana" w:cstheme="majorBidi"/>
      <w:b/>
      <w:bCs/>
      <w:szCs w:val="28"/>
      <w:lang w:val="en-GB"/>
    </w:rPr>
  </w:style>
  <w:style w:type="character" w:styleId="Starkbetoning">
    <w:name w:val="Intense Emphasis"/>
    <w:basedOn w:val="Standardstycketypsnitt"/>
    <w:uiPriority w:val="21"/>
    <w:qFormat/>
    <w:rsid w:val="004B325D"/>
    <w:rPr>
      <w:b/>
      <w:bCs/>
      <w:i/>
      <w:iCs/>
      <w:color w:val="4F81BD" w:themeColor="accent1"/>
    </w:rPr>
  </w:style>
  <w:style w:type="table" w:styleId="Tabellrutnt">
    <w:name w:val="Table Grid"/>
    <w:basedOn w:val="Normaltabel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toning2">
    <w:name w:val="Strong"/>
    <w:basedOn w:val="Standardstycketypsnitt"/>
    <w:uiPriority w:val="22"/>
    <w:qFormat/>
    <w:rsid w:val="004B325D"/>
    <w:rPr>
      <w:b/>
      <w:bCs/>
    </w:rPr>
  </w:style>
  <w:style w:type="character" w:customStyle="1" w:styleId="Rubrik3Char">
    <w:name w:val="Rubrik 3 Char"/>
    <w:basedOn w:val="Standardstycketypsnitt"/>
    <w:link w:val="Rubrik3"/>
    <w:uiPriority w:val="9"/>
    <w:rsid w:val="000D3503"/>
    <w:rPr>
      <w:rFonts w:ascii="Verdana" w:eastAsiaTheme="majorEastAsia" w:hAnsi="Verdana" w:cstheme="majorBidi"/>
      <w:b/>
      <w:bCs/>
      <w:szCs w:val="28"/>
      <w:lang w:val="en-GB"/>
    </w:rPr>
  </w:style>
  <w:style w:type="paragraph" w:styleId="Fotnotstext">
    <w:name w:val="footnote text"/>
    <w:basedOn w:val="Normal"/>
    <w:link w:val="FotnotstextChar"/>
    <w:unhideWhenUsed/>
    <w:rsid w:val="00044834"/>
    <w:pPr>
      <w:spacing w:beforeAutospacing="1" w:afterAutospacing="1"/>
    </w:pPr>
    <w:rPr>
      <w:rFonts w:ascii="Times New Roman" w:hAnsi="Times New Roman" w:cs="Times New Roman"/>
      <w:lang w:eastAsia="nb-NO"/>
    </w:rPr>
  </w:style>
  <w:style w:type="character" w:customStyle="1" w:styleId="FotnotstextChar">
    <w:name w:val="Fotnotstext Char"/>
    <w:basedOn w:val="Standardstycketypsnitt"/>
    <w:link w:val="Fotnotstext"/>
    <w:uiPriority w:val="99"/>
    <w:rsid w:val="00044834"/>
    <w:rPr>
      <w:rFonts w:ascii="Times New Roman" w:hAnsi="Times New Roman" w:cs="Times New Roman"/>
      <w:lang w:val="en-GB" w:eastAsia="nb-NO"/>
    </w:rPr>
  </w:style>
  <w:style w:type="character" w:styleId="Fotnotsreferens">
    <w:name w:val="footnote reference"/>
    <w:basedOn w:val="Standardstycketypsnitt"/>
    <w:uiPriority w:val="99"/>
    <w:unhideWhenUsed/>
    <w:rsid w:val="00044834"/>
    <w:rPr>
      <w:vertAlign w:val="superscript"/>
    </w:rPr>
  </w:style>
  <w:style w:type="character" w:customStyle="1" w:styleId="Rubrik4Char">
    <w:name w:val="Rubrik 4 Char"/>
    <w:basedOn w:val="Standardstycketypsnitt"/>
    <w:link w:val="Rubrik4"/>
    <w:uiPriority w:val="9"/>
    <w:rsid w:val="00044834"/>
    <w:rPr>
      <w:rFonts w:asciiTheme="majorHAnsi" w:eastAsiaTheme="majorEastAsia" w:hAnsiTheme="majorHAnsi" w:cstheme="majorBidi"/>
      <w:b/>
      <w:bCs/>
      <w:i/>
      <w:iCs/>
      <w:color w:val="4F81BD" w:themeColor="accent1"/>
      <w:lang w:val="en-GB" w:eastAsia="nb-NO"/>
    </w:rPr>
  </w:style>
  <w:style w:type="paragraph" w:styleId="Ingetavstnd">
    <w:name w:val="No Spacing"/>
    <w:uiPriority w:val="1"/>
    <w:qFormat/>
    <w:rsid w:val="00044834"/>
    <w:rPr>
      <w:sz w:val="22"/>
      <w:szCs w:val="22"/>
      <w:lang w:val="en-US" w:eastAsia="en-US"/>
    </w:rPr>
  </w:style>
  <w:style w:type="paragraph" w:styleId="Normalweb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Kommentarsreferens">
    <w:name w:val="annotation reference"/>
    <w:basedOn w:val="Standardstycketypsnitt"/>
    <w:uiPriority w:val="99"/>
    <w:semiHidden/>
    <w:unhideWhenUsed/>
    <w:rsid w:val="00D91C17"/>
    <w:rPr>
      <w:sz w:val="18"/>
      <w:szCs w:val="18"/>
    </w:rPr>
  </w:style>
  <w:style w:type="paragraph" w:styleId="Kommentarer">
    <w:name w:val="annotation text"/>
    <w:basedOn w:val="Normal"/>
    <w:link w:val="KommentarerChar"/>
    <w:uiPriority w:val="99"/>
    <w:semiHidden/>
    <w:unhideWhenUsed/>
    <w:rsid w:val="00D91C17"/>
  </w:style>
  <w:style w:type="character" w:customStyle="1" w:styleId="KommentarerChar">
    <w:name w:val="Kommentarer Char"/>
    <w:basedOn w:val="Standardstycketypsnitt"/>
    <w:link w:val="Kommentarer"/>
    <w:uiPriority w:val="99"/>
    <w:semiHidden/>
    <w:rsid w:val="00D91C17"/>
    <w:rPr>
      <w:lang w:val="en-GB"/>
    </w:rPr>
  </w:style>
  <w:style w:type="paragraph" w:styleId="Kommentarsmne">
    <w:name w:val="annotation subject"/>
    <w:basedOn w:val="Kommentarer"/>
    <w:next w:val="Kommentarer"/>
    <w:link w:val="KommentarsmneChar"/>
    <w:uiPriority w:val="99"/>
    <w:semiHidden/>
    <w:unhideWhenUsed/>
    <w:rsid w:val="00D91C17"/>
    <w:rPr>
      <w:b/>
      <w:bCs/>
      <w:sz w:val="20"/>
      <w:szCs w:val="20"/>
    </w:rPr>
  </w:style>
  <w:style w:type="character" w:customStyle="1" w:styleId="KommentarsmneChar">
    <w:name w:val="Kommentarsämne Char"/>
    <w:basedOn w:val="KommentarerChar"/>
    <w:link w:val="Kommentarsmne"/>
    <w:uiPriority w:val="99"/>
    <w:semiHidden/>
    <w:rsid w:val="00D91C17"/>
    <w:rPr>
      <w:b/>
      <w:bCs/>
      <w:sz w:val="20"/>
      <w:szCs w:val="20"/>
      <w:lang w:val="en-GB"/>
    </w:rPr>
  </w:style>
  <w:style w:type="paragraph" w:styleId="Beskrivning">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AnvndHyperlnk">
    <w:name w:val="FollowedHyperlink"/>
    <w:basedOn w:val="Standardstycketypsnitt"/>
    <w:uiPriority w:val="99"/>
    <w:semiHidden/>
    <w:unhideWhenUsed/>
    <w:rsid w:val="00F765B5"/>
    <w:rPr>
      <w:color w:val="800080" w:themeColor="followedHyperlink"/>
      <w:u w:val="single"/>
    </w:rPr>
  </w:style>
  <w:style w:type="character" w:styleId="HTML-kod">
    <w:name w:val="HTML Code"/>
    <w:basedOn w:val="Standardstycketypsnit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Rubrik1">
    <w:name w:val="heading 1"/>
    <w:basedOn w:val="Normal"/>
    <w:next w:val="Normal"/>
    <w:link w:val="Rubrik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Rubrik2">
    <w:name w:val="heading 2"/>
    <w:basedOn w:val="Rubrik1"/>
    <w:next w:val="Normal"/>
    <w:link w:val="Rubrik2Char"/>
    <w:unhideWhenUsed/>
    <w:qFormat/>
    <w:rsid w:val="00F30C50"/>
    <w:pPr>
      <w:numPr>
        <w:ilvl w:val="1"/>
      </w:numPr>
      <w:tabs>
        <w:tab w:val="clear" w:pos="0"/>
        <w:tab w:val="num" w:pos="227"/>
      </w:tabs>
      <w:ind w:left="57"/>
      <w:outlineLvl w:val="1"/>
    </w:pPr>
    <w:rPr>
      <w:sz w:val="24"/>
    </w:rPr>
  </w:style>
  <w:style w:type="paragraph" w:styleId="Rubrik3">
    <w:name w:val="heading 3"/>
    <w:basedOn w:val="Rubrik2"/>
    <w:next w:val="Normal"/>
    <w:link w:val="Rubrik3Char"/>
    <w:uiPriority w:val="9"/>
    <w:unhideWhenUsed/>
    <w:qFormat/>
    <w:rsid w:val="000D3503"/>
    <w:pPr>
      <w:numPr>
        <w:ilvl w:val="0"/>
        <w:numId w:val="0"/>
      </w:numPr>
      <w:ind w:left="720"/>
      <w:outlineLvl w:val="2"/>
    </w:pPr>
  </w:style>
  <w:style w:type="paragraph" w:styleId="Rubrik4">
    <w:name w:val="heading 4"/>
    <w:basedOn w:val="Normal"/>
    <w:next w:val="Normal"/>
    <w:link w:val="Rubrik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link w:val="SidhuvudChar"/>
    <w:uiPriority w:val="99"/>
    <w:unhideWhenUsed/>
    <w:rsid w:val="00A23DDA"/>
    <w:pPr>
      <w:tabs>
        <w:tab w:val="center" w:pos="4536"/>
        <w:tab w:val="right" w:pos="9072"/>
      </w:tabs>
    </w:pPr>
  </w:style>
  <w:style w:type="character" w:customStyle="1" w:styleId="SidhuvudChar">
    <w:name w:val="Sidhuvud Char"/>
    <w:basedOn w:val="Standardstycketypsnitt"/>
    <w:link w:val="Sidhuvud"/>
    <w:uiPriority w:val="99"/>
    <w:rsid w:val="00A23DDA"/>
    <w:rPr>
      <w:lang w:val="en-GB"/>
    </w:rPr>
  </w:style>
  <w:style w:type="paragraph" w:styleId="Sidfot">
    <w:name w:val="footer"/>
    <w:basedOn w:val="Normal"/>
    <w:link w:val="SidfotChar"/>
    <w:uiPriority w:val="99"/>
    <w:unhideWhenUsed/>
    <w:rsid w:val="00A23DDA"/>
    <w:pPr>
      <w:tabs>
        <w:tab w:val="center" w:pos="4536"/>
        <w:tab w:val="right" w:pos="9072"/>
      </w:tabs>
    </w:pPr>
  </w:style>
  <w:style w:type="character" w:customStyle="1" w:styleId="SidfotChar">
    <w:name w:val="Sidfot Char"/>
    <w:basedOn w:val="Standardstycketypsnitt"/>
    <w:link w:val="Sidfot"/>
    <w:uiPriority w:val="99"/>
    <w:rsid w:val="00A23DDA"/>
    <w:rPr>
      <w:lang w:val="en-GB"/>
    </w:rPr>
  </w:style>
  <w:style w:type="paragraph" w:styleId="Bubbeltext">
    <w:name w:val="Balloon Text"/>
    <w:basedOn w:val="Normal"/>
    <w:link w:val="BubbeltextChar"/>
    <w:uiPriority w:val="99"/>
    <w:semiHidden/>
    <w:unhideWhenUsed/>
    <w:rsid w:val="00A23DDA"/>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A23DDA"/>
    <w:rPr>
      <w:rFonts w:ascii="Lucida Grande" w:hAnsi="Lucida Grande" w:cs="Lucida Grande"/>
      <w:sz w:val="18"/>
      <w:szCs w:val="18"/>
      <w:lang w:val="en-GB"/>
    </w:rPr>
  </w:style>
  <w:style w:type="paragraph" w:styleId="Innehll1">
    <w:name w:val="toc 1"/>
    <w:basedOn w:val="Normal"/>
    <w:next w:val="Normal"/>
    <w:autoRedefine/>
    <w:uiPriority w:val="39"/>
    <w:unhideWhenUsed/>
    <w:rsid w:val="009B3B05"/>
    <w:pPr>
      <w:spacing w:before="120"/>
    </w:pPr>
    <w:rPr>
      <w:b/>
    </w:rPr>
  </w:style>
  <w:style w:type="paragraph" w:styleId="Innehll2">
    <w:name w:val="toc 2"/>
    <w:basedOn w:val="Normal"/>
    <w:next w:val="Normal"/>
    <w:autoRedefine/>
    <w:uiPriority w:val="39"/>
    <w:unhideWhenUsed/>
    <w:rsid w:val="009B3B05"/>
    <w:pPr>
      <w:ind w:left="240"/>
    </w:pPr>
    <w:rPr>
      <w:b/>
      <w:sz w:val="22"/>
      <w:szCs w:val="22"/>
    </w:rPr>
  </w:style>
  <w:style w:type="paragraph" w:styleId="Innehll3">
    <w:name w:val="toc 3"/>
    <w:basedOn w:val="Normal"/>
    <w:next w:val="Normal"/>
    <w:autoRedefine/>
    <w:uiPriority w:val="39"/>
    <w:unhideWhenUsed/>
    <w:rsid w:val="009B3B05"/>
    <w:pPr>
      <w:ind w:left="480"/>
    </w:pPr>
    <w:rPr>
      <w:sz w:val="22"/>
      <w:szCs w:val="22"/>
    </w:rPr>
  </w:style>
  <w:style w:type="paragraph" w:styleId="Innehll4">
    <w:name w:val="toc 4"/>
    <w:basedOn w:val="Normal"/>
    <w:next w:val="Normal"/>
    <w:autoRedefine/>
    <w:uiPriority w:val="39"/>
    <w:unhideWhenUsed/>
    <w:rsid w:val="009B3B05"/>
    <w:pPr>
      <w:ind w:left="720"/>
    </w:pPr>
    <w:rPr>
      <w:sz w:val="20"/>
      <w:szCs w:val="20"/>
    </w:rPr>
  </w:style>
  <w:style w:type="paragraph" w:styleId="Innehll5">
    <w:name w:val="toc 5"/>
    <w:basedOn w:val="Normal"/>
    <w:next w:val="Normal"/>
    <w:autoRedefine/>
    <w:uiPriority w:val="39"/>
    <w:unhideWhenUsed/>
    <w:rsid w:val="009B3B05"/>
    <w:pPr>
      <w:ind w:left="960"/>
    </w:pPr>
    <w:rPr>
      <w:sz w:val="20"/>
      <w:szCs w:val="20"/>
    </w:rPr>
  </w:style>
  <w:style w:type="paragraph" w:styleId="Innehll6">
    <w:name w:val="toc 6"/>
    <w:basedOn w:val="Normal"/>
    <w:next w:val="Normal"/>
    <w:autoRedefine/>
    <w:uiPriority w:val="39"/>
    <w:unhideWhenUsed/>
    <w:rsid w:val="009B3B05"/>
    <w:pPr>
      <w:ind w:left="1200"/>
    </w:pPr>
    <w:rPr>
      <w:sz w:val="20"/>
      <w:szCs w:val="20"/>
    </w:rPr>
  </w:style>
  <w:style w:type="paragraph" w:styleId="Innehll7">
    <w:name w:val="toc 7"/>
    <w:basedOn w:val="Normal"/>
    <w:next w:val="Normal"/>
    <w:autoRedefine/>
    <w:uiPriority w:val="39"/>
    <w:unhideWhenUsed/>
    <w:rsid w:val="009B3B05"/>
    <w:pPr>
      <w:ind w:left="1440"/>
    </w:pPr>
    <w:rPr>
      <w:sz w:val="20"/>
      <w:szCs w:val="20"/>
    </w:rPr>
  </w:style>
  <w:style w:type="paragraph" w:styleId="Innehll8">
    <w:name w:val="toc 8"/>
    <w:basedOn w:val="Normal"/>
    <w:next w:val="Normal"/>
    <w:autoRedefine/>
    <w:uiPriority w:val="39"/>
    <w:unhideWhenUsed/>
    <w:rsid w:val="009B3B05"/>
    <w:pPr>
      <w:ind w:left="1680"/>
    </w:pPr>
    <w:rPr>
      <w:sz w:val="20"/>
      <w:szCs w:val="20"/>
    </w:rPr>
  </w:style>
  <w:style w:type="paragraph" w:styleId="Innehll9">
    <w:name w:val="toc 9"/>
    <w:basedOn w:val="Normal"/>
    <w:next w:val="Normal"/>
    <w:autoRedefine/>
    <w:uiPriority w:val="39"/>
    <w:unhideWhenUsed/>
    <w:rsid w:val="009B3B05"/>
    <w:pPr>
      <w:ind w:left="1920"/>
    </w:pPr>
    <w:rPr>
      <w:sz w:val="20"/>
      <w:szCs w:val="20"/>
    </w:rPr>
  </w:style>
  <w:style w:type="paragraph" w:styleId="Liststycke">
    <w:name w:val="List Paragraph"/>
    <w:basedOn w:val="Normal"/>
    <w:qFormat/>
    <w:rsid w:val="003850B5"/>
    <w:pPr>
      <w:ind w:left="720"/>
      <w:contextualSpacing/>
    </w:pPr>
  </w:style>
  <w:style w:type="character" w:customStyle="1" w:styleId="Rubrik1Char">
    <w:name w:val="Rubrik 1 Char"/>
    <w:basedOn w:val="Standardstycketypsnitt"/>
    <w:link w:val="Rubrik1"/>
    <w:uiPriority w:val="9"/>
    <w:rsid w:val="00666F9E"/>
    <w:rPr>
      <w:rFonts w:ascii="Verdana" w:eastAsiaTheme="majorEastAsia" w:hAnsi="Verdana" w:cstheme="majorBidi"/>
      <w:b/>
      <w:bCs/>
      <w:sz w:val="28"/>
      <w:szCs w:val="28"/>
      <w:lang w:val="en-GB"/>
    </w:rPr>
  </w:style>
  <w:style w:type="paragraph" w:styleId="Innehllsfrteckningsrubrik">
    <w:name w:val="TOC Heading"/>
    <w:basedOn w:val="Rubrik1"/>
    <w:next w:val="Normal"/>
    <w:uiPriority w:val="39"/>
    <w:unhideWhenUsed/>
    <w:qFormat/>
    <w:rsid w:val="00F759D5"/>
    <w:pPr>
      <w:outlineLvl w:val="9"/>
    </w:pPr>
    <w:rPr>
      <w:color w:val="365F91" w:themeColor="accent1" w:themeShade="BF"/>
      <w:lang w:val="sv-SE"/>
    </w:rPr>
  </w:style>
  <w:style w:type="character" w:styleId="Hyperlnk">
    <w:name w:val="Hyperlink"/>
    <w:basedOn w:val="Standardstycketypsnitt"/>
    <w:unhideWhenUsed/>
    <w:rsid w:val="00D97A6B"/>
    <w:rPr>
      <w:color w:val="0000FF" w:themeColor="hyperlink"/>
      <w:u w:val="single"/>
    </w:rPr>
  </w:style>
  <w:style w:type="character" w:styleId="Sidnummer">
    <w:name w:val="page number"/>
    <w:basedOn w:val="Standardstycketypsnitt"/>
    <w:uiPriority w:val="99"/>
    <w:semiHidden/>
    <w:unhideWhenUsed/>
    <w:rsid w:val="00A2272C"/>
  </w:style>
  <w:style w:type="character" w:customStyle="1" w:styleId="Rubrik2Char">
    <w:name w:val="Rubrik 2 Char"/>
    <w:basedOn w:val="Standardstycketypsnitt"/>
    <w:link w:val="Rubrik2"/>
    <w:uiPriority w:val="9"/>
    <w:rsid w:val="00F30C50"/>
    <w:rPr>
      <w:rFonts w:ascii="Verdana" w:eastAsiaTheme="majorEastAsia" w:hAnsi="Verdana" w:cstheme="majorBidi"/>
      <w:b/>
      <w:bCs/>
      <w:szCs w:val="28"/>
      <w:lang w:val="en-GB"/>
    </w:rPr>
  </w:style>
  <w:style w:type="character" w:styleId="Starkbetoning">
    <w:name w:val="Intense Emphasis"/>
    <w:basedOn w:val="Standardstycketypsnitt"/>
    <w:uiPriority w:val="21"/>
    <w:qFormat/>
    <w:rsid w:val="004B325D"/>
    <w:rPr>
      <w:b/>
      <w:bCs/>
      <w:i/>
      <w:iCs/>
      <w:color w:val="4F81BD" w:themeColor="accent1"/>
    </w:rPr>
  </w:style>
  <w:style w:type="table" w:styleId="Tabellrutnt">
    <w:name w:val="Table Grid"/>
    <w:basedOn w:val="Normaltabel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etoning2">
    <w:name w:val="Strong"/>
    <w:basedOn w:val="Standardstycketypsnitt"/>
    <w:uiPriority w:val="22"/>
    <w:qFormat/>
    <w:rsid w:val="004B325D"/>
    <w:rPr>
      <w:b/>
      <w:bCs/>
    </w:rPr>
  </w:style>
  <w:style w:type="character" w:customStyle="1" w:styleId="Rubrik3Char">
    <w:name w:val="Rubrik 3 Char"/>
    <w:basedOn w:val="Standardstycketypsnitt"/>
    <w:link w:val="Rubrik3"/>
    <w:uiPriority w:val="9"/>
    <w:rsid w:val="000D3503"/>
    <w:rPr>
      <w:rFonts w:ascii="Verdana" w:eastAsiaTheme="majorEastAsia" w:hAnsi="Verdana" w:cstheme="majorBidi"/>
      <w:b/>
      <w:bCs/>
      <w:szCs w:val="28"/>
      <w:lang w:val="en-GB"/>
    </w:rPr>
  </w:style>
  <w:style w:type="paragraph" w:styleId="Fotnotstext">
    <w:name w:val="footnote text"/>
    <w:basedOn w:val="Normal"/>
    <w:link w:val="FotnotstextChar"/>
    <w:unhideWhenUsed/>
    <w:rsid w:val="00044834"/>
    <w:pPr>
      <w:spacing w:beforeAutospacing="1" w:afterAutospacing="1"/>
    </w:pPr>
    <w:rPr>
      <w:rFonts w:ascii="Times New Roman" w:hAnsi="Times New Roman" w:cs="Times New Roman"/>
      <w:lang w:eastAsia="nb-NO"/>
    </w:rPr>
  </w:style>
  <w:style w:type="character" w:customStyle="1" w:styleId="FotnotstextChar">
    <w:name w:val="Fotnotstext Char"/>
    <w:basedOn w:val="Standardstycketypsnitt"/>
    <w:link w:val="Fotnotstext"/>
    <w:uiPriority w:val="99"/>
    <w:rsid w:val="00044834"/>
    <w:rPr>
      <w:rFonts w:ascii="Times New Roman" w:hAnsi="Times New Roman" w:cs="Times New Roman"/>
      <w:lang w:val="en-GB" w:eastAsia="nb-NO"/>
    </w:rPr>
  </w:style>
  <w:style w:type="character" w:styleId="Fotnotsreferens">
    <w:name w:val="footnote reference"/>
    <w:basedOn w:val="Standardstycketypsnitt"/>
    <w:uiPriority w:val="99"/>
    <w:unhideWhenUsed/>
    <w:rsid w:val="00044834"/>
    <w:rPr>
      <w:vertAlign w:val="superscript"/>
    </w:rPr>
  </w:style>
  <w:style w:type="character" w:customStyle="1" w:styleId="Rubrik4Char">
    <w:name w:val="Rubrik 4 Char"/>
    <w:basedOn w:val="Standardstycketypsnitt"/>
    <w:link w:val="Rubrik4"/>
    <w:uiPriority w:val="9"/>
    <w:rsid w:val="00044834"/>
    <w:rPr>
      <w:rFonts w:asciiTheme="majorHAnsi" w:eastAsiaTheme="majorEastAsia" w:hAnsiTheme="majorHAnsi" w:cstheme="majorBidi"/>
      <w:b/>
      <w:bCs/>
      <w:i/>
      <w:iCs/>
      <w:color w:val="4F81BD" w:themeColor="accent1"/>
      <w:lang w:val="en-GB" w:eastAsia="nb-NO"/>
    </w:rPr>
  </w:style>
  <w:style w:type="paragraph" w:styleId="Ingetavstnd">
    <w:name w:val="No Spacing"/>
    <w:uiPriority w:val="1"/>
    <w:qFormat/>
    <w:rsid w:val="00044834"/>
    <w:rPr>
      <w:sz w:val="22"/>
      <w:szCs w:val="22"/>
      <w:lang w:val="en-US" w:eastAsia="en-US"/>
    </w:rPr>
  </w:style>
  <w:style w:type="paragraph" w:styleId="Normalweb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Kommentarsreferens">
    <w:name w:val="annotation reference"/>
    <w:basedOn w:val="Standardstycketypsnitt"/>
    <w:uiPriority w:val="99"/>
    <w:semiHidden/>
    <w:unhideWhenUsed/>
    <w:rsid w:val="00D91C17"/>
    <w:rPr>
      <w:sz w:val="18"/>
      <w:szCs w:val="18"/>
    </w:rPr>
  </w:style>
  <w:style w:type="paragraph" w:styleId="Kommentarer">
    <w:name w:val="annotation text"/>
    <w:basedOn w:val="Normal"/>
    <w:link w:val="KommentarerChar"/>
    <w:uiPriority w:val="99"/>
    <w:semiHidden/>
    <w:unhideWhenUsed/>
    <w:rsid w:val="00D91C17"/>
  </w:style>
  <w:style w:type="character" w:customStyle="1" w:styleId="KommentarerChar">
    <w:name w:val="Kommentarer Char"/>
    <w:basedOn w:val="Standardstycketypsnitt"/>
    <w:link w:val="Kommentarer"/>
    <w:uiPriority w:val="99"/>
    <w:semiHidden/>
    <w:rsid w:val="00D91C17"/>
    <w:rPr>
      <w:lang w:val="en-GB"/>
    </w:rPr>
  </w:style>
  <w:style w:type="paragraph" w:styleId="Kommentarsmne">
    <w:name w:val="annotation subject"/>
    <w:basedOn w:val="Kommentarer"/>
    <w:next w:val="Kommentarer"/>
    <w:link w:val="KommentarsmneChar"/>
    <w:uiPriority w:val="99"/>
    <w:semiHidden/>
    <w:unhideWhenUsed/>
    <w:rsid w:val="00D91C17"/>
    <w:rPr>
      <w:b/>
      <w:bCs/>
      <w:sz w:val="20"/>
      <w:szCs w:val="20"/>
    </w:rPr>
  </w:style>
  <w:style w:type="character" w:customStyle="1" w:styleId="KommentarsmneChar">
    <w:name w:val="Kommentarsämne Char"/>
    <w:basedOn w:val="KommentarerChar"/>
    <w:link w:val="Kommentarsmne"/>
    <w:uiPriority w:val="99"/>
    <w:semiHidden/>
    <w:rsid w:val="00D91C17"/>
    <w:rPr>
      <w:b/>
      <w:bCs/>
      <w:sz w:val="20"/>
      <w:szCs w:val="20"/>
      <w:lang w:val="en-GB"/>
    </w:rPr>
  </w:style>
  <w:style w:type="paragraph" w:styleId="Beskrivning">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AnvndHyperlnk">
    <w:name w:val="FollowedHyperlink"/>
    <w:basedOn w:val="Standardstycketypsnitt"/>
    <w:uiPriority w:val="99"/>
    <w:semiHidden/>
    <w:unhideWhenUsed/>
    <w:rsid w:val="00F765B5"/>
    <w:rPr>
      <w:color w:val="800080" w:themeColor="followedHyperlink"/>
      <w:u w:val="single"/>
    </w:rPr>
  </w:style>
  <w:style w:type="character" w:styleId="HTML-kod">
    <w:name w:val="HTML Code"/>
    <w:basedOn w:val="Standardstycketypsnit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trac.clarin.eu/wiki/DASISH/SpecificationDocument?version=14" TargetMode="External"/><Relationship Id="rId2" Type="http://schemas.openxmlformats.org/officeDocument/2006/relationships/hyperlink" Target="mailto:wiredmarker@bits.cc"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nfo.jkn.com/firefox.htm" TargetMode="External"/><Relationship Id="rId16" Type="http://schemas.openxmlformats.org/officeDocument/2006/relationships/hyperlink" Target="http://www.keeppy.com/" TargetMode="External"/><Relationship Id="rId17" Type="http://schemas.openxmlformats.org/officeDocument/2006/relationships/hyperlink" Target="http://loomp.org/index.php/home.html" TargetMode="External"/><Relationship Id="rId18" Type="http://schemas.openxmlformats.org/officeDocument/2006/relationships/hyperlink" Target="http://markitup.jaysalvat.com/home/" TargetMode="External"/><Relationship Id="rId19" Type="http://schemas.openxmlformats.org/officeDocument/2006/relationships/hyperlink" Target="http://www.notateit.com/" TargetMode="External"/><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hyperlink" Target="http://kb.mozillazine.org/Profile_folder_-_Firefox" TargetMode="External"/><Relationship Id="rId54" Type="http://schemas.openxmlformats.org/officeDocument/2006/relationships/footer" Target="footer4.xml"/><Relationship Id="rId55" Type="http://schemas.openxmlformats.org/officeDocument/2006/relationships/header" Target="header3.xml"/><Relationship Id="rId56" Type="http://schemas.openxmlformats.org/officeDocument/2006/relationships/footer" Target="footer5.xml"/><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hyperlink" Target="https://github.com/DASISH/dwan-testing" TargetMode="External"/><Relationship Id="rId41" Type="http://schemas.openxmlformats.org/officeDocument/2006/relationships/hyperlink" Target="https://github.com/DASISH/dwanclientwiredmarker" TargetMode="External"/><Relationship Id="rId42" Type="http://schemas.openxmlformats.org/officeDocument/2006/relationships/hyperlink" Target="http://www.google.com/url?q=http%253a%252f%252fa.nnotate.com&amp;sa=d&amp;sntz=1&amp;usg=afqjcnhcw2xm4yrxjhigg5htglagckxmdw" TargetMode="External"/><Relationship Id="rId43" Type="http://schemas.openxmlformats.org/officeDocument/2006/relationships/hyperlink" Target="http://www.google.com/url?q=http%253a%252f%252fatlas.ti&amp;sa=d&amp;sntz=1&amp;usg=afqjcnezcxeb-0hvkhmotmxq23ju8syo1q" TargetMode="External"/><Relationship Id="rId44" Type="http://schemas.openxmlformats.org/officeDocument/2006/relationships/hyperlink" Target="http://www.youtube.com" TargetMode="External"/><Relationship Id="rId45" Type="http://schemas.openxmlformats.org/officeDocument/2006/relationships/hyperlink" Target="http://www.mozilla.org/en-US/firefox/new/" TargetMode="External"/><Relationship Id="rId46" Type="http://schemas.openxmlformats.org/officeDocument/2006/relationships/hyperlink" Target="https://lux17.mpi.nl/ds/webannotator-basic/" TargetMode="External"/><Relationship Id="rId47" Type="http://schemas.openxmlformats.org/officeDocument/2006/relationships/hyperlink" Target="https://lux17.mpi.nl/ds/webannotator-basic" TargetMode="External"/><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s://github.com/DASISH/dwan-client-wiredmarker/releases" TargetMode="External"/><Relationship Id="rId31" Type="http://schemas.openxmlformats.org/officeDocument/2006/relationships/hyperlink" Target="http://en.wikipedia.org/wiki/User_interface_markup_language" TargetMode="External"/><Relationship Id="rId32" Type="http://schemas.openxmlformats.org/officeDocument/2006/relationships/hyperlink" Target="http://en.wikipedia.org/wiki/Mozilla" TargetMode="External"/><Relationship Id="rId33" Type="http://schemas.openxmlformats.org/officeDocument/2006/relationships/hyperlink" Target="http://en.wikipedia.org/wiki/XML" TargetMode="External"/><Relationship Id="rId34" Type="http://schemas.openxmlformats.org/officeDocument/2006/relationships/hyperlink" Target="http://en.wikipedia.org/wiki/Graphical_user_interface" TargetMode="External"/><Relationship Id="rId35" Type="http://schemas.openxmlformats.org/officeDocument/2006/relationships/hyperlink" Target="http://en.wikipedia.org/wiki/Web_page" TargetMode="External"/><Relationship Id="rId36" Type="http://schemas.openxmlformats.org/officeDocument/2006/relationships/hyperlink" Target="http://www.wired-marker.org/en/index.html" TargetMode="External"/><Relationship Id="rId37" Type="http://schemas.openxmlformats.org/officeDocument/2006/relationships/hyperlink" Target="http://www.hyper-anchor.org/en/technical_format.html" TargetMode="External"/><Relationship Id="rId38" Type="http://schemas.openxmlformats.org/officeDocument/2006/relationships/hyperlink" Target="http://www.w3.org/TR/xptr-framework" TargetMode="External"/><Relationship Id="rId39" Type="http://schemas.openxmlformats.org/officeDocument/2006/relationships/hyperlink" Target="http://www.w3.org/standards/techs/xpointer" TargetMode="Externa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hyperlink" Target="http://xmlns.com/foaf/spec/" TargetMode="Externa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comments" Target="comments.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BC493B-580D-2E4F-A505-2C4220A4C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62</Pages>
  <Words>21832</Words>
  <Characters>115715</Characters>
  <Application>Microsoft Macintosh Word</Application>
  <DocSecurity>0</DocSecurity>
  <Lines>964</Lines>
  <Paragraphs>274</Paragraphs>
  <ScaleCrop>false</ScaleCrop>
  <Company>Göteborgs universitet</Company>
  <LinksUpToDate>false</LinksUpToDate>
  <CharactersWithSpaces>137273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SND</cp:lastModifiedBy>
  <cp:revision>247</cp:revision>
  <cp:lastPrinted>2014-10-10T11:37:00Z</cp:lastPrinted>
  <dcterms:created xsi:type="dcterms:W3CDTF">2014-10-06T11:37:00Z</dcterms:created>
  <dcterms:modified xsi:type="dcterms:W3CDTF">2014-10-13T10:36:00Z</dcterms:modified>
</cp:coreProperties>
</file>