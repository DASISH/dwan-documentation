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Cs w:val="22"/>
        </w:rPr>
      </w:pPr>
      <w:r w:rsidRPr="006904DC">
        <w:rPr>
          <w:rFonts w:ascii="Verdana" w:hAnsi="Verdana" w:cs="Arial"/>
          <w:szCs w:val="22"/>
        </w:rPr>
        <w:t>Contributing Partners and Editors:</w:t>
      </w:r>
      <w:r w:rsidR="00DC32DA" w:rsidRPr="006904DC">
        <w:rPr>
          <w:rFonts w:ascii="Verdana" w:hAnsi="Verdana" w:cs="Arial"/>
          <w:szCs w:val="22"/>
        </w:rPr>
        <w:t xml:space="preserve"> </w:t>
      </w:r>
      <w:r w:rsidR="00083EA7" w:rsidRPr="006904DC">
        <w:rPr>
          <w:rFonts w:ascii="Verdana" w:hAnsi="Verdana" w:cs="Arial"/>
          <w:szCs w:val="22"/>
        </w:rPr>
        <w:t xml:space="preserve">Valentina Ascuitti (KCL), </w:t>
      </w:r>
      <w:r w:rsidR="00DC32DA" w:rsidRPr="006904DC">
        <w:rPr>
          <w:rFonts w:ascii="Verdana" w:hAnsi="Verdana" w:cs="Arial"/>
          <w:szCs w:val="22"/>
        </w:rPr>
        <w:t xml:space="preserve">Daan Broeder (MPG-TLA), </w:t>
      </w:r>
      <w:r w:rsidRPr="006904DC">
        <w:rPr>
          <w:rFonts w:ascii="Verdana" w:hAnsi="Verdana" w:cs="Arial"/>
          <w:szCs w:val="22"/>
        </w:rPr>
        <w:t xml:space="preserve"> </w:t>
      </w:r>
      <w:r w:rsidR="00DC32DA" w:rsidRPr="006904DC">
        <w:rPr>
          <w:rFonts w:ascii="Verdana" w:hAnsi="Verdana" w:cs="Arial"/>
          <w:szCs w:val="22"/>
        </w:rPr>
        <w:t>Stuar</w:t>
      </w:r>
      <w:r w:rsidR="00083EA7" w:rsidRPr="006904DC">
        <w:rPr>
          <w:rFonts w:ascii="Verdana" w:hAnsi="Verdana" w:cs="Arial"/>
          <w:szCs w:val="22"/>
        </w:rPr>
        <w:t>t</w:t>
      </w:r>
      <w:r w:rsidR="00DC32DA" w:rsidRPr="006904DC">
        <w:rPr>
          <w:rFonts w:ascii="Verdana" w:hAnsi="Verdana" w:cs="Arial"/>
          <w:szCs w:val="22"/>
        </w:rPr>
        <w:t xml:space="preserve"> Dun</w:t>
      </w:r>
      <w:r w:rsidR="00083EA7" w:rsidRPr="006904DC">
        <w:rPr>
          <w:rFonts w:ascii="Verdana" w:hAnsi="Verdana" w:cs="Arial"/>
          <w:szCs w:val="22"/>
        </w:rPr>
        <w:t xml:space="preserve">n (KCL), </w:t>
      </w:r>
      <w:r w:rsidR="00DC32DA" w:rsidRPr="006904DC">
        <w:rPr>
          <w:rFonts w:ascii="Verdana" w:hAnsi="Verdana" w:cs="Arial"/>
          <w:szCs w:val="22"/>
        </w:rPr>
        <w:t xml:space="preserve"> </w:t>
      </w:r>
      <w:r w:rsidR="00083EA7" w:rsidRPr="006904DC">
        <w:rPr>
          <w:rFonts w:ascii="Verdana" w:hAnsi="Verdana" w:cs="Arial"/>
          <w:szCs w:val="22"/>
        </w:rPr>
        <w:t>Twan Goosen (MPG-</w:t>
      </w:r>
      <w:r w:rsidR="00DC32DA" w:rsidRPr="006904DC">
        <w:rPr>
          <w:rFonts w:ascii="Verdana" w:hAnsi="Verdana" w:cs="Arial"/>
          <w:szCs w:val="22"/>
        </w:rPr>
        <w:t xml:space="preserve">TLA), </w:t>
      </w:r>
      <w:r w:rsidR="00083EA7" w:rsidRPr="006904DC">
        <w:rPr>
          <w:rFonts w:ascii="Verdana" w:hAnsi="Verdana" w:cs="Arial"/>
          <w:szCs w:val="22"/>
        </w:rPr>
        <w:t xml:space="preserve">Indrek Jentson (University of Tartu), </w:t>
      </w:r>
      <w:r w:rsidR="00F73DA9" w:rsidRPr="006904DC">
        <w:rPr>
          <w:rFonts w:ascii="Verdana" w:hAnsi="Verdana" w:cs="Arial"/>
          <w:szCs w:val="22"/>
        </w:rPr>
        <w:t>Kees-Jan van de Looi (MPG</w:t>
      </w:r>
      <w:r w:rsidR="003C1A01" w:rsidRPr="006904DC">
        <w:rPr>
          <w:rFonts w:ascii="Verdana" w:hAnsi="Verdana" w:cs="Arial"/>
          <w:szCs w:val="22"/>
        </w:rPr>
        <w:t xml:space="preserve">-TLA), </w:t>
      </w:r>
      <w:r w:rsidR="00DC32DA" w:rsidRPr="006904DC">
        <w:rPr>
          <w:rFonts w:ascii="Verdana" w:hAnsi="Verdana" w:cs="Arial"/>
          <w:szCs w:val="22"/>
        </w:rPr>
        <w:t xml:space="preserve">Olof Olsson (UGOT), Stephanie Roth (UGOT), Olha Shkaravska  (MPG-TLA),  </w:t>
      </w:r>
      <w:r w:rsidR="00083EA7" w:rsidRPr="006904DC">
        <w:rPr>
          <w:rFonts w:ascii="Verdana" w:hAnsi="Verdana" w:cs="Arial"/>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color w:val="auto"/>
          <w:sz w:val="24"/>
          <w:szCs w:val="24"/>
          <w:lang w:val="en-GB"/>
        </w:rPr>
        <w:id w:val="1831790615"/>
        <w:docPartObj>
          <w:docPartGallery w:val="Table of Contents"/>
          <w:docPartUnique/>
        </w:docPartObj>
      </w:sdtPr>
      <w:sdtEndPr>
        <w:rPr>
          <w:rFonts w:ascii="Times" w:hAnsi="Times"/>
          <w:b w:val="0"/>
          <w:bCs w:val="0"/>
          <w:noProof/>
          <w:sz w:val="22"/>
        </w:rPr>
      </w:sdtEndPr>
      <w:sdtContent>
        <w:p w14:paraId="1D73B00F" w14:textId="0C370A6D" w:rsidR="00534D62" w:rsidRDefault="00534D62" w:rsidP="006842AB">
          <w:pPr>
            <w:pStyle w:val="TOCHeading"/>
          </w:pPr>
          <w:r>
            <w:t>Table of Contents</w:t>
          </w:r>
        </w:p>
        <w:p w14:paraId="1CCCB0E2" w14:textId="77777777" w:rsidR="00C76A19" w:rsidRDefault="00534D62">
          <w:pPr>
            <w:pStyle w:val="TOC1"/>
            <w:tabs>
              <w:tab w:val="left" w:pos="689"/>
              <w:tab w:val="right" w:leader="dot" w:pos="9056"/>
            </w:tabs>
            <w:rPr>
              <w:rFonts w:asciiTheme="minorHAnsi" w:hAnsiTheme="minorHAnsi"/>
              <w:b w:val="0"/>
              <w:noProof/>
              <w:sz w:val="24"/>
              <w:lang w:val="en-US" w:eastAsia="ja-JP"/>
            </w:rPr>
          </w:pPr>
          <w:r>
            <w:rPr>
              <w:b w:val="0"/>
            </w:rPr>
            <w:fldChar w:fldCharType="begin"/>
          </w:r>
          <w:r>
            <w:instrText xml:space="preserve"> TOC \o "1-3" \h \z \u </w:instrText>
          </w:r>
          <w:r>
            <w:rPr>
              <w:b w:val="0"/>
            </w:rPr>
            <w:fldChar w:fldCharType="separate"/>
          </w:r>
          <w:r w:rsidR="00C76A19">
            <w:rPr>
              <w:noProof/>
            </w:rPr>
            <w:t>2.</w:t>
          </w:r>
          <w:r w:rsidR="00C76A19">
            <w:rPr>
              <w:rFonts w:asciiTheme="minorHAnsi" w:hAnsiTheme="minorHAnsi"/>
              <w:b w:val="0"/>
              <w:noProof/>
              <w:sz w:val="24"/>
              <w:lang w:val="en-US" w:eastAsia="ja-JP"/>
            </w:rPr>
            <w:tab/>
          </w:r>
          <w:r w:rsidR="00C76A19">
            <w:rPr>
              <w:noProof/>
            </w:rPr>
            <w:t>Executive Summary</w:t>
          </w:r>
          <w:r w:rsidR="00C76A19">
            <w:rPr>
              <w:noProof/>
            </w:rPr>
            <w:tab/>
          </w:r>
          <w:r w:rsidR="00C76A19">
            <w:rPr>
              <w:noProof/>
            </w:rPr>
            <w:fldChar w:fldCharType="begin"/>
          </w:r>
          <w:r w:rsidR="00C76A19">
            <w:rPr>
              <w:noProof/>
            </w:rPr>
            <w:instrText xml:space="preserve"> PAGEREF _Toc274924405 \h </w:instrText>
          </w:r>
          <w:r w:rsidR="00C76A19">
            <w:rPr>
              <w:noProof/>
            </w:rPr>
          </w:r>
          <w:r w:rsidR="00C76A19">
            <w:rPr>
              <w:noProof/>
            </w:rPr>
            <w:fldChar w:fldCharType="separate"/>
          </w:r>
          <w:r w:rsidR="00C76A19">
            <w:rPr>
              <w:noProof/>
            </w:rPr>
            <w:t>1</w:t>
          </w:r>
          <w:r w:rsidR="00C76A19">
            <w:rPr>
              <w:noProof/>
            </w:rPr>
            <w:fldChar w:fldCharType="end"/>
          </w:r>
        </w:p>
        <w:p w14:paraId="73AA9B0D"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3.</w:t>
          </w:r>
          <w:r>
            <w:rPr>
              <w:rFonts w:asciiTheme="minorHAnsi" w:hAnsiTheme="minorHAnsi"/>
              <w:b w:val="0"/>
              <w:noProof/>
              <w:sz w:val="24"/>
              <w:lang w:val="en-US" w:eastAsia="ja-JP"/>
            </w:rPr>
            <w:tab/>
          </w:r>
          <w:r>
            <w:rPr>
              <w:noProof/>
            </w:rPr>
            <w:t>Introduction to the DWAN framework</w:t>
          </w:r>
          <w:r>
            <w:rPr>
              <w:noProof/>
            </w:rPr>
            <w:tab/>
          </w:r>
          <w:r>
            <w:rPr>
              <w:noProof/>
            </w:rPr>
            <w:fldChar w:fldCharType="begin"/>
          </w:r>
          <w:r>
            <w:rPr>
              <w:noProof/>
            </w:rPr>
            <w:instrText xml:space="preserve"> PAGEREF _Toc274924406 \h </w:instrText>
          </w:r>
          <w:r>
            <w:rPr>
              <w:noProof/>
            </w:rPr>
          </w:r>
          <w:r>
            <w:rPr>
              <w:noProof/>
            </w:rPr>
            <w:fldChar w:fldCharType="separate"/>
          </w:r>
          <w:r>
            <w:rPr>
              <w:noProof/>
            </w:rPr>
            <w:t>2</w:t>
          </w:r>
          <w:r>
            <w:rPr>
              <w:noProof/>
            </w:rPr>
            <w:fldChar w:fldCharType="end"/>
          </w:r>
        </w:p>
        <w:p w14:paraId="730B3077"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3.1</w:t>
          </w:r>
          <w:r>
            <w:rPr>
              <w:rFonts w:asciiTheme="minorHAnsi" w:hAnsiTheme="minorHAnsi"/>
              <w:b w:val="0"/>
              <w:noProof/>
              <w:sz w:val="24"/>
              <w:szCs w:val="24"/>
              <w:lang w:val="en-US" w:eastAsia="ja-JP"/>
            </w:rPr>
            <w:tab/>
          </w:r>
          <w:r>
            <w:rPr>
              <w:noProof/>
            </w:rPr>
            <w:t>Motivation</w:t>
          </w:r>
          <w:r>
            <w:rPr>
              <w:noProof/>
            </w:rPr>
            <w:tab/>
          </w:r>
          <w:r>
            <w:rPr>
              <w:noProof/>
            </w:rPr>
            <w:fldChar w:fldCharType="begin"/>
          </w:r>
          <w:r>
            <w:rPr>
              <w:noProof/>
            </w:rPr>
            <w:instrText xml:space="preserve"> PAGEREF _Toc274924407 \h </w:instrText>
          </w:r>
          <w:r>
            <w:rPr>
              <w:noProof/>
            </w:rPr>
          </w:r>
          <w:r>
            <w:rPr>
              <w:noProof/>
            </w:rPr>
            <w:fldChar w:fldCharType="separate"/>
          </w:r>
          <w:r>
            <w:rPr>
              <w:noProof/>
            </w:rPr>
            <w:t>2</w:t>
          </w:r>
          <w:r>
            <w:rPr>
              <w:noProof/>
            </w:rPr>
            <w:fldChar w:fldCharType="end"/>
          </w:r>
        </w:p>
        <w:p w14:paraId="0F4F310E"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3.2</w:t>
          </w:r>
          <w:r>
            <w:rPr>
              <w:rFonts w:asciiTheme="minorHAnsi" w:hAnsiTheme="minorHAnsi"/>
              <w:b w:val="0"/>
              <w:noProof/>
              <w:sz w:val="24"/>
              <w:szCs w:val="24"/>
              <w:lang w:val="en-US" w:eastAsia="ja-JP"/>
            </w:rPr>
            <w:tab/>
          </w:r>
          <w:r>
            <w:rPr>
              <w:noProof/>
            </w:rPr>
            <w:t>User scenarios</w:t>
          </w:r>
          <w:r>
            <w:rPr>
              <w:noProof/>
            </w:rPr>
            <w:tab/>
          </w:r>
          <w:r>
            <w:rPr>
              <w:noProof/>
            </w:rPr>
            <w:fldChar w:fldCharType="begin"/>
          </w:r>
          <w:r>
            <w:rPr>
              <w:noProof/>
            </w:rPr>
            <w:instrText xml:space="preserve"> PAGEREF _Toc274924408 \h </w:instrText>
          </w:r>
          <w:r>
            <w:rPr>
              <w:noProof/>
            </w:rPr>
          </w:r>
          <w:r>
            <w:rPr>
              <w:noProof/>
            </w:rPr>
            <w:fldChar w:fldCharType="separate"/>
          </w:r>
          <w:r>
            <w:rPr>
              <w:noProof/>
            </w:rPr>
            <w:t>2</w:t>
          </w:r>
          <w:r>
            <w:rPr>
              <w:noProof/>
            </w:rPr>
            <w:fldChar w:fldCharType="end"/>
          </w:r>
        </w:p>
        <w:p w14:paraId="6C19A83F"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3.3</w:t>
          </w:r>
          <w:r>
            <w:rPr>
              <w:rFonts w:asciiTheme="minorHAnsi" w:hAnsiTheme="minorHAnsi"/>
              <w:b w:val="0"/>
              <w:noProof/>
              <w:sz w:val="24"/>
              <w:szCs w:val="24"/>
              <w:lang w:val="en-US" w:eastAsia="ja-JP"/>
            </w:rPr>
            <w:tab/>
          </w:r>
          <w:r>
            <w:rPr>
              <w:noProof/>
            </w:rPr>
            <w:t>Requirements</w:t>
          </w:r>
          <w:r>
            <w:rPr>
              <w:noProof/>
            </w:rPr>
            <w:tab/>
          </w:r>
          <w:r>
            <w:rPr>
              <w:noProof/>
            </w:rPr>
            <w:fldChar w:fldCharType="begin"/>
          </w:r>
          <w:r>
            <w:rPr>
              <w:noProof/>
            </w:rPr>
            <w:instrText xml:space="preserve"> PAGEREF _Toc274924409 \h </w:instrText>
          </w:r>
          <w:r>
            <w:rPr>
              <w:noProof/>
            </w:rPr>
          </w:r>
          <w:r>
            <w:rPr>
              <w:noProof/>
            </w:rPr>
            <w:fldChar w:fldCharType="separate"/>
          </w:r>
          <w:r>
            <w:rPr>
              <w:noProof/>
            </w:rPr>
            <w:t>3</w:t>
          </w:r>
          <w:r>
            <w:rPr>
              <w:noProof/>
            </w:rPr>
            <w:fldChar w:fldCharType="end"/>
          </w:r>
        </w:p>
        <w:p w14:paraId="2F5861A3"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4.</w:t>
          </w:r>
          <w:r>
            <w:rPr>
              <w:rFonts w:asciiTheme="minorHAnsi" w:hAnsiTheme="minorHAnsi"/>
              <w:b w:val="0"/>
              <w:noProof/>
              <w:sz w:val="24"/>
              <w:lang w:val="en-US" w:eastAsia="ja-JP"/>
            </w:rPr>
            <w:tab/>
          </w:r>
          <w:r>
            <w:rPr>
              <w:noProof/>
            </w:rPr>
            <w:t>Annotation Tools</w:t>
          </w:r>
          <w:r>
            <w:rPr>
              <w:noProof/>
            </w:rPr>
            <w:tab/>
          </w:r>
          <w:r>
            <w:rPr>
              <w:noProof/>
            </w:rPr>
            <w:fldChar w:fldCharType="begin"/>
          </w:r>
          <w:r>
            <w:rPr>
              <w:noProof/>
            </w:rPr>
            <w:instrText xml:space="preserve"> PAGEREF _Toc274924410 \h </w:instrText>
          </w:r>
          <w:r>
            <w:rPr>
              <w:noProof/>
            </w:rPr>
          </w:r>
          <w:r>
            <w:rPr>
              <w:noProof/>
            </w:rPr>
            <w:fldChar w:fldCharType="separate"/>
          </w:r>
          <w:r>
            <w:rPr>
              <w:noProof/>
            </w:rPr>
            <w:t>4</w:t>
          </w:r>
          <w:r>
            <w:rPr>
              <w:noProof/>
            </w:rPr>
            <w:fldChar w:fldCharType="end"/>
          </w:r>
        </w:p>
        <w:p w14:paraId="6CA681A7"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4.1</w:t>
          </w:r>
          <w:r>
            <w:rPr>
              <w:rFonts w:asciiTheme="minorHAnsi" w:hAnsiTheme="minorHAnsi"/>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_Toc274924411 \h </w:instrText>
          </w:r>
          <w:r>
            <w:rPr>
              <w:noProof/>
            </w:rPr>
          </w:r>
          <w:r>
            <w:rPr>
              <w:noProof/>
            </w:rPr>
            <w:fldChar w:fldCharType="separate"/>
          </w:r>
          <w:r>
            <w:rPr>
              <w:noProof/>
            </w:rPr>
            <w:t>4</w:t>
          </w:r>
          <w:r>
            <w:rPr>
              <w:noProof/>
            </w:rPr>
            <w:fldChar w:fldCharType="end"/>
          </w:r>
        </w:p>
        <w:p w14:paraId="4AC8E2E5"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4.2</w:t>
          </w:r>
          <w:r>
            <w:rPr>
              <w:rFonts w:asciiTheme="minorHAnsi" w:hAnsiTheme="minorHAnsi"/>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_Toc274924412 \h </w:instrText>
          </w:r>
          <w:r>
            <w:rPr>
              <w:noProof/>
            </w:rPr>
          </w:r>
          <w:r>
            <w:rPr>
              <w:noProof/>
            </w:rPr>
            <w:fldChar w:fldCharType="separate"/>
          </w:r>
          <w:r>
            <w:rPr>
              <w:noProof/>
            </w:rPr>
            <w:t>8</w:t>
          </w:r>
          <w:r>
            <w:rPr>
              <w:noProof/>
            </w:rPr>
            <w:fldChar w:fldCharType="end"/>
          </w:r>
        </w:p>
        <w:p w14:paraId="17B55584"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5.</w:t>
          </w:r>
          <w:r>
            <w:rPr>
              <w:rFonts w:asciiTheme="minorHAnsi" w:hAnsiTheme="minorHAnsi"/>
              <w:b w:val="0"/>
              <w:noProof/>
              <w:sz w:val="24"/>
              <w:lang w:val="en-US" w:eastAsia="ja-JP"/>
            </w:rPr>
            <w:tab/>
          </w:r>
          <w:r>
            <w:rPr>
              <w:noProof/>
            </w:rPr>
            <w:t>DASISH Web Annotator (DWAN)</w:t>
          </w:r>
          <w:r>
            <w:rPr>
              <w:noProof/>
            </w:rPr>
            <w:tab/>
          </w:r>
          <w:r>
            <w:rPr>
              <w:noProof/>
            </w:rPr>
            <w:fldChar w:fldCharType="begin"/>
          </w:r>
          <w:r>
            <w:rPr>
              <w:noProof/>
            </w:rPr>
            <w:instrText xml:space="preserve"> PAGEREF _Toc274924413 \h </w:instrText>
          </w:r>
          <w:r>
            <w:rPr>
              <w:noProof/>
            </w:rPr>
          </w:r>
          <w:r>
            <w:rPr>
              <w:noProof/>
            </w:rPr>
            <w:fldChar w:fldCharType="separate"/>
          </w:r>
          <w:r>
            <w:rPr>
              <w:noProof/>
            </w:rPr>
            <w:t>8</w:t>
          </w:r>
          <w:r>
            <w:rPr>
              <w:noProof/>
            </w:rPr>
            <w:fldChar w:fldCharType="end"/>
          </w:r>
        </w:p>
        <w:p w14:paraId="229E7921"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5.1</w:t>
          </w:r>
          <w:r>
            <w:rPr>
              <w:rFonts w:asciiTheme="minorHAnsi" w:hAnsiTheme="minorHAnsi"/>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_Toc274924414 \h </w:instrText>
          </w:r>
          <w:r>
            <w:rPr>
              <w:noProof/>
            </w:rPr>
          </w:r>
          <w:r>
            <w:rPr>
              <w:noProof/>
            </w:rPr>
            <w:fldChar w:fldCharType="separate"/>
          </w:r>
          <w:r>
            <w:rPr>
              <w:noProof/>
            </w:rPr>
            <w:t>8</w:t>
          </w:r>
          <w:r>
            <w:rPr>
              <w:noProof/>
            </w:rPr>
            <w:fldChar w:fldCharType="end"/>
          </w:r>
        </w:p>
        <w:p w14:paraId="3499A81A"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5.2</w:t>
          </w:r>
          <w:r>
            <w:rPr>
              <w:rFonts w:asciiTheme="minorHAnsi" w:hAnsiTheme="minorHAnsi"/>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_Toc274924415 \h </w:instrText>
          </w:r>
          <w:r>
            <w:rPr>
              <w:noProof/>
            </w:rPr>
          </w:r>
          <w:r>
            <w:rPr>
              <w:noProof/>
            </w:rPr>
            <w:fldChar w:fldCharType="separate"/>
          </w:r>
          <w:r>
            <w:rPr>
              <w:noProof/>
            </w:rPr>
            <w:t>9</w:t>
          </w:r>
          <w:r>
            <w:rPr>
              <w:noProof/>
            </w:rPr>
            <w:fldChar w:fldCharType="end"/>
          </w:r>
        </w:p>
        <w:p w14:paraId="05D2C15E"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5.3</w:t>
          </w:r>
          <w:r>
            <w:rPr>
              <w:rFonts w:asciiTheme="minorHAnsi" w:hAnsiTheme="minorHAnsi"/>
              <w:b w:val="0"/>
              <w:noProof/>
              <w:sz w:val="24"/>
              <w:szCs w:val="24"/>
              <w:lang w:val="en-US" w:eastAsia="ja-JP"/>
            </w:rPr>
            <w:tab/>
          </w:r>
          <w:r>
            <w:rPr>
              <w:noProof/>
            </w:rPr>
            <w:t>DWAN Back-end</w:t>
          </w:r>
          <w:r>
            <w:rPr>
              <w:noProof/>
            </w:rPr>
            <w:tab/>
          </w:r>
          <w:r>
            <w:rPr>
              <w:noProof/>
            </w:rPr>
            <w:fldChar w:fldCharType="begin"/>
          </w:r>
          <w:r>
            <w:rPr>
              <w:noProof/>
            </w:rPr>
            <w:instrText xml:space="preserve"> PAGEREF _Toc274924416 \h </w:instrText>
          </w:r>
          <w:r>
            <w:rPr>
              <w:noProof/>
            </w:rPr>
          </w:r>
          <w:r>
            <w:rPr>
              <w:noProof/>
            </w:rPr>
            <w:fldChar w:fldCharType="separate"/>
          </w:r>
          <w:r>
            <w:rPr>
              <w:noProof/>
            </w:rPr>
            <w:t>13</w:t>
          </w:r>
          <w:r>
            <w:rPr>
              <w:noProof/>
            </w:rPr>
            <w:fldChar w:fldCharType="end"/>
          </w:r>
        </w:p>
        <w:p w14:paraId="0150F76A" w14:textId="77777777" w:rsidR="00C76A19" w:rsidRDefault="00C76A19">
          <w:pPr>
            <w:pStyle w:val="TOC3"/>
            <w:tabs>
              <w:tab w:val="right" w:leader="dot" w:pos="9056"/>
            </w:tabs>
            <w:rPr>
              <w:rFonts w:asciiTheme="minorHAnsi" w:hAnsiTheme="minorHAnsi"/>
              <w:noProof/>
              <w:sz w:val="24"/>
              <w:szCs w:val="24"/>
              <w:lang w:val="en-US" w:eastAsia="ja-JP"/>
            </w:rPr>
          </w:pPr>
          <w:r>
            <w:rPr>
              <w:noProof/>
            </w:rPr>
            <w:t>Architecture</w:t>
          </w:r>
          <w:r>
            <w:rPr>
              <w:noProof/>
            </w:rPr>
            <w:tab/>
          </w:r>
          <w:r>
            <w:rPr>
              <w:noProof/>
            </w:rPr>
            <w:fldChar w:fldCharType="begin"/>
          </w:r>
          <w:r>
            <w:rPr>
              <w:noProof/>
            </w:rPr>
            <w:instrText xml:space="preserve"> PAGEREF _Toc274924417 \h </w:instrText>
          </w:r>
          <w:r>
            <w:rPr>
              <w:noProof/>
            </w:rPr>
          </w:r>
          <w:r>
            <w:rPr>
              <w:noProof/>
            </w:rPr>
            <w:fldChar w:fldCharType="separate"/>
          </w:r>
          <w:r>
            <w:rPr>
              <w:noProof/>
            </w:rPr>
            <w:t>13</w:t>
          </w:r>
          <w:r>
            <w:rPr>
              <w:noProof/>
            </w:rPr>
            <w:fldChar w:fldCharType="end"/>
          </w:r>
        </w:p>
        <w:p w14:paraId="1A303CD5" w14:textId="77777777" w:rsidR="00C76A19" w:rsidRDefault="00C76A19">
          <w:pPr>
            <w:pStyle w:val="TOC3"/>
            <w:tabs>
              <w:tab w:val="right" w:leader="dot" w:pos="9056"/>
            </w:tabs>
            <w:rPr>
              <w:rFonts w:asciiTheme="minorHAnsi" w:hAnsiTheme="minorHAnsi"/>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_Toc274924418 \h </w:instrText>
          </w:r>
          <w:r>
            <w:rPr>
              <w:noProof/>
            </w:rPr>
          </w:r>
          <w:r>
            <w:rPr>
              <w:noProof/>
            </w:rPr>
            <w:fldChar w:fldCharType="separate"/>
          </w:r>
          <w:r>
            <w:rPr>
              <w:noProof/>
            </w:rPr>
            <w:t>13</w:t>
          </w:r>
          <w:r>
            <w:rPr>
              <w:noProof/>
            </w:rPr>
            <w:fldChar w:fldCharType="end"/>
          </w:r>
        </w:p>
        <w:p w14:paraId="479A6802" w14:textId="77777777" w:rsidR="00C76A19" w:rsidRDefault="00C76A19">
          <w:pPr>
            <w:pStyle w:val="TOC3"/>
            <w:tabs>
              <w:tab w:val="right" w:leader="dot" w:pos="9056"/>
            </w:tabs>
            <w:rPr>
              <w:rFonts w:asciiTheme="minorHAnsi" w:hAnsiTheme="minorHAnsi"/>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_Toc274924419 \h </w:instrText>
          </w:r>
          <w:r>
            <w:rPr>
              <w:noProof/>
            </w:rPr>
          </w:r>
          <w:r>
            <w:rPr>
              <w:noProof/>
            </w:rPr>
            <w:fldChar w:fldCharType="separate"/>
          </w:r>
          <w:r>
            <w:rPr>
              <w:noProof/>
            </w:rPr>
            <w:t>14</w:t>
          </w:r>
          <w:r>
            <w:rPr>
              <w:noProof/>
            </w:rPr>
            <w:fldChar w:fldCharType="end"/>
          </w:r>
        </w:p>
        <w:p w14:paraId="0994F5A6"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5.4</w:t>
          </w:r>
          <w:r>
            <w:rPr>
              <w:rFonts w:asciiTheme="minorHAnsi" w:hAnsiTheme="minorHAnsi"/>
              <w:b w:val="0"/>
              <w:noProof/>
              <w:sz w:val="24"/>
              <w:szCs w:val="24"/>
              <w:lang w:val="en-US" w:eastAsia="ja-JP"/>
            </w:rPr>
            <w:tab/>
          </w:r>
          <w:r>
            <w:rPr>
              <w:noProof/>
            </w:rPr>
            <w:t>DWAN front-end(s)</w:t>
          </w:r>
          <w:r>
            <w:rPr>
              <w:noProof/>
            </w:rPr>
            <w:tab/>
          </w:r>
          <w:r>
            <w:rPr>
              <w:noProof/>
            </w:rPr>
            <w:fldChar w:fldCharType="begin"/>
          </w:r>
          <w:r>
            <w:rPr>
              <w:noProof/>
            </w:rPr>
            <w:instrText xml:space="preserve"> PAGEREF _Toc274924420 \h </w:instrText>
          </w:r>
          <w:r>
            <w:rPr>
              <w:noProof/>
            </w:rPr>
          </w:r>
          <w:r>
            <w:rPr>
              <w:noProof/>
            </w:rPr>
            <w:fldChar w:fldCharType="separate"/>
          </w:r>
          <w:r>
            <w:rPr>
              <w:noProof/>
            </w:rPr>
            <w:t>20</w:t>
          </w:r>
          <w:r>
            <w:rPr>
              <w:noProof/>
            </w:rPr>
            <w:fldChar w:fldCharType="end"/>
          </w:r>
        </w:p>
        <w:p w14:paraId="32A0A617" w14:textId="77777777" w:rsidR="00C76A19" w:rsidRDefault="00C76A19">
          <w:pPr>
            <w:pStyle w:val="TOC3"/>
            <w:tabs>
              <w:tab w:val="right" w:leader="dot" w:pos="9056"/>
            </w:tabs>
            <w:rPr>
              <w:rFonts w:asciiTheme="minorHAnsi" w:hAnsiTheme="minorHAnsi"/>
              <w:noProof/>
              <w:sz w:val="24"/>
              <w:szCs w:val="24"/>
              <w:lang w:val="en-US" w:eastAsia="ja-JP"/>
            </w:rPr>
          </w:pPr>
          <w:r>
            <w:rPr>
              <w:noProof/>
            </w:rPr>
            <w:t>Wired-Marker based front-end</w:t>
          </w:r>
          <w:r>
            <w:rPr>
              <w:noProof/>
            </w:rPr>
            <w:tab/>
          </w:r>
          <w:r>
            <w:rPr>
              <w:noProof/>
            </w:rPr>
            <w:fldChar w:fldCharType="begin"/>
          </w:r>
          <w:r>
            <w:rPr>
              <w:noProof/>
            </w:rPr>
            <w:instrText xml:space="preserve"> PAGEREF _Toc274924421 \h </w:instrText>
          </w:r>
          <w:r>
            <w:rPr>
              <w:noProof/>
            </w:rPr>
          </w:r>
          <w:r>
            <w:rPr>
              <w:noProof/>
            </w:rPr>
            <w:fldChar w:fldCharType="separate"/>
          </w:r>
          <w:r>
            <w:rPr>
              <w:noProof/>
            </w:rPr>
            <w:t>20</w:t>
          </w:r>
          <w:r>
            <w:rPr>
              <w:noProof/>
            </w:rPr>
            <w:fldChar w:fldCharType="end"/>
          </w:r>
        </w:p>
        <w:p w14:paraId="58109074" w14:textId="77777777" w:rsidR="00C76A19" w:rsidRDefault="00C76A19">
          <w:pPr>
            <w:pStyle w:val="TOC3"/>
            <w:tabs>
              <w:tab w:val="right" w:leader="dot" w:pos="9056"/>
            </w:tabs>
            <w:rPr>
              <w:rFonts w:asciiTheme="minorHAnsi" w:hAnsiTheme="minorHAnsi"/>
              <w:noProof/>
              <w:sz w:val="24"/>
              <w:szCs w:val="24"/>
              <w:lang w:val="en-US" w:eastAsia="ja-JP"/>
            </w:rPr>
          </w:pPr>
          <w:r>
            <w:rPr>
              <w:noProof/>
            </w:rPr>
            <w:t>Front-end for ELAN</w:t>
          </w:r>
          <w:r>
            <w:rPr>
              <w:noProof/>
            </w:rPr>
            <w:tab/>
          </w:r>
          <w:r>
            <w:rPr>
              <w:noProof/>
            </w:rPr>
            <w:fldChar w:fldCharType="begin"/>
          </w:r>
          <w:r>
            <w:rPr>
              <w:noProof/>
            </w:rPr>
            <w:instrText xml:space="preserve"> PAGEREF _Toc274924422 \h </w:instrText>
          </w:r>
          <w:r>
            <w:rPr>
              <w:noProof/>
            </w:rPr>
          </w:r>
          <w:r>
            <w:rPr>
              <w:noProof/>
            </w:rPr>
            <w:fldChar w:fldCharType="separate"/>
          </w:r>
          <w:r>
            <w:rPr>
              <w:noProof/>
            </w:rPr>
            <w:t>22</w:t>
          </w:r>
          <w:r>
            <w:rPr>
              <w:noProof/>
            </w:rPr>
            <w:fldChar w:fldCharType="end"/>
          </w:r>
        </w:p>
        <w:p w14:paraId="0E8292A7" w14:textId="77777777" w:rsidR="00C76A19" w:rsidRDefault="00C76A19">
          <w:pPr>
            <w:pStyle w:val="TOC3"/>
            <w:tabs>
              <w:tab w:val="right" w:leader="dot" w:pos="9056"/>
            </w:tabs>
            <w:rPr>
              <w:rFonts w:asciiTheme="minorHAnsi" w:hAnsiTheme="minorHAnsi"/>
              <w:noProof/>
              <w:sz w:val="24"/>
              <w:szCs w:val="24"/>
              <w:lang w:val="en-US" w:eastAsia="ja-JP"/>
            </w:rPr>
          </w:pPr>
          <w:r>
            <w:rPr>
              <w:noProof/>
            </w:rPr>
            <w:t>Front-end for ANNEX</w:t>
          </w:r>
          <w:r>
            <w:rPr>
              <w:noProof/>
            </w:rPr>
            <w:tab/>
          </w:r>
          <w:r>
            <w:rPr>
              <w:noProof/>
            </w:rPr>
            <w:fldChar w:fldCharType="begin"/>
          </w:r>
          <w:r>
            <w:rPr>
              <w:noProof/>
            </w:rPr>
            <w:instrText xml:space="preserve"> PAGEREF _Toc274924423 \h </w:instrText>
          </w:r>
          <w:r>
            <w:rPr>
              <w:noProof/>
            </w:rPr>
          </w:r>
          <w:r>
            <w:rPr>
              <w:noProof/>
            </w:rPr>
            <w:fldChar w:fldCharType="separate"/>
          </w:r>
          <w:r>
            <w:rPr>
              <w:noProof/>
            </w:rPr>
            <w:t>22</w:t>
          </w:r>
          <w:r>
            <w:rPr>
              <w:noProof/>
            </w:rPr>
            <w:fldChar w:fldCharType="end"/>
          </w:r>
        </w:p>
        <w:p w14:paraId="4240C258"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5.5</w:t>
          </w:r>
          <w:r>
            <w:rPr>
              <w:rFonts w:asciiTheme="minorHAnsi" w:hAnsiTheme="minorHAnsi"/>
              <w:b w:val="0"/>
              <w:noProof/>
              <w:sz w:val="24"/>
              <w:szCs w:val="24"/>
              <w:lang w:val="en-US" w:eastAsia="ja-JP"/>
            </w:rPr>
            <w:tab/>
          </w:r>
          <w:r>
            <w:rPr>
              <w:noProof/>
            </w:rPr>
            <w:t>Testing Procedure</w:t>
          </w:r>
          <w:r>
            <w:rPr>
              <w:noProof/>
            </w:rPr>
            <w:tab/>
          </w:r>
          <w:r>
            <w:rPr>
              <w:noProof/>
            </w:rPr>
            <w:fldChar w:fldCharType="begin"/>
          </w:r>
          <w:r>
            <w:rPr>
              <w:noProof/>
            </w:rPr>
            <w:instrText xml:space="preserve"> PAGEREF _Toc274924424 \h </w:instrText>
          </w:r>
          <w:r>
            <w:rPr>
              <w:noProof/>
            </w:rPr>
          </w:r>
          <w:r>
            <w:rPr>
              <w:noProof/>
            </w:rPr>
            <w:fldChar w:fldCharType="separate"/>
          </w:r>
          <w:r>
            <w:rPr>
              <w:noProof/>
            </w:rPr>
            <w:t>23</w:t>
          </w:r>
          <w:r>
            <w:rPr>
              <w:noProof/>
            </w:rPr>
            <w:fldChar w:fldCharType="end"/>
          </w:r>
        </w:p>
        <w:p w14:paraId="496C9438" w14:textId="77777777" w:rsidR="00C76A19" w:rsidRDefault="00C76A19">
          <w:pPr>
            <w:pStyle w:val="TOC1"/>
            <w:tabs>
              <w:tab w:val="left" w:pos="689"/>
              <w:tab w:val="right" w:leader="dot" w:pos="9056"/>
            </w:tabs>
            <w:rPr>
              <w:rFonts w:asciiTheme="minorHAnsi" w:hAnsiTheme="minorHAnsi"/>
              <w:b w:val="0"/>
              <w:noProof/>
              <w:sz w:val="24"/>
              <w:lang w:val="en-US" w:eastAsia="ja-JP"/>
            </w:rPr>
          </w:pPr>
          <w:r w:rsidRPr="00AF2AF5">
            <w:rPr>
              <w:rFonts w:eastAsia="Verdana Bold" w:hAnsi="Verdana Bold" w:cs="Verdana Bold"/>
              <w:noProof/>
              <w:u w:color="000000"/>
            </w:rPr>
            <w:t>6.</w:t>
          </w:r>
          <w:r>
            <w:rPr>
              <w:rFonts w:asciiTheme="minorHAnsi" w:hAnsiTheme="minorHAnsi"/>
              <w:b w:val="0"/>
              <w:noProof/>
              <w:sz w:val="24"/>
              <w:lang w:val="en-US" w:eastAsia="ja-JP"/>
            </w:rPr>
            <w:tab/>
          </w:r>
          <w:r w:rsidRPr="00AF2AF5">
            <w:rPr>
              <w:noProof/>
              <w:u w:color="000000"/>
            </w:rPr>
            <w:t>Social Sciences and Humanities: Results and Outlook</w:t>
          </w:r>
          <w:r>
            <w:rPr>
              <w:noProof/>
            </w:rPr>
            <w:tab/>
          </w:r>
          <w:r>
            <w:rPr>
              <w:noProof/>
            </w:rPr>
            <w:fldChar w:fldCharType="begin"/>
          </w:r>
          <w:r>
            <w:rPr>
              <w:noProof/>
            </w:rPr>
            <w:instrText xml:space="preserve"> PAGEREF _Toc274924425 \h </w:instrText>
          </w:r>
          <w:r>
            <w:rPr>
              <w:noProof/>
            </w:rPr>
          </w:r>
          <w:r>
            <w:rPr>
              <w:noProof/>
            </w:rPr>
            <w:fldChar w:fldCharType="separate"/>
          </w:r>
          <w:r>
            <w:rPr>
              <w:noProof/>
            </w:rPr>
            <w:t>23</w:t>
          </w:r>
          <w:r>
            <w:rPr>
              <w:noProof/>
            </w:rPr>
            <w:fldChar w:fldCharType="end"/>
          </w:r>
        </w:p>
        <w:p w14:paraId="657EF18C"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6.1</w:t>
          </w:r>
          <w:r>
            <w:rPr>
              <w:rFonts w:asciiTheme="minorHAnsi" w:hAnsiTheme="minorHAnsi"/>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_Toc274924426 \h </w:instrText>
          </w:r>
          <w:r>
            <w:rPr>
              <w:noProof/>
            </w:rPr>
          </w:r>
          <w:r>
            <w:rPr>
              <w:noProof/>
            </w:rPr>
            <w:fldChar w:fldCharType="separate"/>
          </w:r>
          <w:r>
            <w:rPr>
              <w:noProof/>
            </w:rPr>
            <w:t>24</w:t>
          </w:r>
          <w:r>
            <w:rPr>
              <w:noProof/>
            </w:rPr>
            <w:fldChar w:fldCharType="end"/>
          </w:r>
        </w:p>
        <w:p w14:paraId="52057375"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6.2</w:t>
          </w:r>
          <w:r>
            <w:rPr>
              <w:rFonts w:asciiTheme="minorHAnsi" w:hAnsiTheme="minorHAnsi"/>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_Toc274924427 \h </w:instrText>
          </w:r>
          <w:r>
            <w:rPr>
              <w:noProof/>
            </w:rPr>
          </w:r>
          <w:r>
            <w:rPr>
              <w:noProof/>
            </w:rPr>
            <w:fldChar w:fldCharType="separate"/>
          </w:r>
          <w:r>
            <w:rPr>
              <w:noProof/>
            </w:rPr>
            <w:t>26</w:t>
          </w:r>
          <w:r>
            <w:rPr>
              <w:noProof/>
            </w:rPr>
            <w:fldChar w:fldCharType="end"/>
          </w:r>
        </w:p>
        <w:p w14:paraId="362B230D"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6.3</w:t>
          </w:r>
          <w:r>
            <w:rPr>
              <w:rFonts w:asciiTheme="minorHAnsi" w:hAnsiTheme="minorHAnsi"/>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_Toc274924428 \h </w:instrText>
          </w:r>
          <w:r>
            <w:rPr>
              <w:noProof/>
            </w:rPr>
          </w:r>
          <w:r>
            <w:rPr>
              <w:noProof/>
            </w:rPr>
            <w:fldChar w:fldCharType="separate"/>
          </w:r>
          <w:r>
            <w:rPr>
              <w:noProof/>
            </w:rPr>
            <w:t>31</w:t>
          </w:r>
          <w:r>
            <w:rPr>
              <w:noProof/>
            </w:rPr>
            <w:fldChar w:fldCharType="end"/>
          </w:r>
        </w:p>
        <w:p w14:paraId="2FEC7181" w14:textId="77777777" w:rsidR="00C76A19" w:rsidRDefault="00C76A19">
          <w:pPr>
            <w:pStyle w:val="TOC1"/>
            <w:tabs>
              <w:tab w:val="left" w:pos="689"/>
              <w:tab w:val="right" w:leader="dot" w:pos="9056"/>
            </w:tabs>
            <w:rPr>
              <w:rFonts w:asciiTheme="minorHAnsi" w:hAnsiTheme="minorHAnsi"/>
              <w:b w:val="0"/>
              <w:noProof/>
              <w:sz w:val="24"/>
              <w:lang w:val="en-US" w:eastAsia="ja-JP"/>
            </w:rPr>
          </w:pPr>
          <w:r>
            <w:rPr>
              <w:noProof/>
            </w:rPr>
            <w:t>7.</w:t>
          </w:r>
          <w:r>
            <w:rPr>
              <w:rFonts w:asciiTheme="minorHAnsi" w:hAnsiTheme="minorHAnsi"/>
              <w:b w:val="0"/>
              <w:noProof/>
              <w:sz w:val="24"/>
              <w:lang w:val="en-US" w:eastAsia="ja-JP"/>
            </w:rPr>
            <w:tab/>
          </w:r>
          <w:r>
            <w:rPr>
              <w:noProof/>
            </w:rPr>
            <w:t>APPENDIX</w:t>
          </w:r>
          <w:r>
            <w:rPr>
              <w:noProof/>
            </w:rPr>
            <w:tab/>
          </w:r>
          <w:r>
            <w:rPr>
              <w:noProof/>
            </w:rPr>
            <w:fldChar w:fldCharType="begin"/>
          </w:r>
          <w:r>
            <w:rPr>
              <w:noProof/>
            </w:rPr>
            <w:instrText xml:space="preserve"> PAGEREF _Toc274924429 \h </w:instrText>
          </w:r>
          <w:r>
            <w:rPr>
              <w:noProof/>
            </w:rPr>
          </w:r>
          <w:r>
            <w:rPr>
              <w:noProof/>
            </w:rPr>
            <w:fldChar w:fldCharType="separate"/>
          </w:r>
          <w:r>
            <w:rPr>
              <w:noProof/>
            </w:rPr>
            <w:t>36</w:t>
          </w:r>
          <w:r>
            <w:rPr>
              <w:noProof/>
            </w:rPr>
            <w:fldChar w:fldCharType="end"/>
          </w:r>
        </w:p>
        <w:p w14:paraId="1CCB3C28"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7.1</w:t>
          </w:r>
          <w:r>
            <w:rPr>
              <w:rFonts w:asciiTheme="minorHAnsi" w:hAnsiTheme="minorHAnsi"/>
              <w:b w:val="0"/>
              <w:noProof/>
              <w:sz w:val="24"/>
              <w:szCs w:val="24"/>
              <w:lang w:val="en-US" w:eastAsia="ja-JP"/>
            </w:rPr>
            <w:tab/>
          </w:r>
          <w:r>
            <w:rPr>
              <w:noProof/>
            </w:rPr>
            <w:t>Schema</w:t>
          </w:r>
          <w:r>
            <w:rPr>
              <w:noProof/>
            </w:rPr>
            <w:tab/>
          </w:r>
          <w:r>
            <w:rPr>
              <w:noProof/>
            </w:rPr>
            <w:fldChar w:fldCharType="begin"/>
          </w:r>
          <w:r>
            <w:rPr>
              <w:noProof/>
            </w:rPr>
            <w:instrText xml:space="preserve"> PAGEREF _Toc274924430 \h </w:instrText>
          </w:r>
          <w:r>
            <w:rPr>
              <w:noProof/>
            </w:rPr>
          </w:r>
          <w:r>
            <w:rPr>
              <w:noProof/>
            </w:rPr>
            <w:fldChar w:fldCharType="separate"/>
          </w:r>
          <w:r>
            <w:rPr>
              <w:noProof/>
            </w:rPr>
            <w:t>36</w:t>
          </w:r>
          <w:r>
            <w:rPr>
              <w:noProof/>
            </w:rPr>
            <w:fldChar w:fldCharType="end"/>
          </w:r>
        </w:p>
        <w:p w14:paraId="3BCF7949" w14:textId="77777777" w:rsidR="00C76A19" w:rsidRDefault="00C76A19">
          <w:pPr>
            <w:pStyle w:val="TOC2"/>
            <w:tabs>
              <w:tab w:val="left" w:pos="1039"/>
              <w:tab w:val="right" w:leader="dot" w:pos="9056"/>
            </w:tabs>
            <w:rPr>
              <w:rFonts w:asciiTheme="minorHAnsi" w:hAnsiTheme="minorHAnsi"/>
              <w:b w:val="0"/>
              <w:noProof/>
              <w:sz w:val="24"/>
              <w:szCs w:val="24"/>
              <w:lang w:val="en-US" w:eastAsia="ja-JP"/>
            </w:rPr>
          </w:pPr>
          <w:r>
            <w:rPr>
              <w:noProof/>
            </w:rPr>
            <w:t>7.2</w:t>
          </w:r>
          <w:r>
            <w:rPr>
              <w:rFonts w:asciiTheme="minorHAnsi" w:hAnsiTheme="minorHAnsi"/>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_Toc274924431 \h </w:instrText>
          </w:r>
          <w:r>
            <w:rPr>
              <w:noProof/>
            </w:rPr>
          </w:r>
          <w:r>
            <w:rPr>
              <w:noProof/>
            </w:rPr>
            <w:fldChar w:fldCharType="separate"/>
          </w:r>
          <w:r>
            <w:rPr>
              <w:noProof/>
            </w:rPr>
            <w:t>42</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842AB">
      <w:pPr>
        <w:pStyle w:val="Heading1"/>
      </w:pPr>
      <w:bookmarkStart w:id="0" w:name="_Toc321908457"/>
      <w:bookmarkStart w:id="1" w:name="_Toc249071741"/>
      <w:bookmarkStart w:id="2" w:name="_Toc265847849"/>
      <w:bookmarkStart w:id="3" w:name="_Toc274924405"/>
      <w:r w:rsidRPr="00666F9E">
        <w:t>Executive S</w:t>
      </w:r>
      <w:r w:rsidR="004B325D" w:rsidRPr="00666F9E">
        <w:t>ummary</w:t>
      </w:r>
      <w:bookmarkEnd w:id="0"/>
      <w:bookmarkEnd w:id="1"/>
      <w:bookmarkEnd w:id="2"/>
      <w:bookmarkEnd w:id="3"/>
    </w:p>
    <w:p w14:paraId="0220C87A" w14:textId="2947F025" w:rsidR="007747A2" w:rsidRPr="00C40D7B" w:rsidRDefault="00F51F1E" w:rsidP="007747A2">
      <w:pPr>
        <w:rPr>
          <w:i/>
        </w:rPr>
      </w:pPr>
      <w:r w:rsidRPr="00C40D7B">
        <w:t xml:space="preserve">The </w:t>
      </w:r>
      <w:r w:rsidR="009B54F3" w:rsidRPr="00C40D7B">
        <w:t xml:space="preserve">availability of </w:t>
      </w:r>
      <w:r w:rsidRPr="00C40D7B">
        <w:t>digital archives and other research</w:t>
      </w:r>
      <w:r w:rsidR="009B54F3" w:rsidRPr="00C40D7B">
        <w:t xml:space="preserve"> data </w:t>
      </w:r>
      <w:r w:rsidRPr="00C40D7B">
        <w:t xml:space="preserve">via the </w:t>
      </w:r>
      <w:r w:rsidR="00BE1D4E" w:rsidRPr="00C40D7B">
        <w:rPr>
          <w:color w:val="000000" w:themeColor="text1"/>
        </w:rPr>
        <w:t>Internet</w:t>
      </w:r>
      <w:r w:rsidRPr="00C40D7B">
        <w:t xml:space="preserve"> </w:t>
      </w:r>
      <w:r w:rsidR="00021A05" w:rsidRPr="00C40D7B">
        <w:t>creates</w:t>
      </w:r>
      <w:r w:rsidR="009B54F3" w:rsidRPr="00C40D7B">
        <w:t xml:space="preserve"> new chances for collaboration. </w:t>
      </w:r>
      <w:r w:rsidRPr="00C40D7B">
        <w:t xml:space="preserve"> Indeed, equipped with </w:t>
      </w:r>
      <w:r w:rsidR="00BE1D4E" w:rsidRPr="00C40D7B">
        <w:t>special</w:t>
      </w:r>
      <w:r w:rsidRPr="00C40D7B">
        <w:t xml:space="preserve"> software</w:t>
      </w:r>
      <w:r w:rsidR="00021A05" w:rsidRPr="00C40D7B">
        <w:t xml:space="preserve">, </w:t>
      </w:r>
      <w:r w:rsidR="009B54F3" w:rsidRPr="00C40D7B">
        <w:t>researche</w:t>
      </w:r>
      <w:r w:rsidR="00021A05" w:rsidRPr="00C40D7B">
        <w:t xml:space="preserve">rs from different institution, </w:t>
      </w:r>
      <w:r w:rsidR="009B54F3" w:rsidRPr="00C40D7B">
        <w:t>countries</w:t>
      </w:r>
      <w:r w:rsidR="00021A05" w:rsidRPr="00C40D7B">
        <w:t xml:space="preserve"> and fields</w:t>
      </w:r>
      <w:r w:rsidRPr="00C40D7B">
        <w:t xml:space="preserve"> can </w:t>
      </w:r>
      <w:r w:rsidR="009B54F3" w:rsidRPr="00C40D7B">
        <w:t>work together</w:t>
      </w:r>
      <w:r w:rsidRPr="00C40D7B">
        <w:t xml:space="preserve"> via the network</w:t>
      </w:r>
      <w:r w:rsidR="009B54F3" w:rsidRPr="00C40D7B">
        <w:t xml:space="preserve">. Such collaboration can take </w:t>
      </w:r>
      <w:r w:rsidR="00021A05" w:rsidRPr="00C40D7B">
        <w:t>the form of annotating the data</w:t>
      </w:r>
      <w:r w:rsidR="009B54F3" w:rsidRPr="00C40D7B">
        <w:t xml:space="preserve"> and sharing these annotations using an annotation infrastructure. As stated in the task 5.6 description, </w:t>
      </w:r>
      <w:r w:rsidR="009B54F3" w:rsidRPr="00C40D7B">
        <w:rPr>
          <w:i/>
        </w:rPr>
        <w:t>researchers need to be able to store the results of collaborative intellectual work either as an annotation of a single fragment</w:t>
      </w:r>
      <w:r w:rsidRPr="00C40D7B">
        <w:rPr>
          <w:i/>
        </w:rPr>
        <w:t xml:space="preserve"> </w:t>
      </w:r>
      <w:r w:rsidR="009B54F3" w:rsidRPr="00C40D7B">
        <w:rPr>
          <w:i/>
        </w:rPr>
        <w:t xml:space="preserve">or in the form of typed relations between a number of fragments. </w:t>
      </w:r>
    </w:p>
    <w:p w14:paraId="4ABB3082" w14:textId="77777777" w:rsidR="00C40D7B" w:rsidRDefault="009B54F3" w:rsidP="00C40D7B">
      <w:r w:rsidRPr="00C40D7B">
        <w:t xml:space="preserve">The aim of this document is to give a specification of a framework for annotating web-documents developed according to task 5.6 plan. By an annotation we mean a remark over a fragment(s) of a document(s). </w:t>
      </w:r>
    </w:p>
    <w:p w14:paraId="0258C257" w14:textId="569FAA5A" w:rsidR="00C40D7B" w:rsidRDefault="009B54F3" w:rsidP="00C40D7B">
      <w:r w:rsidRPr="00C40D7B">
        <w:t xml:space="preserve">From the technical point of view the proposed framework consists of </w:t>
      </w:r>
      <w:r w:rsidR="00021A05" w:rsidRPr="00C40D7B">
        <w:t xml:space="preserve">one </w:t>
      </w:r>
      <w:r w:rsidR="00940D6A">
        <w:rPr>
          <w:i/>
        </w:rPr>
        <w:t>back-end</w:t>
      </w:r>
      <w:r w:rsidR="00021A05" w:rsidRPr="00C40D7B">
        <w:t xml:space="preserve">, constituted </w:t>
      </w:r>
      <w:r w:rsidR="005D7EC6" w:rsidRPr="00C40D7B">
        <w:t xml:space="preserve">of </w:t>
      </w:r>
      <w:r w:rsidR="00021A05" w:rsidRPr="00C40D7B">
        <w:t xml:space="preserve">the </w:t>
      </w:r>
      <w:r w:rsidRPr="00C40D7B">
        <w:t xml:space="preserve">server </w:t>
      </w:r>
      <w:r w:rsidR="00021A05" w:rsidRPr="00C40D7B">
        <w:t>software and the database,</w:t>
      </w:r>
      <w:r w:rsidR="007E1597" w:rsidRPr="00C40D7B">
        <w:t xml:space="preserve"> </w:t>
      </w:r>
      <w:r w:rsidR="00021A05" w:rsidRPr="00C40D7B">
        <w:t xml:space="preserve">and possibly multiple </w:t>
      </w:r>
      <w:r w:rsidR="00940D6A">
        <w:rPr>
          <w:i/>
        </w:rPr>
        <w:t>front-end</w:t>
      </w:r>
      <w:r w:rsidR="00021A05" w:rsidRPr="00C40D7B">
        <w:rPr>
          <w:i/>
        </w:rPr>
        <w:t>s</w:t>
      </w:r>
      <w:r w:rsidR="00021A05" w:rsidRPr="00C40D7B">
        <w:t xml:space="preserve"> (clients)</w:t>
      </w:r>
      <w:r w:rsidR="007E1597" w:rsidRPr="00C40D7B">
        <w:t xml:space="preserve">. Developed within DASISH project </w:t>
      </w:r>
      <w:r w:rsidR="00A24DEB" w:rsidRPr="00C40D7B">
        <w:t xml:space="preserve">the </w:t>
      </w:r>
      <w:r w:rsidR="007E1597" w:rsidRPr="00C40D7B">
        <w:t xml:space="preserve">DWAN tool </w:t>
      </w:r>
      <w:r w:rsidR="00AA57BA" w:rsidRPr="00C40D7B">
        <w:t xml:space="preserve">is an instance of </w:t>
      </w:r>
      <w:r w:rsidR="00A24DEB" w:rsidRPr="00C40D7B">
        <w:t xml:space="preserve">the </w:t>
      </w:r>
      <w:r w:rsidR="00AA57BA" w:rsidRPr="00C40D7B">
        <w:t xml:space="preserve">DWAN framework. It </w:t>
      </w:r>
      <w:r w:rsidR="007E1597" w:rsidRPr="00C40D7B">
        <w:t xml:space="preserve">consists of the </w:t>
      </w:r>
      <w:r w:rsidR="00940D6A">
        <w:t>back-end</w:t>
      </w:r>
      <w:r w:rsidR="007E1597" w:rsidRPr="00C40D7B">
        <w:t xml:space="preserve"> part and the client</w:t>
      </w:r>
      <w:r w:rsidR="00BF4655" w:rsidRPr="00C40D7B">
        <w:t>,</w:t>
      </w:r>
      <w:r w:rsidR="007E1597" w:rsidRPr="00C40D7B">
        <w:t xml:space="preserve"> which is a significantly adjusted </w:t>
      </w:r>
      <w:r w:rsidR="00C83D2D" w:rsidRPr="00C40D7B">
        <w:t xml:space="preserve">version of the </w:t>
      </w:r>
      <w:r w:rsidR="00C83D2D" w:rsidRPr="00C40D7B">
        <w:rPr>
          <w:i/>
        </w:rPr>
        <w:t>Wired Marker</w:t>
      </w:r>
      <w:r w:rsidR="00C83D2D" w:rsidRPr="00C40D7B">
        <w:t xml:space="preserve"> </w:t>
      </w:r>
      <w:r w:rsidR="00296E24" w:rsidRPr="00C40D7B">
        <w:t xml:space="preserve">Firefox extension. </w:t>
      </w:r>
      <w:r w:rsidRPr="00C40D7B">
        <w:t xml:space="preserve">The core of the </w:t>
      </w:r>
      <w:r w:rsidR="00940D6A">
        <w:t>back-end</w:t>
      </w:r>
      <w:r w:rsidRPr="00C40D7B">
        <w:t xml:space="preserve"> is a </w:t>
      </w:r>
      <w:r w:rsidR="00AA57BA" w:rsidRPr="00C40D7B">
        <w:t>database</w:t>
      </w:r>
      <w:r w:rsidRPr="00C40D7B">
        <w:t xml:space="preserve"> where annotations and information about</w:t>
      </w:r>
      <w:r w:rsidR="00AA57BA" w:rsidRPr="00C40D7B">
        <w:t xml:space="preserve"> corresponding annotated target documents </w:t>
      </w:r>
      <w:r w:rsidRPr="00C40D7B">
        <w:t>are stored together with</w:t>
      </w:r>
      <w:r w:rsidR="00BD545C" w:rsidRPr="00C40D7B">
        <w:t xml:space="preserve"> the</w:t>
      </w:r>
      <w:r w:rsidRPr="00C40D7B">
        <w:t xml:space="preserve"> </w:t>
      </w:r>
      <w:r w:rsidR="00AA57BA" w:rsidRPr="00C40D7B">
        <w:t xml:space="preserve">targets’ </w:t>
      </w:r>
      <w:r w:rsidRPr="00C40D7B">
        <w:t>c</w:t>
      </w:r>
      <w:r w:rsidR="00AA57BA" w:rsidRPr="00C40D7B">
        <w:t>ached representations</w:t>
      </w:r>
      <w:r w:rsidRPr="00C40D7B">
        <w:t>. Archiving cached representations</w:t>
      </w:r>
      <w:r w:rsidR="007E1597" w:rsidRPr="00C40D7B">
        <w:t xml:space="preserve"> in the </w:t>
      </w:r>
      <w:r w:rsidR="00AA57BA" w:rsidRPr="00C40D7B">
        <w:t>database</w:t>
      </w:r>
      <w:r w:rsidR="007E1597" w:rsidRPr="00C40D7B">
        <w:t xml:space="preserve"> is </w:t>
      </w:r>
      <w:r w:rsidRPr="00C40D7B">
        <w:t>relevant when annotated documents are dynamically changed pages like news sites or wiki-pages under construction</w:t>
      </w:r>
      <w:r w:rsidRPr="009B54F3">
        <w:t>.</w:t>
      </w:r>
    </w:p>
    <w:p w14:paraId="025BFAC7" w14:textId="2224319D" w:rsidR="009B54F3" w:rsidRPr="00C40D7B" w:rsidRDefault="00AA57BA" w:rsidP="00C40D7B">
      <w:r w:rsidRPr="00C40D7B">
        <w:t>A client in</w:t>
      </w:r>
      <w:r w:rsidR="0072524A" w:rsidRPr="00C40D7B">
        <w:t xml:space="preserve"> the</w:t>
      </w:r>
      <w:r w:rsidRPr="00C40D7B">
        <w:t xml:space="preserve"> DWAN framework </w:t>
      </w:r>
      <w:r w:rsidR="009B54F3" w:rsidRPr="00C40D7B">
        <w:t xml:space="preserve">exchanges data with the server by sending REST requests </w:t>
      </w:r>
      <w:r w:rsidRPr="00C40D7B">
        <w:t>and getting respon</w:t>
      </w:r>
      <w:r w:rsidR="00BE505C" w:rsidRPr="00C40D7B">
        <w:t>se</w:t>
      </w:r>
      <w:r w:rsidRPr="00C40D7B">
        <w:t>s</w:t>
      </w:r>
      <w:r w:rsidR="009B54F3" w:rsidRPr="00C40D7B">
        <w:t xml:space="preserve">. Client-request bodies and </w:t>
      </w:r>
      <w:r w:rsidRPr="00C40D7B">
        <w:t>serv</w:t>
      </w:r>
      <w:r w:rsidR="00212081" w:rsidRPr="00C40D7B">
        <w:t>er's respon</w:t>
      </w:r>
      <w:r w:rsidR="00BE505C" w:rsidRPr="00C40D7B">
        <w:t>se</w:t>
      </w:r>
      <w:r w:rsidR="00212081" w:rsidRPr="00C40D7B">
        <w:t xml:space="preserve">s have a form of </w:t>
      </w:r>
      <w:r w:rsidR="009B54F3" w:rsidRPr="00C40D7B">
        <w:t xml:space="preserve">XML files. The client </w:t>
      </w:r>
      <w:r w:rsidR="00035044" w:rsidRPr="00C40D7B">
        <w:t xml:space="preserve">is able </w:t>
      </w:r>
      <w:r w:rsidR="009B54F3" w:rsidRPr="00C40D7B">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842AB">
      <w:pPr>
        <w:pStyle w:val="Heading1"/>
      </w:pPr>
      <w:r>
        <w:t xml:space="preserve"> </w:t>
      </w:r>
      <w:bookmarkStart w:id="4" w:name="_Toc274924406"/>
      <w:r>
        <w:t xml:space="preserve">Introduction to </w:t>
      </w:r>
      <w:r w:rsidR="00BE505C">
        <w:t xml:space="preserve">the </w:t>
      </w:r>
      <w:r w:rsidR="0074201E">
        <w:t>DWAN framework</w:t>
      </w:r>
      <w:bookmarkEnd w:id="4"/>
    </w:p>
    <w:p w14:paraId="5A557227" w14:textId="6A0D2B1F" w:rsidR="005B7F8E" w:rsidRDefault="005B7F8E" w:rsidP="006842AB">
      <w:pPr>
        <w:pStyle w:val="Heading2"/>
      </w:pPr>
      <w:bookmarkStart w:id="5" w:name="_Toc274924407"/>
      <w:r>
        <w:t>Motivation</w:t>
      </w:r>
      <w:bookmarkEnd w:id="5"/>
    </w:p>
    <w:p w14:paraId="3E51D6D2" w14:textId="77777777" w:rsidR="00982AB0" w:rsidRDefault="00F51F1E" w:rsidP="00982AB0">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388D269B" w:rsidR="00F51F1E" w:rsidRDefault="00F51F1E" w:rsidP="00982AB0">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w:t>
      </w:r>
      <w:r w:rsidRPr="00BC36E0">
        <w:t>by</w:t>
      </w:r>
      <w:r w:rsidR="00BC36E0" w:rsidRPr="00BC36E0">
        <w:t xml:space="preserve"> </w:t>
      </w:r>
      <w:r w:rsidR="00BC36E0">
        <w:t>ELAN (</w:t>
      </w:r>
      <w:r w:rsidR="00BC36E0" w:rsidRPr="00BC36E0">
        <w:t>EUDICO Linguistic Annotator</w:t>
      </w:r>
      <w:r w:rsidR="00BC36E0">
        <w:t>)</w:t>
      </w:r>
      <w:r w:rsidR="00BC36E0">
        <w:rPr>
          <w:rStyle w:val="FootnoteReference"/>
          <w:rFonts w:ascii="Verdana" w:hAnsi="Verdana"/>
          <w:color w:val="000000" w:themeColor="text1"/>
        </w:rPr>
        <w:footnoteReference w:id="1"/>
      </w:r>
      <w:r w:rsidRPr="009B54F3">
        <w:rPr>
          <w:color w:val="000000" w:themeColor="text1"/>
        </w:rPr>
        <w:t>.</w:t>
      </w:r>
    </w:p>
    <w:p w14:paraId="04FF5B88" w14:textId="2ABF27DC" w:rsidR="003D3B63" w:rsidRDefault="003D3B63" w:rsidP="006842AB">
      <w:pPr>
        <w:pStyle w:val="Heading2"/>
      </w:pPr>
      <w:bookmarkStart w:id="6" w:name="_Toc274924408"/>
      <w:r>
        <w:t>User scenarios</w:t>
      </w:r>
      <w:bookmarkEnd w:id="6"/>
    </w:p>
    <w:p w14:paraId="2BBC7183" w14:textId="725188D1" w:rsidR="003D3B63" w:rsidRDefault="00DA364E" w:rsidP="00982AB0">
      <w:r>
        <w:t>Consider examples of user scenarios that can be successfully run on the DWAN tool in it</w:t>
      </w:r>
      <w:r w:rsidR="007311B2">
        <w:t>s</w:t>
      </w:r>
      <w:r>
        <w:t xml:space="preserve"> current state. It is assumed that before getting acquainted with these scenarios</w:t>
      </w:r>
      <w:r w:rsidR="00BF4655">
        <w:t>,</w:t>
      </w:r>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w:t>
      </w:r>
      <w:r w:rsidR="001846CC">
        <w:t xml:space="preserve"> the presented deliverable</w:t>
      </w:r>
      <w:r>
        <w:t>.</w:t>
      </w:r>
    </w:p>
    <w:p w14:paraId="1677171F" w14:textId="12D740F9" w:rsidR="00442747" w:rsidRDefault="00442747" w:rsidP="00982AB0">
      <w:r>
        <w:t xml:space="preserve">The term </w:t>
      </w:r>
      <w:r w:rsidRPr="00442747">
        <w:rPr>
          <w:i/>
        </w:rPr>
        <w:t>principa</w:t>
      </w:r>
      <w:r w:rsidRPr="007A07FE">
        <w:rPr>
          <w:i/>
        </w:rPr>
        <w:t>l</w:t>
      </w:r>
      <w:r>
        <w:t>, which we use below, in general denotes either a user or a group of user</w:t>
      </w:r>
      <w:r w:rsidR="00C83D2D">
        <w:t>s</w:t>
      </w:r>
      <w:r>
        <w:t>. At present</w:t>
      </w:r>
      <w:r w:rsidR="00BF4655">
        <w:t>,</w:t>
      </w:r>
      <w:r>
        <w:t xml:space="preserve"> user and principal are synonyms</w:t>
      </w:r>
      <w:r w:rsidR="008E11B1">
        <w:t xml:space="preserve"> for DWAN tool</w:t>
      </w:r>
      <w:r>
        <w:t xml:space="preserve">. </w:t>
      </w:r>
    </w:p>
    <w:p w14:paraId="3BC1AD2F" w14:textId="77777777" w:rsidR="00DA364E" w:rsidRPr="007E1597" w:rsidRDefault="00DA364E" w:rsidP="00982AB0"/>
    <w:p w14:paraId="0A157D99" w14:textId="6329C0EE" w:rsidR="003D3B63" w:rsidRPr="009011B1" w:rsidRDefault="003D3B63" w:rsidP="00982AB0">
      <w:pPr>
        <w:rPr>
          <w:szCs w:val="22"/>
          <w:lang w:val="en-US"/>
        </w:rPr>
      </w:pPr>
      <w:r>
        <w:rPr>
          <w:lang w:val="en-US"/>
        </w:rPr>
        <w:t>1</w:t>
      </w:r>
      <w:r w:rsidRPr="009011B1">
        <w:rPr>
          <w:i/>
          <w:szCs w:val="22"/>
          <w:lang w:val="en-US"/>
        </w:rPr>
        <w:t>) Getting an annotation whose web-page page has been updated</w:t>
      </w:r>
      <w:r w:rsidRPr="009011B1">
        <w:rPr>
          <w:szCs w:val="22"/>
          <w:lang w:val="en-US"/>
        </w:rPr>
        <w:t>. </w:t>
      </w:r>
    </w:p>
    <w:p w14:paraId="3257A2A1" w14:textId="4E20C1B4" w:rsidR="003D3B63" w:rsidRDefault="003D3B63" w:rsidP="00982AB0">
      <w:pPr>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r w:rsidR="00BE505C">
        <w:rPr>
          <w:lang w:val="en-US"/>
        </w:rPr>
        <w:t>completely</w:t>
      </w:r>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3104F963" w:rsidR="003D3B63" w:rsidRDefault="003D3B63" w:rsidP="00982AB0">
      <w:pPr>
        <w:rPr>
          <w:sz w:val="26"/>
          <w:szCs w:val="26"/>
          <w:lang w:val="en-US"/>
        </w:rPr>
      </w:pPr>
      <w:r>
        <w:rPr>
          <w:lang w:val="en-US"/>
        </w:rPr>
        <w:t xml:space="preserve">This use case </w:t>
      </w:r>
      <w:r w:rsidR="008A4265">
        <w:rPr>
          <w:lang w:val="en-US"/>
        </w:rPr>
        <w:t xml:space="preserve">was a part of </w:t>
      </w:r>
      <w:r w:rsidR="00BE505C">
        <w:rPr>
          <w:lang w:val="en-US"/>
        </w:rPr>
        <w:t xml:space="preserve">the </w:t>
      </w:r>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r w:rsidR="00BE505C">
        <w:rPr>
          <w:lang w:val="en-US"/>
        </w:rPr>
        <w:t xml:space="preserve">the </w:t>
      </w:r>
      <w:r w:rsidR="00F86DA6">
        <w:rPr>
          <w:lang w:val="en-US"/>
        </w:rPr>
        <w:t xml:space="preserve">Wired-Marker-based </w:t>
      </w:r>
      <w:r w:rsidR="008A4265">
        <w:rPr>
          <w:lang w:val="en-US"/>
        </w:rPr>
        <w:t xml:space="preserve">DWAN </w:t>
      </w:r>
      <w:r w:rsidR="00940D6A">
        <w:rPr>
          <w:lang w:val="en-US"/>
        </w:rPr>
        <w:t>front-end</w:t>
      </w:r>
      <w:r w:rsidR="008A4265">
        <w:rPr>
          <w:lang w:val="en-US"/>
        </w:rPr>
        <w:t xml:space="preserve"> installed.</w:t>
      </w:r>
    </w:p>
    <w:p w14:paraId="7ECD2068" w14:textId="77777777" w:rsidR="003D3B63" w:rsidRDefault="003D3B63" w:rsidP="00982AB0">
      <w:pPr>
        <w:rPr>
          <w:sz w:val="26"/>
          <w:szCs w:val="26"/>
          <w:lang w:val="en-US"/>
        </w:rPr>
      </w:pPr>
      <w:r>
        <w:rPr>
          <w:lang w:val="en-US"/>
        </w:rPr>
        <w:t> </w:t>
      </w:r>
    </w:p>
    <w:p w14:paraId="0F363AC4" w14:textId="0264DC7D" w:rsidR="003D3B63" w:rsidRDefault="003D3B63" w:rsidP="00982AB0">
      <w:pPr>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18EA33B3" w:rsidR="003D3B63" w:rsidRDefault="0083168D" w:rsidP="00982AB0">
      <w:pPr>
        <w:rPr>
          <w:lang w:val="en-US"/>
        </w:rPr>
      </w:pPr>
      <w:r>
        <w:rPr>
          <w:lang w:val="en-US"/>
        </w:rPr>
        <w:t xml:space="preserve">The </w:t>
      </w:r>
      <w:r w:rsidR="00EC6F7E">
        <w:rPr>
          <w:lang w:val="en-US"/>
        </w:rPr>
        <w:t xml:space="preserve">Wired-Marker-based </w:t>
      </w:r>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w:t>
      </w:r>
      <w:r w:rsidR="00940D6A">
        <w:rPr>
          <w:lang w:val="en-US"/>
        </w:rPr>
        <w:t>back-end</w:t>
      </w:r>
      <w:r w:rsidR="008E11B1">
        <w:rPr>
          <w:lang w:val="en-US"/>
        </w:rPr>
        <w:t xml:space="preserve"> can issue </w:t>
      </w:r>
      <w:r w:rsidR="003E7C51">
        <w:rPr>
          <w:lang w:val="en-US"/>
        </w:rPr>
        <w:t xml:space="preserve">one of </w:t>
      </w:r>
      <w:r w:rsidR="008E11B1">
        <w:rPr>
          <w:lang w:val="en-US"/>
        </w:rPr>
        <w:t xml:space="preserve">two </w:t>
      </w:r>
      <w:r w:rsidR="00756A7A">
        <w:rPr>
          <w:lang w:val="en-US"/>
        </w:rPr>
        <w:t xml:space="preserve">HTML </w:t>
      </w:r>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r>
        <w:rPr>
          <w:lang w:val="en-US"/>
        </w:rPr>
        <w:t>changing</w:t>
      </w:r>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5C86CCE9" w:rsidR="003E7C51" w:rsidRDefault="003E7C51" w:rsidP="00982AB0">
      <w:pPr>
        <w:rPr>
          <w:sz w:val="26"/>
          <w:szCs w:val="26"/>
          <w:lang w:val="en-US"/>
        </w:rPr>
      </w:pPr>
      <w:r>
        <w:rPr>
          <w:lang w:val="en-US"/>
        </w:rPr>
        <w:t xml:space="preserve">Updating access modes is implemented through </w:t>
      </w:r>
      <w:r w:rsidR="00940D6A">
        <w:rPr>
          <w:lang w:val="en-US"/>
        </w:rPr>
        <w:t>back-end</w:t>
      </w:r>
      <w:r>
        <w:rPr>
          <w:lang w:val="en-US"/>
        </w:rPr>
        <w:t xml:space="preserve">’s </w:t>
      </w:r>
      <w:r w:rsidR="00756A7A">
        <w:rPr>
          <w:lang w:val="en-US"/>
        </w:rPr>
        <w:t xml:space="preserve">HTML </w:t>
      </w:r>
      <w:r>
        <w:rPr>
          <w:lang w:val="en-US"/>
        </w:rPr>
        <w:t xml:space="preserve">forms because changing access rights is not implemented in Wired Marker, and adding this feature to DWAN </w:t>
      </w:r>
      <w:r w:rsidR="00940D6A">
        <w:rPr>
          <w:lang w:val="en-US"/>
        </w:rPr>
        <w:t>front-end</w:t>
      </w:r>
      <w:r>
        <w:rPr>
          <w:lang w:val="en-US"/>
        </w:rPr>
        <w:t xml:space="preserve"> would be quite time consuming.</w:t>
      </w:r>
      <w:r>
        <w:rPr>
          <w:rStyle w:val="FootnoteReference"/>
          <w:lang w:val="en-US"/>
        </w:rPr>
        <w:footnoteReference w:id="2"/>
      </w:r>
      <w:r>
        <w:rPr>
          <w:lang w:val="en-US"/>
        </w:rPr>
        <w:t xml:space="preserve">  </w:t>
      </w:r>
    </w:p>
    <w:p w14:paraId="4BF6A731" w14:textId="5CB374C0" w:rsidR="003D3B63" w:rsidRDefault="003D3B63" w:rsidP="003E7C51">
      <w:pPr>
        <w:rPr>
          <w:sz w:val="26"/>
          <w:szCs w:val="26"/>
          <w:lang w:val="en-US"/>
        </w:rPr>
      </w:pPr>
      <w:r>
        <w:rPr>
          <w:lang w:val="en-US"/>
        </w:rPr>
        <w:t> </w:t>
      </w:r>
    </w:p>
    <w:p w14:paraId="45C4F2C1" w14:textId="71D96C84" w:rsidR="003E7C51" w:rsidRDefault="003D3B63" w:rsidP="00982AB0">
      <w:pPr>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4AB82339" w:rsidR="00E9198E" w:rsidRDefault="00F431CD" w:rsidP="00D25DC4">
      <w:pPr>
        <w:rPr>
          <w:lang w:val="en-US"/>
        </w:rPr>
      </w:pPr>
      <w:r>
        <w:rPr>
          <w:lang w:val="en-US"/>
        </w:rPr>
        <w:t xml:space="preserve">Initially </w:t>
      </w:r>
      <w:r w:rsidR="00E21F10">
        <w:rPr>
          <w:lang w:val="en-US"/>
        </w:rPr>
        <w:t xml:space="preserve">the </w:t>
      </w:r>
      <w:r w:rsidR="00EC6F7E">
        <w:rPr>
          <w:lang w:val="en-US"/>
        </w:rPr>
        <w:t xml:space="preserve">Wired-Marker-based </w:t>
      </w:r>
      <w:r>
        <w:rPr>
          <w:lang w:val="en-US"/>
        </w:rPr>
        <w:t>DWAN client generates the set of pre-defined folders (</w:t>
      </w:r>
      <w:r w:rsidR="00171600">
        <w:rPr>
          <w:lang w:val="en-US"/>
        </w:rPr>
        <w:t>colour</w:t>
      </w:r>
      <w:r>
        <w:rPr>
          <w:lang w:val="en-US"/>
        </w:rPr>
        <w:t xml:space="preserve">ed “marker”) for the logged-in principal. </w:t>
      </w:r>
      <w:r w:rsidR="00E9198E">
        <w:rPr>
          <w:lang w:val="en-US"/>
        </w:rPr>
        <w:t xml:space="preserve">Annotations are sorted by the corresponding </w:t>
      </w:r>
      <w:r w:rsidR="00171600">
        <w:rPr>
          <w:lang w:val="en-US"/>
        </w:rPr>
        <w:t>colour</w:t>
      </w:r>
      <w:r w:rsidR="00E9198E">
        <w:rPr>
          <w:lang w:val="en-US"/>
        </w:rPr>
        <w:t>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sidR="00171600">
        <w:rPr>
          <w:lang w:val="en-US"/>
        </w:rPr>
        <w:t>colour</w:t>
      </w:r>
      <w:r>
        <w:rPr>
          <w:lang w:val="en-US"/>
        </w:rPr>
        <w:t xml:space="preserve">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3AADA3C" w:rsidR="003D3B63" w:rsidRPr="00E9198E" w:rsidRDefault="00E9198E" w:rsidP="00E9198E">
      <w:pPr>
        <w:rPr>
          <w:lang w:val="en-US"/>
        </w:rPr>
      </w:pPr>
      <w:r>
        <w:rPr>
          <w:lang w:val="en-US"/>
        </w:rPr>
        <w:t xml:space="preserve">The </w:t>
      </w:r>
      <w:r w:rsidR="00171600">
        <w:rPr>
          <w:lang w:val="en-US"/>
        </w:rPr>
        <w:t>colour</w:t>
      </w:r>
      <w:r>
        <w:rPr>
          <w:lang w:val="en-US"/>
        </w:rPr>
        <w:t xml:space="preserve"> information is sent to</w:t>
      </w:r>
      <w:r w:rsidR="0059482E">
        <w:rPr>
          <w:lang w:val="en-US"/>
        </w:rPr>
        <w:t xml:space="preserve"> the</w:t>
      </w:r>
      <w:r>
        <w:rPr>
          <w:lang w:val="en-US"/>
        </w:rPr>
        <w:t xml:space="preserve"> server when an annotation is posted. </w:t>
      </w:r>
      <w:r w:rsidR="003D3B63">
        <w:rPr>
          <w:lang w:val="en-US"/>
        </w:rPr>
        <w:t xml:space="preserve">Unfortunately, </w:t>
      </w:r>
      <w:r>
        <w:rPr>
          <w:lang w:val="en-US"/>
        </w:rPr>
        <w:t xml:space="preserve">sorting annotations by </w:t>
      </w:r>
      <w:r w:rsidR="00171600">
        <w:rPr>
          <w:lang w:val="en-US"/>
        </w:rPr>
        <w:t>colour</w:t>
      </w:r>
      <w:r>
        <w:rPr>
          <w:lang w:val="en-US"/>
        </w:rPr>
        <w:t xml:space="preserve">s is </w:t>
      </w:r>
      <w:r w:rsidR="00E21F10">
        <w:rPr>
          <w:lang w:val="en-US"/>
        </w:rPr>
        <w:t>visible</w:t>
      </w:r>
      <w:r>
        <w:rPr>
          <w:lang w:val="en-US"/>
        </w:rPr>
        <w:t xml:space="preserve"> only by the creator of the annotations and only on that</w:t>
      </w:r>
      <w:r w:rsidR="0059482E">
        <w:rPr>
          <w:lang w:val="en-US"/>
        </w:rPr>
        <w:t xml:space="preserve"> client</w:t>
      </w:r>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w:t>
      </w:r>
      <w:r w:rsidR="00171600">
        <w:rPr>
          <w:lang w:val="en-US"/>
        </w:rPr>
        <w:t>colour</w:t>
      </w:r>
      <w:r>
        <w:rPr>
          <w:lang w:val="en-US"/>
        </w:rPr>
        <w:t xml:space="preserve"> information that it gets from the server and all annotations </w:t>
      </w:r>
      <w:r w:rsidR="00C46318">
        <w:rPr>
          <w:lang w:val="en-US"/>
        </w:rPr>
        <w:t xml:space="preserve">created by other client instances </w:t>
      </w:r>
      <w:r>
        <w:rPr>
          <w:lang w:val="en-US"/>
        </w:rPr>
        <w:t>are collected in</w:t>
      </w:r>
      <w:r w:rsidR="00BF4655">
        <w:rPr>
          <w:lang w:val="en-US"/>
        </w:rPr>
        <w:t xml:space="preserve"> </w:t>
      </w:r>
      <w:r w:rsidR="0059482E">
        <w:rPr>
          <w:lang w:val="en-US"/>
        </w:rPr>
        <w:t>a</w:t>
      </w:r>
      <w:r>
        <w:rPr>
          <w:lang w:val="en-US"/>
        </w:rPr>
        <w:t xml:space="preserve"> folder called </w:t>
      </w:r>
      <w:r w:rsidRPr="00E9198E">
        <w:rPr>
          <w:i/>
          <w:lang w:val="en-US"/>
        </w:rPr>
        <w:t>incoming</w:t>
      </w:r>
      <w:r>
        <w:rPr>
          <w:lang w:val="en-US"/>
        </w:rPr>
        <w:t xml:space="preserve"> and have light-yellow </w:t>
      </w:r>
      <w:r w:rsidR="00171600">
        <w:rPr>
          <w:lang w:val="en-US"/>
        </w:rPr>
        <w:t>colour</w:t>
      </w:r>
      <w:r w:rsidR="003D3B63">
        <w:rPr>
          <w:lang w:val="en-US"/>
        </w:rPr>
        <w:t xml:space="preserve">. </w:t>
      </w:r>
      <w:r>
        <w:rPr>
          <w:rStyle w:val="FootnoteReference"/>
          <w:lang w:val="en-US"/>
        </w:rPr>
        <w:footnoteReference w:id="3"/>
      </w:r>
    </w:p>
    <w:p w14:paraId="721005D1" w14:textId="77777777" w:rsidR="00E9198E" w:rsidRDefault="00E9198E" w:rsidP="00982AB0">
      <w:pPr>
        <w:rPr>
          <w:lang w:val="en-US"/>
        </w:rPr>
      </w:pPr>
    </w:p>
    <w:p w14:paraId="163C33E8" w14:textId="33B4F0D3" w:rsidR="005B7F8E" w:rsidRDefault="003B053B" w:rsidP="006842AB">
      <w:pPr>
        <w:pStyle w:val="Heading2"/>
      </w:pPr>
      <w:bookmarkStart w:id="7" w:name="_Toc274924409"/>
      <w:r>
        <w:t>R</w:t>
      </w:r>
      <w:r w:rsidR="00D063B5">
        <w:t>equirements</w:t>
      </w:r>
      <w:bookmarkEnd w:id="7"/>
      <w:r w:rsidR="005B7F8E">
        <w:t xml:space="preserve"> </w:t>
      </w:r>
    </w:p>
    <w:p w14:paraId="2E75189D" w14:textId="2BD57471" w:rsidR="007E1597" w:rsidRPr="009B54F3" w:rsidRDefault="00D063B5" w:rsidP="00D063B5">
      <w:r>
        <w:t xml:space="preserve">In </w:t>
      </w:r>
      <w:r w:rsidR="00E21F10">
        <w:t xml:space="preserve">the </w:t>
      </w:r>
      <w:r w:rsidR="007E1597">
        <w:t>DWAN framework</w:t>
      </w:r>
      <w:r w:rsidR="007E1597" w:rsidRPr="009B54F3">
        <w:t xml:space="preserve"> </w:t>
      </w:r>
      <w:r>
        <w:t xml:space="preserve">it is assumed that possibly multiple clients communicate with a single </w:t>
      </w:r>
      <w:r w:rsidR="00940D6A">
        <w:t>back-end</w:t>
      </w:r>
      <w:r>
        <w:t xml:space="preserve"> consisting of the database and the server software which implements access to the database. A </w:t>
      </w:r>
      <w:r w:rsidR="007E1597" w:rsidRPr="009B54F3">
        <w:t xml:space="preserve">client is developed specifically for a particular sort(s) of web-documents, whereas the </w:t>
      </w:r>
      <w:r w:rsidR="00940D6A">
        <w:t>back-end</w:t>
      </w:r>
      <w:r w:rsidR="007E1597" w:rsidRPr="009B54F3">
        <w:t xml:space="preserve"> is not specific and treats requests of all clients in the same way. </w:t>
      </w:r>
      <w:r w:rsidR="003E639B">
        <w:t xml:space="preserve"> A</w:t>
      </w:r>
      <w:r w:rsidR="007E1597" w:rsidRPr="009B54F3">
        <w:t xml:space="preserve">nnotations and information about annotated </w:t>
      </w:r>
      <w:r w:rsidR="00AA57BA">
        <w:t>targets</w:t>
      </w:r>
      <w:r w:rsidR="007E1597" w:rsidRPr="009B54F3">
        <w:t xml:space="preserve"> 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Storing cached representations allows to retrieve the cop</w:t>
      </w:r>
      <w:r w:rsidR="00BF4655">
        <w:t xml:space="preserve">y of an annotated document when </w:t>
      </w:r>
      <w:r w:rsidR="007E1597" w:rsidRPr="009B54F3">
        <w:t xml:space="preserve">the actual web-document under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It may happen when the corresponding fragment has been significantly changed or disappeared. </w:t>
      </w:r>
    </w:p>
    <w:p w14:paraId="040B4D1E" w14:textId="641B0F41" w:rsidR="005B7F8E" w:rsidRDefault="007E1597" w:rsidP="00D063B5">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r w:rsidR="00BF4655">
        <w:t>ses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r w:rsidR="00BF4655">
        <w:t>,</w:t>
      </w:r>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6842AB">
      <w:pPr>
        <w:pStyle w:val="Heading1"/>
      </w:pPr>
      <w:bookmarkStart w:id="8" w:name="_Toc274924410"/>
      <w:r>
        <w:t>Annotation Tools</w:t>
      </w:r>
      <w:bookmarkEnd w:id="8"/>
    </w:p>
    <w:p w14:paraId="05317FD8" w14:textId="5E4784DD" w:rsidR="00FC5631" w:rsidRDefault="009B54F3" w:rsidP="006842AB">
      <w:pPr>
        <w:pStyle w:val="Heading2"/>
      </w:pPr>
      <w:bookmarkStart w:id="9" w:name="_Toc274924411"/>
      <w:r w:rsidRPr="00AC51E7">
        <w:t>S</w:t>
      </w:r>
      <w:r w:rsidR="00BF4655">
        <w:t>t</w:t>
      </w:r>
      <w:r w:rsidRPr="00AC51E7">
        <w:t>ate of the art on September 201</w:t>
      </w:r>
      <w:r w:rsidR="00FC5631">
        <w:t>2</w:t>
      </w:r>
      <w:bookmarkEnd w:id="9"/>
    </w:p>
    <w:p w14:paraId="3DA8D848" w14:textId="69664C9E" w:rsidR="00FC5631" w:rsidRDefault="00FC5631" w:rsidP="000760E6">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open software, if it can be adjusted to communicate with the </w:t>
      </w:r>
      <w:r w:rsidR="00940D6A">
        <w:t>back-end</w:t>
      </w:r>
      <w:r w:rsidR="007A03E6">
        <w:t>,</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5853A7">
        <w:t xml:space="preserve">Table </w:t>
      </w:r>
      <w:r w:rsidR="005853A7">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Caption"/>
        <w:keepNext/>
      </w:pPr>
      <w:bookmarkStart w:id="10" w:name="_Ref274312483"/>
      <w:bookmarkStart w:id="11" w:name="_Ref274312017"/>
      <w:r>
        <w:t xml:space="preserve">Table </w:t>
      </w:r>
      <w:r>
        <w:fldChar w:fldCharType="begin"/>
      </w:r>
      <w:r>
        <w:instrText xml:space="preserve"> SEQ Table \* ARABIC </w:instrText>
      </w:r>
      <w:r>
        <w:fldChar w:fldCharType="separate"/>
      </w:r>
      <w:r w:rsidR="005853A7">
        <w:rPr>
          <w:noProof/>
        </w:rPr>
        <w:t>1</w:t>
      </w:r>
      <w:r>
        <w:fldChar w:fldCharType="end"/>
      </w:r>
      <w:bookmarkEnd w:id="10"/>
      <w:r>
        <w:t>. Annotation tools available by Autumn 2012</w:t>
      </w:r>
      <w:bookmarkEnd w:id="11"/>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FC5631" w14:paraId="2F310EA7" w14:textId="03B3BFE5" w:rsidTr="006842AB">
        <w:trPr>
          <w:trHeight w:val="706"/>
        </w:trPr>
        <w:tc>
          <w:tcPr>
            <w:tcW w:w="1001" w:type="pct"/>
            <w:shd w:val="clear" w:color="000000" w:fill="FFFFFF"/>
            <w:noWrap/>
            <w:vAlign w:val="center"/>
            <w:hideMark/>
          </w:tcPr>
          <w:p w14:paraId="5680FA64" w14:textId="77777777"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2D12A8D8" w14:textId="77777777"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3FE42A21" w14:textId="35016194"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Open software</w:t>
            </w:r>
          </w:p>
        </w:tc>
        <w:tc>
          <w:tcPr>
            <w:tcW w:w="534" w:type="pct"/>
            <w:shd w:val="clear" w:color="000000" w:fill="FFFFFF"/>
            <w:vAlign w:val="center"/>
          </w:tcPr>
          <w:p w14:paraId="4DA559DC" w14:textId="718CD6DF" w:rsidR="00D344BA" w:rsidRPr="006842AB" w:rsidRDefault="00940D6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Back-end</w:t>
            </w:r>
            <w:r w:rsidR="00D344BA" w:rsidRPr="006842AB">
              <w:rPr>
                <w:rFonts w:eastAsia="Times New Roman" w:cs="Times New Roman"/>
                <w:b/>
                <w:color w:val="000000"/>
                <w:sz w:val="20"/>
                <w:szCs w:val="20"/>
                <w:lang w:val="en-US" w:eastAsia="en-US"/>
              </w:rPr>
              <w:t xml:space="preserve"> </w:t>
            </w:r>
            <w:r w:rsidR="009D2DB7" w:rsidRPr="006842AB">
              <w:rPr>
                <w:rFonts w:eastAsia="Times New Roman" w:cs="Times New Roman"/>
                <w:b/>
                <w:color w:val="000000"/>
                <w:sz w:val="20"/>
                <w:szCs w:val="20"/>
                <w:lang w:val="en-US" w:eastAsia="en-US"/>
              </w:rPr>
              <w:t>access</w:t>
            </w:r>
          </w:p>
        </w:tc>
        <w:tc>
          <w:tcPr>
            <w:tcW w:w="871" w:type="pct"/>
            <w:shd w:val="clear" w:color="000000" w:fill="FFFFFF"/>
            <w:vAlign w:val="center"/>
          </w:tcPr>
          <w:p w14:paraId="1FB2BF5D" w14:textId="2E6285B9" w:rsidR="00D344BA" w:rsidRPr="006842AB" w:rsidRDefault="00D344BA" w:rsidP="006842AB">
            <w:pPr>
              <w:ind w:firstLine="0"/>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 xml:space="preserve">Platform </w:t>
            </w:r>
            <w:r w:rsidR="00ED4E53" w:rsidRPr="006842AB">
              <w:rPr>
                <w:rFonts w:eastAsia="Times New Roman" w:cs="Times New Roman"/>
                <w:b/>
                <w:color w:val="000000"/>
                <w:sz w:val="20"/>
                <w:szCs w:val="20"/>
                <w:lang w:val="en-US" w:eastAsia="en-US"/>
              </w:rPr>
              <w:t>(browsers)</w:t>
            </w:r>
          </w:p>
        </w:tc>
        <w:tc>
          <w:tcPr>
            <w:tcW w:w="1219" w:type="pct"/>
            <w:shd w:val="clear" w:color="000000" w:fill="FFFFFF"/>
            <w:vAlign w:val="center"/>
          </w:tcPr>
          <w:p w14:paraId="21D56B31" w14:textId="680FD2F2" w:rsidR="00D344BA" w:rsidRPr="006842AB" w:rsidRDefault="00D344BA" w:rsidP="006842AB">
            <w:pPr>
              <w:jc w:val="center"/>
              <w:rPr>
                <w:rFonts w:eastAsia="Times New Roman" w:cs="Times New Roman"/>
                <w:b/>
                <w:color w:val="000000"/>
                <w:sz w:val="20"/>
                <w:szCs w:val="20"/>
                <w:lang w:val="en-US" w:eastAsia="en-US"/>
              </w:rPr>
            </w:pPr>
            <w:r w:rsidRPr="006842AB">
              <w:rPr>
                <w:rFonts w:eastAsia="Times New Roman" w:cs="Times New Roman"/>
                <w:b/>
                <w:color w:val="000000"/>
                <w:sz w:val="20"/>
                <w:szCs w:val="20"/>
                <w:lang w:val="en-US" w:eastAsia="en-US"/>
              </w:rPr>
              <w:t>Functionality</w:t>
            </w:r>
          </w:p>
        </w:tc>
      </w:tr>
      <w:tr w:rsidR="00ED4E53" w:rsidRPr="00FC5631" w14:paraId="315A25D6" w14:textId="137DF6B8" w:rsidTr="00E44A1F">
        <w:trPr>
          <w:trHeight w:val="280"/>
        </w:trPr>
        <w:tc>
          <w:tcPr>
            <w:tcW w:w="1001" w:type="pct"/>
            <w:shd w:val="clear" w:color="auto" w:fill="auto"/>
            <w:noWrap/>
            <w:vAlign w:val="center"/>
            <w:hideMark/>
          </w:tcPr>
          <w:p w14:paraId="080BEE4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A.nnotate</w:t>
            </w:r>
          </w:p>
        </w:tc>
        <w:tc>
          <w:tcPr>
            <w:tcW w:w="610" w:type="pct"/>
            <w:shd w:val="clear" w:color="auto" w:fill="auto"/>
            <w:noWrap/>
            <w:vAlign w:val="center"/>
            <w:hideMark/>
          </w:tcPr>
          <w:p w14:paraId="4CC07920" w14:textId="32350900"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EF392F9" w14:textId="36AA004E" w:rsidR="00D344BA" w:rsidRPr="006842AB" w:rsidRDefault="00F842DF"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p>
        </w:tc>
        <w:tc>
          <w:tcPr>
            <w:tcW w:w="534" w:type="pct"/>
            <w:vAlign w:val="center"/>
          </w:tcPr>
          <w:p w14:paraId="39E3C6ED"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61C6DD6"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26EA1FF" w14:textId="3D7DF00B" w:rsidR="00D344BA" w:rsidRPr="006842AB" w:rsidRDefault="00F842DF"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PDF, Word and other document formats on-line</w:t>
            </w:r>
          </w:p>
        </w:tc>
      </w:tr>
      <w:tr w:rsidR="00ED4E53" w:rsidRPr="00FC5631" w14:paraId="06413688" w14:textId="49499378" w:rsidTr="00E44A1F">
        <w:trPr>
          <w:trHeight w:val="261"/>
        </w:trPr>
        <w:tc>
          <w:tcPr>
            <w:tcW w:w="1001" w:type="pct"/>
            <w:shd w:val="clear" w:color="auto" w:fill="auto"/>
            <w:noWrap/>
            <w:vAlign w:val="center"/>
            <w:hideMark/>
          </w:tcPr>
          <w:p w14:paraId="6A6A523D"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AnnotationEdit</w:t>
            </w:r>
          </w:p>
        </w:tc>
        <w:tc>
          <w:tcPr>
            <w:tcW w:w="610" w:type="pct"/>
            <w:shd w:val="clear" w:color="auto" w:fill="auto"/>
            <w:noWrap/>
            <w:vAlign w:val="center"/>
            <w:hideMark/>
          </w:tcPr>
          <w:p w14:paraId="0BE1E3A7" w14:textId="11583BCC" w:rsidR="00D344BA" w:rsidRPr="006842AB" w:rsidRDefault="002704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3E729F3" w14:textId="616B4C40" w:rsidR="00D344BA" w:rsidRPr="006842AB" w:rsidRDefault="008729E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w:t>
            </w:r>
            <w:r w:rsidR="00C33816" w:rsidRPr="006842AB">
              <w:rPr>
                <w:rFonts w:eastAsia="Times New Roman" w:cs="Times New Roman"/>
                <w:color w:val="000000"/>
                <w:sz w:val="20"/>
                <w:szCs w:val="20"/>
                <w:lang w:val="en-US" w:eastAsia="en-US"/>
              </w:rPr>
              <w:t>o</w:t>
            </w:r>
            <w:r w:rsidR="002704A2" w:rsidRPr="006842AB">
              <w:rPr>
                <w:rFonts w:eastAsia="Times New Roman" w:cs="Times New Roman"/>
                <w:color w:val="000000"/>
                <w:sz w:val="20"/>
                <w:szCs w:val="20"/>
                <w:lang w:val="en-US" w:eastAsia="en-US"/>
              </w:rPr>
              <w:t>mmercial</w:t>
            </w:r>
            <w:r w:rsidR="00D344BA" w:rsidRPr="006842AB">
              <w:rPr>
                <w:rFonts w:eastAsia="Times New Roman" w:cs="Times New Roman"/>
                <w:color w:val="000000"/>
                <w:sz w:val="20"/>
                <w:szCs w:val="20"/>
                <w:lang w:val="en-US" w:eastAsia="en-US"/>
              </w:rPr>
              <w:t> </w:t>
            </w:r>
          </w:p>
        </w:tc>
        <w:tc>
          <w:tcPr>
            <w:tcW w:w="534" w:type="pct"/>
            <w:vAlign w:val="center"/>
          </w:tcPr>
          <w:p w14:paraId="7D02F0FB"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FD7F8A4"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26AB48A6" w14:textId="6304FAC9" w:rsidR="00D344BA" w:rsidRPr="006842AB" w:rsidRDefault="002704A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video, audio</w:t>
            </w:r>
          </w:p>
        </w:tc>
      </w:tr>
      <w:tr w:rsidR="00ED4E53" w:rsidRPr="00FC5631" w14:paraId="1EE129A6" w14:textId="140ECAEB" w:rsidTr="00E44A1F">
        <w:trPr>
          <w:trHeight w:val="280"/>
        </w:trPr>
        <w:tc>
          <w:tcPr>
            <w:tcW w:w="1001" w:type="pct"/>
            <w:shd w:val="clear" w:color="auto" w:fill="auto"/>
            <w:noWrap/>
            <w:vAlign w:val="center"/>
            <w:hideMark/>
          </w:tcPr>
          <w:p w14:paraId="0ED5BE9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Annotator</w:t>
            </w:r>
          </w:p>
        </w:tc>
        <w:tc>
          <w:tcPr>
            <w:tcW w:w="610" w:type="pct"/>
            <w:shd w:val="clear" w:color="auto" w:fill="auto"/>
            <w:noWrap/>
            <w:vAlign w:val="center"/>
            <w:hideMark/>
          </w:tcPr>
          <w:p w14:paraId="38FCC599" w14:textId="06EDFA93" w:rsidR="00D344BA" w:rsidRPr="006842AB" w:rsidRDefault="00ED1D2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4356143" w14:textId="6D273F6A" w:rsidR="00D344BA" w:rsidRPr="006842AB" w:rsidRDefault="00800C1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r w:rsidRPr="006842AB">
              <w:rPr>
                <w:rFonts w:eastAsia="Times New Roman" w:cs="Times New Roman"/>
                <w:color w:val="000000"/>
                <w:sz w:val="20"/>
                <w:szCs w:val="20"/>
                <w:lang w:val="en-US" w:eastAsia="en-US"/>
              </w:rPr>
              <w:br/>
              <w:t>Java Script</w:t>
            </w:r>
          </w:p>
        </w:tc>
        <w:tc>
          <w:tcPr>
            <w:tcW w:w="534" w:type="pct"/>
            <w:vAlign w:val="center"/>
          </w:tcPr>
          <w:p w14:paraId="632596E2" w14:textId="63495509"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687A9050"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168B5F35" w14:textId="488E117E" w:rsidR="00D344BA" w:rsidRPr="006842AB" w:rsidRDefault="00800C1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Library</w:t>
            </w:r>
            <w:r w:rsidR="00ED1D25" w:rsidRPr="006842AB">
              <w:rPr>
                <w:rFonts w:eastAsia="Times New Roman" w:cs="Times New Roman"/>
                <w:color w:val="000000"/>
                <w:sz w:val="20"/>
                <w:szCs w:val="20"/>
                <w:lang w:val="en-US" w:eastAsia="en-US"/>
              </w:rPr>
              <w:t xml:space="preserve"> and plug-in</w:t>
            </w:r>
            <w:r w:rsidRPr="006842AB">
              <w:rPr>
                <w:rFonts w:eastAsia="Times New Roman" w:cs="Times New Roman"/>
                <w:color w:val="000000"/>
                <w:sz w:val="20"/>
                <w:szCs w:val="20"/>
                <w:lang w:val="en-US" w:eastAsia="en-US"/>
              </w:rPr>
              <w:t xml:space="preserve"> add</w:t>
            </w:r>
            <w:r w:rsidR="00ED1D25" w:rsidRPr="006842AB">
              <w:rPr>
                <w:rFonts w:eastAsia="Times New Roman" w:cs="Times New Roman"/>
                <w:color w:val="000000"/>
                <w:sz w:val="20"/>
                <w:szCs w:val="20"/>
                <w:lang w:val="en-US" w:eastAsia="en-US"/>
              </w:rPr>
              <w:t>ing</w:t>
            </w:r>
            <w:r w:rsidRPr="006842AB">
              <w:rPr>
                <w:rFonts w:eastAsia="Times New Roman" w:cs="Times New Roman"/>
                <w:color w:val="000000"/>
                <w:sz w:val="20"/>
                <w:szCs w:val="20"/>
                <w:lang w:val="en-US" w:eastAsia="en-US"/>
              </w:rPr>
              <w:t xml:space="preserve"> annotation functionality to any web-page</w:t>
            </w:r>
            <w:r w:rsidR="00ED1D25" w:rsidRPr="006842AB">
              <w:rPr>
                <w:rFonts w:eastAsia="Times New Roman" w:cs="Times New Roman"/>
                <w:color w:val="000000"/>
                <w:sz w:val="20"/>
                <w:szCs w:val="20"/>
                <w:lang w:val="en-US" w:eastAsia="en-US"/>
              </w:rPr>
              <w:t>,</w:t>
            </w:r>
            <w:r w:rsidR="00ED1D25" w:rsidRPr="006842AB">
              <w:rPr>
                <w:rFonts w:eastAsia="Times New Roman" w:cs="Times New Roman"/>
                <w:color w:val="000000"/>
                <w:sz w:val="20"/>
                <w:szCs w:val="20"/>
                <w:lang w:val="en-US" w:eastAsia="en-US"/>
              </w:rPr>
              <w:br/>
              <w:t>but one needs to alter its html by running script there</w:t>
            </w:r>
          </w:p>
        </w:tc>
      </w:tr>
      <w:tr w:rsidR="00ED4E53" w:rsidRPr="00FC5631" w14:paraId="6438F7F2" w14:textId="7BD032D1" w:rsidTr="00E44A1F">
        <w:trPr>
          <w:trHeight w:val="280"/>
        </w:trPr>
        <w:tc>
          <w:tcPr>
            <w:tcW w:w="1001" w:type="pct"/>
            <w:shd w:val="clear" w:color="auto" w:fill="auto"/>
            <w:noWrap/>
            <w:vAlign w:val="center"/>
            <w:hideMark/>
          </w:tcPr>
          <w:p w14:paraId="3F0784C5" w14:textId="050DAA5F"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Annotea</w:t>
            </w:r>
            <w:r w:rsidR="009D2DB7" w:rsidRPr="006842AB">
              <w:rPr>
                <w:rFonts w:eastAsia="Times New Roman" w:cs="Times New Roman"/>
                <w:color w:val="000000"/>
                <w:sz w:val="20"/>
                <w:szCs w:val="20"/>
                <w:lang w:val="en-US" w:eastAsia="en-US"/>
              </w:rPr>
              <w:t>,</w:t>
            </w:r>
            <w:r w:rsidR="009D2DB7" w:rsidRPr="006842AB">
              <w:rPr>
                <w:rFonts w:eastAsia="Times New Roman" w:cs="Times New Roman"/>
                <w:color w:val="000000"/>
                <w:sz w:val="20"/>
                <w:szCs w:val="20"/>
                <w:lang w:val="en-US" w:eastAsia="en-US"/>
              </w:rPr>
              <w:br/>
              <w:t>Amaya</w:t>
            </w:r>
          </w:p>
        </w:tc>
        <w:tc>
          <w:tcPr>
            <w:tcW w:w="610" w:type="pct"/>
            <w:shd w:val="clear" w:color="auto" w:fill="auto"/>
            <w:noWrap/>
            <w:vAlign w:val="center"/>
            <w:hideMark/>
          </w:tcPr>
          <w:p w14:paraId="1E7D4DA3" w14:textId="3985F823"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release jan 2012</w:t>
            </w:r>
          </w:p>
        </w:tc>
        <w:tc>
          <w:tcPr>
            <w:tcW w:w="764" w:type="pct"/>
            <w:shd w:val="clear" w:color="auto" w:fill="auto"/>
            <w:noWrap/>
            <w:vAlign w:val="center"/>
            <w:hideMark/>
          </w:tcPr>
          <w:p w14:paraId="48183869" w14:textId="480247C3" w:rsidR="00D344BA" w:rsidRPr="006842AB" w:rsidRDefault="00C42FB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00D344BA" w:rsidRPr="006842AB">
              <w:rPr>
                <w:rFonts w:eastAsia="Times New Roman" w:cs="Times New Roman"/>
                <w:color w:val="000000"/>
                <w:sz w:val="20"/>
                <w:szCs w:val="20"/>
                <w:lang w:val="en-US" w:eastAsia="en-US"/>
              </w:rPr>
              <w:t> </w:t>
            </w:r>
          </w:p>
        </w:tc>
        <w:tc>
          <w:tcPr>
            <w:tcW w:w="534" w:type="pct"/>
            <w:vAlign w:val="center"/>
          </w:tcPr>
          <w:p w14:paraId="6C9FAFB4" w14:textId="0F5024E5" w:rsidR="00D344BA" w:rsidRPr="006842AB" w:rsidRDefault="009D2DB7"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96A07BD" w14:textId="131A1F1F" w:rsidR="00D344BA" w:rsidRPr="006842AB" w:rsidRDefault="007D34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Different distributions Linux, Windows, MacOS </w:t>
            </w:r>
          </w:p>
        </w:tc>
        <w:tc>
          <w:tcPr>
            <w:tcW w:w="1219" w:type="pct"/>
          </w:tcPr>
          <w:p w14:paraId="7D3A6F76" w14:textId="41AA932E" w:rsidR="00D344BA" w:rsidRPr="006842AB" w:rsidRDefault="007D342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Written in C,</w:t>
            </w:r>
            <w:r w:rsidRPr="006842AB">
              <w:rPr>
                <w:rFonts w:eastAsia="Times New Roman" w:cs="Times New Roman"/>
                <w:color w:val="000000"/>
                <w:sz w:val="20"/>
                <w:szCs w:val="20"/>
                <w:lang w:val="en-US" w:eastAsia="en-US"/>
              </w:rPr>
              <w:br/>
              <w:t>annotating html</w:t>
            </w:r>
            <w:r w:rsidR="00AE2119" w:rsidRPr="006842AB">
              <w:rPr>
                <w:rFonts w:eastAsia="Times New Roman" w:cs="Times New Roman"/>
                <w:color w:val="000000"/>
                <w:sz w:val="20"/>
                <w:szCs w:val="20"/>
                <w:lang w:val="en-US" w:eastAsia="en-US"/>
              </w:rPr>
              <w:t>-web</w:t>
            </w:r>
            <w:r w:rsidRPr="006842AB">
              <w:rPr>
                <w:rFonts w:eastAsia="Times New Roman" w:cs="Times New Roman"/>
                <w:color w:val="000000"/>
                <w:sz w:val="20"/>
                <w:szCs w:val="20"/>
                <w:lang w:val="en-US" w:eastAsia="en-US"/>
              </w:rPr>
              <w:t xml:space="preserve"> documents </w:t>
            </w:r>
          </w:p>
        </w:tc>
      </w:tr>
      <w:tr w:rsidR="00ED4E53" w:rsidRPr="00FC5631" w14:paraId="29A4A140" w14:textId="45D305AB" w:rsidTr="00E44A1F">
        <w:trPr>
          <w:trHeight w:val="280"/>
        </w:trPr>
        <w:tc>
          <w:tcPr>
            <w:tcW w:w="1001" w:type="pct"/>
            <w:shd w:val="clear" w:color="auto" w:fill="auto"/>
            <w:noWrap/>
            <w:vAlign w:val="center"/>
            <w:hideMark/>
          </w:tcPr>
          <w:p w14:paraId="788CFD04"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53D37731" w14:textId="385C8502" w:rsidR="00D344BA" w:rsidRPr="006842AB" w:rsidRDefault="00C813F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72906CA3"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3A8D232"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3536862" w14:textId="6B9E5825" w:rsidR="00D344BA" w:rsidRPr="006842AB" w:rsidRDefault="00DC07F9"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bookmarklet</w:t>
            </w:r>
            <w:r w:rsidR="00530098" w:rsidRPr="006842AB">
              <w:rPr>
                <w:rFonts w:eastAsia="Times New Roman" w:cs="Times New Roman"/>
                <w:color w:val="000000"/>
                <w:sz w:val="20"/>
                <w:szCs w:val="20"/>
                <w:lang w:val="en-US" w:eastAsia="en-US"/>
              </w:rPr>
              <w:t xml:space="preserve">, or add-on, </w:t>
            </w:r>
            <w:r w:rsidR="00530098" w:rsidRPr="006842AB">
              <w:rPr>
                <w:rFonts w:eastAsia="Times New Roman" w:cs="Times New Roman"/>
                <w:color w:val="000000"/>
                <w:sz w:val="20"/>
                <w:szCs w:val="20"/>
                <w:lang w:val="en-US" w:eastAsia="en-US"/>
              </w:rPr>
              <w:br/>
              <w:t>or by using the tool ‘s website</w:t>
            </w:r>
          </w:p>
        </w:tc>
        <w:tc>
          <w:tcPr>
            <w:tcW w:w="1219" w:type="pct"/>
          </w:tcPr>
          <w:p w14:paraId="4B8D3814" w14:textId="60E6C97F" w:rsidR="00D344BA" w:rsidRPr="006842AB" w:rsidRDefault="001B1701"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w:t>
            </w:r>
            <w:r w:rsidR="00AE2119" w:rsidRPr="006842AB">
              <w:rPr>
                <w:rFonts w:eastAsia="Times New Roman" w:cs="Times New Roman"/>
                <w:color w:val="000000"/>
                <w:sz w:val="20"/>
                <w:szCs w:val="20"/>
                <w:lang w:val="en-US" w:eastAsia="en-US"/>
              </w:rPr>
              <w:t>hlig</w:t>
            </w:r>
            <w:r w:rsidR="00DC07F9" w:rsidRPr="006842AB">
              <w:rPr>
                <w:rFonts w:eastAsia="Times New Roman" w:cs="Times New Roman"/>
                <w:color w:val="000000"/>
                <w:sz w:val="20"/>
                <w:szCs w:val="20"/>
                <w:lang w:val="en-US" w:eastAsia="en-US"/>
              </w:rPr>
              <w:t>h</w:t>
            </w:r>
            <w:r w:rsidRPr="006842AB">
              <w:rPr>
                <w:rFonts w:eastAsia="Times New Roman" w:cs="Times New Roman"/>
                <w:color w:val="000000"/>
                <w:sz w:val="20"/>
                <w:szCs w:val="20"/>
                <w:lang w:val="en-US" w:eastAsia="en-US"/>
              </w:rPr>
              <w:t xml:space="preserve">ting and clipping </w:t>
            </w:r>
            <w:r w:rsidR="00DC07F9" w:rsidRPr="006842AB">
              <w:rPr>
                <w:rFonts w:eastAsia="Times New Roman" w:cs="Times New Roman"/>
                <w:color w:val="000000"/>
                <w:sz w:val="20"/>
                <w:szCs w:val="20"/>
                <w:lang w:val="en-US" w:eastAsia="en-US"/>
              </w:rPr>
              <w:t xml:space="preserve"> chun</w:t>
            </w:r>
            <w:r w:rsidR="00AE2119" w:rsidRPr="006842AB">
              <w:rPr>
                <w:rFonts w:eastAsia="Times New Roman" w:cs="Times New Roman"/>
                <w:color w:val="000000"/>
                <w:sz w:val="20"/>
                <w:szCs w:val="20"/>
                <w:lang w:val="en-US" w:eastAsia="en-US"/>
              </w:rPr>
              <w:t>ks of text on web-documents</w:t>
            </w:r>
          </w:p>
        </w:tc>
      </w:tr>
      <w:tr w:rsidR="00ED4E53" w:rsidRPr="00FC5631" w14:paraId="7EE9993C" w14:textId="03AD31A2" w:rsidTr="00E44A1F">
        <w:trPr>
          <w:trHeight w:val="280"/>
        </w:trPr>
        <w:tc>
          <w:tcPr>
            <w:tcW w:w="1001" w:type="pct"/>
            <w:shd w:val="clear" w:color="auto" w:fill="auto"/>
            <w:noWrap/>
            <w:vAlign w:val="center"/>
            <w:hideMark/>
          </w:tcPr>
          <w:p w14:paraId="2BCAEDC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Blerp</w:t>
            </w:r>
          </w:p>
        </w:tc>
        <w:tc>
          <w:tcPr>
            <w:tcW w:w="610" w:type="pct"/>
            <w:shd w:val="clear" w:color="auto" w:fill="auto"/>
            <w:noWrap/>
            <w:vAlign w:val="center"/>
            <w:hideMark/>
          </w:tcPr>
          <w:p w14:paraId="23113A8C" w14:textId="3D458660" w:rsidR="00D344BA" w:rsidRPr="006842AB" w:rsidRDefault="00C813F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Not active ?? </w:t>
            </w:r>
            <w:r w:rsidRPr="006842AB">
              <w:rPr>
                <w:rFonts w:eastAsia="Times New Roman" w:cs="Times New Roman"/>
                <w:color w:val="000000"/>
                <w:sz w:val="20"/>
                <w:szCs w:val="20"/>
                <w:lang w:val="en-US" w:eastAsia="en-US"/>
              </w:rPr>
              <w:br/>
              <w:t>Web-page broken</w:t>
            </w:r>
          </w:p>
        </w:tc>
        <w:tc>
          <w:tcPr>
            <w:tcW w:w="764" w:type="pct"/>
            <w:shd w:val="clear" w:color="auto" w:fill="auto"/>
            <w:noWrap/>
            <w:vAlign w:val="center"/>
            <w:hideMark/>
          </w:tcPr>
          <w:p w14:paraId="66FFD05E"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43EA56A2"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DA8C80D" w14:textId="2099BD16" w:rsidR="00D344BA" w:rsidRPr="006842AB" w:rsidRDefault="00C813F5"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IE PlugIn,</w:t>
            </w:r>
            <w:r w:rsidRPr="006842AB">
              <w:rPr>
                <w:rFonts w:eastAsia="Times New Roman" w:cs="Times New Roman"/>
                <w:color w:val="000000"/>
                <w:sz w:val="20"/>
                <w:szCs w:val="20"/>
                <w:lang w:val="en-US" w:eastAsia="en-US"/>
              </w:rPr>
              <w:br/>
              <w:t>Firefox addOn</w:t>
            </w:r>
          </w:p>
        </w:tc>
        <w:tc>
          <w:tcPr>
            <w:tcW w:w="1219" w:type="pct"/>
          </w:tcPr>
          <w:p w14:paraId="2655C994" w14:textId="31BF215A" w:rsidR="00D344BA" w:rsidRPr="006842AB" w:rsidRDefault="00F0099A"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Support conversation on t</w:t>
            </w:r>
            <w:r w:rsidR="008729EB" w:rsidRPr="006842AB">
              <w:rPr>
                <w:rFonts w:eastAsia="Times New Roman" w:cs="Times New Roman"/>
                <w:color w:val="000000"/>
                <w:sz w:val="20"/>
                <w:szCs w:val="20"/>
                <w:lang w:val="en-US" w:eastAsia="en-US"/>
              </w:rPr>
              <w:t xml:space="preserve">op </w:t>
            </w:r>
            <w:r w:rsidRPr="006842AB">
              <w:rPr>
                <w:rFonts w:eastAsia="Times New Roman" w:cs="Times New Roman"/>
                <w:color w:val="000000"/>
                <w:sz w:val="20"/>
                <w:szCs w:val="20"/>
                <w:lang w:val="en-US" w:eastAsia="en-US"/>
              </w:rPr>
              <w:t>of the web-page</w:t>
            </w:r>
          </w:p>
        </w:tc>
      </w:tr>
      <w:tr w:rsidR="00ED4E53" w:rsidRPr="00FC5631" w14:paraId="02C3FB81" w14:textId="36C12653" w:rsidTr="00E44A1F">
        <w:trPr>
          <w:trHeight w:val="280"/>
        </w:trPr>
        <w:tc>
          <w:tcPr>
            <w:tcW w:w="1001" w:type="pct"/>
            <w:shd w:val="clear" w:color="auto" w:fill="auto"/>
            <w:noWrap/>
            <w:vAlign w:val="center"/>
            <w:hideMark/>
          </w:tcPr>
          <w:p w14:paraId="626B61B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BounceApp</w:t>
            </w:r>
          </w:p>
        </w:tc>
        <w:tc>
          <w:tcPr>
            <w:tcW w:w="610" w:type="pct"/>
            <w:shd w:val="clear" w:color="auto" w:fill="auto"/>
            <w:noWrap/>
            <w:vAlign w:val="center"/>
            <w:hideMark/>
          </w:tcPr>
          <w:p w14:paraId="4C909706" w14:textId="254D2F83" w:rsidR="00D344BA" w:rsidRPr="006842AB" w:rsidRDefault="004068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61FEB072" w14:textId="751C8328"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Free  app</w:t>
            </w:r>
            <w:r w:rsidR="00D344BA" w:rsidRPr="006842AB">
              <w:rPr>
                <w:rFonts w:eastAsia="Times New Roman" w:cs="Times New Roman"/>
                <w:color w:val="000000"/>
                <w:sz w:val="20"/>
                <w:szCs w:val="20"/>
                <w:lang w:val="en-US" w:eastAsia="en-US"/>
              </w:rPr>
              <w:t> </w:t>
            </w:r>
          </w:p>
        </w:tc>
        <w:tc>
          <w:tcPr>
            <w:tcW w:w="534" w:type="pct"/>
            <w:vAlign w:val="center"/>
          </w:tcPr>
          <w:p w14:paraId="2890B569" w14:textId="2356D020" w:rsidR="00D344BA" w:rsidRPr="006842AB" w:rsidRDefault="007F04A6"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5298A623" w14:textId="17C3EBC7" w:rsidR="00D344BA" w:rsidRPr="006842AB" w:rsidRDefault="007F04A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Via their web-page</w:t>
            </w:r>
            <w:r w:rsidR="00137C42" w:rsidRPr="006842AB">
              <w:rPr>
                <w:rFonts w:eastAsia="Times New Roman" w:cs="Times New Roman"/>
                <w:color w:val="000000"/>
                <w:sz w:val="20"/>
                <w:szCs w:val="20"/>
                <w:lang w:val="en-US" w:eastAsia="en-US"/>
              </w:rPr>
              <w:br/>
              <w:t>http://www.bounceapp.com/</w:t>
            </w:r>
            <w:r w:rsidRPr="006842AB">
              <w:rPr>
                <w:rFonts w:eastAsia="Times New Roman" w:cs="Times New Roman"/>
                <w:color w:val="000000"/>
                <w:sz w:val="20"/>
                <w:szCs w:val="20"/>
                <w:lang w:val="en-US" w:eastAsia="en-US"/>
              </w:rPr>
              <w:t xml:space="preserve"> </w:t>
            </w:r>
          </w:p>
        </w:tc>
        <w:tc>
          <w:tcPr>
            <w:tcW w:w="1219" w:type="pct"/>
          </w:tcPr>
          <w:p w14:paraId="2AE81359" w14:textId="1E154AEB" w:rsidR="00D344BA" w:rsidRPr="006842AB" w:rsidRDefault="004068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Collaborative via </w:t>
            </w:r>
            <w:r w:rsidR="00181C8B" w:rsidRPr="006842AB">
              <w:rPr>
                <w:rFonts w:eastAsia="Times New Roman" w:cs="Times New Roman"/>
                <w:color w:val="000000"/>
                <w:sz w:val="20"/>
                <w:szCs w:val="20"/>
                <w:lang w:val="en-US" w:eastAsia="en-US"/>
              </w:rPr>
              <w:t xml:space="preserve">sending </w:t>
            </w:r>
            <w:r w:rsidR="007F04A6" w:rsidRPr="006842AB">
              <w:rPr>
                <w:rFonts w:eastAsia="Times New Roman" w:cs="Times New Roman"/>
                <w:color w:val="000000"/>
                <w:sz w:val="20"/>
                <w:szCs w:val="20"/>
                <w:lang w:val="en-US" w:eastAsia="en-US"/>
              </w:rPr>
              <w:t>“</w:t>
            </w:r>
            <w:r w:rsidR="00181C8B" w:rsidRPr="006842AB">
              <w:rPr>
                <w:rFonts w:eastAsia="Times New Roman" w:cs="Times New Roman"/>
                <w:color w:val="000000"/>
                <w:sz w:val="20"/>
                <w:szCs w:val="20"/>
                <w:lang w:val="en-US" w:eastAsia="en-US"/>
              </w:rPr>
              <w:t>screenshots</w:t>
            </w:r>
            <w:r w:rsidR="007F04A6" w:rsidRPr="006842AB">
              <w:rPr>
                <w:rFonts w:eastAsia="Times New Roman" w:cs="Times New Roman"/>
                <w:color w:val="000000"/>
                <w:sz w:val="20"/>
                <w:szCs w:val="20"/>
                <w:lang w:val="en-US" w:eastAsia="en-US"/>
              </w:rPr>
              <w:t>”</w:t>
            </w:r>
            <w:r w:rsidRPr="006842AB">
              <w:rPr>
                <w:rFonts w:eastAsia="Times New Roman" w:cs="Times New Roman"/>
                <w:color w:val="000000"/>
                <w:sz w:val="20"/>
                <w:szCs w:val="20"/>
                <w:lang w:val="en-US" w:eastAsia="en-US"/>
              </w:rPr>
              <w:t xml:space="preserve"> in </w:t>
            </w:r>
            <w:r w:rsidR="007F04A6" w:rsidRPr="006842AB">
              <w:rPr>
                <w:rFonts w:eastAsia="Times New Roman" w:cs="Times New Roman"/>
                <w:color w:val="000000"/>
                <w:sz w:val="20"/>
                <w:szCs w:val="20"/>
                <w:lang w:val="en-US" w:eastAsia="en-US"/>
              </w:rPr>
              <w:t xml:space="preserve">e.g. </w:t>
            </w:r>
            <w:r w:rsidRPr="006842AB">
              <w:rPr>
                <w:rFonts w:eastAsia="Times New Roman" w:cs="Times New Roman"/>
                <w:color w:val="000000"/>
                <w:sz w:val="20"/>
                <w:szCs w:val="20"/>
                <w:lang w:val="en-US" w:eastAsia="en-US"/>
              </w:rPr>
              <w:t>Facebook, Twitter and Notable</w:t>
            </w:r>
          </w:p>
        </w:tc>
      </w:tr>
      <w:tr w:rsidR="00ED4E53" w:rsidRPr="00FC5631" w14:paraId="18005C2D" w14:textId="243B04F7" w:rsidTr="00E44A1F">
        <w:trPr>
          <w:trHeight w:val="280"/>
        </w:trPr>
        <w:tc>
          <w:tcPr>
            <w:tcW w:w="1001" w:type="pct"/>
            <w:shd w:val="clear" w:color="auto" w:fill="auto"/>
            <w:noWrap/>
            <w:vAlign w:val="center"/>
            <w:hideMark/>
          </w:tcPr>
          <w:p w14:paraId="33944188" w14:textId="36F8E44C" w:rsidR="00D344BA" w:rsidRPr="006842AB" w:rsidRDefault="00F267E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The Comm</w:t>
            </w:r>
            <w:r w:rsidR="00D344BA" w:rsidRPr="006842AB">
              <w:rPr>
                <w:rFonts w:eastAsia="Times New Roman" w:cs="Times New Roman"/>
                <w:color w:val="000000"/>
                <w:sz w:val="20"/>
                <w:szCs w:val="20"/>
                <w:lang w:val="en-US" w:eastAsia="en-US"/>
              </w:rPr>
              <w:t>entor</w:t>
            </w:r>
          </w:p>
        </w:tc>
        <w:tc>
          <w:tcPr>
            <w:tcW w:w="610" w:type="pct"/>
            <w:shd w:val="clear" w:color="auto" w:fill="auto"/>
            <w:noWrap/>
            <w:vAlign w:val="center"/>
            <w:hideMark/>
          </w:tcPr>
          <w:p w14:paraId="59A2C4B1" w14:textId="7C8EC1A6" w:rsidR="00D344BA" w:rsidRPr="006842AB" w:rsidRDefault="0031524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4609351" w14:textId="6D906088" w:rsidR="00D344BA" w:rsidRPr="006842AB" w:rsidRDefault="00F156D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w:t>
            </w:r>
            <w:r w:rsidR="00315243" w:rsidRPr="006842AB">
              <w:rPr>
                <w:rFonts w:eastAsia="Times New Roman" w:cs="Times New Roman"/>
                <w:color w:val="000000"/>
                <w:sz w:val="20"/>
                <w:szCs w:val="20"/>
                <w:lang w:val="en-US" w:eastAsia="en-US"/>
              </w:rPr>
              <w:t>mercial with the base plan free (3 collaborators)</w:t>
            </w:r>
            <w:r w:rsidR="00D344BA" w:rsidRPr="006842AB">
              <w:rPr>
                <w:rFonts w:eastAsia="Times New Roman" w:cs="Times New Roman"/>
                <w:color w:val="000000"/>
                <w:sz w:val="20"/>
                <w:szCs w:val="20"/>
                <w:lang w:val="en-US" w:eastAsia="en-US"/>
              </w:rPr>
              <w:t> </w:t>
            </w:r>
          </w:p>
        </w:tc>
        <w:tc>
          <w:tcPr>
            <w:tcW w:w="534" w:type="pct"/>
            <w:vAlign w:val="center"/>
          </w:tcPr>
          <w:p w14:paraId="694B9D3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79BBC87" w14:textId="23DDDDC6" w:rsidR="00D344BA" w:rsidRPr="006842AB" w:rsidRDefault="00F156DB"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Web-site,</w:t>
            </w:r>
            <w:r w:rsidRPr="006842AB">
              <w:rPr>
                <w:rFonts w:eastAsia="Times New Roman" w:cs="Times New Roman"/>
                <w:color w:val="000000"/>
                <w:sz w:val="20"/>
                <w:szCs w:val="20"/>
                <w:lang w:val="en-US" w:eastAsia="en-US"/>
              </w:rPr>
              <w:br/>
              <w:t>you need an account</w:t>
            </w:r>
          </w:p>
        </w:tc>
        <w:tc>
          <w:tcPr>
            <w:tcW w:w="1219" w:type="pct"/>
          </w:tcPr>
          <w:p w14:paraId="073A4416" w14:textId="7B2CCE43" w:rsidR="00D344BA" w:rsidRPr="006842AB" w:rsidRDefault="00315243"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Collaboration on visual media projects</w:t>
            </w:r>
          </w:p>
        </w:tc>
      </w:tr>
      <w:tr w:rsidR="00ED4E53" w:rsidRPr="00FC5631" w14:paraId="1FA2AA5D" w14:textId="6152B6FD" w:rsidTr="00E44A1F">
        <w:trPr>
          <w:trHeight w:val="280"/>
        </w:trPr>
        <w:tc>
          <w:tcPr>
            <w:tcW w:w="1001" w:type="pct"/>
            <w:shd w:val="clear" w:color="auto" w:fill="auto"/>
            <w:noWrap/>
            <w:vAlign w:val="center"/>
            <w:hideMark/>
          </w:tcPr>
          <w:p w14:paraId="60DCE457"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CritLink</w:t>
            </w:r>
          </w:p>
        </w:tc>
        <w:tc>
          <w:tcPr>
            <w:tcW w:w="610" w:type="pct"/>
            <w:shd w:val="clear" w:color="auto" w:fill="auto"/>
            <w:noWrap/>
            <w:vAlign w:val="center"/>
            <w:hideMark/>
          </w:tcPr>
          <w:p w14:paraId="1530CE13" w14:textId="2F7D2C3E" w:rsidR="00D344BA" w:rsidRPr="006842AB" w:rsidRDefault="006675A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C5E7B08"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68B1FC9F" w14:textId="4C95C146" w:rsidR="00D344BA" w:rsidRPr="006842AB" w:rsidRDefault="00167794"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0E82D35" w14:textId="4FC94312" w:rsidR="00D344BA" w:rsidRPr="006842AB" w:rsidRDefault="006675A2" w:rsidP="00E44A1F">
            <w:pPr>
              <w:tabs>
                <w:tab w:val="left" w:pos="224"/>
              </w:tabs>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b/>
              <w:t xml:space="preserve">Unix </w:t>
            </w:r>
          </w:p>
        </w:tc>
        <w:tc>
          <w:tcPr>
            <w:tcW w:w="1219" w:type="pct"/>
          </w:tcPr>
          <w:p w14:paraId="3D42EE30" w14:textId="0C6F538A" w:rsidR="00D344BA" w:rsidRPr="006842AB" w:rsidRDefault="00167794" w:rsidP="008729EB">
            <w:pPr>
              <w:tabs>
                <w:tab w:val="left" w:pos="192"/>
              </w:tabs>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web-documents in local networks and on the internet. Different colour means different sorts of comment: support (green</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issue (red</w:t>
            </w:r>
            <w:r w:rsidR="008F148F" w:rsidRPr="006842AB">
              <w:rPr>
                <w:rFonts w:eastAsia="Times New Roman" w:cs="Times New Roman"/>
                <w:color w:val="000000"/>
                <w:sz w:val="20"/>
                <w:szCs w:val="20"/>
                <w:lang w:val="en-US" w:eastAsia="en-US"/>
              </w:rPr>
              <w:t>, -), bcomment (bule, #)</w:t>
            </w:r>
            <w:r w:rsidRPr="006842AB">
              <w:rPr>
                <w:rFonts w:eastAsia="Times New Roman" w:cs="Times New Roman"/>
                <w:color w:val="000000"/>
                <w:sz w:val="20"/>
                <w:szCs w:val="20"/>
                <w:lang w:val="en-US" w:eastAsia="en-US"/>
              </w:rPr>
              <w:t>, query (orange</w:t>
            </w:r>
            <w:r w:rsidR="008F148F"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t>
            </w:r>
          </w:p>
        </w:tc>
      </w:tr>
      <w:tr w:rsidR="00ED4E53" w:rsidRPr="00FC5631" w14:paraId="2B564107" w14:textId="4BB87EF4" w:rsidTr="00E44A1F">
        <w:trPr>
          <w:trHeight w:val="280"/>
        </w:trPr>
        <w:tc>
          <w:tcPr>
            <w:tcW w:w="1001" w:type="pct"/>
            <w:shd w:val="clear" w:color="auto" w:fill="auto"/>
            <w:noWrap/>
            <w:vAlign w:val="center"/>
            <w:hideMark/>
          </w:tcPr>
          <w:p w14:paraId="3E6E7E10"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Crocodoc</w:t>
            </w:r>
          </w:p>
        </w:tc>
        <w:tc>
          <w:tcPr>
            <w:tcW w:w="610" w:type="pct"/>
            <w:shd w:val="clear" w:color="auto" w:fill="auto"/>
            <w:noWrap/>
            <w:vAlign w:val="center"/>
            <w:hideMark/>
          </w:tcPr>
          <w:p w14:paraId="2FE70235" w14:textId="0AD17E9F" w:rsidR="00D344BA" w:rsidRPr="006842AB" w:rsidRDefault="00137C42"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C4C6F4A" w14:textId="0D71BC0B"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 with free Standard edition</w:t>
            </w:r>
            <w:r w:rsidR="00D344BA" w:rsidRPr="006842AB">
              <w:rPr>
                <w:rFonts w:eastAsia="Times New Roman" w:cs="Times New Roman"/>
                <w:color w:val="000000"/>
                <w:sz w:val="20"/>
                <w:szCs w:val="20"/>
                <w:lang w:val="en-US" w:eastAsia="en-US"/>
              </w:rPr>
              <w:t> </w:t>
            </w:r>
          </w:p>
        </w:tc>
        <w:tc>
          <w:tcPr>
            <w:tcW w:w="534" w:type="pct"/>
            <w:vAlign w:val="center"/>
          </w:tcPr>
          <w:p w14:paraId="0A9E9BB6" w14:textId="5F47AB8B" w:rsidR="00D344BA" w:rsidRPr="006842AB" w:rsidRDefault="00F310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449BBF92"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7FEB3678" w14:textId="79A67AEA" w:rsidR="00D344BA" w:rsidRPr="006842AB" w:rsidRDefault="00137C42"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Annotated PDF, word, </w:t>
            </w:r>
            <w:r w:rsidR="00F310D7" w:rsidRPr="006842AB">
              <w:rPr>
                <w:rFonts w:eastAsia="Times New Roman" w:cs="Times New Roman"/>
                <w:color w:val="000000"/>
                <w:sz w:val="20"/>
                <w:szCs w:val="20"/>
                <w:lang w:val="en-US" w:eastAsia="en-US"/>
              </w:rPr>
              <w:t>Pwerpoint</w:t>
            </w:r>
            <w:r w:rsidRPr="006842AB">
              <w:rPr>
                <w:rFonts w:eastAsia="Times New Roman" w:cs="Times New Roman"/>
                <w:color w:val="000000"/>
                <w:sz w:val="20"/>
                <w:szCs w:val="20"/>
                <w:lang w:val="en-US" w:eastAsia="en-US"/>
              </w:rPr>
              <w:t xml:space="preserve"> documents are saved on Crocodoc servers</w:t>
            </w:r>
          </w:p>
        </w:tc>
      </w:tr>
      <w:tr w:rsidR="00ED4E53" w:rsidRPr="00FC5631" w14:paraId="7402BE72" w14:textId="7D95A602" w:rsidTr="00E44A1F">
        <w:trPr>
          <w:trHeight w:val="280"/>
        </w:trPr>
        <w:tc>
          <w:tcPr>
            <w:tcW w:w="1001" w:type="pct"/>
            <w:shd w:val="clear" w:color="auto" w:fill="auto"/>
            <w:noWrap/>
            <w:vAlign w:val="center"/>
            <w:hideMark/>
          </w:tcPr>
          <w:p w14:paraId="2709668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DIIGO</w:t>
            </w:r>
          </w:p>
        </w:tc>
        <w:tc>
          <w:tcPr>
            <w:tcW w:w="610" w:type="pct"/>
            <w:shd w:val="clear" w:color="auto" w:fill="auto"/>
            <w:noWrap/>
            <w:vAlign w:val="center"/>
            <w:hideMark/>
          </w:tcPr>
          <w:p w14:paraId="2EAF6A11" w14:textId="70B08D23"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1A84CEEB" w14:textId="40235ED1"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t xml:space="preserve"> with free base account</w:t>
            </w:r>
          </w:p>
        </w:tc>
        <w:tc>
          <w:tcPr>
            <w:tcW w:w="534" w:type="pct"/>
            <w:vAlign w:val="center"/>
          </w:tcPr>
          <w:p w14:paraId="7D648C11" w14:textId="4CA660E0" w:rsidR="00D344BA" w:rsidRPr="006842AB" w:rsidRDefault="00FC24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7A71C9DF" w14:textId="27F94F5E"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Safari, IE</w:t>
            </w:r>
          </w:p>
        </w:tc>
        <w:tc>
          <w:tcPr>
            <w:tcW w:w="1219" w:type="pct"/>
          </w:tcPr>
          <w:p w14:paraId="710E83D9" w14:textId="52B92484" w:rsidR="00D344BA" w:rsidRPr="006842AB" w:rsidRDefault="00FC240E"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web-pages, saved to Diigo library, Diigo account is needed</w:t>
            </w:r>
          </w:p>
        </w:tc>
      </w:tr>
      <w:tr w:rsidR="00ED4E53" w:rsidRPr="00FC5631" w14:paraId="5A3CF6D5" w14:textId="54E5160A" w:rsidTr="00E44A1F">
        <w:trPr>
          <w:trHeight w:val="280"/>
        </w:trPr>
        <w:tc>
          <w:tcPr>
            <w:tcW w:w="1001" w:type="pct"/>
            <w:shd w:val="clear" w:color="auto" w:fill="auto"/>
            <w:noWrap/>
            <w:vAlign w:val="center"/>
            <w:hideMark/>
          </w:tcPr>
          <w:p w14:paraId="28511AA5"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DrawHere</w:t>
            </w:r>
          </w:p>
        </w:tc>
        <w:tc>
          <w:tcPr>
            <w:tcW w:w="610" w:type="pct"/>
            <w:shd w:val="clear" w:color="auto" w:fill="auto"/>
            <w:noWrap/>
            <w:vAlign w:val="center"/>
            <w:hideMark/>
          </w:tcPr>
          <w:p w14:paraId="4A77EFE7" w14:textId="5BADFDA9" w:rsidR="00D344BA" w:rsidRPr="006842AB" w:rsidRDefault="00DF028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63B4117" w14:textId="70A2B4A8" w:rsidR="00D344BA" w:rsidRPr="006842AB" w:rsidRDefault="00204463"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 </w:t>
            </w:r>
            <w:r w:rsidR="00DF0280" w:rsidRPr="006842AB">
              <w:rPr>
                <w:rFonts w:eastAsia="Times New Roman" w:cs="Times New Roman"/>
                <w:color w:val="000000"/>
                <w:sz w:val="20"/>
                <w:szCs w:val="20"/>
                <w:lang w:val="en-US" w:eastAsia="en-US"/>
              </w:rPr>
              <w:t xml:space="preserve">one needs </w:t>
            </w:r>
            <w:r w:rsidRPr="006842AB">
              <w:rPr>
                <w:rFonts w:eastAsia="Times New Roman" w:cs="Times New Roman"/>
                <w:color w:val="000000"/>
                <w:sz w:val="20"/>
                <w:szCs w:val="20"/>
                <w:lang w:val="en-US" w:eastAsia="en-US"/>
              </w:rPr>
              <w:br/>
            </w:r>
            <w:r w:rsidR="00DF0280" w:rsidRPr="006842AB">
              <w:rPr>
                <w:rFonts w:eastAsia="Times New Roman" w:cs="Times New Roman"/>
                <w:color w:val="000000"/>
                <w:sz w:val="20"/>
                <w:szCs w:val="20"/>
                <w:lang w:val="en-US" w:eastAsia="en-US"/>
              </w:rPr>
              <w:t>an</w:t>
            </w:r>
            <w:r w:rsidR="00455104" w:rsidRPr="006842AB">
              <w:rPr>
                <w:rFonts w:eastAsia="Times New Roman" w:cs="Times New Roman"/>
                <w:color w:val="000000"/>
                <w:sz w:val="20"/>
                <w:szCs w:val="20"/>
                <w:lang w:val="en-US" w:eastAsia="en-US"/>
              </w:rPr>
              <w:t xml:space="preserve"> acc</w:t>
            </w:r>
            <w:r w:rsidR="00DF0280" w:rsidRPr="006842AB">
              <w:rPr>
                <w:rFonts w:eastAsia="Times New Roman" w:cs="Times New Roman"/>
                <w:color w:val="000000"/>
                <w:sz w:val="20"/>
                <w:szCs w:val="20"/>
                <w:lang w:val="en-US" w:eastAsia="en-US"/>
              </w:rPr>
              <w:t>ount</w:t>
            </w:r>
            <w:r w:rsidR="00D344BA" w:rsidRPr="006842AB">
              <w:rPr>
                <w:rFonts w:eastAsia="Times New Roman" w:cs="Times New Roman"/>
                <w:color w:val="000000"/>
                <w:sz w:val="20"/>
                <w:szCs w:val="20"/>
                <w:lang w:val="en-US" w:eastAsia="en-US"/>
              </w:rPr>
              <w:t> </w:t>
            </w:r>
          </w:p>
        </w:tc>
        <w:tc>
          <w:tcPr>
            <w:tcW w:w="534" w:type="pct"/>
            <w:vAlign w:val="center"/>
          </w:tcPr>
          <w:p w14:paraId="6013EE4A"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9FA4673" w14:textId="5C8CEA5D" w:rsidR="00D344BA" w:rsidRPr="006842AB" w:rsidRDefault="00455104"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r w:rsidR="00DF0280" w:rsidRPr="006842AB">
              <w:rPr>
                <w:rFonts w:eastAsia="Times New Roman" w:cs="Times New Roman"/>
                <w:color w:val="000000"/>
                <w:sz w:val="20"/>
                <w:szCs w:val="20"/>
                <w:lang w:val="en-US" w:eastAsia="en-US"/>
              </w:rPr>
              <w:t xml:space="preserve"> bookmarklet</w:t>
            </w:r>
          </w:p>
        </w:tc>
        <w:tc>
          <w:tcPr>
            <w:tcW w:w="1219" w:type="pct"/>
          </w:tcPr>
          <w:p w14:paraId="738B615C" w14:textId="3A805EEF" w:rsidR="00D344BA" w:rsidRPr="006842AB" w:rsidRDefault="00DD0C8C"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Draw</w:t>
            </w:r>
            <w:r w:rsidR="00DF0280" w:rsidRPr="006842AB">
              <w:rPr>
                <w:rFonts w:eastAsia="Times New Roman" w:cs="Times New Roman"/>
                <w:color w:val="000000"/>
                <w:sz w:val="20"/>
                <w:szCs w:val="20"/>
                <w:lang w:val="en-US" w:eastAsia="en-US"/>
              </w:rPr>
              <w:t xml:space="preserve">ing </w:t>
            </w:r>
            <w:r w:rsidR="00271D4D" w:rsidRPr="006842AB">
              <w:rPr>
                <w:rFonts w:eastAsia="Times New Roman" w:cs="Times New Roman"/>
                <w:color w:val="000000"/>
                <w:sz w:val="20"/>
                <w:szCs w:val="20"/>
                <w:lang w:val="en-US" w:eastAsia="en-US"/>
              </w:rPr>
              <w:t>on</w:t>
            </w:r>
            <w:r w:rsidR="00DF0280" w:rsidRPr="006842AB">
              <w:rPr>
                <w:rFonts w:eastAsia="Times New Roman" w:cs="Times New Roman"/>
                <w:color w:val="000000"/>
                <w:sz w:val="20"/>
                <w:szCs w:val="20"/>
                <w:lang w:val="en-US" w:eastAsia="en-US"/>
              </w:rPr>
              <w:t xml:space="preserve"> web-pages</w:t>
            </w:r>
            <w:r w:rsidR="00271D4D" w:rsidRPr="006842AB">
              <w:rPr>
                <w:rFonts w:eastAsia="Times New Roman" w:cs="Times New Roman"/>
                <w:color w:val="000000"/>
                <w:sz w:val="20"/>
                <w:szCs w:val="20"/>
                <w:lang w:val="en-US" w:eastAsia="en-US"/>
              </w:rPr>
              <w:t>,</w:t>
            </w:r>
            <w:r w:rsidR="00271D4D" w:rsidRPr="006842AB">
              <w:rPr>
                <w:rFonts w:eastAsia="Times New Roman" w:cs="Times New Roman"/>
                <w:color w:val="000000"/>
                <w:sz w:val="20"/>
                <w:szCs w:val="20"/>
                <w:lang w:val="en-US" w:eastAsia="en-US"/>
              </w:rPr>
              <w:br/>
              <w:t>shareable</w:t>
            </w:r>
          </w:p>
        </w:tc>
      </w:tr>
      <w:tr w:rsidR="00ED4E53" w:rsidRPr="00FC5631" w14:paraId="76C73BE0" w14:textId="4522FD8F" w:rsidTr="00E44A1F">
        <w:trPr>
          <w:trHeight w:val="280"/>
        </w:trPr>
        <w:tc>
          <w:tcPr>
            <w:tcW w:w="1001" w:type="pct"/>
            <w:shd w:val="clear" w:color="auto" w:fill="auto"/>
            <w:noWrap/>
            <w:vAlign w:val="center"/>
            <w:hideMark/>
          </w:tcPr>
          <w:p w14:paraId="6FD61D5F"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ThirdVoice</w:t>
            </w:r>
          </w:p>
        </w:tc>
        <w:tc>
          <w:tcPr>
            <w:tcW w:w="610" w:type="pct"/>
            <w:shd w:val="clear" w:color="auto" w:fill="auto"/>
            <w:noWrap/>
            <w:vAlign w:val="center"/>
            <w:hideMark/>
          </w:tcPr>
          <w:p w14:paraId="0431B71B" w14:textId="71E2B7BD"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Dis</w:t>
            </w:r>
            <w:r w:rsidR="00F75DB9" w:rsidRPr="006842AB">
              <w:rPr>
                <w:rFonts w:eastAsia="Times New Roman" w:cs="Times New Roman"/>
                <w:color w:val="000000"/>
                <w:sz w:val="20"/>
                <w:szCs w:val="20"/>
                <w:lang w:val="en-US" w:eastAsia="en-US"/>
              </w:rPr>
              <w:t>co</w:t>
            </w:r>
            <w:r w:rsidRPr="006842AB">
              <w:rPr>
                <w:rFonts w:eastAsia="Times New Roman" w:cs="Times New Roman"/>
                <w:color w:val="000000"/>
                <w:sz w:val="20"/>
                <w:szCs w:val="20"/>
                <w:lang w:val="en-US" w:eastAsia="en-US"/>
              </w:rPr>
              <w:t>nt</w:t>
            </w:r>
            <w:r w:rsidR="00F75DB9" w:rsidRPr="006842AB">
              <w:rPr>
                <w:rFonts w:eastAsia="Times New Roman" w:cs="Times New Roman"/>
                <w:color w:val="000000"/>
                <w:sz w:val="20"/>
                <w:szCs w:val="20"/>
                <w:lang w:val="en-US" w:eastAsia="en-US"/>
              </w:rPr>
              <w:t>inu</w:t>
            </w:r>
            <w:r w:rsidRPr="006842AB">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24A4860"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3D6E43F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5BA63F8" w14:textId="0ABE6DED" w:rsidR="00D344BA" w:rsidRPr="006842AB" w:rsidRDefault="008814D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Browser Plug-in</w:t>
            </w:r>
          </w:p>
        </w:tc>
        <w:tc>
          <w:tcPr>
            <w:tcW w:w="1219" w:type="pct"/>
          </w:tcPr>
          <w:p w14:paraId="6A662998" w14:textId="52600DFA" w:rsidR="00D344BA" w:rsidRPr="006842AB" w:rsidRDefault="008814D7"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Commenting web-sites,</w:t>
            </w:r>
            <w:r w:rsidRPr="006842AB">
              <w:rPr>
                <w:rFonts w:eastAsia="Times New Roman" w:cs="Times New Roman"/>
                <w:color w:val="000000"/>
                <w:sz w:val="20"/>
                <w:szCs w:val="20"/>
                <w:lang w:val="en-US" w:eastAsia="en-US"/>
              </w:rPr>
              <w:br/>
              <w:t>anyone could write anything; a lot of criticism from the web-page owners</w:t>
            </w:r>
          </w:p>
        </w:tc>
      </w:tr>
      <w:tr w:rsidR="00ED4E53" w:rsidRPr="00FC5631" w14:paraId="0F09A56F" w14:textId="6C569378" w:rsidTr="00E44A1F">
        <w:trPr>
          <w:trHeight w:val="280"/>
        </w:trPr>
        <w:tc>
          <w:tcPr>
            <w:tcW w:w="1001" w:type="pct"/>
            <w:shd w:val="clear" w:color="auto" w:fill="auto"/>
            <w:noWrap/>
            <w:vAlign w:val="center"/>
            <w:hideMark/>
          </w:tcPr>
          <w:p w14:paraId="5450F8A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415F6426" w14:textId="6763A29D" w:rsidR="00D344BA" w:rsidRPr="006842AB" w:rsidRDefault="004E726B"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0391E4F8" w14:textId="385B0EEB"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Creative commons</w:t>
            </w:r>
            <w:r w:rsidR="00D344BA" w:rsidRPr="006842AB">
              <w:rPr>
                <w:rFonts w:eastAsia="Times New Roman" w:cs="Times New Roman"/>
                <w:color w:val="000000"/>
                <w:sz w:val="20"/>
                <w:szCs w:val="20"/>
                <w:lang w:val="en-US" w:eastAsia="en-US"/>
              </w:rPr>
              <w:t> </w:t>
            </w:r>
          </w:p>
        </w:tc>
        <w:tc>
          <w:tcPr>
            <w:tcW w:w="534" w:type="pct"/>
            <w:vAlign w:val="center"/>
          </w:tcPr>
          <w:p w14:paraId="2026C805" w14:textId="1858171A"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0D4E3641" w14:textId="0EC8C1B1" w:rsidR="00D344BA" w:rsidRPr="006842AB" w:rsidRDefault="004E726B"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w:t>
            </w:r>
            <w:r w:rsidR="006200D9" w:rsidRPr="006842AB">
              <w:rPr>
                <w:rFonts w:eastAsia="Times New Roman" w:cs="Times New Roman"/>
                <w:color w:val="000000"/>
                <w:sz w:val="20"/>
                <w:szCs w:val="20"/>
                <w:lang w:val="en-US" w:eastAsia="en-US"/>
              </w:rPr>
              <w:t>f</w:t>
            </w:r>
            <w:r w:rsidRPr="006842AB">
              <w:rPr>
                <w:rFonts w:eastAsia="Times New Roman" w:cs="Times New Roman"/>
                <w:color w:val="000000"/>
                <w:sz w:val="20"/>
                <w:szCs w:val="20"/>
                <w:lang w:val="en-US" w:eastAsia="en-US"/>
              </w:rPr>
              <w:t>ox extension</w:t>
            </w:r>
          </w:p>
        </w:tc>
        <w:tc>
          <w:tcPr>
            <w:tcW w:w="1219" w:type="pct"/>
          </w:tcPr>
          <w:p w14:paraId="506447F9" w14:textId="3A2545C8" w:rsidR="00D344BA" w:rsidRPr="006842AB" w:rsidRDefault="004E726B"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and putting text notes on the fragments of web-documents</w:t>
            </w:r>
          </w:p>
        </w:tc>
      </w:tr>
      <w:tr w:rsidR="00ED4E53" w:rsidRPr="00FC5631" w14:paraId="4727C980" w14:textId="3229EC28" w:rsidTr="00E44A1F">
        <w:trPr>
          <w:trHeight w:val="280"/>
        </w:trPr>
        <w:tc>
          <w:tcPr>
            <w:tcW w:w="1001" w:type="pct"/>
            <w:shd w:val="clear" w:color="auto" w:fill="auto"/>
            <w:noWrap/>
            <w:vAlign w:val="center"/>
            <w:hideMark/>
          </w:tcPr>
          <w:p w14:paraId="001C54A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Fleck</w:t>
            </w:r>
          </w:p>
        </w:tc>
        <w:tc>
          <w:tcPr>
            <w:tcW w:w="610" w:type="pct"/>
            <w:shd w:val="clear" w:color="auto" w:fill="auto"/>
            <w:noWrap/>
            <w:vAlign w:val="center"/>
            <w:hideMark/>
          </w:tcPr>
          <w:p w14:paraId="59E8C038" w14:textId="42CDC41D" w:rsidR="00D344BA" w:rsidRPr="006842AB" w:rsidRDefault="00D14A77"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Tool of 2006,</w:t>
            </w:r>
            <w:r w:rsidRPr="006842AB">
              <w:rPr>
                <w:rFonts w:eastAsia="Times New Roman" w:cs="Times New Roman"/>
                <w:color w:val="000000"/>
                <w:sz w:val="20"/>
                <w:szCs w:val="20"/>
                <w:lang w:val="en-US" w:eastAsia="en-US"/>
              </w:rPr>
              <w:br/>
            </w:r>
            <w:r w:rsidR="007221F5" w:rsidRPr="006842AB">
              <w:rPr>
                <w:rFonts w:eastAsia="Times New Roman" w:cs="Times New Roman"/>
                <w:color w:val="000000"/>
                <w:sz w:val="20"/>
                <w:szCs w:val="20"/>
                <w:lang w:val="en-US" w:eastAsia="en-US"/>
              </w:rPr>
              <w:t>Inactive?</w:t>
            </w:r>
            <w:r w:rsidR="002A6F13" w:rsidRPr="006842AB">
              <w:rPr>
                <w:rFonts w:eastAsia="Times New Roman" w:cs="Times New Roman"/>
                <w:color w:val="000000"/>
                <w:sz w:val="20"/>
                <w:szCs w:val="20"/>
                <w:lang w:val="en-US" w:eastAsia="en-US"/>
              </w:rPr>
              <w:br/>
              <w:t>their site does not exist a</w:t>
            </w:r>
            <w:r w:rsidR="007221F5" w:rsidRPr="006842AB">
              <w:rPr>
                <w:rFonts w:eastAsia="Times New Roman" w:cs="Times New Roman"/>
                <w:color w:val="000000"/>
                <w:sz w:val="20"/>
                <w:szCs w:val="20"/>
                <w:lang w:val="en-US" w:eastAsia="en-US"/>
              </w:rPr>
              <w:t>ny more</w:t>
            </w:r>
          </w:p>
        </w:tc>
        <w:tc>
          <w:tcPr>
            <w:tcW w:w="764" w:type="pct"/>
            <w:shd w:val="clear" w:color="auto" w:fill="auto"/>
            <w:noWrap/>
            <w:vAlign w:val="center"/>
            <w:hideMark/>
          </w:tcPr>
          <w:p w14:paraId="5123029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060B1F3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41691559"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D558610"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890BCFF" w14:textId="2504CAE3" w:rsidTr="00E44A1F">
        <w:trPr>
          <w:trHeight w:val="280"/>
        </w:trPr>
        <w:tc>
          <w:tcPr>
            <w:tcW w:w="1001" w:type="pct"/>
            <w:shd w:val="clear" w:color="auto" w:fill="auto"/>
            <w:noWrap/>
            <w:vAlign w:val="center"/>
            <w:hideMark/>
          </w:tcPr>
          <w:p w14:paraId="5C6A217E"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6E93D17C" w14:textId="52F5BD84"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37D885C6" w14:textId="2E073ADF"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p>
        </w:tc>
        <w:tc>
          <w:tcPr>
            <w:tcW w:w="534" w:type="pct"/>
            <w:vAlign w:val="center"/>
          </w:tcPr>
          <w:p w14:paraId="237A3A0A" w14:textId="0106E554"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F6091AF" w14:textId="0098681D" w:rsidR="00D344BA" w:rsidRPr="006842AB" w:rsidRDefault="00C15EE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Bookmarklet</w:t>
            </w:r>
          </w:p>
        </w:tc>
        <w:tc>
          <w:tcPr>
            <w:tcW w:w="1219" w:type="pct"/>
          </w:tcPr>
          <w:p w14:paraId="43E82D5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2FFB8199" w14:textId="3D2082BA" w:rsidTr="00E44A1F">
        <w:trPr>
          <w:trHeight w:val="280"/>
        </w:trPr>
        <w:tc>
          <w:tcPr>
            <w:tcW w:w="1001" w:type="pct"/>
            <w:shd w:val="clear" w:color="auto" w:fill="auto"/>
            <w:noWrap/>
            <w:vAlign w:val="center"/>
            <w:hideMark/>
          </w:tcPr>
          <w:p w14:paraId="33AF41BA"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65795429" w14:textId="3874506A"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A9E8FB1" w14:textId="06A06956" w:rsidR="00D344BA" w:rsidRPr="006842AB" w:rsidRDefault="00096190"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 </w:t>
            </w:r>
            <w:r w:rsidR="00D344BA" w:rsidRPr="006842AB">
              <w:rPr>
                <w:rFonts w:eastAsia="Times New Roman" w:cs="Times New Roman"/>
                <w:color w:val="000000"/>
                <w:sz w:val="20"/>
                <w:szCs w:val="20"/>
                <w:lang w:val="en-US" w:eastAsia="en-US"/>
              </w:rPr>
              <w:t> </w:t>
            </w:r>
            <w:r w:rsidRPr="006842AB">
              <w:rPr>
                <w:rFonts w:eastAsia="Times New Roman" w:cs="Times New Roman"/>
                <w:color w:val="000000"/>
                <w:sz w:val="20"/>
                <w:szCs w:val="20"/>
                <w:lang w:val="en-US" w:eastAsia="en-US"/>
              </w:rPr>
              <w:br/>
            </w:r>
            <w:r w:rsidR="00DD0C8C" w:rsidRPr="006842AB">
              <w:rPr>
                <w:rFonts w:eastAsia="Times New Roman" w:cs="Times New Roman"/>
                <w:color w:val="000000"/>
                <w:sz w:val="20"/>
                <w:szCs w:val="20"/>
                <w:lang w:val="en-US" w:eastAsia="en-US"/>
              </w:rPr>
              <w:t>premium is commercial</w:t>
            </w:r>
          </w:p>
        </w:tc>
        <w:tc>
          <w:tcPr>
            <w:tcW w:w="534" w:type="pct"/>
            <w:vAlign w:val="center"/>
          </w:tcPr>
          <w:p w14:paraId="6BC5701D" w14:textId="152ABE55"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34891707" w14:textId="3087C489" w:rsidR="00D344BA" w:rsidRPr="006842AB" w:rsidRDefault="00DD0C8C"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 storage of the documents</w:t>
            </w:r>
          </w:p>
        </w:tc>
        <w:tc>
          <w:tcPr>
            <w:tcW w:w="1219" w:type="pct"/>
          </w:tcPr>
          <w:p w14:paraId="2343F9C8" w14:textId="5A0E2EAA" w:rsidR="00D344BA" w:rsidRPr="006842AB" w:rsidRDefault="007E4839"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With “skitch” : annotating pdf and images, not web-pages</w:t>
            </w:r>
          </w:p>
        </w:tc>
      </w:tr>
      <w:tr w:rsidR="00ED4E53" w:rsidRPr="00FC5631" w14:paraId="524C9411" w14:textId="01D229D4" w:rsidTr="00E44A1F">
        <w:trPr>
          <w:trHeight w:val="280"/>
        </w:trPr>
        <w:tc>
          <w:tcPr>
            <w:tcW w:w="1001" w:type="pct"/>
            <w:shd w:val="clear" w:color="auto" w:fill="auto"/>
            <w:noWrap/>
            <w:vAlign w:val="center"/>
            <w:hideMark/>
          </w:tcPr>
          <w:p w14:paraId="5EA78DA4"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5CF1BC38" w14:textId="613DB5B7"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40CEA2E9" w14:textId="4F8B2B3E"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Open source</w:t>
            </w:r>
            <w:r w:rsidRPr="006842AB">
              <w:rPr>
                <w:rFonts w:eastAsia="Times New Roman" w:cs="Times New Roman"/>
                <w:color w:val="000000"/>
                <w:sz w:val="20"/>
                <w:szCs w:val="20"/>
                <w:lang w:val="en-US" w:eastAsia="en-US"/>
              </w:rPr>
              <w:br/>
              <w:t>Java Script</w:t>
            </w:r>
          </w:p>
        </w:tc>
        <w:tc>
          <w:tcPr>
            <w:tcW w:w="534" w:type="pct"/>
            <w:vAlign w:val="center"/>
          </w:tcPr>
          <w:p w14:paraId="723E6ECE" w14:textId="26CDF4C2"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yes</w:t>
            </w:r>
          </w:p>
        </w:tc>
        <w:tc>
          <w:tcPr>
            <w:tcW w:w="871" w:type="pct"/>
            <w:vAlign w:val="center"/>
          </w:tcPr>
          <w:p w14:paraId="1D4C0564" w14:textId="60397E16" w:rsidR="00D344BA" w:rsidRPr="006842AB" w:rsidRDefault="0009619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w:t>
            </w:r>
            <w:r w:rsidR="007269AD" w:rsidRPr="006842AB">
              <w:rPr>
                <w:rFonts w:eastAsia="Times New Roman" w:cs="Times New Roman"/>
                <w:color w:val="000000"/>
                <w:sz w:val="20"/>
                <w:szCs w:val="20"/>
                <w:lang w:val="en-US" w:eastAsia="en-US"/>
              </w:rPr>
              <w:t>e</w:t>
            </w:r>
            <w:r w:rsidRPr="006842AB">
              <w:rPr>
                <w:rFonts w:eastAsia="Times New Roman" w:cs="Times New Roman"/>
                <w:color w:val="000000"/>
                <w:sz w:val="20"/>
                <w:szCs w:val="20"/>
                <w:lang w:val="en-US" w:eastAsia="en-US"/>
              </w:rPr>
              <w:t xml:space="preserve">fox, Safari, Chrome, IE, </w:t>
            </w:r>
            <w:r w:rsidRPr="006842AB">
              <w:rPr>
                <w:rFonts w:eastAsia="Times New Roman" w:cs="Times New Roman"/>
                <w:color w:val="000000"/>
                <w:sz w:val="20"/>
                <w:szCs w:val="20"/>
                <w:lang w:val="en-US" w:eastAsia="en-US"/>
              </w:rPr>
              <w:br/>
              <w:t>For Moodle and Open Journal system</w:t>
            </w:r>
          </w:p>
        </w:tc>
        <w:tc>
          <w:tcPr>
            <w:tcW w:w="1219" w:type="pct"/>
          </w:tcPr>
          <w:p w14:paraId="769B5805" w14:textId="5647C0D6" w:rsidR="00D344BA" w:rsidRPr="006842AB" w:rsidRDefault="007269AD" w:rsidP="008729EB">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Highlighting htm</w:t>
            </w:r>
            <w:r w:rsidR="00096190" w:rsidRPr="006842AB">
              <w:rPr>
                <w:rFonts w:eastAsia="Times New Roman" w:cs="Times New Roman"/>
                <w:color w:val="000000"/>
                <w:sz w:val="20"/>
                <w:szCs w:val="20"/>
                <w:lang w:val="en-US" w:eastAsia="en-US"/>
              </w:rPr>
              <w:t>l</w:t>
            </w:r>
          </w:p>
        </w:tc>
      </w:tr>
      <w:tr w:rsidR="00ED4E53" w:rsidRPr="00FC5631" w14:paraId="38D0A5A4" w14:textId="408CA5E4" w:rsidTr="00E44A1F">
        <w:trPr>
          <w:trHeight w:val="1036"/>
        </w:trPr>
        <w:tc>
          <w:tcPr>
            <w:tcW w:w="1001" w:type="pct"/>
            <w:shd w:val="clear" w:color="auto" w:fill="auto"/>
            <w:noWrap/>
            <w:vAlign w:val="center"/>
            <w:hideMark/>
          </w:tcPr>
          <w:p w14:paraId="5ED93EB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4F47096E" w14:textId="7E276A3D"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7341A7D6" w14:textId="6B96B000"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57DA233F" w14:textId="0EEAD322"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6AFCD75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6EC4DFC9" w14:textId="50817D3D" w:rsidR="00D344BA" w:rsidRPr="006842AB" w:rsidRDefault="00FA5236"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genomes</w:t>
            </w:r>
          </w:p>
        </w:tc>
      </w:tr>
      <w:tr w:rsidR="00ED4E53" w:rsidRPr="00FC5631" w14:paraId="2E049D7F" w14:textId="1CDEE47A" w:rsidTr="00E44A1F">
        <w:trPr>
          <w:trHeight w:val="280"/>
        </w:trPr>
        <w:tc>
          <w:tcPr>
            <w:tcW w:w="1001" w:type="pct"/>
            <w:shd w:val="clear" w:color="auto" w:fill="auto"/>
            <w:noWrap/>
            <w:vAlign w:val="center"/>
            <w:hideMark/>
          </w:tcPr>
          <w:p w14:paraId="2B9D5124"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TrailFire</w:t>
            </w:r>
          </w:p>
        </w:tc>
        <w:tc>
          <w:tcPr>
            <w:tcW w:w="610" w:type="pct"/>
            <w:shd w:val="clear" w:color="auto" w:fill="auto"/>
            <w:noWrap/>
            <w:vAlign w:val="center"/>
            <w:hideMark/>
          </w:tcPr>
          <w:p w14:paraId="4D3EABD7" w14:textId="6F55988E" w:rsidR="00D344BA" w:rsidRPr="006842AB" w:rsidRDefault="00E1482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853482B"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5AB54A84"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536DAD2C" w14:textId="5FD886EF" w:rsidR="00D344BA" w:rsidRPr="006842AB" w:rsidRDefault="00893CE0"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Firefox, IE</w:t>
            </w:r>
          </w:p>
        </w:tc>
        <w:tc>
          <w:tcPr>
            <w:tcW w:w="1219" w:type="pct"/>
          </w:tcPr>
          <w:p w14:paraId="2DEFD857" w14:textId="289B1099" w:rsidR="00D344BA" w:rsidRPr="006842AB" w:rsidRDefault="00893CE0"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Annotating (notes) webpages,</w:t>
            </w:r>
            <w:r w:rsidRPr="006842AB">
              <w:rPr>
                <w:rFonts w:eastAsia="Times New Roman" w:cs="Times New Roman"/>
                <w:color w:val="000000"/>
                <w:sz w:val="20"/>
                <w:szCs w:val="20"/>
                <w:lang w:val="en-US" w:eastAsia="en-US"/>
              </w:rPr>
              <w:br/>
              <w:t>categrozing annotated web-pages,</w:t>
            </w:r>
            <w:r w:rsidRPr="006842AB">
              <w:rPr>
                <w:rFonts w:eastAsia="Times New Roman" w:cs="Times New Roman"/>
                <w:color w:val="000000"/>
                <w:sz w:val="20"/>
                <w:szCs w:val="20"/>
                <w:lang w:val="en-US" w:eastAsia="en-US"/>
              </w:rPr>
              <w:br/>
              <w:t>sharing</w:t>
            </w:r>
          </w:p>
        </w:tc>
      </w:tr>
      <w:tr w:rsidR="00ED4E53" w:rsidRPr="00FC5631" w14:paraId="27BC6FD8" w14:textId="1EB72E60" w:rsidTr="00E44A1F">
        <w:trPr>
          <w:trHeight w:val="1400"/>
        </w:trPr>
        <w:tc>
          <w:tcPr>
            <w:tcW w:w="1001" w:type="pct"/>
            <w:shd w:val="clear" w:color="auto" w:fill="auto"/>
            <w:noWrap/>
            <w:vAlign w:val="center"/>
            <w:hideMark/>
          </w:tcPr>
          <w:p w14:paraId="01EF8364"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REddIT</w:t>
            </w:r>
          </w:p>
        </w:tc>
        <w:tc>
          <w:tcPr>
            <w:tcW w:w="610" w:type="pct"/>
            <w:shd w:val="clear" w:color="auto" w:fill="auto"/>
            <w:noWrap/>
            <w:vAlign w:val="center"/>
            <w:hideMark/>
          </w:tcPr>
          <w:p w14:paraId="5C90503E" w14:textId="5EBF34FB" w:rsidR="00D344BA" w:rsidRPr="006842AB" w:rsidRDefault="00C90F2D" w:rsidP="00A42A53">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27634E38" w14:textId="4ECA6019"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Need an account</w:t>
            </w:r>
            <w:r w:rsidR="00D344BA" w:rsidRPr="006842AB">
              <w:rPr>
                <w:rFonts w:eastAsia="Times New Roman" w:cs="Times New Roman"/>
                <w:color w:val="000000"/>
                <w:sz w:val="20"/>
                <w:szCs w:val="20"/>
                <w:lang w:val="en-US" w:eastAsia="en-US"/>
              </w:rPr>
              <w:t> </w:t>
            </w:r>
          </w:p>
        </w:tc>
        <w:tc>
          <w:tcPr>
            <w:tcW w:w="534" w:type="pct"/>
            <w:vAlign w:val="center"/>
          </w:tcPr>
          <w:p w14:paraId="3C921CFA" w14:textId="7F9CD86C" w:rsidR="00D344BA" w:rsidRPr="006842AB" w:rsidRDefault="00C90F2D"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w:t>
            </w:r>
          </w:p>
        </w:tc>
        <w:tc>
          <w:tcPr>
            <w:tcW w:w="871" w:type="pct"/>
            <w:vAlign w:val="center"/>
          </w:tcPr>
          <w:p w14:paraId="744F23DF" w14:textId="4AA38E74" w:rsidR="00D344BA" w:rsidRPr="006842AB" w:rsidRDefault="00C90F2D" w:rsidP="00647E4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server</w:t>
            </w:r>
          </w:p>
        </w:tc>
        <w:tc>
          <w:tcPr>
            <w:tcW w:w="1219" w:type="pct"/>
          </w:tcPr>
          <w:p w14:paraId="747AE8AC" w14:textId="5387E546" w:rsidR="00D344BA" w:rsidRPr="006842AB" w:rsidRDefault="00C90F2D"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Social networking </w:t>
            </w:r>
            <w:r w:rsidRPr="006842AB">
              <w:rPr>
                <w:rFonts w:eastAsia="Times New Roman" w:cs="Times New Roman"/>
                <w:color w:val="000000"/>
                <w:sz w:val="20"/>
                <w:szCs w:val="20"/>
                <w:lang w:val="en-US" w:eastAsia="en-US"/>
              </w:rPr>
              <w:br/>
              <w:t>and news website</w:t>
            </w:r>
          </w:p>
        </w:tc>
      </w:tr>
      <w:tr w:rsidR="00ED4E53" w:rsidRPr="00FC5631" w14:paraId="6790431B" w14:textId="2A3CF97C" w:rsidTr="00E44A1F">
        <w:trPr>
          <w:trHeight w:val="1400"/>
        </w:trPr>
        <w:tc>
          <w:tcPr>
            <w:tcW w:w="1001" w:type="pct"/>
            <w:shd w:val="clear" w:color="auto" w:fill="auto"/>
            <w:noWrap/>
            <w:vAlign w:val="center"/>
            <w:hideMark/>
          </w:tcPr>
          <w:p w14:paraId="031B7F79"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ReframeIT</w:t>
            </w:r>
          </w:p>
        </w:tc>
        <w:tc>
          <w:tcPr>
            <w:tcW w:w="610" w:type="pct"/>
            <w:shd w:val="clear" w:color="auto" w:fill="auto"/>
            <w:vAlign w:val="center"/>
            <w:hideMark/>
          </w:tcPr>
          <w:p w14:paraId="50F5FBCE"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07C9E62F"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43C2C74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39E77413"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03BCC36"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8E58852" w14:textId="1115F602" w:rsidTr="00E44A1F">
        <w:trPr>
          <w:trHeight w:val="2520"/>
        </w:trPr>
        <w:tc>
          <w:tcPr>
            <w:tcW w:w="1001" w:type="pct"/>
            <w:shd w:val="clear" w:color="000000" w:fill="FFFFFF"/>
            <w:noWrap/>
            <w:vAlign w:val="center"/>
            <w:hideMark/>
          </w:tcPr>
          <w:p w14:paraId="246B5F31"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Scrible</w:t>
            </w:r>
          </w:p>
        </w:tc>
        <w:tc>
          <w:tcPr>
            <w:tcW w:w="610" w:type="pct"/>
            <w:shd w:val="clear" w:color="000000" w:fill="FFFFFF"/>
            <w:vAlign w:val="center"/>
            <w:hideMark/>
          </w:tcPr>
          <w:p w14:paraId="462FA25B"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2C7468CF" w14:textId="1E23E70A"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premium, paid edition under development, not yet available</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 xml:space="preserve">license: </w:t>
            </w:r>
            <w:r w:rsidR="00897785" w:rsidRPr="006842AB">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19BED007"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264B3858"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28B5BA9"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02ADC694" w14:textId="07481555" w:rsidTr="00E44A1F">
        <w:trPr>
          <w:trHeight w:val="2800"/>
        </w:trPr>
        <w:tc>
          <w:tcPr>
            <w:tcW w:w="1001" w:type="pct"/>
            <w:shd w:val="clear" w:color="000000" w:fill="FFFFFF"/>
            <w:noWrap/>
            <w:vAlign w:val="center"/>
            <w:hideMark/>
          </w:tcPr>
          <w:p w14:paraId="68AB7153"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SharedCopy</w:t>
            </w:r>
          </w:p>
        </w:tc>
        <w:tc>
          <w:tcPr>
            <w:tcW w:w="610" w:type="pct"/>
            <w:shd w:val="clear" w:color="000000" w:fill="FFFFFF"/>
            <w:vAlign w:val="center"/>
            <w:hideMark/>
          </w:tcPr>
          <w:p w14:paraId="14277E8E"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2EDBA9"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shd w:val="clear" w:color="000000" w:fill="FFFFFF"/>
            <w:vAlign w:val="center"/>
          </w:tcPr>
          <w:p w14:paraId="425A858E"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324CD4A6"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367069E"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128DB0E7" w14:textId="5275DC41" w:rsidTr="00E44A1F">
        <w:trPr>
          <w:trHeight w:val="840"/>
        </w:trPr>
        <w:tc>
          <w:tcPr>
            <w:tcW w:w="1001" w:type="pct"/>
            <w:shd w:val="clear" w:color="auto" w:fill="auto"/>
            <w:noWrap/>
            <w:vAlign w:val="center"/>
            <w:hideMark/>
          </w:tcPr>
          <w:p w14:paraId="5FA7C99F"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ShiftSpace</w:t>
            </w:r>
          </w:p>
        </w:tc>
        <w:tc>
          <w:tcPr>
            <w:tcW w:w="610" w:type="pct"/>
            <w:shd w:val="clear" w:color="auto" w:fill="auto"/>
            <w:noWrap/>
            <w:vAlign w:val="center"/>
            <w:hideMark/>
          </w:tcPr>
          <w:p w14:paraId="42EEB8E6" w14:textId="77777777"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B381BC1" w14:textId="77777777" w:rsidR="00D344BA" w:rsidRPr="006842AB" w:rsidRDefault="00D344BA"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534" w:type="pct"/>
            <w:vAlign w:val="center"/>
          </w:tcPr>
          <w:p w14:paraId="2E705F7F"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721CFB6C"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tcPr>
          <w:p w14:paraId="0E8F9B95" w14:textId="77777777" w:rsidR="00D344BA" w:rsidRPr="006842AB" w:rsidRDefault="00D344BA" w:rsidP="008729EB">
            <w:pPr>
              <w:jc w:val="left"/>
              <w:rPr>
                <w:rFonts w:eastAsia="Times New Roman" w:cs="Times New Roman"/>
                <w:color w:val="000000"/>
                <w:sz w:val="20"/>
                <w:szCs w:val="20"/>
                <w:lang w:val="en-US" w:eastAsia="en-US"/>
              </w:rPr>
            </w:pPr>
          </w:p>
        </w:tc>
      </w:tr>
      <w:tr w:rsidR="00ED4E53" w:rsidRPr="00FC5631" w14:paraId="5DB2E289" w14:textId="3650612C" w:rsidTr="00E44A1F">
        <w:trPr>
          <w:trHeight w:val="1400"/>
        </w:trPr>
        <w:tc>
          <w:tcPr>
            <w:tcW w:w="1001" w:type="pct"/>
            <w:shd w:val="clear" w:color="auto" w:fill="auto"/>
            <w:noWrap/>
            <w:vAlign w:val="center"/>
            <w:hideMark/>
          </w:tcPr>
          <w:p w14:paraId="60C85612"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Skim</w:t>
            </w:r>
          </w:p>
        </w:tc>
        <w:tc>
          <w:tcPr>
            <w:tcW w:w="610" w:type="pct"/>
            <w:shd w:val="clear" w:color="auto" w:fill="auto"/>
            <w:vAlign w:val="center"/>
            <w:hideMark/>
          </w:tcPr>
          <w:p w14:paraId="009AEDAC" w14:textId="1095356E"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auto" w:fill="auto"/>
            <w:noWrap/>
            <w:vAlign w:val="center"/>
            <w:hideMark/>
          </w:tcPr>
          <w:p w14:paraId="529C9FFF" w14:textId="472F89C3"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xml:space="preserve">BDS license </w:t>
            </w:r>
            <w:r w:rsidR="00D344BA" w:rsidRPr="006842AB">
              <w:rPr>
                <w:rFonts w:eastAsia="Times New Roman" w:cs="Times New Roman"/>
                <w:color w:val="000000"/>
                <w:sz w:val="20"/>
                <w:szCs w:val="20"/>
                <w:lang w:val="en-US" w:eastAsia="en-US"/>
              </w:rPr>
              <w:t> </w:t>
            </w:r>
          </w:p>
        </w:tc>
        <w:tc>
          <w:tcPr>
            <w:tcW w:w="534" w:type="pct"/>
            <w:vAlign w:val="center"/>
          </w:tcPr>
          <w:p w14:paraId="7D6B296C" w14:textId="77777777" w:rsidR="00D344BA" w:rsidRPr="006842AB" w:rsidRDefault="00D344BA" w:rsidP="00E44A1F">
            <w:pPr>
              <w:jc w:val="left"/>
              <w:rPr>
                <w:rFonts w:eastAsia="Times New Roman" w:cs="Times New Roman"/>
                <w:color w:val="000000"/>
                <w:sz w:val="20"/>
                <w:szCs w:val="20"/>
                <w:lang w:val="en-US" w:eastAsia="en-US"/>
              </w:rPr>
            </w:pPr>
          </w:p>
        </w:tc>
        <w:tc>
          <w:tcPr>
            <w:tcW w:w="871" w:type="pct"/>
            <w:vAlign w:val="center"/>
          </w:tcPr>
          <w:p w14:paraId="0DCFF448" w14:textId="62632B25" w:rsidR="00D344BA" w:rsidRPr="006842AB" w:rsidRDefault="0089778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OS X</w:t>
            </w:r>
          </w:p>
        </w:tc>
        <w:tc>
          <w:tcPr>
            <w:tcW w:w="1219" w:type="pct"/>
          </w:tcPr>
          <w:p w14:paraId="44AC97BF" w14:textId="117B1358"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PDF reader and node taker</w:t>
            </w:r>
          </w:p>
        </w:tc>
      </w:tr>
      <w:tr w:rsidR="00ED4E53" w:rsidRPr="00FC5631" w14:paraId="5B8E137D" w14:textId="2C464E28" w:rsidTr="00E44A1F">
        <w:trPr>
          <w:trHeight w:val="840"/>
        </w:trPr>
        <w:tc>
          <w:tcPr>
            <w:tcW w:w="1001" w:type="pct"/>
            <w:shd w:val="clear" w:color="000000" w:fill="FFFFFF"/>
            <w:noWrap/>
            <w:vAlign w:val="center"/>
            <w:hideMark/>
          </w:tcPr>
          <w:p w14:paraId="32A99276" w14:textId="77777777" w:rsidR="00D344BA" w:rsidRPr="006842AB" w:rsidRDefault="00D344BA"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WebNotes</w:t>
            </w:r>
          </w:p>
        </w:tc>
        <w:tc>
          <w:tcPr>
            <w:tcW w:w="610" w:type="pct"/>
            <w:shd w:val="clear" w:color="000000" w:fill="FFFFFF"/>
            <w:noWrap/>
            <w:vAlign w:val="center"/>
            <w:hideMark/>
          </w:tcPr>
          <w:p w14:paraId="2E6499E7" w14:textId="1103D253"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6470EF02" w14:textId="6E8FDB4F" w:rsidR="00D344BA" w:rsidRPr="006842AB" w:rsidRDefault="00D344BA"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platinum /pro</w:t>
            </w:r>
            <w:r w:rsidR="00897785" w:rsidRPr="006842AB">
              <w:rPr>
                <w:rFonts w:eastAsia="Times New Roman" w:cs="Times New Roman"/>
                <w:color w:val="000000"/>
                <w:sz w:val="20"/>
                <w:szCs w:val="20"/>
                <w:lang w:val="en-US" w:eastAsia="en-US"/>
              </w:rPr>
              <w:t>/lite</w:t>
            </w:r>
            <w:r w:rsidRPr="006842AB">
              <w:rPr>
                <w:rFonts w:eastAsia="Times New Roman" w:cs="Times New Roman"/>
                <w:color w:val="000000"/>
                <w:sz w:val="20"/>
                <w:szCs w:val="20"/>
                <w:lang w:val="en-US" w:eastAsia="en-US"/>
              </w:rPr>
              <w:t xml:space="preserve"> version</w:t>
            </w:r>
            <w:r w:rsidR="00897785" w:rsidRPr="006842AB">
              <w:rPr>
                <w:rFonts w:eastAsia="Times New Roman" w:cs="Times New Roman"/>
                <w:color w:val="000000"/>
                <w:sz w:val="20"/>
                <w:szCs w:val="20"/>
                <w:lang w:val="en-US" w:eastAsia="en-US"/>
              </w:rPr>
              <w:t>/,</w:t>
            </w:r>
            <w:r w:rsidR="00897785" w:rsidRPr="006842AB">
              <w:rPr>
                <w:rFonts w:eastAsia="Times New Roman" w:cs="Times New Roman"/>
                <w:color w:val="000000"/>
                <w:sz w:val="20"/>
                <w:szCs w:val="20"/>
                <w:lang w:val="en-US" w:eastAsia="en-US"/>
              </w:rPr>
              <w:br/>
              <w:t>account is needed</w:t>
            </w:r>
            <w:r w:rsidR="00F765B5" w:rsidRPr="006842AB">
              <w:rPr>
                <w:rFonts w:eastAsia="Times New Roman" w:cs="Times New Roman"/>
                <w:color w:val="000000"/>
                <w:sz w:val="20"/>
                <w:szCs w:val="20"/>
                <w:lang w:val="en-US" w:eastAsia="en-US"/>
              </w:rPr>
              <w:t xml:space="preserve">, </w:t>
            </w:r>
            <w:r w:rsidR="00F765B5" w:rsidRPr="006842AB">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758D3047" w14:textId="1FDD6874" w:rsidR="00D344BA" w:rsidRPr="006842AB"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5B1070BD" w14:textId="77777777" w:rsidR="00D344BA" w:rsidRPr="006842AB"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20313138" w14:textId="05C4DEA7" w:rsidR="00D344BA" w:rsidRPr="006842AB" w:rsidRDefault="0089778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Adding notes to PDF and web-pages</w:t>
            </w:r>
          </w:p>
        </w:tc>
      </w:tr>
      <w:tr w:rsidR="00F765B5" w:rsidRPr="00FC5631" w14:paraId="06AC5AA0" w14:textId="1A39FF46" w:rsidTr="00E44A1F">
        <w:trPr>
          <w:trHeight w:val="2962"/>
        </w:trPr>
        <w:tc>
          <w:tcPr>
            <w:tcW w:w="1001" w:type="pct"/>
            <w:shd w:val="clear" w:color="auto" w:fill="auto"/>
            <w:noWrap/>
            <w:vAlign w:val="center"/>
            <w:hideMark/>
          </w:tcPr>
          <w:p w14:paraId="748E9499"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JKN</w:t>
            </w:r>
          </w:p>
        </w:tc>
        <w:tc>
          <w:tcPr>
            <w:tcW w:w="610" w:type="pct"/>
            <w:shd w:val="clear" w:color="auto" w:fill="auto"/>
            <w:noWrap/>
            <w:vAlign w:val="center"/>
            <w:hideMark/>
          </w:tcPr>
          <w:p w14:paraId="1CE7AAE5"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tcPr>
          <w:p w14:paraId="7E93C9A9" w14:textId="62C6CF2D" w:rsidR="00F765B5" w:rsidRPr="006842AB"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4D3D4FB2" w14:textId="77777777" w:rsidR="00F765B5" w:rsidRPr="006842AB" w:rsidRDefault="00F765B5" w:rsidP="00E44A1F">
            <w:pPr>
              <w:jc w:val="left"/>
              <w:rPr>
                <w:sz w:val="20"/>
                <w:szCs w:val="20"/>
              </w:rPr>
            </w:pPr>
          </w:p>
        </w:tc>
        <w:tc>
          <w:tcPr>
            <w:tcW w:w="871" w:type="pct"/>
            <w:vAlign w:val="center"/>
          </w:tcPr>
          <w:p w14:paraId="484BEB23" w14:textId="77777777" w:rsidR="00F765B5" w:rsidRPr="006842AB" w:rsidRDefault="00F765B5" w:rsidP="00E44A1F">
            <w:pPr>
              <w:jc w:val="left"/>
              <w:rPr>
                <w:sz w:val="20"/>
                <w:szCs w:val="20"/>
              </w:rPr>
            </w:pPr>
          </w:p>
        </w:tc>
        <w:tc>
          <w:tcPr>
            <w:tcW w:w="1219" w:type="pct"/>
            <w:vAlign w:val="center"/>
          </w:tcPr>
          <w:p w14:paraId="3E02D04F" w14:textId="45F9DEB0" w:rsidR="00F765B5" w:rsidRPr="006842AB" w:rsidRDefault="00C40D7B" w:rsidP="00E44A1F">
            <w:pPr>
              <w:ind w:firstLine="0"/>
              <w:jc w:val="left"/>
              <w:rPr>
                <w:sz w:val="20"/>
                <w:szCs w:val="20"/>
              </w:rPr>
            </w:pPr>
            <w:hyperlink r:id="rId15" w:history="1">
              <w:r w:rsidR="00F765B5" w:rsidRPr="006842AB">
                <w:rPr>
                  <w:rFonts w:eastAsia="Times New Roman" w:cs="Times New Roman"/>
                  <w:color w:val="0000FF"/>
                  <w:sz w:val="20"/>
                  <w:szCs w:val="20"/>
                  <w:u w:val="single"/>
                  <w:lang w:val="en-US" w:eastAsia="en-US"/>
                </w:rPr>
                <w:t xml:space="preserve">http://info.jkn.com/firefox.htm </w:t>
              </w:r>
            </w:hyperlink>
            <w:r w:rsidR="00F765B5" w:rsidRPr="006842AB">
              <w:rPr>
                <w:rFonts w:eastAsia="Times New Roman" w:cs="Times New Roman"/>
                <w:color w:val="0000FF"/>
                <w:sz w:val="20"/>
                <w:szCs w:val="20"/>
                <w:u w:val="single"/>
                <w:lang w:val="en-US" w:eastAsia="en-US"/>
              </w:rPr>
              <w:t xml:space="preserve">,  </w:t>
            </w:r>
            <w:r w:rsidR="00F765B5" w:rsidRPr="006842AB">
              <w:rPr>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E44A1F">
        <w:trPr>
          <w:trHeight w:val="280"/>
        </w:trPr>
        <w:tc>
          <w:tcPr>
            <w:tcW w:w="1001" w:type="pct"/>
            <w:shd w:val="clear" w:color="auto" w:fill="auto"/>
            <w:noWrap/>
            <w:vAlign w:val="center"/>
            <w:hideMark/>
          </w:tcPr>
          <w:p w14:paraId="1D1D53EA"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Keeppy</w:t>
            </w:r>
          </w:p>
        </w:tc>
        <w:tc>
          <w:tcPr>
            <w:tcW w:w="610" w:type="pct"/>
            <w:shd w:val="clear" w:color="auto" w:fill="auto"/>
            <w:noWrap/>
            <w:vAlign w:val="center"/>
            <w:hideMark/>
          </w:tcPr>
          <w:p w14:paraId="0928FCCC"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 </w:t>
            </w:r>
          </w:p>
        </w:tc>
        <w:tc>
          <w:tcPr>
            <w:tcW w:w="764" w:type="pct"/>
            <w:shd w:val="clear" w:color="auto" w:fill="auto"/>
            <w:noWrap/>
            <w:vAlign w:val="center"/>
            <w:hideMark/>
          </w:tcPr>
          <w:p w14:paraId="0476C7D9" w14:textId="5A91426D" w:rsidR="00F765B5" w:rsidRPr="006842AB" w:rsidRDefault="00F765B5" w:rsidP="00E44A1F">
            <w:pPr>
              <w:jc w:val="left"/>
              <w:rPr>
                <w:rFonts w:eastAsia="Times New Roman" w:cs="Times New Roman"/>
                <w:color w:val="000000"/>
                <w:sz w:val="20"/>
                <w:szCs w:val="20"/>
                <w:lang w:val="en-US" w:eastAsia="en-US"/>
              </w:rPr>
            </w:pPr>
          </w:p>
        </w:tc>
        <w:tc>
          <w:tcPr>
            <w:tcW w:w="534" w:type="pct"/>
            <w:vAlign w:val="center"/>
          </w:tcPr>
          <w:p w14:paraId="319EE6F9" w14:textId="77777777" w:rsidR="00F765B5" w:rsidRPr="006842AB" w:rsidRDefault="00F765B5" w:rsidP="00E44A1F">
            <w:pPr>
              <w:jc w:val="left"/>
              <w:rPr>
                <w:sz w:val="20"/>
                <w:szCs w:val="20"/>
              </w:rPr>
            </w:pPr>
          </w:p>
        </w:tc>
        <w:tc>
          <w:tcPr>
            <w:tcW w:w="871" w:type="pct"/>
            <w:vAlign w:val="center"/>
          </w:tcPr>
          <w:p w14:paraId="461D0BB9" w14:textId="11AE361A" w:rsidR="00F765B5" w:rsidRPr="006842AB" w:rsidRDefault="00F765B5" w:rsidP="00E44A1F">
            <w:pPr>
              <w:jc w:val="left"/>
              <w:rPr>
                <w:sz w:val="20"/>
                <w:szCs w:val="20"/>
              </w:rPr>
            </w:pPr>
            <w:r w:rsidRPr="006842AB">
              <w:rPr>
                <w:sz w:val="20"/>
                <w:szCs w:val="20"/>
              </w:rPr>
              <w:t>Server</w:t>
            </w:r>
          </w:p>
        </w:tc>
        <w:tc>
          <w:tcPr>
            <w:tcW w:w="1219" w:type="pct"/>
          </w:tcPr>
          <w:p w14:paraId="11635B48" w14:textId="3336AD56" w:rsidR="00F765B5" w:rsidRPr="006842AB" w:rsidRDefault="00C40D7B" w:rsidP="00E44A1F">
            <w:pPr>
              <w:ind w:firstLine="0"/>
              <w:jc w:val="left"/>
              <w:rPr>
                <w:sz w:val="20"/>
                <w:szCs w:val="20"/>
              </w:rPr>
            </w:pPr>
            <w:hyperlink r:id="rId16" w:history="1">
              <w:r w:rsidR="00F765B5" w:rsidRPr="006842AB">
                <w:rPr>
                  <w:rStyle w:val="Hyperlink"/>
                  <w:rFonts w:eastAsia="Times New Roman" w:cs="Times New Roman"/>
                  <w:sz w:val="20"/>
                  <w:szCs w:val="20"/>
                  <w:lang w:val="en-US" w:eastAsia="en-US"/>
                </w:rPr>
                <w:t>http://www.keeppy.com/</w:t>
              </w:r>
            </w:hyperlink>
            <w:r w:rsidR="00F765B5" w:rsidRPr="006842AB">
              <w:rPr>
                <w:rFonts w:eastAsia="Times New Roman" w:cs="Times New Roman"/>
                <w:color w:val="000000"/>
                <w:sz w:val="20"/>
                <w:szCs w:val="20"/>
                <w:lang w:val="en-US" w:eastAsia="en-US"/>
              </w:rPr>
              <w:t>,  a social network,  relevant for our purposes</w:t>
            </w:r>
          </w:p>
        </w:tc>
      </w:tr>
      <w:tr w:rsidR="00F765B5" w:rsidRPr="00FC5631" w14:paraId="074C2B0A" w14:textId="2BB19566" w:rsidTr="00E44A1F">
        <w:trPr>
          <w:trHeight w:val="280"/>
        </w:trPr>
        <w:tc>
          <w:tcPr>
            <w:tcW w:w="1001" w:type="pct"/>
            <w:shd w:val="clear" w:color="auto" w:fill="auto"/>
            <w:noWrap/>
            <w:vAlign w:val="center"/>
            <w:hideMark/>
          </w:tcPr>
          <w:p w14:paraId="5D0313DC" w14:textId="64FF8B94" w:rsidR="00F765B5" w:rsidRPr="006842AB" w:rsidRDefault="00CB72D9"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L</w:t>
            </w:r>
            <w:r w:rsidR="00F765B5" w:rsidRPr="006842AB">
              <w:rPr>
                <w:rFonts w:eastAsia="Times New Roman" w:cs="Times New Roman"/>
                <w:color w:val="000000"/>
                <w:sz w:val="20"/>
                <w:szCs w:val="20"/>
                <w:lang w:val="en-US" w:eastAsia="en-US"/>
              </w:rPr>
              <w:t>oomp</w:t>
            </w:r>
          </w:p>
        </w:tc>
        <w:tc>
          <w:tcPr>
            <w:tcW w:w="610" w:type="pct"/>
            <w:shd w:val="clear" w:color="auto" w:fill="auto"/>
            <w:noWrap/>
            <w:vAlign w:val="center"/>
            <w:hideMark/>
          </w:tcPr>
          <w:p w14:paraId="5A1DC92B"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43BB6630" w14:textId="7CCA5543" w:rsidR="00F765B5" w:rsidRPr="006842AB" w:rsidRDefault="008745CD" w:rsidP="00E44A1F">
            <w:pPr>
              <w:ind w:firstLine="0"/>
              <w:jc w:val="left"/>
              <w:rPr>
                <w:rFonts w:eastAsia="Times New Roman" w:cs="Times New Roman"/>
                <w:color w:val="0000FF"/>
                <w:sz w:val="20"/>
                <w:szCs w:val="20"/>
                <w:u w:val="single"/>
                <w:lang w:val="en-US" w:eastAsia="en-US"/>
              </w:rPr>
            </w:pPr>
            <w:r w:rsidRPr="006842AB">
              <w:rPr>
                <w:color w:val="000000"/>
                <w:sz w:val="20"/>
                <w:szCs w:val="20"/>
                <w:lang w:val="en-US" w:eastAsia="en-US"/>
              </w:rPr>
              <w:t xml:space="preserve">No </w:t>
            </w:r>
            <w:r w:rsidR="00F765B5" w:rsidRPr="006842AB">
              <w:rPr>
                <w:color w:val="000000"/>
                <w:sz w:val="20"/>
                <w:szCs w:val="20"/>
                <w:lang w:val="en-US" w:eastAsia="en-US"/>
              </w:rPr>
              <w:t>license information, short technical information  and easy access for downloading is missing.</w:t>
            </w:r>
          </w:p>
        </w:tc>
        <w:tc>
          <w:tcPr>
            <w:tcW w:w="534" w:type="pct"/>
            <w:vAlign w:val="center"/>
          </w:tcPr>
          <w:p w14:paraId="4D96F35C" w14:textId="77777777" w:rsidR="00F765B5" w:rsidRPr="006842AB" w:rsidRDefault="00F765B5" w:rsidP="00E44A1F">
            <w:pPr>
              <w:jc w:val="left"/>
              <w:rPr>
                <w:sz w:val="20"/>
                <w:szCs w:val="20"/>
              </w:rPr>
            </w:pPr>
          </w:p>
        </w:tc>
        <w:tc>
          <w:tcPr>
            <w:tcW w:w="871" w:type="pct"/>
            <w:vAlign w:val="center"/>
          </w:tcPr>
          <w:p w14:paraId="30F52EC2" w14:textId="77777777" w:rsidR="00F765B5" w:rsidRPr="006842AB" w:rsidRDefault="00F765B5" w:rsidP="00E44A1F">
            <w:pPr>
              <w:jc w:val="left"/>
              <w:rPr>
                <w:sz w:val="20"/>
                <w:szCs w:val="20"/>
              </w:rPr>
            </w:pPr>
          </w:p>
        </w:tc>
        <w:tc>
          <w:tcPr>
            <w:tcW w:w="1219" w:type="pct"/>
          </w:tcPr>
          <w:p w14:paraId="56BD4564" w14:textId="7976B4BF" w:rsidR="00F765B5" w:rsidRPr="006842AB" w:rsidRDefault="00F765B5" w:rsidP="008729EB">
            <w:pPr>
              <w:jc w:val="left"/>
              <w:rPr>
                <w:sz w:val="20"/>
                <w:szCs w:val="20"/>
              </w:rPr>
            </w:pPr>
            <w:r w:rsidRPr="006842AB">
              <w:rPr>
                <w:color w:val="000000"/>
                <w:sz w:val="20"/>
                <w:szCs w:val="20"/>
                <w:lang w:val="en-US" w:eastAsia="en-US"/>
              </w:rPr>
              <w:t>One Click Annotator, a WYSIWYG Web editor for enriching content with RDFa annotations</w:t>
            </w:r>
            <w:r w:rsidR="008745CD" w:rsidRPr="006842AB">
              <w:rPr>
                <w:color w:val="000000"/>
                <w:sz w:val="20"/>
                <w:szCs w:val="20"/>
                <w:lang w:val="en-US" w:eastAsia="en-US"/>
              </w:rPr>
              <w:t>,</w:t>
            </w:r>
            <w:r w:rsidR="008745CD" w:rsidRPr="006842AB">
              <w:rPr>
                <w:color w:val="000000"/>
                <w:sz w:val="20"/>
                <w:szCs w:val="20"/>
                <w:lang w:val="en-US" w:eastAsia="en-US"/>
              </w:rPr>
              <w:br/>
            </w:r>
            <w:hyperlink r:id="rId17" w:history="1">
              <w:r w:rsidR="008745CD" w:rsidRPr="006842AB">
                <w:rPr>
                  <w:rFonts w:eastAsia="Times New Roman" w:cs="Times New Roman"/>
                  <w:color w:val="0000FF"/>
                  <w:sz w:val="20"/>
                  <w:szCs w:val="20"/>
                  <w:u w:val="single"/>
                  <w:lang w:val="en-US" w:eastAsia="en-US"/>
                </w:rPr>
                <w:t>http://loomp.org/index.php/home.html</w:t>
              </w:r>
            </w:hyperlink>
            <w:r w:rsidR="008745CD" w:rsidRPr="006842AB">
              <w:rPr>
                <w:rFonts w:eastAsia="Times New Roman" w:cs="Times New Roman"/>
                <w:color w:val="0000FF"/>
                <w:sz w:val="20"/>
                <w:szCs w:val="20"/>
                <w:u w:val="single"/>
                <w:lang w:val="en-US" w:eastAsia="en-US"/>
              </w:rPr>
              <w:t>,</w:t>
            </w:r>
          </w:p>
        </w:tc>
      </w:tr>
      <w:tr w:rsidR="00F765B5" w:rsidRPr="00FC5631" w14:paraId="2AEA502A" w14:textId="589FBB20" w:rsidTr="00E44A1F">
        <w:trPr>
          <w:trHeight w:val="5034"/>
        </w:trPr>
        <w:tc>
          <w:tcPr>
            <w:tcW w:w="1001" w:type="pct"/>
            <w:shd w:val="clear" w:color="auto" w:fill="auto"/>
            <w:noWrap/>
            <w:vAlign w:val="center"/>
            <w:hideMark/>
          </w:tcPr>
          <w:p w14:paraId="3D4D7090"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MarkITUp</w:t>
            </w:r>
          </w:p>
        </w:tc>
        <w:tc>
          <w:tcPr>
            <w:tcW w:w="610" w:type="pct"/>
            <w:shd w:val="clear" w:color="auto" w:fill="auto"/>
            <w:noWrap/>
            <w:vAlign w:val="center"/>
            <w:hideMark/>
          </w:tcPr>
          <w:p w14:paraId="5EE414C9" w14:textId="77777777" w:rsidR="00F765B5" w:rsidRPr="006842AB" w:rsidRDefault="00F765B5"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6EFE4001" w14:textId="104980FA"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 xml:space="preserve">MIT/GPL licence, based on former jTagEditor, </w:t>
            </w:r>
          </w:p>
        </w:tc>
        <w:tc>
          <w:tcPr>
            <w:tcW w:w="534" w:type="pct"/>
            <w:vAlign w:val="center"/>
          </w:tcPr>
          <w:p w14:paraId="14231AC4" w14:textId="77777777" w:rsidR="00F765B5" w:rsidRPr="006842AB" w:rsidRDefault="00F765B5" w:rsidP="00E44A1F">
            <w:pPr>
              <w:jc w:val="left"/>
              <w:rPr>
                <w:sz w:val="20"/>
                <w:szCs w:val="20"/>
              </w:rPr>
            </w:pPr>
          </w:p>
        </w:tc>
        <w:tc>
          <w:tcPr>
            <w:tcW w:w="871" w:type="pct"/>
            <w:vAlign w:val="center"/>
          </w:tcPr>
          <w:p w14:paraId="4011630E" w14:textId="6EE5C21F" w:rsidR="00F765B5" w:rsidRPr="006842AB" w:rsidRDefault="008745CD" w:rsidP="00E44A1F">
            <w:pPr>
              <w:ind w:firstLine="0"/>
              <w:jc w:val="left"/>
              <w:rPr>
                <w:sz w:val="20"/>
                <w:szCs w:val="20"/>
              </w:rPr>
            </w:pPr>
            <w:r w:rsidRPr="006842AB">
              <w:rPr>
                <w:color w:val="000000"/>
                <w:sz w:val="20"/>
                <w:szCs w:val="20"/>
              </w:rPr>
              <w:t>needs jQuery 1.4.2 Javascript library</w:t>
            </w:r>
          </w:p>
        </w:tc>
        <w:tc>
          <w:tcPr>
            <w:tcW w:w="1219" w:type="pct"/>
          </w:tcPr>
          <w:p w14:paraId="02DAB30A" w14:textId="23A70601" w:rsidR="00F765B5" w:rsidRPr="006842AB" w:rsidRDefault="008745CD" w:rsidP="00E44A1F">
            <w:pPr>
              <w:ind w:firstLine="0"/>
              <w:jc w:val="left"/>
              <w:rPr>
                <w:sz w:val="20"/>
                <w:szCs w:val="20"/>
              </w:rPr>
            </w:pPr>
            <w:r w:rsidRPr="006842AB">
              <w:rPr>
                <w:color w:val="000000"/>
                <w:sz w:val="20"/>
                <w:szCs w:val="20"/>
              </w:rPr>
              <w:t>Toolbox. Will never be WYSIWYG editor.</w:t>
            </w:r>
            <w:r w:rsidRPr="006842AB">
              <w:rPr>
                <w:sz w:val="20"/>
                <w:szCs w:val="20"/>
              </w:rPr>
              <w:t xml:space="preserve"> </w:t>
            </w:r>
            <w:hyperlink r:id="rId18" w:history="1">
              <w:r w:rsidRPr="006842AB">
                <w:rPr>
                  <w:rFonts w:eastAsia="Times New Roman" w:cs="Times New Roman"/>
                  <w:color w:val="0000FF"/>
                  <w:sz w:val="20"/>
                  <w:szCs w:val="20"/>
                  <w:u w:val="single"/>
                  <w:lang w:val="en-US" w:eastAsia="en-US"/>
                </w:rPr>
                <w:t>http://markitup.jaysalvat.com/home/</w:t>
              </w:r>
            </w:hyperlink>
            <w:r w:rsidRPr="006842AB">
              <w:rPr>
                <w:rFonts w:eastAsia="Times New Roman" w:cs="Times New Roman"/>
                <w:color w:val="0000FF"/>
                <w:sz w:val="20"/>
                <w:szCs w:val="20"/>
                <w:u w:val="single"/>
                <w:lang w:val="en-US" w:eastAsia="en-US"/>
              </w:rPr>
              <w:t>,</w:t>
            </w:r>
          </w:p>
        </w:tc>
      </w:tr>
      <w:tr w:rsidR="00F765B5" w:rsidRPr="00FC5631" w14:paraId="6DC0967C" w14:textId="1B133624" w:rsidTr="00E44A1F">
        <w:trPr>
          <w:trHeight w:val="280"/>
        </w:trPr>
        <w:tc>
          <w:tcPr>
            <w:tcW w:w="1001" w:type="pct"/>
            <w:shd w:val="clear" w:color="auto" w:fill="auto"/>
            <w:noWrap/>
            <w:vAlign w:val="center"/>
            <w:hideMark/>
          </w:tcPr>
          <w:p w14:paraId="7A122103"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NotateIT</w:t>
            </w:r>
          </w:p>
        </w:tc>
        <w:tc>
          <w:tcPr>
            <w:tcW w:w="610" w:type="pct"/>
            <w:shd w:val="clear" w:color="auto" w:fill="auto"/>
            <w:noWrap/>
            <w:vAlign w:val="center"/>
            <w:hideMark/>
          </w:tcPr>
          <w:p w14:paraId="2489746A"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4843D7F4" w14:textId="6D491B1F" w:rsidR="00F765B5" w:rsidRPr="006842AB" w:rsidRDefault="00F765B5" w:rsidP="00E44A1F">
            <w:pPr>
              <w:ind w:firstLine="0"/>
              <w:jc w:val="left"/>
              <w:rPr>
                <w:rFonts w:eastAsia="Times New Roman" w:cs="Times New Roman"/>
                <w:color w:val="0000FF"/>
                <w:sz w:val="20"/>
                <w:szCs w:val="20"/>
                <w:u w:val="single"/>
                <w:lang w:val="en-US" w:eastAsia="en-US"/>
              </w:rPr>
            </w:pPr>
            <w:r w:rsidRPr="006842AB">
              <w:rPr>
                <w:color w:val="000000"/>
                <w:sz w:val="20"/>
                <w:szCs w:val="20"/>
              </w:rPr>
              <w:t>not open source</w:t>
            </w:r>
            <w:r w:rsidR="00F4790E" w:rsidRPr="006842AB">
              <w:rPr>
                <w:color w:val="000000"/>
                <w:sz w:val="20"/>
                <w:szCs w:val="20"/>
              </w:rPr>
              <w:t>s</w:t>
            </w:r>
          </w:p>
        </w:tc>
        <w:tc>
          <w:tcPr>
            <w:tcW w:w="534" w:type="pct"/>
            <w:vAlign w:val="center"/>
          </w:tcPr>
          <w:p w14:paraId="57390041" w14:textId="77777777" w:rsidR="00F765B5" w:rsidRPr="006842AB" w:rsidRDefault="00F765B5" w:rsidP="00E44A1F">
            <w:pPr>
              <w:jc w:val="left"/>
              <w:rPr>
                <w:sz w:val="20"/>
                <w:szCs w:val="20"/>
              </w:rPr>
            </w:pPr>
          </w:p>
        </w:tc>
        <w:tc>
          <w:tcPr>
            <w:tcW w:w="871" w:type="pct"/>
            <w:vAlign w:val="center"/>
          </w:tcPr>
          <w:p w14:paraId="27482648" w14:textId="1A76464D" w:rsidR="00F765B5" w:rsidRPr="006842AB" w:rsidRDefault="008745CD" w:rsidP="00E44A1F">
            <w:pPr>
              <w:ind w:firstLine="0"/>
              <w:jc w:val="left"/>
              <w:rPr>
                <w:sz w:val="20"/>
                <w:szCs w:val="20"/>
              </w:rPr>
            </w:pPr>
            <w:r w:rsidRPr="006842AB">
              <w:rPr>
                <w:color w:val="000000"/>
                <w:sz w:val="20"/>
                <w:szCs w:val="20"/>
              </w:rPr>
              <w:t>only for Windows, seems not to be compliant with other platforms</w:t>
            </w:r>
          </w:p>
        </w:tc>
        <w:tc>
          <w:tcPr>
            <w:tcW w:w="1219" w:type="pct"/>
          </w:tcPr>
          <w:p w14:paraId="4B10BCB3" w14:textId="27539370" w:rsidR="00F765B5" w:rsidRPr="006842AB" w:rsidRDefault="00C40D7B" w:rsidP="008729EB">
            <w:pPr>
              <w:ind w:firstLine="0"/>
              <w:jc w:val="left"/>
              <w:rPr>
                <w:sz w:val="20"/>
                <w:szCs w:val="20"/>
              </w:rPr>
            </w:pPr>
            <w:hyperlink r:id="rId19" w:history="1">
              <w:r w:rsidR="008745CD" w:rsidRPr="006842AB">
                <w:rPr>
                  <w:rFonts w:eastAsia="Times New Roman" w:cs="Times New Roman"/>
                  <w:color w:val="0000FF"/>
                  <w:sz w:val="20"/>
                  <w:szCs w:val="20"/>
                  <w:u w:val="single"/>
                  <w:lang w:val="en-US" w:eastAsia="en-US"/>
                </w:rPr>
                <w:t>http://www.notateit.com/</w:t>
              </w:r>
            </w:hyperlink>
          </w:p>
        </w:tc>
      </w:tr>
      <w:tr w:rsidR="00F765B5" w:rsidRPr="00FC5631" w14:paraId="73FB27C4" w14:textId="5C2403A8" w:rsidTr="00E44A1F">
        <w:trPr>
          <w:trHeight w:val="280"/>
        </w:trPr>
        <w:tc>
          <w:tcPr>
            <w:tcW w:w="1001" w:type="pct"/>
            <w:shd w:val="clear" w:color="auto" w:fill="auto"/>
            <w:noWrap/>
            <w:vAlign w:val="center"/>
            <w:hideMark/>
          </w:tcPr>
          <w:p w14:paraId="105A1400" w14:textId="77777777" w:rsidR="00F765B5" w:rsidRPr="006842AB" w:rsidRDefault="00F765B5" w:rsidP="00CB72D9">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WebKlipper</w:t>
            </w:r>
          </w:p>
        </w:tc>
        <w:tc>
          <w:tcPr>
            <w:tcW w:w="610" w:type="pct"/>
            <w:shd w:val="clear" w:color="auto" w:fill="auto"/>
            <w:noWrap/>
            <w:vAlign w:val="center"/>
            <w:hideMark/>
          </w:tcPr>
          <w:p w14:paraId="6ABE0EB4" w14:textId="77777777" w:rsidR="00F765B5" w:rsidRPr="006842AB" w:rsidRDefault="00F765B5" w:rsidP="00E44A1F">
            <w:pPr>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new?</w:t>
            </w:r>
          </w:p>
        </w:tc>
        <w:tc>
          <w:tcPr>
            <w:tcW w:w="764" w:type="pct"/>
            <w:shd w:val="clear" w:color="auto" w:fill="auto"/>
            <w:noWrap/>
            <w:vAlign w:val="center"/>
            <w:hideMark/>
          </w:tcPr>
          <w:p w14:paraId="1846ECE7" w14:textId="28A267BA" w:rsidR="00F765B5" w:rsidRPr="006842AB" w:rsidRDefault="00F4790E" w:rsidP="00E44A1F">
            <w:pPr>
              <w:ind w:firstLine="0"/>
              <w:jc w:val="left"/>
              <w:rPr>
                <w:rFonts w:eastAsia="Times New Roman" w:cs="Times New Roman"/>
                <w:color w:val="000000"/>
                <w:sz w:val="20"/>
                <w:szCs w:val="20"/>
                <w:lang w:val="en-US" w:eastAsia="en-US"/>
              </w:rPr>
            </w:pPr>
            <w:r w:rsidRPr="006842AB">
              <w:rPr>
                <w:rFonts w:eastAsia="Times New Roman" w:cs="Times New Roman"/>
                <w:color w:val="000000"/>
                <w:sz w:val="20"/>
                <w:szCs w:val="20"/>
                <w:lang w:val="en-US" w:eastAsia="en-US"/>
              </w:rPr>
              <w:t>commercial</w:t>
            </w:r>
            <w:r w:rsidR="00F765B5" w:rsidRPr="006842AB">
              <w:rPr>
                <w:rFonts w:eastAsia="Times New Roman" w:cs="Times New Roman"/>
                <w:color w:val="000000"/>
                <w:sz w:val="20"/>
                <w:szCs w:val="20"/>
                <w:lang w:val="en-US" w:eastAsia="en-US"/>
              </w:rPr>
              <w:t> </w:t>
            </w:r>
          </w:p>
        </w:tc>
        <w:tc>
          <w:tcPr>
            <w:tcW w:w="534" w:type="pct"/>
            <w:vAlign w:val="center"/>
          </w:tcPr>
          <w:p w14:paraId="5E21E770" w14:textId="77777777" w:rsidR="00F765B5" w:rsidRPr="006842AB" w:rsidRDefault="00F765B5" w:rsidP="00E44A1F">
            <w:pPr>
              <w:jc w:val="left"/>
              <w:rPr>
                <w:rFonts w:eastAsia="Times New Roman" w:cs="Times New Roman"/>
                <w:color w:val="000000"/>
                <w:sz w:val="20"/>
                <w:szCs w:val="20"/>
                <w:lang w:val="en-US" w:eastAsia="en-US"/>
              </w:rPr>
            </w:pPr>
          </w:p>
        </w:tc>
        <w:tc>
          <w:tcPr>
            <w:tcW w:w="871" w:type="pct"/>
            <w:vAlign w:val="center"/>
          </w:tcPr>
          <w:p w14:paraId="6819F30D" w14:textId="77777777" w:rsidR="00F765B5" w:rsidRPr="006842AB" w:rsidRDefault="00F765B5" w:rsidP="00E44A1F">
            <w:pPr>
              <w:jc w:val="left"/>
              <w:rPr>
                <w:rFonts w:eastAsia="Times New Roman" w:cs="Times New Roman"/>
                <w:color w:val="000000"/>
                <w:sz w:val="20"/>
                <w:szCs w:val="20"/>
                <w:lang w:val="en-US" w:eastAsia="en-US"/>
              </w:rPr>
            </w:pPr>
          </w:p>
        </w:tc>
        <w:tc>
          <w:tcPr>
            <w:tcW w:w="1219" w:type="pct"/>
          </w:tcPr>
          <w:p w14:paraId="6CAD1BB2" w14:textId="4DE4F252" w:rsidR="00F765B5" w:rsidRPr="006842AB" w:rsidRDefault="00F765B5" w:rsidP="008729EB">
            <w:pPr>
              <w:jc w:val="left"/>
              <w:rPr>
                <w:rFonts w:eastAsia="Times New Roman" w:cs="Times New Roman"/>
                <w:color w:val="000000"/>
                <w:sz w:val="20"/>
                <w:szCs w:val="20"/>
                <w:lang w:val="en-US" w:eastAsia="en-US"/>
              </w:rPr>
            </w:pPr>
          </w:p>
        </w:tc>
      </w:tr>
    </w:tbl>
    <w:p w14:paraId="741C7544" w14:textId="77777777" w:rsidR="009B54F3" w:rsidRDefault="009B54F3" w:rsidP="009B54F3"/>
    <w:p w14:paraId="02CB9EE1" w14:textId="15ECDD9E" w:rsidR="009B54F3" w:rsidRDefault="000F4E73" w:rsidP="001A4416">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606DBA56" w:rsidR="000B61B9" w:rsidRDefault="00302868" w:rsidP="006A4CC7">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w:t>
      </w:r>
      <w:r w:rsidR="00940D6A">
        <w:t>back-end</w:t>
      </w:r>
      <w:r>
        <w:t xml:space="preserve"> database can be adjusted. </w:t>
      </w:r>
    </w:p>
    <w:p w14:paraId="0834748F" w14:textId="478B60C9" w:rsidR="00520EE9" w:rsidRDefault="00302868" w:rsidP="00892C2B">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w:t>
      </w:r>
      <w:r w:rsidR="00940D6A">
        <w:t>back-end</w:t>
      </w:r>
      <w:r w:rsidR="00AE6BCF">
        <w:t xml:space="preserve">.  </w:t>
      </w:r>
      <w:r w:rsidR="00520EE9">
        <w:t xml:space="preserve"> </w:t>
      </w:r>
    </w:p>
    <w:p w14:paraId="0F45272D" w14:textId="06CF9C52" w:rsidR="00616EC6" w:rsidRDefault="00520EE9" w:rsidP="009B54F3">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r w:rsidR="00DB5FA8">
        <w:t xml:space="preserve">already </w:t>
      </w:r>
      <w:r w:rsidR="00616EC6">
        <w:t>started.</w:t>
      </w:r>
    </w:p>
    <w:p w14:paraId="589AC3E0" w14:textId="57E4F4D6" w:rsidR="009B54F3" w:rsidRPr="00AC51E7" w:rsidRDefault="009B54F3" w:rsidP="006842AB">
      <w:pPr>
        <w:pStyle w:val="Heading2"/>
      </w:pPr>
      <w:bookmarkStart w:id="12" w:name="_Toc274924412"/>
      <w:r w:rsidRPr="00AC51E7">
        <w:t>Developments after September 2012</w:t>
      </w:r>
      <w:bookmarkEnd w:id="12"/>
      <w:r w:rsidRPr="00AC51E7">
        <w:t xml:space="preserve"> </w:t>
      </w:r>
    </w:p>
    <w:p w14:paraId="1B8282B1" w14:textId="5B707E63" w:rsidR="00616EC6" w:rsidRDefault="00616EC6" w:rsidP="00892C2B">
      <w:r w:rsidRPr="00892C2B">
        <w:rPr>
          <w:i/>
        </w:rPr>
        <w:t>PundIt</w:t>
      </w:r>
      <w:r>
        <w:t xml:space="preserve"> allows </w:t>
      </w:r>
      <w:r w:rsidR="00DB5FA8">
        <w:t xml:space="preserve">to </w:t>
      </w:r>
      <w:r>
        <w:t>annotate images and their fragments</w:t>
      </w:r>
      <w:r w:rsidR="00BD0F09" w:rsidRPr="00BD0F09">
        <w:t xml:space="preserve">. Moreover the tool allows </w:t>
      </w:r>
      <w:r w:rsidR="00DB5FA8" w:rsidRPr="00BD0F09">
        <w:t>to</w:t>
      </w:r>
      <w:r w:rsidR="00DB5FA8">
        <w:t xml:space="preserve"> </w:t>
      </w:r>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r w:rsidR="00327CE2">
        <w:t xml:space="preserve"> </w:t>
      </w:r>
      <w:r w:rsidRPr="00892C2B">
        <w:rPr>
          <w:i/>
        </w:rPr>
        <w:t>PundIt</w:t>
      </w:r>
      <w:r>
        <w:t xml:space="preserve"> has a feature</w:t>
      </w:r>
      <w:r w:rsidR="00BF4655">
        <w:t>,</w:t>
      </w:r>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rPr>
          <w:rFonts w:eastAsia="Times New Roman" w:cs="Times New Roman"/>
        </w:rPr>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6C788CB7" w14:textId="77777777" w:rsidR="005C72AF" w:rsidRDefault="005C72AF" w:rsidP="00892C2B">
      <w:pPr>
        <w:rPr>
          <w:rFonts w:eastAsia="Times New Roman" w:cs="Times New Roman"/>
        </w:rPr>
      </w:pPr>
    </w:p>
    <w:p w14:paraId="67BB4216" w14:textId="77777777" w:rsidR="005C72AF" w:rsidRDefault="005C72AF" w:rsidP="00892C2B">
      <w:pPr>
        <w:rPr>
          <w:rFonts w:eastAsia="Times New Roman" w:cs="Times New Roman"/>
        </w:rPr>
      </w:pPr>
    </w:p>
    <w:p w14:paraId="15E33EB4" w14:textId="77777777" w:rsidR="005C72AF" w:rsidRDefault="005C72AF" w:rsidP="00892C2B"/>
    <w:p w14:paraId="31EBE286" w14:textId="054D1174" w:rsidR="009B54F3" w:rsidRPr="00085FCC" w:rsidRDefault="009B54F3" w:rsidP="006842AB">
      <w:pPr>
        <w:pStyle w:val="Heading1"/>
      </w:pPr>
      <w:bookmarkStart w:id="13" w:name="_Toc274924413"/>
      <w:r w:rsidRPr="00085FCC">
        <w:t>D</w:t>
      </w:r>
      <w:r>
        <w:t>ASISH</w:t>
      </w:r>
      <w:r w:rsidRPr="00085FCC">
        <w:t xml:space="preserve"> Web Annotator (DWAN)</w:t>
      </w:r>
      <w:bookmarkEnd w:id="13"/>
    </w:p>
    <w:p w14:paraId="4DE17A5A" w14:textId="77777777" w:rsidR="009B54F3" w:rsidRPr="00FC5A7C" w:rsidRDefault="009B54F3" w:rsidP="006842AB">
      <w:pPr>
        <w:pStyle w:val="Heading2"/>
      </w:pPr>
      <w:bookmarkStart w:id="14" w:name="_Toc274924414"/>
      <w:r w:rsidRPr="00FC5A7C">
        <w:t>Framework architecture</w:t>
      </w:r>
      <w:bookmarkEnd w:id="14"/>
    </w:p>
    <w:p w14:paraId="0F82449B" w14:textId="77777777" w:rsidR="00A41291" w:rsidRDefault="00C86C3D" w:rsidP="00327CE2">
      <w:r>
        <w:t xml:space="preserve">The </w:t>
      </w:r>
      <w:r w:rsidR="00CF50F4">
        <w:t xml:space="preserve">DWAN design assumes multiple </w:t>
      </w:r>
      <w:r w:rsidR="00E32166" w:rsidRPr="00AB2EFD">
        <w:t xml:space="preserve">clients working together with a </w:t>
      </w:r>
      <w:r w:rsidR="00E32166">
        <w:t xml:space="preserve">single </w:t>
      </w:r>
      <w:r w:rsidR="00940D6A">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r w:rsidR="00327CE2">
        <w:t xml:space="preserve"> </w:t>
      </w:r>
    </w:p>
    <w:p w14:paraId="1E668CEC" w14:textId="138EA71B" w:rsidR="00327CE2" w:rsidRPr="003A574D" w:rsidRDefault="00C13446" w:rsidP="00327CE2">
      <w:r>
        <w:rPr>
          <w:noProof/>
          <w:lang w:val="en-US" w:eastAsia="en-US"/>
        </w:rPr>
        <mc:AlternateContent>
          <mc:Choice Requires="wpg">
            <w:drawing>
              <wp:anchor distT="0" distB="0" distL="114300" distR="114300" simplePos="0" relativeHeight="251660288" behindDoc="0" locked="0" layoutInCell="1" allowOverlap="1" wp14:anchorId="34BBD903" wp14:editId="3830CB30">
                <wp:simplePos x="0" y="0"/>
                <wp:positionH relativeFrom="column">
                  <wp:posOffset>457835</wp:posOffset>
                </wp:positionH>
                <wp:positionV relativeFrom="margin">
                  <wp:align>top</wp:align>
                </wp:positionV>
                <wp:extent cx="5028565" cy="361124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6E3BF7" w:rsidRDefault="006E3BF7"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0;width:395.95pt;height:284.35pt;z-index:251660288;mso-position-vertical:top;mso-position-vertical-relative:margin;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1"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814D7C1" w14:textId="39AB35B5" w:rsidR="006E3BF7" w:rsidRDefault="006E3BF7"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topAndBottom" anchory="margin"/>
              </v:group>
            </w:pict>
          </mc:Fallback>
        </mc:AlternateContent>
      </w:r>
      <w:r w:rsidR="00327CE2">
        <w:t>DWAN is also especially meant to cater for specific linguistic tools that through their use of linguistic data formats can annotate specific linguistic items such as lexical items, annotation tags etc.</w:t>
      </w:r>
    </w:p>
    <w:p w14:paraId="5E1FB1D3" w14:textId="6287CB1A" w:rsidR="009B54F3" w:rsidRDefault="009B54F3" w:rsidP="004C2791"/>
    <w:p w14:paraId="5658676B" w14:textId="04383E92" w:rsidR="009B54F3" w:rsidRPr="00AC51E7" w:rsidRDefault="009B54F3" w:rsidP="006842AB">
      <w:pPr>
        <w:pStyle w:val="Heading2"/>
      </w:pPr>
      <w:bookmarkStart w:id="15" w:name="_Toc274924415"/>
      <w:r w:rsidRPr="00AC51E7">
        <w:t>DWAN’s Model and its connection to Open Annotation Model</w:t>
      </w:r>
      <w:bookmarkEnd w:id="15"/>
    </w:p>
    <w:p w14:paraId="24F27E5A" w14:textId="47BFF0B2" w:rsidR="00DD7C31" w:rsidRPr="00054EC0" w:rsidRDefault="00C86C3D" w:rsidP="00054EC0">
      <w:pPr>
        <w:rPr>
          <w:lang w:val="en-US"/>
        </w:rPr>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(see</w:t>
      </w:r>
      <w:r w:rsidR="00645EFC">
        <w:t xml:space="preserve"> </w:t>
      </w:r>
      <w:r w:rsidR="00645EFC">
        <w:fldChar w:fldCharType="begin"/>
      </w:r>
      <w:r w:rsidR="00645EFC">
        <w:instrText xml:space="preserve"> REF _Ref274924954 \h </w:instrText>
      </w:r>
      <w:r w:rsidR="00645EFC">
        <w:fldChar w:fldCharType="separate"/>
      </w:r>
      <w:r w:rsidR="00645EFC">
        <w:t xml:space="preserve">Figure </w:t>
      </w:r>
      <w:r w:rsidR="00645EFC">
        <w:rPr>
          <w:noProof/>
        </w:rPr>
        <w:t>2</w:t>
      </w:r>
      <w:r w:rsidR="00645EFC">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5"/>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5EF7FBC4" w14:textId="3A91E88C" w:rsidR="00F24EBA" w:rsidRDefault="009B54F3" w:rsidP="00112438">
      <w:r w:rsidRPr="00AC51E7">
        <w:t>An annotation</w:t>
      </w:r>
      <w:r w:rsidR="00054EC0">
        <w:t xml:space="preserve"> in DWAN</w:t>
      </w:r>
      <w:r w:rsidRPr="00AC51E7">
        <w:t xml:space="preserve">,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6"/>
      </w:r>
      <w:r w:rsidRPr="00AC51E7">
        <w:t xml:space="preserve"> </w:t>
      </w:r>
      <w:r w:rsidR="00112438">
        <w:t xml:space="preserve"> </w:t>
      </w:r>
    </w:p>
    <w:p w14:paraId="2C90C412" w14:textId="77B60AB0" w:rsidR="00112438" w:rsidRPr="00AC51E7" w:rsidRDefault="00112438" w:rsidP="00112438">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p>
    <w:p w14:paraId="48BEB7E9" w14:textId="49E5906E" w:rsidR="00112438" w:rsidRPr="00AC51E7" w:rsidRDefault="00F24EBA" w:rsidP="00112438">
      <w:r>
        <w:rPr>
          <w:noProof/>
          <w:lang w:val="en-US" w:eastAsia="en-US"/>
        </w:rPr>
        <mc:AlternateContent>
          <mc:Choice Requires="wpg">
            <w:drawing>
              <wp:anchor distT="0" distB="0" distL="114300" distR="114300" simplePos="0" relativeHeight="251664384" behindDoc="0" locked="0" layoutInCell="1" allowOverlap="1" wp14:anchorId="157A7D98" wp14:editId="42EFBA2B">
                <wp:simplePos x="0" y="0"/>
                <wp:positionH relativeFrom="column">
                  <wp:posOffset>0</wp:posOffset>
                </wp:positionH>
                <wp:positionV relativeFrom="paragraph">
                  <wp:posOffset>13970</wp:posOffset>
                </wp:positionV>
                <wp:extent cx="5943600" cy="4641850"/>
                <wp:effectExtent l="0" t="0" r="0" b="6350"/>
                <wp:wrapTopAndBottom/>
                <wp:docPr id="19" name="Group 19"/>
                <wp:cNvGraphicFramePr/>
                <a:graphic xmlns:a="http://schemas.openxmlformats.org/drawingml/2006/main">
                  <a:graphicData uri="http://schemas.microsoft.com/office/word/2010/wordprocessingGroup">
                    <wpg:wgp>
                      <wpg:cNvGrpSpPr/>
                      <wpg:grpSpPr>
                        <a:xfrm>
                          <a:off x="0" y="0"/>
                          <a:ext cx="5943600" cy="4641850"/>
                          <a:chOff x="0" y="0"/>
                          <a:chExt cx="5943600" cy="4641850"/>
                        </a:xfrm>
                      </wpg:grpSpPr>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57800" cy="4181475"/>
                          </a:xfrm>
                          <a:prstGeom prst="rect">
                            <a:avLst/>
                          </a:prstGeom>
                        </pic:spPr>
                      </pic:pic>
                      <wps:wsp>
                        <wps:cNvPr id="18" name="Text Box 18"/>
                        <wps:cNvSpPr txBox="1"/>
                        <wps:spPr>
                          <a:xfrm>
                            <a:off x="228600" y="43434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91564D" w14:textId="5CF93E32" w:rsidR="006E3BF7" w:rsidRPr="00760FE0" w:rsidRDefault="006E3BF7" w:rsidP="00305679">
                              <w:pPr>
                                <w:pStyle w:val="Caption"/>
                                <w:rPr>
                                  <w:rFonts w:ascii="Times" w:hAnsi="Times"/>
                                  <w:noProof/>
                                  <w:sz w:val="22"/>
                                </w:rPr>
                              </w:pPr>
                              <w:bookmarkStart w:id="16" w:name="_Ref274924954"/>
                              <w:r>
                                <w:t xml:space="preserve">Figure </w:t>
                              </w:r>
                              <w:r>
                                <w:fldChar w:fldCharType="begin"/>
                              </w:r>
                              <w:r>
                                <w:instrText xml:space="preserve"> SEQ Figure \* ARABIC </w:instrText>
                              </w:r>
                              <w:r>
                                <w:fldChar w:fldCharType="separate"/>
                              </w:r>
                              <w:r>
                                <w:rPr>
                                  <w:noProof/>
                                </w:rPr>
                                <w:t>2</w:t>
                              </w:r>
                              <w:r>
                                <w:fldChar w:fldCharType="end"/>
                              </w:r>
                              <w:bookmarkEnd w:id="16"/>
                              <w:r>
                                <w:t>. A simplified class diagram representing the DWAN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9" o:spid="_x0000_s1029" style="position:absolute;left:0;text-align:left;margin-left:0;margin-top:1.1pt;width:468pt;height:365.5pt;z-index:251664384;mso-height-relative:margin" coordsize="5943600,46418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">
                <v:shape id="Picture 1" o:spid="_x0000_s1030" type="#_x0000_t75" style="position:absolute;width:5257800;height:4181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U&#10;7ZzAAAAA2gAAAA8AAABkcnMvZG93bnJldi54bWxETz1vwjAQ3SvxH6xDYis2DKhNMQgQIAaWhi5s&#10;p/hIIuJzZBsS+PU1UqVOp6f3efNlbxtxJx9qxxomYwWCuHCm5lLDz2n3/gEiRGSDjWPS8KAAy8Xg&#10;bY6ZcR1/0z2PpUghHDLUUMXYZlKGoiKLYexa4sRdnLcYE/SlNB67FG4bOVVqJi3WnBoqbGlTUXHN&#10;b1aDX58u0zaX8Xzcq92xe243n2el9WjYr75AROrjv/jPfTBpPrxeeV25+A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pTtnMAAAADaAAAADwAAAAAAAAAAAAAAAACcAgAAZHJz&#10;L2Rvd25yZXYueG1sUEsFBgAAAAAEAAQA9wAAAIkDAAAAAA==&#10;">
                  <v:imagedata r:id="rId23" o:title=""/>
                  <v:path arrowok="t"/>
                </v:shape>
                <v:shape id="Text Box 18" o:spid="_x0000_s1031" type="#_x0000_t202" style="position:absolute;left:228600;top:43434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3391564D" w14:textId="5CF93E32" w:rsidR="006E3BF7" w:rsidRPr="00760FE0" w:rsidRDefault="006E3BF7" w:rsidP="00305679">
                        <w:pPr>
                          <w:pStyle w:val="Caption"/>
                          <w:rPr>
                            <w:rFonts w:ascii="Times" w:hAnsi="Times"/>
                            <w:noProof/>
                            <w:sz w:val="22"/>
                          </w:rPr>
                        </w:pPr>
                        <w:bookmarkStart w:id="17" w:name="_Ref274924954"/>
                        <w:r>
                          <w:t xml:space="preserve">Figure </w:t>
                        </w:r>
                        <w:r>
                          <w:fldChar w:fldCharType="begin"/>
                        </w:r>
                        <w:r>
                          <w:instrText xml:space="preserve"> SEQ Figure \* ARABIC </w:instrText>
                        </w:r>
                        <w:r>
                          <w:fldChar w:fldCharType="separate"/>
                        </w:r>
                        <w:r>
                          <w:rPr>
                            <w:noProof/>
                          </w:rPr>
                          <w:t>2</w:t>
                        </w:r>
                        <w:r>
                          <w:fldChar w:fldCharType="end"/>
                        </w:r>
                        <w:bookmarkEnd w:id="17"/>
                        <w:r>
                          <w:t>. A simplified class diagram representing the DWAN model.</w:t>
                        </w:r>
                      </w:p>
                    </w:txbxContent>
                  </v:textbox>
                </v:shape>
                <w10:wrap type="topAndBottom"/>
              </v:group>
            </w:pict>
          </mc:Fallback>
        </mc:AlternateContent>
      </w:r>
      <w:r w:rsidR="00112438" w:rsidRPr="00AC51E7">
        <w:t xml:space="preserve">An annotation can have one or more </w:t>
      </w:r>
      <w:r w:rsidR="00112438" w:rsidRPr="00AC51E7">
        <w:rPr>
          <w:i/>
          <w:iCs/>
        </w:rPr>
        <w:t>targets</w:t>
      </w:r>
      <w:r w:rsidR="00112438" w:rsidRPr="00AC51E7">
        <w:t>. A tar</w:t>
      </w:r>
      <w:r w:rsidR="00112438">
        <w:t xml:space="preserve">get (i.e. an inhabitant of the </w:t>
      </w:r>
      <w:r w:rsidR="00112438" w:rsidRPr="00C13446">
        <w:rPr>
          <w:i/>
        </w:rPr>
        <w:t>Target</w:t>
      </w:r>
      <w:r w:rsidR="00112438">
        <w:t xml:space="preserve"> </w:t>
      </w:r>
      <w:r w:rsidR="00112438" w:rsidRPr="00AC51E7">
        <w:t xml:space="preserve">class) contains the reference to the web-document (a </w:t>
      </w:r>
      <w:r w:rsidR="00112438" w:rsidRPr="00AC51E7">
        <w:rPr>
          <w:i/>
          <w:iCs/>
        </w:rPr>
        <w:t>source</w:t>
      </w:r>
      <w:r w:rsidR="00112438" w:rsidRPr="00AC51E7">
        <w:t>) and the precise description of the document's fragment</w:t>
      </w:r>
      <w:r w:rsidR="00112438">
        <w:t>,</w:t>
      </w:r>
      <w:r w:rsidR="00112438" w:rsidRPr="00AC51E7">
        <w:t xml:space="preserve"> which is actually annotated. Moreover, a target may refer to one or more cached representations of </w:t>
      </w:r>
      <w:r w:rsidR="00112438">
        <w:t>(</w:t>
      </w:r>
      <w:r w:rsidR="00112438" w:rsidRPr="00AC51E7">
        <w:t>the relevant parts of</w:t>
      </w:r>
      <w:r w:rsidR="00112438">
        <w:t>)</w:t>
      </w:r>
      <w:r w:rsidR="00112438" w:rsidRPr="00AC51E7">
        <w:t xml:space="preserve"> the </w:t>
      </w:r>
      <w:r w:rsidR="00112438">
        <w:t>target document</w:t>
      </w:r>
      <w:r w:rsidR="00112438" w:rsidRPr="00AC51E7">
        <w:t xml:space="preserve"> with the precise descriptions of the annotated fragments for each representation.</w:t>
      </w:r>
    </w:p>
    <w:p w14:paraId="57A24986" w14:textId="5334050F" w:rsidR="00112438" w:rsidRDefault="00112438" w:rsidP="00112438">
      <w:r>
        <w:t>The s</w:t>
      </w:r>
      <w:r w:rsidRPr="00AC51E7">
        <w:t xml:space="preserve">emantics of an annotation is given in its body. In the implementation a body </w:t>
      </w:r>
      <w:r>
        <w:t>is</w:t>
      </w:r>
      <w:r w:rsidRPr="00AC51E7">
        <w:t xml:space="preserve"> an arbitrary text or an </w:t>
      </w:r>
      <w:r>
        <w:t>XML</w:t>
      </w:r>
      <w:r w:rsidRPr="00AC51E7">
        <w:t xml:space="preserve"> text. In both cases a precise </w:t>
      </w:r>
      <w:r>
        <w:t>MIME</w:t>
      </w:r>
      <w:r w:rsidRPr="00AC51E7">
        <w:t>-type must be given by a client. For instance, a body can be a plain text</w:t>
      </w:r>
      <w:r>
        <w:t>,</w:t>
      </w:r>
      <w:r w:rsidRPr="00AC51E7">
        <w:t xml:space="preserve"> which describes a relation (like contradiction) between two fragments of some web-document. In this case the body should contain references to the targets that represent these two fragments</w:t>
      </w:r>
      <w:r>
        <w:t xml:space="preserve"> and the document.  </w:t>
      </w:r>
      <w:r w:rsidRPr="00AC51E7">
        <w:t>Annotations can be gathered in notebooks.</w:t>
      </w:r>
    </w:p>
    <w:p w14:paraId="74799721" w14:textId="7EDCD780" w:rsidR="002B6162" w:rsidRDefault="00AD007D" w:rsidP="004C2791">
      <w:pPr>
        <w:rPr>
          <w:lang w:val="en-US" w:eastAsia="en-US"/>
        </w:rPr>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see</w:t>
      </w:r>
      <w:r w:rsidR="00B364FA">
        <w:t xml:space="preserve"> </w:t>
      </w:r>
      <w:r w:rsidR="00B364FA">
        <w:fldChar w:fldCharType="begin"/>
      </w:r>
      <w:r w:rsidR="00B364FA">
        <w:instrText xml:space="preserve"> REF _Ref274919529 \h </w:instrText>
      </w:r>
      <w:r w:rsidR="00B364FA">
        <w:fldChar w:fldCharType="separate"/>
      </w:r>
      <w:r w:rsidR="005853A7">
        <w:t xml:space="preserve">Figure </w:t>
      </w:r>
      <w:r w:rsidR="005853A7">
        <w:rPr>
          <w:noProof/>
        </w:rPr>
        <w:t>3</w:t>
      </w:r>
      <w:r w:rsidR="00B364FA">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1DD8ED89" w14:textId="25F92A2B" w:rsidR="004263DE" w:rsidRDefault="00645EFC" w:rsidP="004C2791">
      <w:pPr>
        <w:rPr>
          <w:rFonts w:eastAsia="Times New Roman" w:cs="Times New Roman"/>
        </w:rPr>
      </w:pPr>
      <w:r>
        <w:rPr>
          <w:noProof/>
          <w:lang w:val="en-US" w:eastAsia="en-US"/>
        </w:rPr>
        <mc:AlternateContent>
          <mc:Choice Requires="wpg">
            <w:drawing>
              <wp:anchor distT="0" distB="0" distL="114300" distR="114300" simplePos="0" relativeHeight="251667456" behindDoc="0" locked="0" layoutInCell="1" allowOverlap="1" wp14:anchorId="62D36B84" wp14:editId="314BC4B9">
                <wp:simplePos x="0" y="0"/>
                <wp:positionH relativeFrom="column">
                  <wp:posOffset>0</wp:posOffset>
                </wp:positionH>
                <wp:positionV relativeFrom="paragraph">
                  <wp:posOffset>1600200</wp:posOffset>
                </wp:positionV>
                <wp:extent cx="5715000" cy="5327650"/>
                <wp:effectExtent l="0" t="0" r="0" b="6350"/>
                <wp:wrapTopAndBottom/>
                <wp:docPr id="26" name="Group 26"/>
                <wp:cNvGraphicFramePr/>
                <a:graphic xmlns:a="http://schemas.openxmlformats.org/drawingml/2006/main">
                  <a:graphicData uri="http://schemas.microsoft.com/office/word/2010/wordprocessingGroup">
                    <wpg:wgp>
                      <wpg:cNvGrpSpPr/>
                      <wpg:grpSpPr>
                        <a:xfrm>
                          <a:off x="0" y="0"/>
                          <a:ext cx="5715000" cy="5327650"/>
                          <a:chOff x="0" y="0"/>
                          <a:chExt cx="5715000" cy="532765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wps:wsp>
                        <wps:cNvPr id="23" name="Text Box 23"/>
                        <wps:cNvSpPr txBox="1"/>
                        <wps:spPr>
                          <a:xfrm>
                            <a:off x="0" y="502920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663CD5" w14:textId="4E6F74EE" w:rsidR="006E3BF7" w:rsidRPr="00AB2C09" w:rsidRDefault="006E3BF7" w:rsidP="002B6162">
                              <w:pPr>
                                <w:pStyle w:val="Caption"/>
                                <w:rPr>
                                  <w:rFonts w:ascii="Times" w:hAnsi="Times"/>
                                  <w:noProof/>
                                  <w:sz w:val="22"/>
                                </w:rPr>
                              </w:pPr>
                              <w:bookmarkStart w:id="18" w:name="_Ref274919529"/>
                              <w:r>
                                <w:t xml:space="preserve">Figure </w:t>
                              </w:r>
                              <w:r>
                                <w:fldChar w:fldCharType="begin"/>
                              </w:r>
                              <w:r>
                                <w:instrText xml:space="preserve"> SEQ Figure \* ARABIC </w:instrText>
                              </w:r>
                              <w:r>
                                <w:fldChar w:fldCharType="separate"/>
                              </w:r>
                              <w:r>
                                <w:rPr>
                                  <w:noProof/>
                                </w:rPr>
                                <w:t>3</w:t>
                              </w:r>
                              <w:r>
                                <w:fldChar w:fldCharType="end"/>
                              </w:r>
                              <w:bookmarkEnd w:id="18"/>
                              <w:r>
                                <w:t>.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2" style="position:absolute;left:0;text-align:left;margin-left:0;margin-top:126pt;width:450pt;height:419.5pt;z-index:251667456" coordsize="5715000,5327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">
                <v:shape id="Picture 13" o:spid="_x0000_s1033" type="#_x0000_t75" style="position:absolute;width:5715000;height:5029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1&#10;fWPDAAAA2wAAAA8AAABkcnMvZG93bnJldi54bWxET0trwkAQvgv+h2WE3symCYhNs0oVLIKH0LSH&#10;HqfZyYNmZ0N21eiv7xYKvc3H95x8O5leXGh0nWUFj1EMgriyuuNGwcf7YbkG4Tyyxt4yKbiRg+1m&#10;Pssx0/bKb3QpfSNCCLsMFbTeD5mUrmrJoIvsQBy42o4GfYBjI/WI1xBuepnE8Uoa7Dg0tDjQvqXq&#10;uzwbBaeprld8p+SJ0906Loqv2+vnSamHxfTyDMLT5P/Ff+6jDvNT+P0lHC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zV9Y8MAAADbAAAADwAAAAAAAAAAAAAAAACcAgAA&#10;ZHJzL2Rvd25yZXYueG1sUEsFBgAAAAAEAAQA9wAAAIwDAAAAAA==&#10;">
                  <v:imagedata r:id="rId25" o:title=""/>
                  <v:path arrowok="t"/>
                </v:shape>
                <v:shape id="Text Box 23" o:spid="_x0000_s1034" type="#_x0000_t202" style="position:absolute;top:5029200;width:5715000;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z88MxQAA&#10;ANsAAAAPAAAAZHJzL2Rvd25yZXYueG1sRI9BawIxFITvhf6H8ApeimarImVrFBEF9SLdevH22Dw3&#10;225eliSr6783hUKPw8x8w8yXvW3ElXyoHSt4G2UgiEuna64UnL62w3cQISJrbByTgjsFWC6en+aY&#10;a3fjT7oWsRIJwiFHBSbGNpcylIYshpFriZN3cd5iTNJXUnu8Jbht5DjLZtJizWnBYEtrQ+VP0VkF&#10;x+n5aF67y+awmk78/tStZ99VodTgpV99gIjUx//wX3unFYwn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PzwzFAAAA2wAAAA8AAAAAAAAAAAAAAAAAlwIAAGRycy9k&#10;b3ducmV2LnhtbFBLBQYAAAAABAAEAPUAAACJAwAAAAA=&#10;" stroked="f">
                  <v:textbox style="mso-fit-shape-to-text:t" inset="0,0,0,0">
                    <w:txbxContent>
                      <w:p w14:paraId="69663CD5" w14:textId="4E6F74EE" w:rsidR="006E3BF7" w:rsidRPr="00AB2C09" w:rsidRDefault="006E3BF7" w:rsidP="002B6162">
                        <w:pPr>
                          <w:pStyle w:val="Caption"/>
                          <w:rPr>
                            <w:rFonts w:ascii="Times" w:hAnsi="Times"/>
                            <w:noProof/>
                            <w:sz w:val="22"/>
                          </w:rPr>
                        </w:pPr>
                        <w:bookmarkStart w:id="19" w:name="_Ref274919529"/>
                        <w:r>
                          <w:t xml:space="preserve">Figure </w:t>
                        </w:r>
                        <w:r>
                          <w:fldChar w:fldCharType="begin"/>
                        </w:r>
                        <w:r>
                          <w:instrText xml:space="preserve"> SEQ Figure \* ARABIC </w:instrText>
                        </w:r>
                        <w:r>
                          <w:fldChar w:fldCharType="separate"/>
                        </w:r>
                        <w:r>
                          <w:rPr>
                            <w:noProof/>
                          </w:rPr>
                          <w:t>3</w:t>
                        </w:r>
                        <w:r>
                          <w:fldChar w:fldCharType="end"/>
                        </w:r>
                        <w:bookmarkEnd w:id="19"/>
                        <w:r>
                          <w:t>.  Example of an OA representation. Target.</w:t>
                        </w:r>
                      </w:p>
                    </w:txbxContent>
                  </v:textbox>
                </v:shape>
                <w10:wrap type="topAndBottom"/>
              </v:group>
            </w:pict>
          </mc:Fallback>
        </mc:AlternateContent>
      </w:r>
      <w:r w:rsidR="009247B1" w:rsidRPr="009247B1">
        <w:rPr>
          <w:lang w:val="en-US" w:eastAsia="en-US"/>
        </w:rPr>
        <w:t xml:space="preserve">A cached representation of an annotated </w:t>
      </w:r>
      <w:r w:rsidR="001A7E41">
        <w:rPr>
          <w:lang w:val="en-US" w:eastAsia="en-US"/>
        </w:rPr>
        <w:t xml:space="preserve">target </w:t>
      </w:r>
      <w:r w:rsidR="009247B1" w:rsidRPr="009247B1">
        <w:rPr>
          <w:lang w:val="en-US" w:eastAsia="en-US"/>
        </w:rPr>
        <w:t xml:space="preserve">source is referred via the </w:t>
      </w:r>
      <w:r w:rsidR="001A7E41">
        <w:rPr>
          <w:lang w:val="en-US" w:eastAsia="en-US"/>
        </w:rPr>
        <w:t>target’s</w:t>
      </w:r>
      <w:r w:rsidR="009247B1" w:rsidRPr="009247B1">
        <w:rPr>
          <w:lang w:val="en-US" w:eastAsia="en-US"/>
        </w:rPr>
        <w:t xml:space="preserve"> state, see the figure above. The properties </w:t>
      </w:r>
      <w:r w:rsidR="009247B1" w:rsidRPr="009247B1">
        <w:rPr>
          <w:rFonts w:ascii="Courier" w:hAnsi="Courier" w:cs="Courier"/>
          <w:sz w:val="20"/>
          <w:szCs w:val="20"/>
          <w:lang w:val="en-US" w:eastAsia="en-US"/>
        </w:rPr>
        <w:t>oa:hasState</w:t>
      </w:r>
      <w:r w:rsidR="009247B1" w:rsidRPr="009247B1">
        <w:rPr>
          <w:lang w:val="en-US" w:eastAsia="en-US"/>
        </w:rPr>
        <w:t xml:space="preserve"> and </w:t>
      </w:r>
      <w:r w:rsidR="009247B1" w:rsidRPr="009247B1">
        <w:rPr>
          <w:rFonts w:ascii="Courier" w:hAnsi="Courier" w:cs="Courier"/>
          <w:sz w:val="20"/>
          <w:szCs w:val="20"/>
          <w:lang w:val="en-US" w:eastAsia="en-US"/>
        </w:rPr>
        <w:t>oa:cachedSource</w:t>
      </w:r>
      <w:r w:rsidR="009247B1" w:rsidRPr="009247B1">
        <w:rPr>
          <w:lang w:val="en-US" w:eastAsia="en-US"/>
        </w:rPr>
        <w:t xml:space="preserve"> are used. The metadata of the cached representation are presented via dc-properties and dctypes:</w:t>
      </w:r>
      <w:r w:rsidR="009247B1">
        <w:rPr>
          <w:lang w:val="en-US" w:eastAsia="en-US"/>
        </w:rPr>
        <w:t xml:space="preserve"> </w:t>
      </w:r>
      <w:r w:rsidR="009247B1" w:rsidRPr="009247B1">
        <w:rPr>
          <w:rFonts w:eastAsia="Times New Roman"/>
          <w:lang w:val="en-US" w:eastAsia="en-US"/>
        </w:rPr>
        <w:t xml:space="preserve">mimeType is presented as </w:t>
      </w:r>
      <w:r w:rsidR="009247B1" w:rsidRPr="009247B1">
        <w:rPr>
          <w:rFonts w:ascii="Courier" w:hAnsi="Courier" w:cs="Courier"/>
          <w:sz w:val="20"/>
          <w:szCs w:val="20"/>
          <w:lang w:val="en-US" w:eastAsia="en-US"/>
        </w:rPr>
        <w:t>​dc:format</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tool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dc:publisher</w:t>
      </w:r>
      <w:r w:rsidR="009247B1" w:rsidRPr="009247B1">
        <w:rPr>
          <w:rFonts w:eastAsia="Times New Roman"/>
          <w:lang w:val="en-US" w:eastAsia="en-US"/>
        </w:rPr>
        <w:t>,</w:t>
      </w:r>
      <w:r w:rsidR="009247B1">
        <w:rPr>
          <w:lang w:val="en-US" w:eastAsia="en-US"/>
        </w:rPr>
        <w:t xml:space="preserve"> </w:t>
      </w:r>
      <w:r w:rsidR="009247B1" w:rsidRPr="009247B1">
        <w:rPr>
          <w:rFonts w:eastAsia="Times New Roman"/>
          <w:lang w:val="en-US" w:eastAsia="en-US"/>
        </w:rPr>
        <w:t xml:space="preserve">type is presented as </w:t>
      </w:r>
      <w:r w:rsidR="009247B1" w:rsidRPr="009247B1">
        <w:rPr>
          <w:rFonts w:eastAsia="Times New Roman"/>
          <w:sz w:val="20"/>
          <w:szCs w:val="20"/>
          <w:lang w:val="en-US" w:eastAsia="en-US"/>
        </w:rPr>
        <w:t>​</w:t>
      </w:r>
      <w:r w:rsidR="009247B1" w:rsidRPr="009247B1">
        <w:rPr>
          <w:rFonts w:ascii="Courier" w:hAnsi="Courier" w:cs="Courier"/>
          <w:sz w:val="20"/>
          <w:szCs w:val="20"/>
          <w:lang w:val="en-US" w:eastAsia="en-US"/>
        </w:rPr>
        <w:t>dc:description</w:t>
      </w:r>
      <w:r w:rsidR="009247B1" w:rsidRPr="009247B1">
        <w:rPr>
          <w:rFonts w:eastAsia="Times New Roman"/>
          <w:lang w:val="en-US" w:eastAsia="en-US"/>
        </w:rPr>
        <w:t>; note that ​</w:t>
      </w:r>
      <w:r w:rsidR="009247B1" w:rsidRPr="009247B1">
        <w:rPr>
          <w:rFonts w:ascii="Courier" w:hAnsi="Courier" w:cs="Courier"/>
          <w:sz w:val="20"/>
          <w:szCs w:val="20"/>
          <w:lang w:val="en-US" w:eastAsia="en-US"/>
        </w:rPr>
        <w:t>dc:type</w:t>
      </w:r>
      <w:r w:rsidR="009247B1"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7"/>
      </w:r>
      <w:r w:rsidR="009247B1" w:rsidRPr="009247B1">
        <w:rPr>
          <w:rFonts w:eastAsia="Times New Roman"/>
          <w:lang w:val="en-US" w:eastAsia="en-US"/>
        </w:rPr>
        <w:t xml:space="preserve">; therefore, e.g. "screenshot" would not be a good value here. Moreover, a cached representation must have one of the dctypes as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and it must be compliant with </w:t>
      </w:r>
      <w:r w:rsidR="009247B1" w:rsidRPr="009247B1">
        <w:rPr>
          <w:rFonts w:ascii="Courier" w:eastAsia="Times New Roman" w:hAnsi="Courier"/>
          <w:sz w:val="20"/>
          <w:szCs w:val="20"/>
          <w:lang w:val="en-US" w:eastAsia="en-US"/>
        </w:rPr>
        <w:t>dc:format value</w:t>
      </w:r>
      <w:r w:rsidR="009247B1" w:rsidRPr="009247B1">
        <w:rPr>
          <w:rFonts w:eastAsia="Times New Roman"/>
          <w:lang w:val="en-US" w:eastAsia="en-US"/>
        </w:rPr>
        <w:t xml:space="preserve">. For instance, if </w:t>
      </w:r>
      <w:r w:rsidR="009247B1" w:rsidRPr="00FB2683">
        <w:rPr>
          <w:rFonts w:ascii="Courier" w:eastAsia="Times New Roman" w:hAnsi="Courier"/>
          <w:sz w:val="20"/>
          <w:szCs w:val="20"/>
          <w:lang w:val="en-US" w:eastAsia="en-US"/>
        </w:rPr>
        <w:t>dc:format</w:t>
      </w:r>
      <w:r w:rsidR="009247B1" w:rsidRPr="009247B1">
        <w:rPr>
          <w:rFonts w:eastAsia="Times New Roman"/>
          <w:lang w:val="en-US" w:eastAsia="en-US"/>
        </w:rPr>
        <w:t xml:space="preserve"> is "image/png" then the corresponding </w:t>
      </w:r>
      <w:r w:rsidR="009247B1" w:rsidRPr="009247B1">
        <w:rPr>
          <w:rFonts w:ascii="Courier" w:hAnsi="Courier" w:cs="Courier"/>
          <w:sz w:val="20"/>
          <w:szCs w:val="20"/>
          <w:lang w:val="en-US" w:eastAsia="en-US"/>
        </w:rPr>
        <w:t>rdf:type</w:t>
      </w:r>
      <w:r w:rsidR="009247B1" w:rsidRPr="009247B1">
        <w:rPr>
          <w:rFonts w:eastAsia="Times New Roman"/>
          <w:lang w:val="en-US" w:eastAsia="en-US"/>
        </w:rPr>
        <w:t xml:space="preserve"> must be </w:t>
      </w:r>
      <w:r w:rsidR="009247B1" w:rsidRPr="009247B1">
        <w:rPr>
          <w:rFonts w:ascii="Courier" w:hAnsi="Courier" w:cs="Courier"/>
          <w:sz w:val="20"/>
          <w:szCs w:val="20"/>
          <w:lang w:val="en-US" w:eastAsia="en-US"/>
        </w:rPr>
        <w:t>dctypes:Image</w:t>
      </w:r>
      <w:r w:rsidR="009247B1" w:rsidRPr="009247B1">
        <w:rPr>
          <w:rFonts w:eastAsia="Times New Roman"/>
          <w:lang w:val="en-US" w:eastAsia="en-US"/>
        </w:rPr>
        <w:t>.</w:t>
      </w:r>
    </w:p>
    <w:p w14:paraId="6559B90C" w14:textId="67A835B3" w:rsidR="009247B1" w:rsidRDefault="009247B1" w:rsidP="00347119">
      <w:pPr>
        <w:spacing w:before="240"/>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6"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5853A7">
        <w:t xml:space="preserve">Figure </w:t>
      </w:r>
      <w:r w:rsidR="005853A7">
        <w:rPr>
          <w:noProof/>
        </w:rPr>
        <w:t>4</w:t>
      </w:r>
      <w:r w:rsidR="00D0263B">
        <w:rPr>
          <w:rFonts w:eastAsia="Times New Roman" w:cs="Times New Roman"/>
        </w:rPr>
        <w:fldChar w:fldCharType="end"/>
      </w:r>
      <w:r w:rsidR="00D0263B">
        <w:rPr>
          <w:rFonts w:eastAsia="Times New Roman" w:cs="Times New Roman"/>
        </w:rPr>
        <w:t>.</w:t>
      </w:r>
    </w:p>
    <w:p w14:paraId="62CB1A83" w14:textId="77777777" w:rsidR="0096047B" w:rsidRDefault="008B40E3" w:rsidP="0096047B">
      <w:pPr>
        <w:keepNext/>
      </w:pPr>
      <w:r>
        <w:rPr>
          <w:rFonts w:eastAsia="Times New Roman"/>
          <w:noProof/>
          <w:lang w:val="en-US" w:eastAsia="en-US"/>
        </w:rPr>
        <w:drawing>
          <wp:inline distT="0" distB="0" distL="0" distR="0" wp14:anchorId="708C52F1" wp14:editId="4E9EFB01">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7">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6FAA9B3" w14:textId="14B0A971" w:rsidR="00FB2683" w:rsidRPr="009247B1" w:rsidRDefault="0096047B" w:rsidP="0096047B">
      <w:pPr>
        <w:pStyle w:val="Caption"/>
      </w:pPr>
      <w:bookmarkStart w:id="20" w:name="_Ref274571314"/>
      <w:r>
        <w:t xml:space="preserve">Figure </w:t>
      </w:r>
      <w:r>
        <w:fldChar w:fldCharType="begin"/>
      </w:r>
      <w:r>
        <w:instrText xml:space="preserve"> SEQ Figure \* ARABIC </w:instrText>
      </w:r>
      <w:r>
        <w:fldChar w:fldCharType="separate"/>
      </w:r>
      <w:r w:rsidR="005853A7">
        <w:rPr>
          <w:noProof/>
        </w:rPr>
        <w:t>4</w:t>
      </w:r>
      <w:r>
        <w:fldChar w:fldCharType="end"/>
      </w:r>
      <w:bookmarkEnd w:id="20"/>
      <w:r>
        <w:t>. Example of an OA representation. Principal.</w:t>
      </w:r>
    </w:p>
    <w:p w14:paraId="6ECE9413" w14:textId="77777777" w:rsidR="008B40E3" w:rsidRDefault="008B40E3" w:rsidP="004C2791"/>
    <w:p w14:paraId="22123C42" w14:textId="34E511E1" w:rsidR="004263DE" w:rsidRDefault="00FB2683" w:rsidP="004C2791">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ins w:id="21" w:author="Menzo windhouwer" w:date="2014-09-26T11:24:00Z">
        <w:r w:rsidR="00253D78">
          <w:t>:</w:t>
        </w:r>
      </w:ins>
      <w:r>
        <w:t xml:space="preserve">types and one of the dc:formats, and possibly additional relevant properties, such as </w:t>
      </w:r>
      <w:r>
        <w:rPr>
          <w:rStyle w:val="HTMLCode"/>
        </w:rPr>
        <w:t>cnt:chars</w:t>
      </w:r>
      <w:r>
        <w:t xml:space="preserve"> for text values.</w:t>
      </w:r>
    </w:p>
    <w:p w14:paraId="52EBB00A" w14:textId="77777777" w:rsidR="005A362A" w:rsidRDefault="005A362A" w:rsidP="004C2791"/>
    <w:p w14:paraId="36CD5E87" w14:textId="77777777" w:rsidR="005A362A" w:rsidRDefault="005A362A" w:rsidP="004C2791"/>
    <w:p w14:paraId="7FB03449" w14:textId="77777777" w:rsidR="005A362A" w:rsidRDefault="005A362A" w:rsidP="004C2791"/>
    <w:p w14:paraId="25D2CD28" w14:textId="77777777" w:rsidR="005A362A" w:rsidRDefault="005A362A" w:rsidP="004C2791"/>
    <w:p w14:paraId="23153C18" w14:textId="77777777" w:rsidR="005A362A" w:rsidRDefault="005A362A" w:rsidP="004C2791"/>
    <w:p w14:paraId="00AF1FEB" w14:textId="77777777" w:rsidR="005A362A" w:rsidRDefault="005A362A" w:rsidP="004C2791"/>
    <w:p w14:paraId="59681A84" w14:textId="77777777" w:rsidR="005A362A" w:rsidRDefault="005A362A" w:rsidP="004C2791"/>
    <w:p w14:paraId="2EB52B0F" w14:textId="77777777" w:rsidR="004263DE" w:rsidRDefault="004263DE" w:rsidP="004C2791"/>
    <w:p w14:paraId="0256A529" w14:textId="2666A2C5" w:rsidR="009B54F3" w:rsidRPr="00FC5A7C" w:rsidRDefault="009B54F3" w:rsidP="006842AB">
      <w:pPr>
        <w:pStyle w:val="Heading2"/>
      </w:pPr>
      <w:bookmarkStart w:id="22" w:name="_Toc274924416"/>
      <w:r w:rsidRPr="00FC5A7C">
        <w:t xml:space="preserve">DWAN </w:t>
      </w:r>
      <w:r w:rsidR="00940D6A">
        <w:t>Back-end</w:t>
      </w:r>
      <w:bookmarkEnd w:id="22"/>
    </w:p>
    <w:p w14:paraId="25327AD1" w14:textId="77777777" w:rsidR="009B54F3" w:rsidRPr="00AC51E7" w:rsidRDefault="009B54F3" w:rsidP="006842AB">
      <w:pPr>
        <w:pStyle w:val="Heading3"/>
        <w:ind w:left="947"/>
      </w:pPr>
      <w:bookmarkStart w:id="23" w:name="_Toc274924417"/>
      <w:r w:rsidRPr="00AC51E7">
        <w:t>Architecture</w:t>
      </w:r>
      <w:bookmarkEnd w:id="23"/>
    </w:p>
    <w:p w14:paraId="1C9E7AEC" w14:textId="77777777" w:rsidR="009B54F3" w:rsidRDefault="009B54F3" w:rsidP="000F39F5"/>
    <w:p w14:paraId="4C40BC86" w14:textId="77777777" w:rsidR="0096047B" w:rsidRDefault="009B54F3" w:rsidP="0096047B">
      <w:pPr>
        <w:keepNext/>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33AECC9E" w:rsidR="009B54F3" w:rsidRDefault="0096047B" w:rsidP="0096047B">
      <w:pPr>
        <w:pStyle w:val="Caption"/>
      </w:pPr>
      <w:r>
        <w:t xml:space="preserve">Figure </w:t>
      </w:r>
      <w:r>
        <w:fldChar w:fldCharType="begin"/>
      </w:r>
      <w:r>
        <w:instrText xml:space="preserve"> SEQ Figure \* ARABIC </w:instrText>
      </w:r>
      <w:r>
        <w:fldChar w:fldCharType="separate"/>
      </w:r>
      <w:r w:rsidR="005853A7">
        <w:rPr>
          <w:noProof/>
        </w:rPr>
        <w:t>5</w:t>
      </w:r>
      <w:r>
        <w:fldChar w:fldCharType="end"/>
      </w:r>
      <w:r>
        <w:t>. The DWAN-</w:t>
      </w:r>
      <w:r w:rsidR="00940D6A">
        <w:t>back-end</w:t>
      </w:r>
      <w:r>
        <w:t xml:space="preserve"> architecture</w:t>
      </w:r>
    </w:p>
    <w:p w14:paraId="1BE747EC" w14:textId="77777777" w:rsidR="009B54F3" w:rsidRPr="00406B4D" w:rsidRDefault="009B54F3" w:rsidP="006842AB">
      <w:pPr>
        <w:pStyle w:val="Heading3"/>
        <w:ind w:left="1004"/>
      </w:pPr>
      <w:bookmarkStart w:id="24" w:name="_Toc274924418"/>
      <w:r w:rsidRPr="00406B4D">
        <w:t>Database and Database Access Objects</w:t>
      </w:r>
      <w:bookmarkEnd w:id="24"/>
    </w:p>
    <w:p w14:paraId="7F2BB1E4" w14:textId="77777777" w:rsidR="00054EC0" w:rsidRDefault="009B54F3" w:rsidP="004C2791">
      <w:r>
        <w:t xml:space="preserve">A PostgreSQL </w:t>
      </w:r>
      <w:r w:rsidR="00F40027">
        <w:t xml:space="preserve">relational </w:t>
      </w:r>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&lt;id&gt;, e.g.</w:t>
      </w:r>
    </w:p>
    <w:p w14:paraId="24DB64AC" w14:textId="77777777" w:rsidR="00054EC0" w:rsidRDefault="000019D0" w:rsidP="004C2791">
      <w:r>
        <w:t xml:space="preserve"> </w:t>
      </w:r>
      <w:r w:rsidR="009B54F3" w:rsidRPr="000019D0">
        <w:rPr>
          <w:i/>
        </w:rPr>
        <w:t>https:/dasish.mpi.nl/api/annotations/e3c83</w:t>
      </w:r>
      <w:r w:rsidRPr="000019D0">
        <w:rPr>
          <w:i/>
        </w:rPr>
        <w:t>4f0-34c4-11e3-aa6e-0800200c9a66</w:t>
      </w:r>
      <w:r w:rsidR="009B54F3">
        <w:t xml:space="preserve">. </w:t>
      </w:r>
    </w:p>
    <w:p w14:paraId="12BEE8BA" w14:textId="0FB1EDCF" w:rsidR="009B54F3" w:rsidRDefault="000019D0" w:rsidP="00054EC0">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r>
        <w:t>Further</w:t>
      </w:r>
      <w:r w:rsidR="00F40027">
        <w:t>more</w:t>
      </w:r>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407C6503" w14:textId="6F59D43A" w:rsidR="009B54F3" w:rsidRDefault="009B54F3" w:rsidP="004C2791">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8"/>
      </w:r>
      <w:r w:rsidR="00F04E24">
        <w:t>, which utilises a JDBC</w:t>
      </w:r>
      <w:r w:rsidR="00A40CB4">
        <w:rPr>
          <w:rStyle w:val="FootnoteReference"/>
        </w:rPr>
        <w:footnoteReference w:id="9"/>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73464BFB" w:rsidR="009B54F3" w:rsidRDefault="009B54F3" w:rsidP="004C2791">
      <w:r>
        <w:t>Due</w:t>
      </w:r>
      <w:r w:rsidR="007D0065">
        <w:t xml:space="preserve"> </w:t>
      </w:r>
      <w:r>
        <w:t>to the presence of join tables there must be a mechanism that takes care</w:t>
      </w:r>
      <w:r w:rsidR="00F05B88">
        <w:t xml:space="preserve"> of</w:t>
      </w:r>
      <w:ins w:id="25" w:author="Twan Goosen" w:date="2014-09-26T10:04:00Z">
        <w:r w:rsidR="00F04E24">
          <w:t xml:space="preserve"> </w:t>
        </w:r>
      </w:ins>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25404D01" w14:textId="04EFEA76" w:rsidR="00443507" w:rsidRDefault="00443507" w:rsidP="004C2791">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5E5389EC" w14:textId="77777777" w:rsidR="009B54F3" w:rsidRPr="00AC51E7" w:rsidRDefault="009B54F3" w:rsidP="006842AB">
      <w:pPr>
        <w:pStyle w:val="Heading3"/>
        <w:ind w:left="1004"/>
      </w:pPr>
      <w:bookmarkStart w:id="26" w:name="_Toc274924419"/>
      <w:r w:rsidRPr="00AC51E7">
        <w:t>REST Application Programming Interface</w:t>
      </w:r>
      <w:bookmarkEnd w:id="26"/>
    </w:p>
    <w:p w14:paraId="1B12D0F5" w14:textId="0C5DE65A" w:rsidR="009B54F3" w:rsidRPr="00AC51E7" w:rsidRDefault="009B54F3" w:rsidP="004C2791">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which the server must recognise and respond </w:t>
      </w:r>
      <w:r w:rsidR="00513368">
        <w:t xml:space="preserve">to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3BE7153B" w14:textId="33AC9B5E" w:rsidR="009B54F3" w:rsidRPr="00AC51E7" w:rsidRDefault="005A7AC1" w:rsidP="004C2791">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0D6615E2" w:rsidR="009E00FE" w:rsidRDefault="009B54F3" w:rsidP="004C2791">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483B3573" w14:textId="1D943676" w:rsidR="00762C8A" w:rsidRDefault="00762C8A" w:rsidP="004C2791">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5853A7">
        <w:t xml:space="preserve">Table </w:t>
      </w:r>
      <w:r w:rsidR="005853A7">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Caption"/>
        <w:keepNext/>
      </w:pPr>
      <w:bookmarkStart w:id="27" w:name="_Ref274312902"/>
      <w:r>
        <w:t xml:space="preserve">Table </w:t>
      </w:r>
      <w:r>
        <w:fldChar w:fldCharType="begin"/>
      </w:r>
      <w:r>
        <w:instrText xml:space="preserve"> SEQ Table \* ARABIC </w:instrText>
      </w:r>
      <w:r>
        <w:fldChar w:fldCharType="separate"/>
      </w:r>
      <w:r w:rsidR="005853A7">
        <w:rPr>
          <w:noProof/>
        </w:rPr>
        <w:t>2</w:t>
      </w:r>
      <w:r>
        <w:fldChar w:fldCharType="end"/>
      </w:r>
      <w:bookmarkEnd w:id="27"/>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eastAsia="Times New Roman" w:cs="Times New Roman"/>
                <w:b/>
                <w:bCs/>
                <w:szCs w:val="22"/>
              </w:rPr>
            </w:pPr>
            <w:r w:rsidRPr="003A28CF">
              <w:rPr>
                <w:rFonts w:eastAsia="Times New Roman" w:cs="Times New Roman"/>
                <w:b/>
                <w:bCs/>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eastAsia="Times New Roman" w:cs="Times New Roman"/>
                <w:b/>
                <w:bCs/>
                <w:szCs w:val="22"/>
              </w:rPr>
            </w:pPr>
            <w:r w:rsidRPr="003A28CF">
              <w:rPr>
                <w:rFonts w:eastAsia="Times New Roman" w:cs="Times New Roman"/>
                <w:b/>
                <w:bCs/>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Cs w:val="22"/>
              </w:rPr>
            </w:pPr>
            <w:r w:rsidRPr="00166819">
              <w:rPr>
                <w:rFonts w:ascii="Times New Roman" w:hAnsi="Times New Roman" w:cs="Times New Roman"/>
                <w:i/>
                <w:szCs w:val="22"/>
              </w:rPr>
              <w:t>a</w:t>
            </w:r>
            <w:r w:rsidR="009B54F3" w:rsidRPr="00166819">
              <w:rPr>
                <w:rFonts w:ascii="Times New Roman" w:hAnsi="Times New Roman" w:cs="Times New Roman"/>
                <w:i/>
                <w:szCs w:val="22"/>
              </w:rPr>
              <w:t>id</w:t>
            </w:r>
          </w:p>
        </w:tc>
        <w:tc>
          <w:tcPr>
            <w:tcW w:w="6462" w:type="dxa"/>
            <w:shd w:val="clear" w:color="auto" w:fill="auto"/>
            <w:vAlign w:val="center"/>
            <w:hideMark/>
          </w:tcPr>
          <w:p w14:paraId="2BD7243F"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date and time, including time zone, </w:t>
            </w:r>
            <w:r w:rsidR="003A28CF" w:rsidRPr="003A28CF">
              <w:rPr>
                <w:rFonts w:eastAsia="Times New Roman" w:cs="Times New Roman"/>
                <w:szCs w:val="22"/>
              </w:rPr>
              <w:br/>
            </w:r>
            <w:r w:rsidRPr="003A28CF">
              <w:rPr>
                <w:rFonts w:eastAsia="Times New Roman" w:cs="Times New Roman"/>
                <w:szCs w:val="22"/>
              </w:rPr>
              <w:t xml:space="preserve">as defined in </w:t>
            </w:r>
            <w:hyperlink r:id="rId29" w:anchor="dateTime" w:history="1">
              <w:r w:rsidRPr="003A28CF">
                <w:rPr>
                  <w:rFonts w:eastAsia="Times New Roman" w:cs="Times New Roman"/>
                  <w:color w:val="0000FF"/>
                  <w:szCs w:val="22"/>
                  <w:u w:val="single"/>
                </w:rPr>
                <w:t>http://www.w3.org/TR/xmlschema-2/#dateTime</w:t>
              </w:r>
            </w:hyperlink>
            <w:r w:rsidRPr="003A28CF">
              <w:rPr>
                <w:rFonts w:eastAsia="Times New Roman" w:cs="Times New Roman"/>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Cs w:val="22"/>
              </w:rPr>
            </w:pPr>
            <w:r w:rsidRPr="00166819">
              <w:rPr>
                <w:rFonts w:ascii="Times New Roman" w:hAnsi="Times New Roman" w:cs="Times New Roman"/>
                <w:i/>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 xml:space="preserve">URI, as defined in </w:t>
            </w:r>
            <w:hyperlink r:id="rId30" w:history="1">
              <w:r w:rsidRPr="003A28CF">
                <w:rPr>
                  <w:rFonts w:eastAsia="Times New Roman" w:cs="Times New Roman"/>
                  <w:color w:val="0000FF"/>
                  <w:szCs w:val="22"/>
                  <w:u w:val="single"/>
                </w:rPr>
                <w:t>http://tools.ietf.org/html/rfc3986</w:t>
              </w:r>
            </w:hyperlink>
            <w:r w:rsidRPr="003A28CF">
              <w:rPr>
                <w:rFonts w:eastAsia="Times New Roman" w:cs="Times New Roman"/>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Cs w:val="22"/>
              </w:rPr>
            </w:pPr>
            <w:r w:rsidRPr="00166819">
              <w:rPr>
                <w:rFonts w:ascii="Times New Roman" w:eastAsia="Times New Roman" w:hAnsi="Times New Roman" w:cs="Times New Roman"/>
                <w:i/>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eastAsia="Times New Roman" w:cs="Times New Roman"/>
                <w:szCs w:val="22"/>
              </w:rPr>
            </w:pPr>
            <w:r w:rsidRPr="003A28CF">
              <w:rPr>
                <w:rFonts w:eastAsia="Times New Roman" w:cs="Times New Roman"/>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eastAsia="Times New Roman"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Principal realm</w:t>
      </w:r>
    </w:p>
    <w:p w14:paraId="6C2130F2" w14:textId="240DA19E"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Resource</w:t>
            </w:r>
          </w:p>
        </w:tc>
        <w:tc>
          <w:tcPr>
            <w:tcW w:w="0" w:type="auto"/>
            <w:vAlign w:val="center"/>
            <w:hideMark/>
          </w:tcPr>
          <w:p w14:paraId="63C74F3C" w14:textId="77777777" w:rsidR="009B54F3" w:rsidRPr="00793B08" w:rsidRDefault="009B54F3" w:rsidP="00E02A1C">
            <w:pPr>
              <w:rPr>
                <w:rFonts w:eastAsia="Times New Roman" w:cs="Times New Roman"/>
                <w:b/>
                <w:bCs/>
                <w:szCs w:val="22"/>
              </w:rPr>
            </w:pPr>
            <w:r w:rsidRPr="00793B08">
              <w:rPr>
                <w:rFonts w:eastAsia="Times New Roman" w:cs="Times New Roman"/>
                <w:b/>
                <w:bCs/>
                <w:szCs w:val="22"/>
              </w:rPr>
              <w:t>Description</w:t>
            </w:r>
          </w:p>
        </w:tc>
        <w:tc>
          <w:tcPr>
            <w:tcW w:w="0" w:type="auto"/>
            <w:vAlign w:val="center"/>
            <w:hideMark/>
          </w:tcPr>
          <w:p w14:paraId="7037A8D4" w14:textId="4DBFD7EB" w:rsidR="009B54F3" w:rsidRPr="00793B08" w:rsidRDefault="009B54F3" w:rsidP="00E02A1C">
            <w:pPr>
              <w:jc w:val="right"/>
              <w:rPr>
                <w:rFonts w:eastAsia="Times New Roman" w:cs="Times New Roman"/>
                <w:b/>
                <w:bCs/>
                <w:szCs w:val="22"/>
              </w:rPr>
            </w:pPr>
            <w:r w:rsidRPr="00793B08">
              <w:rPr>
                <w:rFonts w:eastAsia="Times New Roman" w:cs="Times New Roman"/>
                <w:b/>
                <w:bCs/>
                <w:szCs w:val="22"/>
              </w:rPr>
              <w:t xml:space="preserve">Return </w:t>
            </w:r>
            <w:r w:rsidR="002341BD">
              <w:rPr>
                <w:rFonts w:eastAsia="Times New Roman" w:cs="Times New Roman"/>
                <w:b/>
                <w:bCs/>
                <w:szCs w:val="22"/>
              </w:rPr>
              <w:t xml:space="preserve">(xml) </w:t>
            </w:r>
            <w:r w:rsidRPr="00793B08">
              <w:rPr>
                <w:rFonts w:eastAsia="Times New Roman" w:cs="Times New Roman"/>
                <w:b/>
                <w:bCs/>
                <w:szCs w:val="22"/>
              </w:rPr>
              <w:t>type</w:t>
            </w:r>
          </w:p>
        </w:tc>
      </w:tr>
      <w:tr w:rsidR="009B54F3" w:rsidRPr="00AC51E7" w14:paraId="24A8A568" w14:textId="77777777" w:rsidTr="00FC6C4A">
        <w:trPr>
          <w:tblCellSpacing w:w="15" w:type="dxa"/>
        </w:trPr>
        <w:tc>
          <w:tcPr>
            <w:tcW w:w="0" w:type="auto"/>
            <w:vAlign w:val="center"/>
            <w:hideMark/>
          </w:tcPr>
          <w:p w14:paraId="2A406FD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api/authentication/login</w:t>
            </w:r>
          </w:p>
        </w:tc>
        <w:tc>
          <w:tcPr>
            <w:tcW w:w="0" w:type="auto"/>
            <w:vAlign w:val="center"/>
            <w:hideMark/>
          </w:tcPr>
          <w:p w14:paraId="05106A60" w14:textId="17612D67" w:rsidR="009B54F3" w:rsidRPr="00793B08" w:rsidRDefault="001136A9" w:rsidP="00FC6C4A">
            <w:pPr>
              <w:ind w:firstLine="0"/>
              <w:jc w:val="left"/>
              <w:rPr>
                <w:rFonts w:eastAsia="Times New Roman" w:cs="Times New Roman"/>
                <w:szCs w:val="22"/>
              </w:rPr>
            </w:pPr>
            <w:r>
              <w:rPr>
                <w:rFonts w:eastAsia="Times New Roman" w:cs="Times New Roman"/>
                <w:szCs w:val="22"/>
              </w:rPr>
              <w:t>R</w:t>
            </w:r>
            <w:r w:rsidR="009B54F3" w:rsidRPr="00793B08">
              <w:rPr>
                <w:rFonts w:eastAsia="Times New Roman" w:cs="Times New Roman"/>
                <w:szCs w:val="22"/>
              </w:rPr>
              <w:t>edirects to the login page, if the principal is not logged-in, or messages otherwise</w:t>
            </w:r>
            <w:r>
              <w:rPr>
                <w:rFonts w:eastAsia="Times New Roman" w:cs="Times New Roman"/>
                <w:szCs w:val="22"/>
              </w:rPr>
              <w:t>.</w:t>
            </w:r>
          </w:p>
        </w:tc>
        <w:tc>
          <w:tcPr>
            <w:tcW w:w="0" w:type="auto"/>
            <w:vAlign w:val="center"/>
            <w:hideMark/>
          </w:tcPr>
          <w:p w14:paraId="61CD865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 message</w:t>
            </w:r>
          </w:p>
        </w:tc>
      </w:tr>
      <w:tr w:rsidR="009B54F3" w:rsidRPr="00AC51E7" w14:paraId="6BE15EC7" w14:textId="77777777" w:rsidTr="00FC6C4A">
        <w:trPr>
          <w:tblCellSpacing w:w="15" w:type="dxa"/>
        </w:trPr>
        <w:tc>
          <w:tcPr>
            <w:tcW w:w="0" w:type="auto"/>
            <w:vAlign w:val="center"/>
            <w:hideMark/>
          </w:tcPr>
          <w:p w14:paraId="74DE57C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api/authentication/principal</w:t>
            </w:r>
          </w:p>
        </w:tc>
        <w:tc>
          <w:tcPr>
            <w:tcW w:w="0" w:type="auto"/>
            <w:vAlign w:val="center"/>
            <w:hideMark/>
          </w:tcPr>
          <w:p w14:paraId="10DA54B2" w14:textId="06178929"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logged-in principal</w:t>
            </w:r>
            <w:r>
              <w:rPr>
                <w:rFonts w:eastAsia="Times New Roman" w:cs="Times New Roman"/>
                <w:szCs w:val="22"/>
              </w:rPr>
              <w:t>.</w:t>
            </w:r>
          </w:p>
        </w:tc>
        <w:tc>
          <w:tcPr>
            <w:tcW w:w="0" w:type="auto"/>
            <w:vAlign w:val="center"/>
            <w:hideMark/>
          </w:tcPr>
          <w:p w14:paraId="22EFFD9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2B8BE06A" w14:textId="77777777" w:rsidTr="00FC6C4A">
        <w:trPr>
          <w:tblCellSpacing w:w="15" w:type="dxa"/>
        </w:trPr>
        <w:tc>
          <w:tcPr>
            <w:tcW w:w="0" w:type="auto"/>
            <w:vAlign w:val="center"/>
            <w:hideMark/>
          </w:tcPr>
          <w:p w14:paraId="3FFDE3F7"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54734A">
              <w:rPr>
                <w:rFonts w:ascii="Times New Roman" w:eastAsia="Times New Roman" w:hAnsi="Times New Roman" w:cs="Times New Roman"/>
                <w:i/>
                <w:szCs w:val="22"/>
              </w:rPr>
              <w:t xml:space="preserve"> </w:t>
            </w:r>
          </w:p>
        </w:tc>
        <w:tc>
          <w:tcPr>
            <w:tcW w:w="0" w:type="auto"/>
            <w:vAlign w:val="center"/>
            <w:hideMark/>
          </w:tcPr>
          <w:p w14:paraId="0A1F5553" w14:textId="4FF59AF9" w:rsidR="009B54F3" w:rsidRPr="00793B08" w:rsidRDefault="001136A9" w:rsidP="00FC6C4A">
            <w:pPr>
              <w:ind w:firstLine="0"/>
              <w:jc w:val="left"/>
              <w:rPr>
                <w:rFonts w:eastAsia="Times New Roman" w:cs="Times New Roman"/>
                <w:szCs w:val="22"/>
              </w:rPr>
            </w:pPr>
            <w:r>
              <w:rPr>
                <w:rFonts w:eastAsia="Times New Roman" w:cs="Times New Roman"/>
                <w:szCs w:val="22"/>
              </w:rPr>
              <w:t xml:space="preserve">Returns </w:t>
            </w:r>
            <w:r w:rsidR="009B54F3" w:rsidRPr="00793B08">
              <w:rPr>
                <w:rFonts w:eastAsia="Times New Roman" w:cs="Times New Roman"/>
                <w:szCs w:val="22"/>
              </w:rPr>
              <w:t>principal with the given prid</w:t>
            </w:r>
            <w:r>
              <w:rPr>
                <w:rFonts w:eastAsia="Times New Roman" w:cs="Times New Roman"/>
                <w:szCs w:val="22"/>
              </w:rPr>
              <w:t>.</w:t>
            </w:r>
          </w:p>
        </w:tc>
        <w:tc>
          <w:tcPr>
            <w:tcW w:w="0" w:type="auto"/>
            <w:vAlign w:val="center"/>
            <w:hideMark/>
          </w:tcPr>
          <w:p w14:paraId="6F18F56A"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378EBC40" w14:textId="77777777" w:rsidTr="00FC6C4A">
        <w:trPr>
          <w:tblCellSpacing w:w="15" w:type="dxa"/>
        </w:trPr>
        <w:tc>
          <w:tcPr>
            <w:tcW w:w="0" w:type="auto"/>
            <w:vAlign w:val="center"/>
            <w:hideMark/>
          </w:tcPr>
          <w:p w14:paraId="302D148E"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w:t>
            </w:r>
            <w:r w:rsidRPr="0054734A">
              <w:rPr>
                <w:rFonts w:ascii="Times New Roman" w:hAnsi="Times New Roman" w:cs="Times New Roman"/>
                <w:i/>
                <w:szCs w:val="22"/>
              </w:rPr>
              <w:t>prid</w:t>
            </w:r>
            <w:r w:rsidRPr="00793B08">
              <w:rPr>
                <w:rFonts w:eastAsia="Times New Roman" w:cs="Times New Roman"/>
                <w:szCs w:val="22"/>
              </w:rPr>
              <w:t>/current</w:t>
            </w:r>
          </w:p>
        </w:tc>
        <w:tc>
          <w:tcPr>
            <w:tcW w:w="0" w:type="auto"/>
            <w:vAlign w:val="center"/>
            <w:hideMark/>
          </w:tcPr>
          <w:p w14:paraId="4C7A6174" w14:textId="1C471B53" w:rsidR="009B54F3" w:rsidRPr="00793B08" w:rsidRDefault="001136A9" w:rsidP="00FC6C4A">
            <w:pPr>
              <w:ind w:firstLine="0"/>
              <w:jc w:val="left"/>
              <w:rPr>
                <w:rFonts w:eastAsia="Times New Roman" w:cs="Times New Roman"/>
                <w:szCs w:val="22"/>
              </w:rPr>
            </w:pPr>
            <w:r w:rsidRPr="001136A9">
              <w:rPr>
                <w:rFonts w:ascii="Times New Roman" w:hAnsi="Times New Roman" w:cs="Times New Roman"/>
                <w:szCs w:val="22"/>
              </w:rPr>
              <w:t>Returns</w:t>
            </w:r>
            <w:r>
              <w:rPr>
                <w:rFonts w:ascii="Courier" w:hAnsi="Courier" w:cs="Courier"/>
                <w:szCs w:val="22"/>
              </w:rPr>
              <w:t xml:space="preserve"> </w:t>
            </w:r>
            <w:r w:rsidR="009B54F3" w:rsidRPr="0054734A">
              <w:rPr>
                <w:rFonts w:ascii="Times New Roman" w:hAnsi="Times New Roman" w:cs="Times New Roman"/>
                <w:i/>
                <w:szCs w:val="22"/>
              </w:rPr>
              <w:t>true</w:t>
            </w:r>
            <w:r w:rsidR="009B54F3" w:rsidRPr="00793B08">
              <w:rPr>
                <w:rFonts w:eastAsia="Times New Roman" w:cs="Times New Roman"/>
                <w:szCs w:val="22"/>
              </w:rPr>
              <w:t xml:space="preserve"> if the </w:t>
            </w:r>
            <w:r w:rsidR="009B54F3" w:rsidRPr="00793B08">
              <w:rPr>
                <w:rFonts w:eastAsia="Times New Roman" w:cs="Times New Roman"/>
                <w:i/>
                <w:iCs/>
                <w:szCs w:val="22"/>
              </w:rPr>
              <w:t>prid</w:t>
            </w:r>
            <w:r w:rsidR="009B54F3" w:rsidRPr="00793B08">
              <w:rPr>
                <w:rFonts w:eastAsia="Times New Roman" w:cs="Times New Roman"/>
                <w:szCs w:val="22"/>
              </w:rPr>
              <w:t xml:space="preserve"> is logged-in; </w:t>
            </w:r>
            <w:r w:rsidR="009B54F3" w:rsidRPr="0054734A">
              <w:rPr>
                <w:rFonts w:ascii="Times New Roman" w:hAnsi="Times New Roman" w:cs="Times New Roman"/>
                <w:i/>
                <w:szCs w:val="22"/>
              </w:rPr>
              <w:t>false</w:t>
            </w:r>
            <w:r w:rsidR="009B54F3" w:rsidRPr="00793B08">
              <w:rPr>
                <w:rFonts w:eastAsia="Times New Roman" w:cs="Times New Roman"/>
                <w:szCs w:val="22"/>
              </w:rPr>
              <w:t xml:space="preserve"> otherwise</w:t>
            </w:r>
            <w:r>
              <w:rPr>
                <w:rFonts w:eastAsia="Times New Roman" w:cs="Times New Roman"/>
                <w:szCs w:val="22"/>
              </w:rPr>
              <w:t>.</w:t>
            </w:r>
          </w:p>
        </w:tc>
        <w:tc>
          <w:tcPr>
            <w:tcW w:w="0" w:type="auto"/>
            <w:vAlign w:val="center"/>
            <w:hideMark/>
          </w:tcPr>
          <w:p w14:paraId="0DF97F21"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CurrenPrincipalInfo</w:t>
            </w:r>
          </w:p>
        </w:tc>
      </w:tr>
      <w:tr w:rsidR="009B54F3" w:rsidRPr="00AC51E7" w14:paraId="288A7772" w14:textId="77777777" w:rsidTr="00FC6C4A">
        <w:trPr>
          <w:tblCellSpacing w:w="15" w:type="dxa"/>
        </w:trPr>
        <w:tc>
          <w:tcPr>
            <w:tcW w:w="0" w:type="auto"/>
            <w:vAlign w:val="center"/>
            <w:hideMark/>
          </w:tcPr>
          <w:p w14:paraId="79D8C3FB"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api/principals/info?email=</w:t>
            </w:r>
            <w:r w:rsidRPr="0054734A">
              <w:rPr>
                <w:rFonts w:ascii="Times New Roman" w:hAnsi="Times New Roman" w:cs="Times New Roman"/>
                <w:i/>
                <w:szCs w:val="22"/>
              </w:rPr>
              <w:t>user@mail.com</w:t>
            </w:r>
            <w:r w:rsidRPr="00793B08">
              <w:rPr>
                <w:rFonts w:eastAsia="Times New Roman" w:cs="Times New Roman"/>
                <w:szCs w:val="22"/>
              </w:rPr>
              <w:t xml:space="preserve"> </w:t>
            </w:r>
          </w:p>
        </w:tc>
        <w:tc>
          <w:tcPr>
            <w:tcW w:w="0" w:type="auto"/>
            <w:vAlign w:val="center"/>
            <w:hideMark/>
          </w:tcPr>
          <w:p w14:paraId="0BE36122" w14:textId="4C1A0CF3"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136ABA">
              <w:rPr>
                <w:rFonts w:eastAsia="Times New Roman" w:cs="Times New Roman"/>
                <w:szCs w:val="22"/>
              </w:rPr>
              <w:t>he principal with the given e-mail address</w:t>
            </w:r>
            <w:r>
              <w:rPr>
                <w:rFonts w:eastAsia="Times New Roman" w:cs="Times New Roman"/>
                <w:szCs w:val="22"/>
              </w:rPr>
              <w:t>.</w:t>
            </w:r>
            <w:r w:rsidR="00136ABA">
              <w:rPr>
                <w:rFonts w:eastAsia="Times New Roman" w:cs="Times New Roman"/>
                <w:szCs w:val="22"/>
              </w:rPr>
              <w:t xml:space="preserve"> </w:t>
            </w:r>
          </w:p>
        </w:tc>
        <w:tc>
          <w:tcPr>
            <w:tcW w:w="0" w:type="auto"/>
            <w:vAlign w:val="center"/>
            <w:hideMark/>
          </w:tcPr>
          <w:p w14:paraId="2D120D06"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Principal</w:t>
            </w:r>
          </w:p>
        </w:tc>
      </w:tr>
      <w:tr w:rsidR="009B54F3" w:rsidRPr="00AC51E7" w14:paraId="00007409" w14:textId="77777777" w:rsidTr="00FC6C4A">
        <w:trPr>
          <w:tblCellSpacing w:w="15" w:type="dxa"/>
        </w:trPr>
        <w:tc>
          <w:tcPr>
            <w:tcW w:w="0" w:type="auto"/>
            <w:vAlign w:val="center"/>
            <w:hideMark/>
          </w:tcPr>
          <w:p w14:paraId="63152934"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GET api/principals/admin</w:t>
            </w:r>
          </w:p>
        </w:tc>
        <w:tc>
          <w:tcPr>
            <w:tcW w:w="0" w:type="auto"/>
            <w:vAlign w:val="center"/>
            <w:hideMark/>
          </w:tcPr>
          <w:p w14:paraId="3DDA9319" w14:textId="045804DA" w:rsidR="009B54F3" w:rsidRPr="00793B08" w:rsidRDefault="001136A9" w:rsidP="00FC6C4A">
            <w:pPr>
              <w:ind w:firstLine="0"/>
              <w:jc w:val="left"/>
              <w:rPr>
                <w:rFonts w:eastAsia="Times New Roman" w:cs="Times New Roman"/>
                <w:szCs w:val="22"/>
              </w:rPr>
            </w:pPr>
            <w:r>
              <w:rPr>
                <w:rFonts w:eastAsia="Times New Roman" w:cs="Times New Roman"/>
                <w:szCs w:val="22"/>
              </w:rPr>
              <w:t>Returns t</w:t>
            </w:r>
            <w:r w:rsidR="009B54F3" w:rsidRPr="00793B08">
              <w:rPr>
                <w:rFonts w:eastAsia="Times New Roman" w:cs="Times New Roman"/>
                <w:szCs w:val="22"/>
              </w:rPr>
              <w:t>he string with the name and the e-mail of DWAN admin</w:t>
            </w:r>
            <w:r>
              <w:rPr>
                <w:rFonts w:eastAsia="Times New Roman" w:cs="Times New Roman"/>
                <w:szCs w:val="22"/>
              </w:rPr>
              <w:t>.</w:t>
            </w:r>
          </w:p>
        </w:tc>
        <w:tc>
          <w:tcPr>
            <w:tcW w:w="0" w:type="auto"/>
            <w:vAlign w:val="center"/>
            <w:hideMark/>
          </w:tcPr>
          <w:p w14:paraId="0549EC72" w14:textId="77777777" w:rsidR="009B54F3" w:rsidRPr="00793B08" w:rsidRDefault="009B54F3" w:rsidP="00FC6C4A">
            <w:pPr>
              <w:jc w:val="left"/>
              <w:rPr>
                <w:rFonts w:eastAsia="Times New Roman" w:cs="Times New Roman"/>
                <w:szCs w:val="22"/>
              </w:rPr>
            </w:pPr>
            <w:r w:rsidRPr="00793B08">
              <w:rPr>
                <w:rFonts w:eastAsia="Times New Roman" w:cs="Times New Roman"/>
                <w:szCs w:val="22"/>
              </w:rPr>
              <w:t>String</w:t>
            </w:r>
          </w:p>
        </w:tc>
      </w:tr>
    </w:tbl>
    <w:p w14:paraId="7741ABC6" w14:textId="77777777" w:rsidR="004263DE" w:rsidRDefault="004263DE" w:rsidP="009B54F3">
      <w:pPr>
        <w:spacing w:before="100" w:beforeAutospacing="1" w:after="100" w:afterAutospacing="1"/>
        <w:outlineLvl w:val="2"/>
        <w:rPr>
          <w:rFonts w:eastAsia="Times New Roman" w:cs="Times New Roman"/>
          <w:b/>
          <w:bCs/>
          <w:sz w:val="27"/>
          <w:szCs w:val="27"/>
        </w:rPr>
      </w:pPr>
      <w:bookmarkStart w:id="28" w:name="user-content-annotations"/>
      <w:bookmarkEnd w:id="28"/>
    </w:p>
    <w:p w14:paraId="2D67B627" w14:textId="77777777" w:rsidR="004263DE" w:rsidRDefault="004263DE" w:rsidP="009B54F3">
      <w:pPr>
        <w:spacing w:before="100" w:beforeAutospacing="1" w:after="100" w:afterAutospacing="1"/>
        <w:outlineLvl w:val="2"/>
        <w:rPr>
          <w:rFonts w:eastAsia="Times New Roman" w:cs="Times New Roman"/>
          <w:b/>
          <w:bCs/>
          <w:sz w:val="27"/>
          <w:szCs w:val="27"/>
        </w:rPr>
      </w:pPr>
    </w:p>
    <w:p w14:paraId="7EC3CD4E" w14:textId="77777777" w:rsidR="004263DE" w:rsidRDefault="004263DE" w:rsidP="009B54F3">
      <w:pPr>
        <w:spacing w:before="100" w:beforeAutospacing="1" w:after="100" w:afterAutospacing="1"/>
        <w:outlineLvl w:val="2"/>
        <w:rPr>
          <w:rFonts w:eastAsia="Times New Roman" w:cs="Times New Roman"/>
          <w:b/>
          <w:bCs/>
          <w:sz w:val="27"/>
          <w:szCs w:val="27"/>
        </w:rPr>
      </w:pPr>
    </w:p>
    <w:p w14:paraId="6692267D" w14:textId="77777777" w:rsidR="009B54F3" w:rsidRPr="00AC51E7" w:rsidRDefault="009B54F3" w:rsidP="009B54F3">
      <w:pPr>
        <w:spacing w:before="100" w:beforeAutospacing="1" w:after="100" w:afterAutospacing="1"/>
        <w:outlineLvl w:val="2"/>
        <w:rPr>
          <w:rFonts w:eastAsia="Times New Roman" w:cs="Times New Roman"/>
          <w:b/>
          <w:bCs/>
          <w:sz w:val="27"/>
          <w:szCs w:val="27"/>
        </w:rPr>
      </w:pPr>
      <w:r w:rsidRPr="00AC51E7">
        <w:rPr>
          <w:rFonts w:eastAsia="Times New Roman" w:cs="Times New Roman"/>
          <w:b/>
          <w:bCs/>
          <w:sz w:val="27"/>
          <w:szCs w:val="27"/>
        </w:rPr>
        <w:t>Annotations</w:t>
      </w:r>
    </w:p>
    <w:p w14:paraId="0FDB8439" w14:textId="77777777" w:rsidR="009B54F3" w:rsidRPr="00AC51E7" w:rsidRDefault="009B54F3" w:rsidP="009B54F3">
      <w:pPr>
        <w:spacing w:before="100" w:beforeAutospacing="1" w:after="100" w:afterAutospacing="1"/>
        <w:rPr>
          <w:rFonts w:cs="Times New Roman"/>
          <w:szCs w:val="20"/>
        </w:rPr>
      </w:pPr>
      <w:r w:rsidRPr="00AC51E7">
        <w:rPr>
          <w:rFonts w:cs="Times New Roman"/>
          <w:b/>
          <w:bCs/>
          <w:szCs w:val="20"/>
        </w:rPr>
        <w:t>api/annotations</w:t>
      </w:r>
    </w:p>
    <w:p w14:paraId="7B8005C1" w14:textId="384774F2"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3073" w:type="dxa"/>
            <w:vAlign w:val="center"/>
            <w:hideMark/>
          </w:tcPr>
          <w:p w14:paraId="03EA0525"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2648" w:type="dxa"/>
            <w:vAlign w:val="center"/>
            <w:hideMark/>
          </w:tcPr>
          <w:p w14:paraId="43D4202D" w14:textId="6A5AFA87"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E41E77">
              <w:rPr>
                <w:rFonts w:eastAsia="Times New Roman" w:cs="Times New Roman"/>
                <w:b/>
                <w:bCs/>
                <w:szCs w:val="22"/>
              </w:rPr>
              <w:t>(</w:t>
            </w:r>
            <w:r w:rsidRPr="006B0F8C">
              <w:rPr>
                <w:rFonts w:eastAsia="Times New Roman" w:cs="Times New Roman"/>
                <w:b/>
                <w:bCs/>
                <w:szCs w:val="22"/>
              </w:rPr>
              <w:t>xml</w:t>
            </w:r>
            <w:r w:rsidR="00E41E77">
              <w:rPr>
                <w:rFonts w:eastAsia="Times New Roman" w:cs="Times New Roman"/>
                <w:b/>
                <w:bCs/>
                <w:szCs w:val="22"/>
              </w:rPr>
              <w:t>)</w:t>
            </w:r>
            <w:r w:rsidRPr="006B0F8C">
              <w:rPr>
                <w:rFonts w:eastAsia="Times New Roman" w:cs="Times New Roman"/>
                <w:b/>
                <w:bCs/>
                <w:szCs w:val="22"/>
              </w:rPr>
              <w:t xml:space="preserve"> type</w:t>
            </w:r>
          </w:p>
        </w:tc>
      </w:tr>
      <w:tr w:rsidR="009B54F3" w:rsidRPr="006B0F8C" w14:paraId="3FC7FC43" w14:textId="77777777" w:rsidTr="00FC6C4A">
        <w:trPr>
          <w:tblCellSpacing w:w="15" w:type="dxa"/>
        </w:trPr>
        <w:tc>
          <w:tcPr>
            <w:tcW w:w="3276" w:type="dxa"/>
            <w:vAlign w:val="center"/>
            <w:hideMark/>
          </w:tcPr>
          <w:p w14:paraId="5AF32A20" w14:textId="77777777" w:rsidR="00F016F9" w:rsidRDefault="009B54F3" w:rsidP="00FC6C4A">
            <w:pPr>
              <w:jc w:val="left"/>
              <w:rPr>
                <w:rFonts w:eastAsia="Times New Roman" w:cs="Times New Roman"/>
                <w:szCs w:val="22"/>
              </w:rPr>
            </w:pPr>
            <w:r w:rsidRPr="006B0F8C">
              <w:rPr>
                <w:rFonts w:eastAsia="Times New Roman" w:cs="Times New Roman"/>
                <w:szCs w:val="22"/>
              </w:rPr>
              <w:t>GET api/annotations?</w:t>
            </w:r>
          </w:p>
          <w:p w14:paraId="57912842" w14:textId="77777777" w:rsidR="00F016F9" w:rsidRDefault="009B54F3" w:rsidP="00FC6C4A">
            <w:pPr>
              <w:jc w:val="left"/>
              <w:rPr>
                <w:rFonts w:eastAsia="Times New Roman" w:cs="Times New Roman"/>
                <w:szCs w:val="22"/>
              </w:rPr>
            </w:pPr>
            <w:r w:rsidRPr="006B0F8C">
              <w:rPr>
                <w:rFonts w:eastAsia="Times New Roman" w:cs="Times New Roman"/>
                <w:szCs w:val="22"/>
              </w:rPr>
              <w:t>link=</w:t>
            </w:r>
            <w:r w:rsidRPr="0054734A">
              <w:rPr>
                <w:rFonts w:ascii="Times New Roman" w:hAnsi="Times New Roman" w:cs="Times New Roman"/>
                <w:i/>
                <w:szCs w:val="22"/>
              </w:rPr>
              <w:t>URI</w:t>
            </w:r>
            <w:r w:rsidRPr="006B0F8C">
              <w:rPr>
                <w:rFonts w:eastAsia="Times New Roman" w:cs="Times New Roman"/>
                <w:szCs w:val="22"/>
              </w:rPr>
              <w:t>&amp;</w:t>
            </w:r>
            <w:r w:rsidRPr="006B0F8C">
              <w:rPr>
                <w:rFonts w:eastAsia="Times New Roman" w:cs="Times New Roman"/>
                <w:szCs w:val="22"/>
              </w:rPr>
              <w:br/>
              <w:t>text=</w:t>
            </w:r>
            <w:r w:rsidRPr="0054734A">
              <w:rPr>
                <w:rFonts w:ascii="Times New Roman" w:hAnsi="Times New Roman" w:cs="Times New Roman"/>
                <w:i/>
                <w:szCs w:val="22"/>
              </w:rPr>
              <w:t>text</w:t>
            </w:r>
            <w:r w:rsidRPr="006B0F8C">
              <w:rPr>
                <w:rFonts w:eastAsia="Times New Roman" w:cs="Times New Roman"/>
                <w:szCs w:val="22"/>
              </w:rPr>
              <w:t>&amp;</w:t>
            </w:r>
          </w:p>
          <w:p w14:paraId="669C89C9" w14:textId="0F50E22B" w:rsidR="00F016F9" w:rsidRDefault="009B54F3" w:rsidP="00FC6C4A">
            <w:pPr>
              <w:jc w:val="left"/>
              <w:rPr>
                <w:rFonts w:eastAsia="Times New Roman" w:cs="Times New Roman"/>
                <w:szCs w:val="22"/>
              </w:rPr>
            </w:pPr>
            <w:r w:rsidRPr="006B0F8C">
              <w:rPr>
                <w:rFonts w:eastAsia="Times New Roman" w:cs="Times New Roman"/>
                <w:szCs w:val="22"/>
              </w:rPr>
              <w:t>acce</w:t>
            </w:r>
            <w:r w:rsidR="00F016F9">
              <w:rPr>
                <w:rFonts w:eastAsia="Times New Roman" w:cs="Times New Roman"/>
                <w:szCs w:val="22"/>
              </w:rPr>
              <w:t>ss=[[</w:t>
            </w:r>
            <w:r w:rsidR="00F016F9" w:rsidRPr="0054734A">
              <w:rPr>
                <w:rFonts w:ascii="Times New Roman" w:eastAsia="Times New Roman" w:hAnsi="Times New Roman" w:cs="Times New Roman"/>
                <w:i/>
                <w:szCs w:val="22"/>
              </w:rPr>
              <w:t>read, write</w:t>
            </w:r>
            <w:r w:rsidRPr="006B0F8C">
              <w:rPr>
                <w:rFonts w:eastAsia="Times New Roman" w:cs="Times New Roman"/>
                <w:szCs w:val="22"/>
              </w:rPr>
              <w:t>]]&amp;</w:t>
            </w:r>
            <w:r w:rsidR="009534FE" w:rsidRPr="006B0F8C">
              <w:rPr>
                <w:rFonts w:eastAsia="Times New Roman" w:cs="Times New Roman"/>
                <w:szCs w:val="22"/>
              </w:rPr>
              <w:t xml:space="preserve"> </w:t>
            </w:r>
            <w:r w:rsidRPr="006B0F8C">
              <w:rPr>
                <w:rFonts w:eastAsia="Times New Roman" w:cs="Times New Roman"/>
                <w:szCs w:val="22"/>
              </w:rPr>
              <w:t>owner=</w:t>
            </w:r>
            <w:r w:rsidRPr="006B0F8C">
              <w:rPr>
                <w:rFonts w:ascii="Courier" w:hAnsi="Courier" w:cs="Courier"/>
                <w:szCs w:val="22"/>
              </w:rPr>
              <w:t>prid</w:t>
            </w:r>
            <w:r w:rsidRPr="006B0F8C">
              <w:rPr>
                <w:rFonts w:eastAsia="Times New Roman" w:cs="Times New Roman"/>
                <w:szCs w:val="22"/>
              </w:rPr>
              <w:t>&amp;</w:t>
            </w:r>
          </w:p>
          <w:p w14:paraId="37A004D0" w14:textId="77777777" w:rsidR="00F016F9" w:rsidRDefault="009B54F3" w:rsidP="00FC6C4A">
            <w:pPr>
              <w:jc w:val="left"/>
              <w:rPr>
                <w:rFonts w:eastAsia="Times New Roman" w:cs="Times New Roman"/>
                <w:szCs w:val="22"/>
              </w:rPr>
            </w:pPr>
            <w:r w:rsidRPr="006B0F8C">
              <w:rPr>
                <w:rFonts w:eastAsia="Times New Roman" w:cs="Times New Roman"/>
                <w:szCs w:val="22"/>
              </w:rPr>
              <w:t>after=</w:t>
            </w:r>
            <w:r w:rsidRPr="00C13260">
              <w:rPr>
                <w:rFonts w:ascii="Times New Roman" w:hAnsi="Times New Roman" w:cs="Times New Roman"/>
                <w:i/>
                <w:szCs w:val="22"/>
              </w:rPr>
              <w:t>datetime1</w:t>
            </w:r>
            <w:r w:rsidRPr="006B0F8C">
              <w:rPr>
                <w:rFonts w:eastAsia="Times New Roman" w:cs="Times New Roman"/>
                <w:szCs w:val="22"/>
              </w:rPr>
              <w:t>&amp;</w:t>
            </w:r>
          </w:p>
          <w:p w14:paraId="181A4DAA" w14:textId="10E577E8" w:rsidR="009B54F3" w:rsidRPr="006B0F8C" w:rsidRDefault="009B54F3" w:rsidP="00FC6C4A">
            <w:pPr>
              <w:jc w:val="left"/>
              <w:rPr>
                <w:rFonts w:eastAsia="Times New Roman" w:cs="Times New Roman"/>
                <w:szCs w:val="22"/>
              </w:rPr>
            </w:pPr>
            <w:r w:rsidRPr="006B0F8C">
              <w:rPr>
                <w:rFonts w:eastAsia="Times New Roman" w:cs="Times New Roman"/>
                <w:szCs w:val="22"/>
              </w:rPr>
              <w:t>before=</w:t>
            </w:r>
            <w:r w:rsidRPr="00C13260">
              <w:rPr>
                <w:rFonts w:ascii="Times New Roman" w:hAnsi="Times New Roman" w:cs="Times New Roman"/>
                <w:i/>
                <w:szCs w:val="22"/>
              </w:rPr>
              <w:t>datetime2</w:t>
            </w:r>
            <w:r w:rsidRPr="006B0F8C">
              <w:rPr>
                <w:rFonts w:eastAsia="Times New Roman" w:cs="Times New Roman"/>
                <w:szCs w:val="22"/>
              </w:rPr>
              <w:t xml:space="preserve"> </w:t>
            </w:r>
          </w:p>
        </w:tc>
        <w:tc>
          <w:tcPr>
            <w:tcW w:w="3073" w:type="dxa"/>
            <w:vAlign w:val="center"/>
            <w:hideMark/>
          </w:tcPr>
          <w:p w14:paraId="44221F31" w14:textId="6884E494" w:rsidR="009B54F3" w:rsidRPr="006B0F8C" w:rsidRDefault="006B0F8C"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w:t>
            </w:r>
            <w:r>
              <w:rPr>
                <w:rFonts w:eastAsia="Times New Roman" w:cs="Times New Roman"/>
                <w:szCs w:val="22"/>
              </w:rPr>
              <w:t>the</w:t>
            </w:r>
            <w:r w:rsidR="00253D78">
              <w:rPr>
                <w:rFonts w:eastAsia="Times New Roman" w:cs="Times New Roman"/>
                <w:szCs w:val="22"/>
              </w:rPr>
              <w:t xml:space="preserve"> annotations</w:t>
            </w:r>
            <w:r>
              <w:rPr>
                <w:rFonts w:eastAsia="Times New Roman" w:cs="Times New Roman"/>
                <w:szCs w:val="22"/>
              </w:rPr>
              <w:t xml:space="preserve"> filtered </w:t>
            </w:r>
            <w:r w:rsidR="009B54F3" w:rsidRPr="006B0F8C">
              <w:rPr>
                <w:rFonts w:eastAsia="Times New Roman" w:cs="Times New Roman"/>
                <w:szCs w:val="22"/>
              </w:rPr>
              <w:t>by the request parameters list of info-s of th</w:t>
            </w:r>
            <w:r>
              <w:rPr>
                <w:rFonts w:eastAsia="Times New Roman" w:cs="Times New Roman"/>
                <w:szCs w:val="22"/>
              </w:rPr>
              <w:t xml:space="preserve">e </w:t>
            </w:r>
            <w:r w:rsidR="009B54F3" w:rsidRPr="006B0F8C">
              <w:rPr>
                <w:rFonts w:eastAsia="Times New Roman" w:cs="Times New Roman"/>
                <w:szCs w:val="22"/>
              </w:rPr>
              <w:t>annotations</w:t>
            </w:r>
            <w:r>
              <w:rPr>
                <w:rFonts w:eastAsia="Times New Roman" w:cs="Times New Roman"/>
                <w:szCs w:val="22"/>
              </w:rPr>
              <w:t xml:space="preserve"> </w:t>
            </w:r>
            <w:r w:rsidR="00F016F9">
              <w:rPr>
                <w:rFonts w:eastAsia="Times New Roman" w:cs="Times New Roman"/>
                <w:szCs w:val="22"/>
              </w:rPr>
              <w:t xml:space="preserve">to which the </w:t>
            </w:r>
            <w:r w:rsidR="009B54F3" w:rsidRPr="006B0F8C">
              <w:rPr>
                <w:rFonts w:eastAsia="Times New Roman" w:cs="Times New Roman"/>
                <w:szCs w:val="22"/>
              </w:rPr>
              <w:t>logged</w:t>
            </w:r>
            <w:r w:rsidR="00F016F9">
              <w:rPr>
                <w:rFonts w:eastAsia="Times New Roman" w:cs="Times New Roman"/>
                <w:szCs w:val="22"/>
              </w:rPr>
              <w:t>-in</w:t>
            </w:r>
            <w:r w:rsidR="009B54F3" w:rsidRPr="006B0F8C">
              <w:rPr>
                <w:rFonts w:eastAsia="Times New Roman" w:cs="Times New Roman"/>
                <w:szCs w:val="22"/>
              </w:rPr>
              <w:t xml:space="preserve"> principal has </w:t>
            </w:r>
            <w:r w:rsidR="009B54F3" w:rsidRPr="00F016F9">
              <w:rPr>
                <w:rFonts w:eastAsia="Times New Roman" w:cs="Times New Roman"/>
                <w:i/>
                <w:szCs w:val="22"/>
              </w:rPr>
              <w:t>read</w:t>
            </w:r>
            <w:r w:rsidR="00F016F9">
              <w:rPr>
                <w:rFonts w:eastAsia="Times New Roman" w:cs="Times New Roman"/>
                <w:szCs w:val="22"/>
              </w:rPr>
              <w:t xml:space="preserve"> </w:t>
            </w:r>
            <w:r w:rsidR="009B54F3" w:rsidRPr="006B0F8C">
              <w:rPr>
                <w:rFonts w:eastAsia="Times New Roman" w:cs="Times New Roman"/>
                <w:szCs w:val="22"/>
              </w:rPr>
              <w:t>(resp.</w:t>
            </w:r>
            <w:r w:rsidR="00F016F9">
              <w:rPr>
                <w:rFonts w:eastAsia="Times New Roman" w:cs="Times New Roman"/>
                <w:szCs w:val="22"/>
              </w:rPr>
              <w:t xml:space="preserve"> </w:t>
            </w:r>
            <w:r w:rsidR="009B54F3" w:rsidRPr="00F016F9">
              <w:rPr>
                <w:rFonts w:eastAsia="Times New Roman" w:cs="Times New Roman"/>
                <w:i/>
                <w:szCs w:val="22"/>
              </w:rPr>
              <w:t>write</w:t>
            </w:r>
            <w:r w:rsidR="009B54F3" w:rsidRPr="006B0F8C">
              <w:rPr>
                <w:rFonts w:eastAsia="Times New Roman" w:cs="Times New Roman"/>
                <w:szCs w:val="22"/>
              </w:rPr>
              <w:t>) access</w:t>
            </w:r>
            <w:r>
              <w:rPr>
                <w:rFonts w:eastAsia="Times New Roman" w:cs="Times New Roman"/>
                <w:szCs w:val="22"/>
              </w:rPr>
              <w:t>. Their link</w:t>
            </w:r>
            <w:r w:rsidR="00F016F9">
              <w:rPr>
                <w:rFonts w:eastAsia="Times New Roman" w:cs="Times New Roman"/>
                <w:szCs w:val="22"/>
              </w:rPr>
              <w:t>s</w:t>
            </w:r>
            <w:r>
              <w:rPr>
                <w:rFonts w:eastAsia="Times New Roman" w:cs="Times New Roman"/>
                <w:szCs w:val="22"/>
              </w:rPr>
              <w:t xml:space="preserve"> contain </w:t>
            </w:r>
            <w:r w:rsidRPr="00F016F9">
              <w:rPr>
                <w:rFonts w:eastAsia="Times New Roman" w:cs="Times New Roman"/>
                <w:i/>
                <w:szCs w:val="22"/>
              </w:rPr>
              <w:t>uri</w:t>
            </w:r>
            <w:r>
              <w:rPr>
                <w:rFonts w:eastAsia="Times New Roman" w:cs="Times New Roman"/>
                <w:szCs w:val="22"/>
              </w:rPr>
              <w:t xml:space="preserve">, </w:t>
            </w:r>
            <w:r w:rsidR="009B54F3" w:rsidRPr="006B0F8C">
              <w:rPr>
                <w:rFonts w:eastAsia="Times New Roman" w:cs="Times New Roman"/>
                <w:szCs w:val="22"/>
              </w:rPr>
              <w:t>the</w:t>
            </w:r>
            <w:r>
              <w:rPr>
                <w:rFonts w:eastAsia="Times New Roman" w:cs="Times New Roman"/>
                <w:szCs w:val="22"/>
              </w:rPr>
              <w:t xml:space="preserve">ir bodies contain </w:t>
            </w:r>
            <w:r w:rsidRPr="00F016F9">
              <w:rPr>
                <w:rFonts w:eastAsia="Times New Roman" w:cs="Times New Roman"/>
                <w:i/>
                <w:szCs w:val="22"/>
              </w:rPr>
              <w:t>t</w:t>
            </w:r>
            <w:r w:rsidR="00F016F9" w:rsidRPr="00F016F9">
              <w:rPr>
                <w:rFonts w:eastAsia="Times New Roman" w:cs="Times New Roman"/>
                <w:i/>
                <w:szCs w:val="22"/>
              </w:rPr>
              <w:t>ext</w:t>
            </w:r>
            <w:r w:rsidR="009B54F3" w:rsidRPr="006B0F8C">
              <w:rPr>
                <w:rFonts w:eastAsia="Times New Roman" w:cs="Times New Roman"/>
                <w:szCs w:val="22"/>
              </w:rPr>
              <w:t xml:space="preserve">. Moreover, these annotations are created between </w:t>
            </w:r>
            <w:r w:rsidR="009B54F3" w:rsidRPr="00F016F9">
              <w:rPr>
                <w:rFonts w:ascii="Times New Roman" w:hAnsi="Times New Roman" w:cs="Times New Roman"/>
                <w:i/>
                <w:szCs w:val="22"/>
              </w:rPr>
              <w:t>datetime1</w:t>
            </w:r>
            <w:r w:rsidR="009B54F3" w:rsidRPr="00F016F9">
              <w:rPr>
                <w:rFonts w:ascii="Times New Roman" w:eastAsia="Times New Roman" w:hAnsi="Times New Roman" w:cs="Times New Roman"/>
                <w:szCs w:val="22"/>
              </w:rPr>
              <w:t xml:space="preserve"> and </w:t>
            </w:r>
            <w:r w:rsidR="009B54F3" w:rsidRPr="00F016F9">
              <w:rPr>
                <w:rFonts w:ascii="Times New Roman" w:hAnsi="Times New Roman" w:cs="Times New Roman"/>
                <w:i/>
                <w:szCs w:val="22"/>
              </w:rPr>
              <w:t>datetime2</w:t>
            </w:r>
            <w:r w:rsidR="009B54F3" w:rsidRPr="00F016F9">
              <w:rPr>
                <w:rFonts w:ascii="Times New Roman" w:eastAsia="Times New Roman" w:hAnsi="Times New Roman" w:cs="Times New Roman"/>
                <w:szCs w:val="22"/>
              </w:rPr>
              <w:t>.</w:t>
            </w:r>
            <w:r w:rsidR="009B54F3" w:rsidRPr="006B0F8C">
              <w:rPr>
                <w:rFonts w:eastAsia="Times New Roman" w:cs="Times New Roman"/>
                <w:szCs w:val="22"/>
              </w:rPr>
              <w:t xml:space="preserve"> If the parameter </w:t>
            </w:r>
            <w:r w:rsidR="009B54F3" w:rsidRPr="00F016F9">
              <w:rPr>
                <w:rFonts w:eastAsia="Times New Roman" w:cs="Times New Roman"/>
                <w:i/>
                <w:szCs w:val="22"/>
              </w:rPr>
              <w:t>link</w:t>
            </w:r>
            <w:r w:rsidR="009B54F3" w:rsidRPr="006B0F8C">
              <w:rPr>
                <w:rFonts w:eastAsia="Times New Roman" w:cs="Times New Roman"/>
                <w:szCs w:val="22"/>
              </w:rPr>
              <w:t xml:space="preserve"> is omitted, then considers all annotated objects to which </w:t>
            </w:r>
            <w:r w:rsidR="00F016F9">
              <w:rPr>
                <w:rFonts w:ascii="Courier" w:hAnsi="Courier" w:cs="Courier"/>
                <w:szCs w:val="22"/>
              </w:rPr>
              <w:t xml:space="preserve">the </w:t>
            </w:r>
            <w:r w:rsidR="00F016F9" w:rsidRPr="00F016F9">
              <w:rPr>
                <w:rFonts w:ascii="Times New Roman" w:hAnsi="Times New Roman" w:cs="Times New Roman"/>
                <w:szCs w:val="22"/>
              </w:rPr>
              <w:t>principal</w:t>
            </w:r>
            <w:r w:rsidR="009B54F3" w:rsidRPr="006B0F8C">
              <w:rPr>
                <w:rFonts w:eastAsia="Times New Roman" w:cs="Times New Roman"/>
                <w:szCs w:val="22"/>
              </w:rPr>
              <w:t xml:space="preserve"> has </w:t>
            </w:r>
            <w:r w:rsidR="009B54F3" w:rsidRPr="00F016F9">
              <w:rPr>
                <w:rFonts w:eastAsia="Times New Roman" w:cs="Times New Roman"/>
                <w:i/>
                <w:szCs w:val="22"/>
              </w:rPr>
              <w:t>read</w:t>
            </w:r>
            <w:r w:rsidR="009B54F3" w:rsidRPr="006B0F8C">
              <w:rPr>
                <w:rFonts w:eastAsia="Times New Roman" w:cs="Times New Roman"/>
                <w:szCs w:val="22"/>
              </w:rPr>
              <w:t>/</w:t>
            </w:r>
            <w:r w:rsidR="009B54F3" w:rsidRPr="00F016F9">
              <w:rPr>
                <w:rFonts w:eastAsia="Times New Roman" w:cs="Times New Roman"/>
                <w:i/>
                <w:szCs w:val="22"/>
              </w:rPr>
              <w:t>write</w:t>
            </w:r>
            <w:r w:rsidR="009B54F3" w:rsidRPr="006B0F8C">
              <w:rPr>
                <w:rFonts w:eastAsia="Times New Roman" w:cs="Times New Roman"/>
                <w:szCs w:val="22"/>
              </w:rPr>
              <w:t xml:space="preserve"> access. The default </w:t>
            </w:r>
            <w:r w:rsidR="009B54F3" w:rsidRPr="00C13260">
              <w:rPr>
                <w:rFonts w:ascii="Times New Roman" w:hAnsi="Times New Roman" w:cs="Times New Roman"/>
                <w:i/>
                <w:szCs w:val="22"/>
              </w:rPr>
              <w:t>datetime1</w:t>
            </w:r>
            <w:r w:rsidR="009B54F3" w:rsidRPr="006B0F8C">
              <w:rPr>
                <w:rFonts w:eastAsia="Times New Roman" w:cs="Times New Roman"/>
                <w:szCs w:val="22"/>
              </w:rPr>
              <w:t xml:space="preserve">is 01 Jan 1970, 00:00. The default </w:t>
            </w:r>
            <w:r w:rsidR="009B54F3" w:rsidRPr="00C13260">
              <w:rPr>
                <w:rFonts w:ascii="Times New Roman" w:hAnsi="Times New Roman" w:cs="Times New Roman"/>
                <w:i/>
                <w:szCs w:val="22"/>
              </w:rPr>
              <w:t>datetime2</w:t>
            </w:r>
            <w:r w:rsidR="009B54F3" w:rsidRPr="006B0F8C">
              <w:rPr>
                <w:rFonts w:eastAsia="Times New Roman" w:cs="Times New Roman"/>
                <w:szCs w:val="22"/>
              </w:rPr>
              <w:t xml:space="preserve"> is today.</w:t>
            </w:r>
          </w:p>
        </w:tc>
        <w:tc>
          <w:tcPr>
            <w:tcW w:w="2648" w:type="dxa"/>
            <w:vAlign w:val="center"/>
            <w:hideMark/>
          </w:tcPr>
          <w:p w14:paraId="6C13699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AnnotationInfoList</w:t>
            </w:r>
          </w:p>
        </w:tc>
      </w:tr>
      <w:tr w:rsidR="009B54F3" w:rsidRPr="006B0F8C" w14:paraId="11190589" w14:textId="77777777" w:rsidTr="00FC6C4A">
        <w:trPr>
          <w:tblCellSpacing w:w="15" w:type="dxa"/>
        </w:trPr>
        <w:tc>
          <w:tcPr>
            <w:tcW w:w="3276" w:type="dxa"/>
            <w:vAlign w:val="center"/>
            <w:hideMark/>
          </w:tcPr>
          <w:p w14:paraId="762567C9"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POST api/annotations</w:t>
            </w:r>
          </w:p>
        </w:tc>
        <w:tc>
          <w:tcPr>
            <w:tcW w:w="3073" w:type="dxa"/>
            <w:vAlign w:val="center"/>
            <w:hideMark/>
          </w:tcPr>
          <w:p w14:paraId="140B74D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Adds a new annotation by picking up its XML-serialization from the request body.</w:t>
            </w:r>
          </w:p>
        </w:tc>
        <w:tc>
          <w:tcPr>
            <w:tcW w:w="2648" w:type="dxa"/>
            <w:vAlign w:val="center"/>
            <w:hideMark/>
          </w:tcPr>
          <w:p w14:paraId="168F4364"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bl>
    <w:p w14:paraId="72A0D52F" w14:textId="77777777" w:rsidR="009534FE" w:rsidRDefault="009534FE" w:rsidP="009534FE">
      <w:pPr>
        <w:pStyle w:val="CommentText"/>
      </w:pPr>
    </w:p>
    <w:p w14:paraId="64B99AED" w14:textId="3F797002" w:rsidR="009D0492" w:rsidRDefault="009534FE" w:rsidP="009534FE">
      <w:pPr>
        <w:pStyle w:val="CommentText"/>
      </w:pPr>
      <w:r>
        <w:t>In the GET request  for the future we may add a namespace par</w:t>
      </w:r>
      <w:r w:rsidR="009D0492">
        <w:t>a</w:t>
      </w:r>
      <w:r>
        <w:t xml:space="preserve">meter, </w:t>
      </w:r>
      <w:r>
        <w:rPr>
          <w:i/>
        </w:rPr>
        <w:t>ns</w:t>
      </w:r>
      <w:r>
        <w:t xml:space="preserve"> . </w:t>
      </w:r>
      <w:r w:rsidR="009D0492">
        <w:t xml:space="preserve"> It may be used to make queries on XPath for xml annotation bodies. For instance,  the following query </w:t>
      </w:r>
    </w:p>
    <w:p w14:paraId="2C76023E" w14:textId="4640C869" w:rsidR="009D0492" w:rsidRPr="009D0492" w:rsidRDefault="009D0492" w:rsidP="009534FE">
      <w:pPr>
        <w:pStyle w:val="CommentText"/>
        <w:rPr>
          <w:sz w:val="20"/>
          <w:szCs w:val="20"/>
        </w:rPr>
      </w:pPr>
      <w:r w:rsidRPr="009D0492">
        <w:rPr>
          <w:rFonts w:cs="Helvetica"/>
          <w:sz w:val="20"/>
          <w:szCs w:val="20"/>
          <w:lang w:val="en-US"/>
        </w:rPr>
        <w:t>api/annotations?ns=rdf:http%3A%2F%2Fwww.w3.org%2F1999%2F02%2F22-rdf-syntax-ns%23&amp;ns=owl:http%3A%2F%2Fwww.w3.org%2F2002%2F07%2Fowl%23&amp;xpath=//owl:sameAs[rdf:resource="example:2"]</w:t>
      </w:r>
    </w:p>
    <w:p w14:paraId="7F3AEEC1" w14:textId="012EB3BA" w:rsidR="009D0492" w:rsidRDefault="009D0492" w:rsidP="009534FE">
      <w:pPr>
        <w:pStyle w:val="CommentText"/>
      </w:pPr>
      <w:r>
        <w:t>is used to find an annotation with the body:</w:t>
      </w:r>
    </w:p>
    <w:p w14:paraId="19EFD3CD" w14:textId="77777777" w:rsidR="009D0492" w:rsidRPr="00C40D7B" w:rsidRDefault="009D0492" w:rsidP="00C40D7B"/>
    <w:p w14:paraId="743BA6D9" w14:textId="77777777" w:rsidR="009D0492" w:rsidRPr="009D0492" w:rsidRDefault="009D0492" w:rsidP="009534FE">
      <w:pPr>
        <w:pStyle w:val="CommentText"/>
        <w:rPr>
          <w:rFonts w:ascii="Helvetica" w:hAnsi="Helvetica" w:cs="Helvetica"/>
          <w:sz w:val="20"/>
          <w:szCs w:val="20"/>
          <w:lang w:val="en-US"/>
        </w:rPr>
      </w:pPr>
      <w:r w:rsidRPr="009D0492">
        <w:rPr>
          <w:rFonts w:ascii="Helvetica" w:hAnsi="Helvetica" w:cs="Helvetica"/>
          <w:color w:val="000096"/>
          <w:sz w:val="20"/>
          <w:szCs w:val="20"/>
          <w:lang w:val="en-US"/>
        </w:rPr>
        <w:t>&lt;rdf:RDF</w:t>
      </w:r>
      <w:r w:rsidRPr="009D0492">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xmlns:rdf</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1" w:history="1">
        <w:r w:rsidRPr="009D0492">
          <w:rPr>
            <w:rFonts w:ascii="Helvetica" w:hAnsi="Helvetica" w:cs="Helvetica"/>
            <w:color w:val="0000E9"/>
            <w:sz w:val="20"/>
            <w:szCs w:val="20"/>
            <w:u w:val="single" w:color="0000E9"/>
            <w:lang w:val="en-US"/>
          </w:rPr>
          <w:t>http://www.w3.org/1999/02/22-rdf-syntax-ns#</w:t>
        </w:r>
      </w:hyperlink>
      <w:r w:rsidRPr="009D0492">
        <w:rPr>
          <w:rFonts w:ascii="Helvetica" w:hAnsi="Helvetica" w:cs="Helvetica"/>
          <w:color w:val="993303"/>
          <w:sz w:val="20"/>
          <w:szCs w:val="20"/>
          <w:lang w:val="en-US"/>
        </w:rPr>
        <w:t>"</w:t>
      </w:r>
      <w:r w:rsidRPr="009D0492">
        <w:rPr>
          <w:rFonts w:ascii="Helvetica" w:hAnsi="Helvetica" w:cs="Helvetica"/>
          <w:color w:val="F5834C"/>
          <w:sz w:val="20"/>
          <w:szCs w:val="20"/>
          <w:lang w:val="en-US"/>
        </w:rPr>
        <w:t xml:space="preserve"> </w:t>
      </w:r>
      <w:r w:rsidRPr="009D0492">
        <w:rPr>
          <w:rFonts w:ascii="Helvetica" w:hAnsi="Helvetica" w:cs="Helvetica"/>
          <w:color w:val="1399CC"/>
          <w:sz w:val="20"/>
          <w:szCs w:val="20"/>
          <w:lang w:val="en-US"/>
        </w:rPr>
        <w:t>xmlns:owl</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w:t>
      </w:r>
      <w:hyperlink r:id="rId32" w:history="1">
        <w:r w:rsidRPr="009D0492">
          <w:rPr>
            <w:rFonts w:ascii="Helvetica" w:hAnsi="Helvetica" w:cs="Helvetica"/>
            <w:color w:val="0000E9"/>
            <w:sz w:val="20"/>
            <w:szCs w:val="20"/>
            <w:u w:val="single" w:color="0000E9"/>
            <w:lang w:val="en-US"/>
          </w:rPr>
          <w:t>http://www.w3.org/2002/07/owl#</w:t>
        </w:r>
      </w:hyperlink>
      <w:r w:rsidRPr="009D0492">
        <w:rPr>
          <w:rFonts w:ascii="Helvetica" w:hAnsi="Helvetica" w:cs="Helvetica"/>
          <w:color w:val="993303"/>
          <w:sz w:val="20"/>
          <w:szCs w:val="20"/>
          <w:lang w:val="en-US"/>
        </w:rPr>
        <w:t>"</w:t>
      </w:r>
      <w:r w:rsidRPr="009D0492">
        <w:rPr>
          <w:rFonts w:ascii="Helvetica" w:hAnsi="Helvetica" w:cs="Helvetica"/>
          <w:color w:val="000096"/>
          <w:sz w:val="20"/>
          <w:szCs w:val="20"/>
          <w:lang w:val="en-US"/>
        </w:rPr>
        <w:t>&gt;</w:t>
      </w:r>
      <w:r w:rsidRPr="009D0492">
        <w:rPr>
          <w:rFonts w:ascii="Helvetica" w:hAnsi="Helvetica" w:cs="Helvetica"/>
          <w:sz w:val="20"/>
          <w:szCs w:val="20"/>
          <w:lang w:val="en-US"/>
        </w:rPr>
        <w:t> </w:t>
      </w:r>
    </w:p>
    <w:p w14:paraId="60CA6842" w14:textId="77777777" w:rsidR="009D0492" w:rsidRPr="009D0492" w:rsidRDefault="009D0492" w:rsidP="009534FE">
      <w:pPr>
        <w:pStyle w:val="CommentText"/>
        <w:rPr>
          <w:rFonts w:ascii="Helvetica" w:hAnsi="Helvetica" w:cs="Helvetica"/>
          <w:color w:val="F5834C"/>
          <w:sz w:val="20"/>
          <w:szCs w:val="20"/>
          <w:lang w:val="en-US"/>
        </w:rPr>
      </w:pPr>
      <w:r w:rsidRPr="009D0492">
        <w:rPr>
          <w:rFonts w:ascii="Helvetica" w:hAnsi="Helvetica" w:cs="Helvetica"/>
          <w:color w:val="000096"/>
          <w:sz w:val="20"/>
          <w:szCs w:val="20"/>
          <w:lang w:val="en-US"/>
        </w:rPr>
        <w:t>&lt;owl:sameAs</w:t>
      </w:r>
      <w:r w:rsidRPr="009D0492">
        <w:rPr>
          <w:rFonts w:ascii="Helvetica" w:hAnsi="Helvetica" w:cs="Helvetica"/>
          <w:color w:val="F5834C"/>
          <w:sz w:val="20"/>
          <w:szCs w:val="20"/>
          <w:lang w:val="en-US"/>
        </w:rPr>
        <w:t xml:space="preserve"> rdf:about</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"example:1"</w:t>
      </w:r>
      <w:r w:rsidRPr="009D0492">
        <w:rPr>
          <w:rFonts w:ascii="Helvetica" w:hAnsi="Helvetica" w:cs="Helvetica"/>
          <w:color w:val="F5834C"/>
          <w:sz w:val="20"/>
          <w:szCs w:val="20"/>
          <w:lang w:val="en-US"/>
        </w:rPr>
        <w:t xml:space="preserve"> </w:t>
      </w:r>
    </w:p>
    <w:p w14:paraId="5BE7E9CA" w14:textId="77777777" w:rsidR="009D0492" w:rsidRPr="009D0492" w:rsidRDefault="009D0492" w:rsidP="009534FE">
      <w:pPr>
        <w:pStyle w:val="CommentText"/>
        <w:rPr>
          <w:rFonts w:ascii="Helvetica" w:hAnsi="Helvetica" w:cs="Helvetica"/>
          <w:color w:val="000096"/>
          <w:sz w:val="20"/>
          <w:szCs w:val="20"/>
          <w:lang w:val="en-US"/>
        </w:rPr>
      </w:pPr>
      <w:r w:rsidRPr="009D0492">
        <w:rPr>
          <w:rFonts w:ascii="Helvetica" w:hAnsi="Helvetica" w:cs="Helvetica"/>
          <w:color w:val="F5834C"/>
          <w:sz w:val="20"/>
          <w:szCs w:val="20"/>
          <w:lang w:val="en-US"/>
        </w:rPr>
        <w:t>rdf:resource</w:t>
      </w:r>
      <w:r w:rsidRPr="009D0492">
        <w:rPr>
          <w:rFonts w:ascii="Helvetica" w:hAnsi="Helvetica" w:cs="Helvetica"/>
          <w:color w:val="FD8040"/>
          <w:sz w:val="20"/>
          <w:szCs w:val="20"/>
          <w:lang w:val="en-US"/>
        </w:rPr>
        <w:t>=</w:t>
      </w:r>
      <w:r w:rsidRPr="009D0492">
        <w:rPr>
          <w:rFonts w:ascii="Helvetica" w:hAnsi="Helvetica" w:cs="Helvetica"/>
          <w:color w:val="993303"/>
          <w:sz w:val="20"/>
          <w:szCs w:val="20"/>
          <w:lang w:val="en-US"/>
        </w:rPr>
        <w:t>"example:2"</w:t>
      </w:r>
      <w:r w:rsidRPr="009D0492">
        <w:rPr>
          <w:rFonts w:ascii="Helvetica" w:hAnsi="Helvetica" w:cs="Helvetica"/>
          <w:color w:val="000096"/>
          <w:sz w:val="20"/>
          <w:szCs w:val="20"/>
          <w:lang w:val="en-US"/>
        </w:rPr>
        <w:t>/&gt;</w:t>
      </w:r>
    </w:p>
    <w:p w14:paraId="7433D170" w14:textId="6B00D4C7" w:rsidR="009D0492" w:rsidRPr="009D0492" w:rsidRDefault="009D0492" w:rsidP="009534FE">
      <w:pPr>
        <w:pStyle w:val="CommentText"/>
        <w:rPr>
          <w:sz w:val="20"/>
          <w:szCs w:val="20"/>
        </w:rPr>
      </w:pPr>
      <w:r w:rsidRPr="009D0492">
        <w:rPr>
          <w:rFonts w:ascii="Helvetica" w:hAnsi="Helvetica" w:cs="Helvetica"/>
          <w:sz w:val="20"/>
          <w:szCs w:val="20"/>
          <w:lang w:val="en-US"/>
        </w:rPr>
        <w:t> </w:t>
      </w:r>
      <w:r w:rsidRPr="009D0492">
        <w:rPr>
          <w:rFonts w:ascii="Helvetica" w:hAnsi="Helvetica" w:cs="Helvetica"/>
          <w:color w:val="000096"/>
          <w:sz w:val="20"/>
          <w:szCs w:val="20"/>
          <w:lang w:val="en-US"/>
        </w:rPr>
        <w:t>&lt;/rdf:RDF&gt;</w:t>
      </w:r>
    </w:p>
    <w:p w14:paraId="0385F27B" w14:textId="77777777" w:rsidR="009B54F3" w:rsidRPr="00560CE9" w:rsidRDefault="009B54F3" w:rsidP="009B54F3">
      <w:pPr>
        <w:spacing w:before="100" w:beforeAutospacing="1" w:after="100" w:afterAutospacing="1"/>
        <w:rPr>
          <w:rFonts w:cs="Times New Roman"/>
        </w:rPr>
      </w:pPr>
      <w:r w:rsidRPr="00560CE9">
        <w:rPr>
          <w:rFonts w:cs="Times New Roman"/>
          <w:b/>
          <w:bCs/>
        </w:rPr>
        <w:t>api/annotations/</w:t>
      </w:r>
      <w:r w:rsidRPr="00560CE9">
        <w:rPr>
          <w:rFonts w:ascii="Courier" w:hAnsi="Courier" w:cs="Courier"/>
          <w:b/>
          <w:bCs/>
        </w:rPr>
        <w:t>aid</w:t>
      </w:r>
    </w:p>
    <w:p w14:paraId="7A4E40C7" w14:textId="4D41E066" w:rsidR="009E00FE" w:rsidRPr="00D62B95" w:rsidRDefault="009B54F3" w:rsidP="00B95279">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791719B" w14:textId="7C034E0E" w:rsidR="009B54F3" w:rsidRPr="006B0F8C" w:rsidRDefault="009B54F3" w:rsidP="00583440">
      <w:pPr>
        <w:rPr>
          <w:rFonts w:eastAsia="Times New Roman"/>
          <w:szCs w:val="22"/>
        </w:rPr>
      </w:pPr>
    </w:p>
    <w:p w14:paraId="5ECDED67" w14:textId="285E2F19"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Resource</w:t>
            </w:r>
          </w:p>
        </w:tc>
        <w:tc>
          <w:tcPr>
            <w:tcW w:w="0" w:type="auto"/>
            <w:vAlign w:val="center"/>
            <w:hideMark/>
          </w:tcPr>
          <w:p w14:paraId="31714FBD" w14:textId="77777777" w:rsidR="009B54F3" w:rsidRPr="006B0F8C" w:rsidRDefault="009B54F3" w:rsidP="00E02A1C">
            <w:pPr>
              <w:rPr>
                <w:rFonts w:eastAsia="Times New Roman" w:cs="Times New Roman"/>
                <w:b/>
                <w:bCs/>
                <w:szCs w:val="22"/>
              </w:rPr>
            </w:pPr>
            <w:r w:rsidRPr="006B0F8C">
              <w:rPr>
                <w:rFonts w:eastAsia="Times New Roman" w:cs="Times New Roman"/>
                <w:b/>
                <w:bCs/>
                <w:szCs w:val="22"/>
              </w:rPr>
              <w:t>Description</w:t>
            </w:r>
          </w:p>
        </w:tc>
        <w:tc>
          <w:tcPr>
            <w:tcW w:w="0" w:type="auto"/>
            <w:vAlign w:val="center"/>
            <w:hideMark/>
          </w:tcPr>
          <w:p w14:paraId="630CD29C" w14:textId="30935276" w:rsidR="009B54F3" w:rsidRPr="006B0F8C" w:rsidRDefault="009B54F3" w:rsidP="00E02A1C">
            <w:pPr>
              <w:jc w:val="right"/>
              <w:rPr>
                <w:rFonts w:eastAsia="Times New Roman" w:cs="Times New Roman"/>
                <w:b/>
                <w:bCs/>
                <w:szCs w:val="22"/>
              </w:rPr>
            </w:pPr>
            <w:r w:rsidRPr="006B0F8C">
              <w:rPr>
                <w:rFonts w:eastAsia="Times New Roman" w:cs="Times New Roman"/>
                <w:b/>
                <w:bCs/>
                <w:szCs w:val="22"/>
              </w:rPr>
              <w:t xml:space="preserve">Return </w:t>
            </w:r>
            <w:r w:rsidR="009357AB">
              <w:rPr>
                <w:rFonts w:eastAsia="Times New Roman" w:cs="Times New Roman"/>
                <w:b/>
                <w:bCs/>
                <w:szCs w:val="22"/>
              </w:rPr>
              <w:t>(</w:t>
            </w:r>
            <w:r w:rsidRPr="006B0F8C">
              <w:rPr>
                <w:rFonts w:eastAsia="Times New Roman" w:cs="Times New Roman"/>
                <w:b/>
                <w:bCs/>
                <w:szCs w:val="22"/>
              </w:rPr>
              <w:t>xml</w:t>
            </w:r>
            <w:r w:rsidR="009357AB">
              <w:rPr>
                <w:rFonts w:eastAsia="Times New Roman" w:cs="Times New Roman"/>
                <w:b/>
                <w:bCs/>
                <w:szCs w:val="22"/>
              </w:rPr>
              <w:t>)</w:t>
            </w:r>
            <w:r w:rsidRPr="006B0F8C">
              <w:rPr>
                <w:rFonts w:eastAsia="Times New Roman" w:cs="Times New Roman"/>
                <w:b/>
                <w:bCs/>
                <w:szCs w:val="22"/>
              </w:rPr>
              <w:t xml:space="preserve"> type</w:t>
            </w:r>
          </w:p>
        </w:tc>
      </w:tr>
      <w:tr w:rsidR="00C13260" w:rsidRPr="006B0F8C" w14:paraId="36FA547D" w14:textId="77777777" w:rsidTr="00FC6C4A">
        <w:trPr>
          <w:tblCellSpacing w:w="15" w:type="dxa"/>
        </w:trPr>
        <w:tc>
          <w:tcPr>
            <w:tcW w:w="0" w:type="auto"/>
            <w:vAlign w:val="center"/>
            <w:hideMark/>
          </w:tcPr>
          <w:p w14:paraId="4522632E" w14:textId="2B5130E4"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p>
        </w:tc>
        <w:tc>
          <w:tcPr>
            <w:tcW w:w="0" w:type="auto"/>
            <w:vAlign w:val="center"/>
            <w:hideMark/>
          </w:tcPr>
          <w:p w14:paraId="5343B64C" w14:textId="7AC348D3" w:rsidR="009B54F3" w:rsidRPr="006B0F8C" w:rsidRDefault="00E47895"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eturns the annotation that has this</w:t>
            </w:r>
            <w:r w:rsidR="00C13260">
              <w:rPr>
                <w:rFonts w:eastAsia="Times New Roman" w:cs="Times New Roman"/>
                <w:szCs w:val="22"/>
              </w:rPr>
              <w:t xml:space="preserve"> </w:t>
            </w:r>
            <w:r w:rsidR="00C13260" w:rsidRPr="00C13260">
              <w:rPr>
                <w:rFonts w:eastAsia="Times New Roman" w:cs="Times New Roman"/>
                <w:i/>
                <w:szCs w:val="22"/>
              </w:rPr>
              <w:t>aid</w:t>
            </w:r>
            <w:r w:rsidR="00C13260">
              <w:rPr>
                <w:rFonts w:eastAsia="Times New Roman" w:cs="Times New Roman"/>
                <w:szCs w:val="22"/>
              </w:rPr>
              <w:t>.</w:t>
            </w:r>
            <w:r w:rsidR="009B54F3" w:rsidRPr="006B0F8C">
              <w:rPr>
                <w:rFonts w:eastAsia="Times New Roman" w:cs="Times New Roman"/>
                <w:szCs w:val="22"/>
              </w:rPr>
              <w:t xml:space="preserve"> </w:t>
            </w:r>
          </w:p>
        </w:tc>
        <w:tc>
          <w:tcPr>
            <w:tcW w:w="0" w:type="auto"/>
            <w:vAlign w:val="center"/>
            <w:hideMark/>
          </w:tcPr>
          <w:p w14:paraId="67B57299"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Annotation</w:t>
            </w:r>
          </w:p>
        </w:tc>
      </w:tr>
      <w:tr w:rsidR="00C13260" w:rsidRPr="006B0F8C" w14:paraId="4E02D48F" w14:textId="77777777" w:rsidTr="00FC6C4A">
        <w:trPr>
          <w:tblCellSpacing w:w="15" w:type="dxa"/>
        </w:trPr>
        <w:tc>
          <w:tcPr>
            <w:tcW w:w="0" w:type="auto"/>
            <w:vAlign w:val="center"/>
            <w:hideMark/>
          </w:tcPr>
          <w:p w14:paraId="3C881162" w14:textId="70A0DAE2" w:rsidR="009B54F3" w:rsidRPr="006B0F8C" w:rsidRDefault="009B54F3" w:rsidP="00FC6C4A">
            <w:pPr>
              <w:jc w:val="left"/>
              <w:rPr>
                <w:rFonts w:eastAsia="Times New Roman" w:cs="Times New Roman"/>
                <w:szCs w:val="22"/>
              </w:rPr>
            </w:pPr>
            <w:r w:rsidRPr="006B0F8C">
              <w:rPr>
                <w:rFonts w:eastAsia="Times New Roman" w:cs="Times New Roman"/>
                <w:szCs w:val="22"/>
              </w:rPr>
              <w:t>GET api/annotations/</w:t>
            </w:r>
            <w:r w:rsidR="00C13260" w:rsidRPr="00C13260">
              <w:rPr>
                <w:rFonts w:eastAsia="Times New Roman" w:cs="Times New Roman"/>
                <w:i/>
                <w:szCs w:val="22"/>
              </w:rPr>
              <w:t>aid</w:t>
            </w:r>
            <w:r w:rsidRPr="006B0F8C">
              <w:rPr>
                <w:rFonts w:eastAsia="Times New Roman" w:cs="Times New Roman"/>
                <w:szCs w:val="22"/>
              </w:rPr>
              <w:t>/targets</w:t>
            </w:r>
          </w:p>
        </w:tc>
        <w:tc>
          <w:tcPr>
            <w:tcW w:w="0" w:type="auto"/>
            <w:vAlign w:val="center"/>
            <w:hideMark/>
          </w:tcPr>
          <w:p w14:paraId="4B0FAB80" w14:textId="19A099BD"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eturns the list of the </w:t>
            </w:r>
            <w:r w:rsidR="009B54F3" w:rsidRPr="00C13260">
              <w:rPr>
                <w:rFonts w:ascii="Times New Roman" w:hAnsi="Times New Roman" w:cs="Times New Roman"/>
                <w:i/>
                <w:szCs w:val="22"/>
              </w:rPr>
              <w:t>tid</w:t>
            </w:r>
            <w:r w:rsidR="009B54F3" w:rsidRPr="006B0F8C">
              <w:rPr>
                <w:rFonts w:eastAsia="Times New Roman" w:cs="Times New Roman"/>
                <w:szCs w:val="22"/>
              </w:rPr>
              <w:t xml:space="preserve">-s of all the targets of </w:t>
            </w:r>
            <w:r w:rsidR="009B54F3" w:rsidRPr="00C13260">
              <w:rPr>
                <w:rFonts w:ascii="Times New Roman" w:hAnsi="Times New Roman" w:cs="Times New Roman"/>
                <w:i/>
                <w:szCs w:val="22"/>
              </w:rPr>
              <w:t>aid</w:t>
            </w:r>
            <w:r>
              <w:rPr>
                <w:rFonts w:ascii="Courier" w:hAnsi="Courier" w:cs="Courier"/>
                <w:szCs w:val="22"/>
              </w:rPr>
              <w:t>.</w:t>
            </w:r>
            <w:r w:rsidR="009B54F3" w:rsidRPr="006B0F8C">
              <w:rPr>
                <w:rFonts w:eastAsia="Times New Roman" w:cs="Times New Roman"/>
                <w:szCs w:val="22"/>
              </w:rPr>
              <w:t xml:space="preserve"> </w:t>
            </w:r>
          </w:p>
        </w:tc>
        <w:tc>
          <w:tcPr>
            <w:tcW w:w="0" w:type="auto"/>
            <w:vAlign w:val="center"/>
            <w:hideMark/>
          </w:tcPr>
          <w:p w14:paraId="3333319B" w14:textId="77777777" w:rsidR="009B54F3" w:rsidRPr="006B0F8C" w:rsidRDefault="009B54F3" w:rsidP="00FC6C4A">
            <w:pPr>
              <w:jc w:val="left"/>
              <w:rPr>
                <w:rFonts w:eastAsia="Times New Roman" w:cs="Times New Roman"/>
                <w:szCs w:val="22"/>
              </w:rPr>
            </w:pPr>
            <w:r w:rsidRPr="006B0F8C">
              <w:rPr>
                <w:rFonts w:eastAsia="Times New Roman" w:cs="Times New Roman"/>
                <w:szCs w:val="22"/>
              </w:rPr>
              <w:t>ReferenceList</w:t>
            </w:r>
          </w:p>
        </w:tc>
      </w:tr>
      <w:tr w:rsidR="00C13260" w:rsidRPr="006B0F8C" w14:paraId="677712BA" w14:textId="77777777" w:rsidTr="00FC6C4A">
        <w:trPr>
          <w:tblCellSpacing w:w="15" w:type="dxa"/>
        </w:trPr>
        <w:tc>
          <w:tcPr>
            <w:tcW w:w="0" w:type="auto"/>
            <w:vAlign w:val="center"/>
            <w:hideMark/>
          </w:tcPr>
          <w:p w14:paraId="5DA15634" w14:textId="325B27C1" w:rsidR="009B54F3" w:rsidRPr="006B0F8C" w:rsidRDefault="009B54F3" w:rsidP="00C13260">
            <w:pPr>
              <w:rPr>
                <w:rFonts w:eastAsia="Times New Roman" w:cs="Times New Roman"/>
                <w:szCs w:val="22"/>
              </w:rPr>
            </w:pPr>
            <w:r w:rsidRPr="006B0F8C">
              <w:rPr>
                <w:rFonts w:eastAsia="Times New Roman" w:cs="Times New Roman"/>
                <w:szCs w:val="22"/>
              </w:rPr>
              <w:t>DELETE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1174E415" w14:textId="697CA1C5" w:rsidR="009B54F3" w:rsidRPr="006B0F8C" w:rsidRDefault="00F016F9" w:rsidP="00FC6C4A">
            <w:pPr>
              <w:ind w:firstLine="0"/>
              <w:jc w:val="left"/>
              <w:rPr>
                <w:rFonts w:eastAsia="Times New Roman" w:cs="Times New Roman"/>
                <w:szCs w:val="22"/>
              </w:rPr>
            </w:pPr>
            <w:r>
              <w:rPr>
                <w:rFonts w:eastAsia="Times New Roman" w:cs="Times New Roman"/>
                <w:szCs w:val="22"/>
              </w:rPr>
              <w:t>R</w:t>
            </w:r>
            <w:r w:rsidR="009B54F3" w:rsidRPr="006B0F8C">
              <w:rPr>
                <w:rFonts w:eastAsia="Times New Roman" w:cs="Times New Roman"/>
                <w:szCs w:val="22"/>
              </w:rPr>
              <w:t xml:space="preserve">emoves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FC6C4A">
            <w:pPr>
              <w:ind w:firstLine="0"/>
              <w:jc w:val="left"/>
              <w:rPr>
                <w:rFonts w:eastAsia="Times New Roman" w:cs="Times New Roman"/>
                <w:szCs w:val="22"/>
              </w:rPr>
            </w:pPr>
            <w:r>
              <w:rPr>
                <w:rFonts w:eastAsia="Times New Roman" w:cs="Times New Roman"/>
                <w:szCs w:val="22"/>
              </w:rPr>
              <w:t>String messaging</w:t>
            </w:r>
            <w:r w:rsidR="00C13260">
              <w:rPr>
                <w:rFonts w:eastAsia="Times New Roman" w:cs="Times New Roman"/>
                <w:szCs w:val="22"/>
              </w:rPr>
              <w:t xml:space="preserve"> how many rows </w:t>
            </w:r>
            <w:r w:rsidR="00EC2698">
              <w:rPr>
                <w:rFonts w:eastAsia="Times New Roman" w:cs="Times New Roman"/>
                <w:szCs w:val="22"/>
              </w:rPr>
              <w:t>have been</w:t>
            </w:r>
            <w:r w:rsidR="00C13260">
              <w:rPr>
                <w:rFonts w:eastAsia="Times New Roman" w:cs="Times New Roman"/>
                <w:szCs w:val="22"/>
              </w:rPr>
              <w:t xml:space="preserve"> deleted (should ne 0 or 1)</w:t>
            </w:r>
          </w:p>
        </w:tc>
      </w:tr>
      <w:tr w:rsidR="00C13260" w:rsidRPr="006B0F8C" w14:paraId="4F119F49" w14:textId="77777777" w:rsidTr="00FC6C4A">
        <w:trPr>
          <w:tblCellSpacing w:w="15" w:type="dxa"/>
        </w:trPr>
        <w:tc>
          <w:tcPr>
            <w:tcW w:w="0" w:type="auto"/>
            <w:vAlign w:val="center"/>
            <w:hideMark/>
          </w:tcPr>
          <w:p w14:paraId="5E1664E7" w14:textId="077875D3"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 xml:space="preserve"> </w:t>
            </w:r>
          </w:p>
        </w:tc>
        <w:tc>
          <w:tcPr>
            <w:tcW w:w="0" w:type="auto"/>
            <w:vAlign w:val="center"/>
            <w:hideMark/>
          </w:tcPr>
          <w:p w14:paraId="1C29CB03" w14:textId="734A92B3" w:rsidR="009B54F3" w:rsidRPr="006B0F8C" w:rsidRDefault="008E138E" w:rsidP="00FC6C4A">
            <w:pPr>
              <w:ind w:firstLine="0"/>
              <w:jc w:val="left"/>
              <w:rPr>
                <w:rFonts w:eastAsia="Times New Roman" w:cs="Times New Roman"/>
                <w:szCs w:val="22"/>
              </w:rPr>
            </w:pPr>
            <w:r>
              <w:rPr>
                <w:rFonts w:eastAsia="Times New Roman" w:cs="Times New Roman"/>
                <w:szCs w:val="22"/>
              </w:rPr>
              <w:t>U</w:t>
            </w:r>
            <w:r w:rsidRPr="006B0F8C">
              <w:rPr>
                <w:rFonts w:eastAsia="Times New Roman" w:cs="Times New Roman"/>
                <w:szCs w:val="22"/>
              </w:rPr>
              <w:t xml:space="preserve">pdates </w:t>
            </w:r>
            <w:r w:rsidR="009B54F3" w:rsidRPr="006B0F8C">
              <w:rPr>
                <w:rFonts w:eastAsia="Times New Roman" w:cs="Times New Roman"/>
                <w:szCs w:val="22"/>
              </w:rPr>
              <w:t xml:space="preserve">the annotation with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For instance, it is used when </w:t>
            </w:r>
            <w:r w:rsidR="009B54F3" w:rsidRPr="00C13260">
              <w:rPr>
                <w:rFonts w:ascii="Times New Roman" w:hAnsi="Times New Roman" w:cs="Times New Roman"/>
                <w:i/>
                <w:szCs w:val="22"/>
              </w:rPr>
              <w:t>prid</w:t>
            </w:r>
            <w:r w:rsidR="009B54F3" w:rsidRPr="006B0F8C">
              <w:rPr>
                <w:rFonts w:eastAsia="Times New Roman" w:cs="Times New Roman"/>
                <w:szCs w:val="22"/>
              </w:rPr>
              <w:t xml:space="preserve"> wants to correct typos in the annotation body </w:t>
            </w:r>
            <w:r w:rsidR="00C13260">
              <w:rPr>
                <w:rFonts w:eastAsia="Times New Roman" w:cs="Times New Roman"/>
                <w:szCs w:val="22"/>
              </w:rPr>
              <w:t>and</w:t>
            </w:r>
            <w:r w:rsidR="009B54F3" w:rsidRPr="006B0F8C">
              <w:rPr>
                <w:rFonts w:eastAsia="Times New Roman" w:cs="Times New Roman"/>
                <w:szCs w:val="22"/>
              </w:rPr>
              <w:t xml:space="preserve"> change annotated fragments. (See PUT api/annotations/</w:t>
            </w:r>
            <w:r w:rsidR="009B54F3" w:rsidRPr="00C13260">
              <w:rPr>
                <w:rFonts w:ascii="Times New Roman" w:hAnsi="Times New Roman" w:cs="Times New Roman"/>
                <w:i/>
                <w:szCs w:val="22"/>
              </w:rPr>
              <w:t>aid</w:t>
            </w:r>
            <w:r w:rsidR="009B54F3" w:rsidRPr="006B0F8C">
              <w:rPr>
                <w:rFonts w:eastAsia="Times New Roman" w:cs="Times New Roman"/>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0672EC85" w14:textId="77777777" w:rsidTr="00FC6C4A">
        <w:trPr>
          <w:tblCellSpacing w:w="15" w:type="dxa"/>
        </w:trPr>
        <w:tc>
          <w:tcPr>
            <w:tcW w:w="0" w:type="auto"/>
            <w:vAlign w:val="center"/>
            <w:hideMark/>
          </w:tcPr>
          <w:p w14:paraId="7218A45C" w14:textId="569C998C" w:rsidR="009B54F3" w:rsidRPr="006B0F8C" w:rsidRDefault="009B54F3" w:rsidP="00C13260">
            <w:pPr>
              <w:rPr>
                <w:rFonts w:eastAsia="Times New Roman" w:cs="Times New Roman"/>
                <w:szCs w:val="22"/>
              </w:rPr>
            </w:pPr>
            <w:r w:rsidRPr="006B0F8C">
              <w:rPr>
                <w:rFonts w:eastAsia="Times New Roman" w:cs="Times New Roman"/>
                <w:szCs w:val="22"/>
              </w:rPr>
              <w:t>PUT api/annotations/</w:t>
            </w:r>
            <w:r w:rsidR="00C13260" w:rsidRPr="00C13260">
              <w:rPr>
                <w:rFonts w:eastAsia="Times New Roman" w:cs="Times New Roman"/>
                <w:i/>
                <w:szCs w:val="22"/>
              </w:rPr>
              <w:t>aid</w:t>
            </w:r>
            <w:r w:rsidRPr="006B0F8C">
              <w:rPr>
                <w:rFonts w:eastAsia="Times New Roman" w:cs="Times New Roman"/>
                <w:szCs w:val="22"/>
              </w:rPr>
              <w:t>/body</w:t>
            </w:r>
          </w:p>
        </w:tc>
        <w:tc>
          <w:tcPr>
            <w:tcW w:w="0" w:type="auto"/>
            <w:vAlign w:val="center"/>
            <w:hideMark/>
          </w:tcPr>
          <w:p w14:paraId="36664C64" w14:textId="68729F62" w:rsidR="009B54F3" w:rsidRPr="006B0F8C" w:rsidRDefault="00C13260" w:rsidP="00FC6C4A">
            <w:pPr>
              <w:ind w:firstLine="0"/>
              <w:jc w:val="left"/>
              <w:rPr>
                <w:rFonts w:eastAsia="Times New Roman" w:cs="Times New Roman"/>
                <w:szCs w:val="22"/>
              </w:rPr>
            </w:pPr>
            <w:r>
              <w:rPr>
                <w:rFonts w:eastAsia="Times New Roman" w:cs="Times New Roman"/>
                <w:szCs w:val="22"/>
              </w:rPr>
              <w:t>U</w:t>
            </w:r>
            <w:r w:rsidR="009B54F3" w:rsidRPr="006B0F8C">
              <w:rPr>
                <w:rFonts w:eastAsia="Times New Roman" w:cs="Times New Roman"/>
                <w:szCs w:val="22"/>
              </w:rPr>
              <w:t xml:space="preserve">pdates the body of the annotation </w:t>
            </w:r>
            <w:r w:rsidR="009B54F3" w:rsidRPr="00C13260">
              <w:rPr>
                <w:rFonts w:ascii="Times New Roman" w:hAnsi="Times New Roman" w:cs="Times New Roman"/>
                <w:i/>
                <w:szCs w:val="22"/>
              </w:rPr>
              <w:t>aid</w:t>
            </w:r>
            <w:r w:rsidR="009B54F3" w:rsidRPr="006B0F8C">
              <w:rPr>
                <w:rFonts w:eastAsia="Times New Roman" w:cs="Times New Roman"/>
                <w:szCs w:val="22"/>
              </w:rPr>
              <w:t xml:space="preserve">. Used e.g. for correcting typos in the text part. </w:t>
            </w:r>
          </w:p>
        </w:tc>
        <w:tc>
          <w:tcPr>
            <w:tcW w:w="0" w:type="auto"/>
            <w:vAlign w:val="center"/>
            <w:hideMark/>
          </w:tcPr>
          <w:p w14:paraId="0D8D729F"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Envelope AnnotationResponseBody</w:t>
            </w:r>
          </w:p>
        </w:tc>
      </w:tr>
      <w:tr w:rsidR="00C13260" w:rsidRPr="006B0F8C" w14:paraId="7FC5E340" w14:textId="77777777" w:rsidTr="00FC6C4A">
        <w:trPr>
          <w:tblCellSpacing w:w="15" w:type="dxa"/>
        </w:trPr>
        <w:tc>
          <w:tcPr>
            <w:tcW w:w="0" w:type="auto"/>
            <w:vAlign w:val="center"/>
            <w:hideMark/>
          </w:tcPr>
          <w:p w14:paraId="01E86AFC" w14:textId="77777777" w:rsidR="009B54F3" w:rsidRPr="006B0F8C" w:rsidRDefault="009B54F3" w:rsidP="00E02A1C">
            <w:pPr>
              <w:rPr>
                <w:rFonts w:eastAsia="Times New Roman" w:cs="Times New Roman"/>
                <w:szCs w:val="22"/>
              </w:rPr>
            </w:pPr>
            <w:r w:rsidRPr="006B0F8C">
              <w:rPr>
                <w:rFonts w:eastAsia="Times New Roman" w:cs="Times New Roman"/>
                <w:szCs w:val="22"/>
              </w:rPr>
              <w:t>GET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4C5CEFA8" w14:textId="57F4FE09"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List of permissions for the </w:t>
            </w:r>
            <w:r w:rsidRPr="00C13260">
              <w:rPr>
                <w:rFonts w:eastAsia="Times New Roman" w:cs="Times New Roman"/>
                <w:i/>
                <w:szCs w:val="22"/>
              </w:rPr>
              <w:t>aid</w:t>
            </w:r>
            <w:r w:rsidR="009B54F3" w:rsidRPr="006B0F8C">
              <w:rPr>
                <w:rFonts w:eastAsia="Times New Roman" w:cs="Times New Roman"/>
                <w:szCs w:val="22"/>
              </w:rPr>
              <w:t>.</w:t>
            </w:r>
            <w:r>
              <w:rPr>
                <w:rFonts w:eastAsia="Times New Roman" w:cs="Times New Roman"/>
                <w:szCs w:val="22"/>
              </w:rPr>
              <w:t xml:space="preserve"> In user is not included in the list his access is defined by </w:t>
            </w:r>
            <w:r w:rsidRPr="00C13260">
              <w:rPr>
                <w:rFonts w:eastAsia="Times New Roman" w:cs="Times New Roman"/>
                <w:i/>
                <w:szCs w:val="22"/>
              </w:rPr>
              <w:t>public</w:t>
            </w:r>
            <w:r>
              <w:rPr>
                <w:rFonts w:eastAsia="Times New Roman" w:cs="Times New Roman"/>
                <w:szCs w:val="22"/>
              </w:rPr>
              <w:t xml:space="preserve"> attribute.</w:t>
            </w:r>
          </w:p>
        </w:tc>
        <w:tc>
          <w:tcPr>
            <w:tcW w:w="0" w:type="auto"/>
            <w:vAlign w:val="center"/>
            <w:hideMark/>
          </w:tcPr>
          <w:p w14:paraId="2462DD06" w14:textId="77777777" w:rsidR="009B54F3" w:rsidRPr="006B0F8C" w:rsidRDefault="009B54F3" w:rsidP="00FC6C4A">
            <w:pPr>
              <w:ind w:firstLine="0"/>
              <w:jc w:val="left"/>
              <w:rPr>
                <w:rFonts w:eastAsia="Times New Roman" w:cs="Times New Roman"/>
                <w:szCs w:val="22"/>
              </w:rPr>
            </w:pPr>
            <w:r w:rsidRPr="006B0F8C">
              <w:rPr>
                <w:rFonts w:eastAsia="Times New Roman" w:cs="Times New Roman"/>
                <w:szCs w:val="22"/>
              </w:rPr>
              <w:t>PermissionList</w:t>
            </w:r>
          </w:p>
        </w:tc>
      </w:tr>
      <w:tr w:rsidR="00C13260" w:rsidRPr="006B0F8C" w14:paraId="09A78097" w14:textId="77777777" w:rsidTr="00FC6C4A">
        <w:trPr>
          <w:tblCellSpacing w:w="15" w:type="dxa"/>
        </w:trPr>
        <w:tc>
          <w:tcPr>
            <w:tcW w:w="0" w:type="auto"/>
            <w:vAlign w:val="center"/>
            <w:hideMark/>
          </w:tcPr>
          <w:p w14:paraId="65AC17AB"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p>
        </w:tc>
        <w:tc>
          <w:tcPr>
            <w:tcW w:w="0" w:type="auto"/>
            <w:vAlign w:val="center"/>
            <w:hideMark/>
          </w:tcPr>
          <w:p w14:paraId="1614DA0F" w14:textId="1E56D23B" w:rsidR="009B54F3" w:rsidRPr="006B0F8C" w:rsidRDefault="00C13260" w:rsidP="00FC6C4A">
            <w:pPr>
              <w:ind w:firstLine="0"/>
              <w:jc w:val="left"/>
              <w:rPr>
                <w:rFonts w:eastAsia="Times New Roman" w:cs="Times New Roman"/>
                <w:szCs w:val="22"/>
              </w:rPr>
            </w:pPr>
            <w:r>
              <w:rPr>
                <w:rFonts w:eastAsia="Times New Roman" w:cs="Times New Roman"/>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FC6C4A">
            <w:pPr>
              <w:ind w:firstLine="0"/>
              <w:jc w:val="left"/>
              <w:rPr>
                <w:rFonts w:eastAsia="Times New Roman" w:cs="Times New Roman"/>
                <w:szCs w:val="22"/>
              </w:rPr>
            </w:pPr>
            <w:r>
              <w:rPr>
                <w:rFonts w:eastAsia="Times New Roman" w:cs="Times New Roman"/>
                <w:szCs w:val="22"/>
              </w:rPr>
              <w:t>E</w:t>
            </w:r>
            <w:r w:rsidR="009B54F3" w:rsidRPr="006B0F8C">
              <w:rPr>
                <w:rFonts w:eastAsia="Times New Roman" w:cs="Times New Roman"/>
                <w:szCs w:val="22"/>
              </w:rPr>
              <w:t>nvelope PermissionResponseBody</w:t>
            </w:r>
          </w:p>
        </w:tc>
      </w:tr>
      <w:tr w:rsidR="00C13260" w:rsidRPr="006B0F8C" w14:paraId="1E379EB8" w14:textId="77777777" w:rsidTr="00FC6C4A">
        <w:trPr>
          <w:tblCellSpacing w:w="15" w:type="dxa"/>
        </w:trPr>
        <w:tc>
          <w:tcPr>
            <w:tcW w:w="0" w:type="auto"/>
            <w:vAlign w:val="center"/>
            <w:hideMark/>
          </w:tcPr>
          <w:p w14:paraId="79FCE231" w14:textId="77777777" w:rsidR="009B54F3" w:rsidRPr="006B0F8C" w:rsidRDefault="009B54F3" w:rsidP="00E02A1C">
            <w:pPr>
              <w:rPr>
                <w:rFonts w:eastAsia="Times New Roman" w:cs="Times New Roman"/>
                <w:szCs w:val="22"/>
              </w:rPr>
            </w:pPr>
            <w:r w:rsidRPr="006B0F8C">
              <w:rPr>
                <w:rFonts w:eastAsia="Times New Roman" w:cs="Times New Roman"/>
                <w:szCs w:val="22"/>
              </w:rPr>
              <w:t>PUT api/annotations/</w:t>
            </w:r>
            <w:r w:rsidRPr="00C13260">
              <w:rPr>
                <w:rFonts w:ascii="Times New Roman" w:hAnsi="Times New Roman" w:cs="Times New Roman"/>
                <w:i/>
                <w:szCs w:val="22"/>
              </w:rPr>
              <w:t>aid</w:t>
            </w:r>
            <w:r w:rsidRPr="006B0F8C">
              <w:rPr>
                <w:rFonts w:eastAsia="Times New Roman" w:cs="Times New Roman"/>
                <w:szCs w:val="22"/>
              </w:rPr>
              <w:t>/permissions/</w:t>
            </w:r>
            <w:r w:rsidRPr="00C13260">
              <w:rPr>
                <w:rFonts w:ascii="Times New Roman" w:hAnsi="Times New Roman" w:cs="Times New Roman"/>
                <w:i/>
                <w:szCs w:val="22"/>
              </w:rPr>
              <w:t>prid</w:t>
            </w:r>
            <w:r w:rsidRPr="006B0F8C">
              <w:rPr>
                <w:rFonts w:eastAsia="Times New Roman" w:cs="Times New Roman"/>
                <w:szCs w:val="22"/>
              </w:rPr>
              <w:t xml:space="preserve"> </w:t>
            </w:r>
          </w:p>
        </w:tc>
        <w:tc>
          <w:tcPr>
            <w:tcW w:w="0" w:type="auto"/>
            <w:vAlign w:val="center"/>
            <w:hideMark/>
          </w:tcPr>
          <w:p w14:paraId="757E5A9F" w14:textId="3A6AF2E9" w:rsidR="009B54F3" w:rsidRPr="006B0F8C" w:rsidRDefault="00C13260" w:rsidP="00FC6C4A">
            <w:pPr>
              <w:ind w:firstLine="0"/>
              <w:jc w:val="left"/>
              <w:rPr>
                <w:rFonts w:eastAsia="Times New Roman" w:cs="Times New Roman"/>
                <w:szCs w:val="22"/>
              </w:rPr>
            </w:pPr>
            <w:r>
              <w:rPr>
                <w:rFonts w:eastAsia="Times New Roman" w:cs="Times New Roman"/>
                <w:szCs w:val="22"/>
              </w:rPr>
              <w:t xml:space="preserve">Updates the access mode for the annotation </w:t>
            </w:r>
            <w:r w:rsidRPr="00AF62C3">
              <w:rPr>
                <w:rFonts w:eastAsia="Times New Roman" w:cs="Times New Roman"/>
                <w:i/>
                <w:szCs w:val="22"/>
              </w:rPr>
              <w:t>aid</w:t>
            </w:r>
            <w:r w:rsidR="00AF62C3">
              <w:rPr>
                <w:rFonts w:eastAsia="Times New Roman" w:cs="Times New Roman"/>
                <w:szCs w:val="22"/>
              </w:rPr>
              <w:t xml:space="preserve"> and principal </w:t>
            </w:r>
            <w:r w:rsidR="00AF62C3" w:rsidRPr="00AF62C3">
              <w:rPr>
                <w:rFonts w:eastAsia="Times New Roman" w:cs="Times New Roman"/>
                <w:i/>
                <w:szCs w:val="22"/>
              </w:rPr>
              <w:t>prid</w:t>
            </w:r>
            <w:r>
              <w:rPr>
                <w:rFonts w:eastAsia="Times New Roman" w:cs="Times New Roman"/>
                <w:szCs w:val="22"/>
              </w:rPr>
              <w:t>. New access mode is given in the body of the request.</w:t>
            </w:r>
          </w:p>
        </w:tc>
        <w:tc>
          <w:tcPr>
            <w:tcW w:w="0" w:type="auto"/>
            <w:vAlign w:val="center"/>
            <w:hideMark/>
          </w:tcPr>
          <w:p w14:paraId="0B678A77" w14:textId="0EEAE194" w:rsidR="009B54F3" w:rsidRPr="006B0F8C" w:rsidRDefault="00AF62C3" w:rsidP="00FC6C4A">
            <w:pPr>
              <w:ind w:firstLine="0"/>
              <w:jc w:val="left"/>
              <w:rPr>
                <w:rFonts w:eastAsia="Times New Roman" w:cs="Times New Roman"/>
                <w:szCs w:val="22"/>
              </w:rPr>
            </w:pPr>
            <w:r>
              <w:rPr>
                <w:rFonts w:eastAsia="Times New Roman" w:cs="Times New Roman"/>
                <w:szCs w:val="22"/>
              </w:rPr>
              <w:t>String messaging how many rows have been updated</w:t>
            </w:r>
            <w:r w:rsidR="00A13E70">
              <w:rPr>
                <w:rFonts w:eastAsia="Times New Roman" w:cs="Times New Roman"/>
                <w:szCs w:val="22"/>
              </w:rPr>
              <w:t>/added</w:t>
            </w:r>
            <w:r>
              <w:rPr>
                <w:rFonts w:eastAsia="Times New Roman" w:cs="Times New Roman"/>
                <w:szCs w:val="22"/>
              </w:rPr>
              <w:t xml:space="preserve"> </w:t>
            </w:r>
            <w:r w:rsidR="00A13E70">
              <w:rPr>
                <w:rFonts w:eastAsia="Times New Roman" w:cs="Times New Roman"/>
                <w:szCs w:val="22"/>
              </w:rPr>
              <w:br/>
            </w:r>
            <w:r>
              <w:rPr>
                <w:rFonts w:eastAsia="Times New Roman" w:cs="Times New Roman"/>
                <w:szCs w:val="22"/>
              </w:rPr>
              <w:t>(should be 0 or 1).</w:t>
            </w:r>
          </w:p>
        </w:tc>
      </w:tr>
    </w:tbl>
    <w:p w14:paraId="56D0C81E" w14:textId="77777777" w:rsidR="009B54F3" w:rsidRPr="00313D9B" w:rsidRDefault="009B54F3" w:rsidP="009B54F3">
      <w:pPr>
        <w:spacing w:before="100" w:beforeAutospacing="1" w:after="100" w:afterAutospacing="1"/>
        <w:outlineLvl w:val="2"/>
        <w:rPr>
          <w:rFonts w:eastAsia="Times New Roman" w:cs="Times New Roman"/>
          <w:b/>
          <w:bCs/>
          <w:sz w:val="27"/>
          <w:szCs w:val="27"/>
        </w:rPr>
      </w:pPr>
      <w:r>
        <w:rPr>
          <w:rFonts w:eastAsia="Times New Roman" w:cs="Times New Roman"/>
          <w:b/>
          <w:bCs/>
          <w:sz w:val="27"/>
          <w:szCs w:val="27"/>
        </w:rPr>
        <w:t>T</w:t>
      </w:r>
      <w:r w:rsidRPr="00313D9B">
        <w:rPr>
          <w:rFonts w:eastAsia="Times New Roman" w:cs="Times New Roman"/>
          <w:b/>
          <w:bCs/>
          <w:sz w:val="27"/>
          <w:szCs w:val="27"/>
        </w:rPr>
        <w:t>argets</w:t>
      </w:r>
    </w:p>
    <w:p w14:paraId="229A077C" w14:textId="4C35DF58" w:rsidR="009B54F3" w:rsidRPr="00313D9B" w:rsidRDefault="009B54F3" w:rsidP="00CB0F7F">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cs="Times New Roman"/>
          <w:szCs w:val="20"/>
        </w:rPr>
      </w:pPr>
      <w:r w:rsidRPr="00313D9B">
        <w:rPr>
          <w:rFonts w:cs="Times New Roman"/>
          <w:b/>
          <w:bCs/>
          <w:szCs w:val="20"/>
        </w:rPr>
        <w:t>api/targets</w:t>
      </w:r>
    </w:p>
    <w:p w14:paraId="4C3C49E1" w14:textId="32A34D5C"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70F61879" w14:textId="77777777" w:rsidTr="00DA3E2F">
        <w:trPr>
          <w:tblHeader/>
          <w:tblCellSpacing w:w="15" w:type="dxa"/>
        </w:trPr>
        <w:tc>
          <w:tcPr>
            <w:tcW w:w="2709" w:type="dxa"/>
            <w:vAlign w:val="center"/>
            <w:hideMark/>
          </w:tcPr>
          <w:p w14:paraId="745E198A"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Resource</w:t>
            </w:r>
          </w:p>
        </w:tc>
        <w:tc>
          <w:tcPr>
            <w:tcW w:w="3797" w:type="dxa"/>
            <w:vAlign w:val="center"/>
            <w:hideMark/>
          </w:tcPr>
          <w:p w14:paraId="5906AB35" w14:textId="77777777" w:rsidR="009B54F3" w:rsidRPr="00CB0F7F" w:rsidRDefault="009B54F3" w:rsidP="00E02A1C">
            <w:pPr>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Description</w:t>
            </w:r>
          </w:p>
        </w:tc>
        <w:tc>
          <w:tcPr>
            <w:tcW w:w="2530"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Cs w:val="22"/>
              </w:rPr>
            </w:pPr>
            <w:r w:rsidRPr="00CB0F7F">
              <w:rPr>
                <w:rFonts w:ascii="Times New Roman" w:eastAsia="Times New Roman" w:hAnsi="Times New Roman" w:cs="Times New Roman"/>
                <w:b/>
                <w:bCs/>
                <w:szCs w:val="22"/>
              </w:rPr>
              <w:t xml:space="preserve">Return </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xml</w:t>
            </w:r>
            <w:r w:rsidR="009357AB">
              <w:rPr>
                <w:rFonts w:ascii="Times New Roman" w:eastAsia="Times New Roman" w:hAnsi="Times New Roman" w:cs="Times New Roman"/>
                <w:b/>
                <w:bCs/>
                <w:szCs w:val="22"/>
              </w:rPr>
              <w:t>)</w:t>
            </w:r>
            <w:r w:rsidRPr="00CB0F7F">
              <w:rPr>
                <w:rFonts w:ascii="Times New Roman" w:eastAsia="Times New Roman" w:hAnsi="Times New Roman" w:cs="Times New Roman"/>
                <w:b/>
                <w:bCs/>
                <w:szCs w:val="22"/>
              </w:rPr>
              <w:t xml:space="preserve"> type</w:t>
            </w:r>
          </w:p>
        </w:tc>
      </w:tr>
      <w:tr w:rsidR="00D57E43" w:rsidRPr="00CB0F7F" w14:paraId="4672F6B5" w14:textId="77777777" w:rsidTr="00FC6C4A">
        <w:trPr>
          <w:tblCellSpacing w:w="15" w:type="dxa"/>
        </w:trPr>
        <w:tc>
          <w:tcPr>
            <w:tcW w:w="2709" w:type="dxa"/>
            <w:vAlign w:val="center"/>
            <w:hideMark/>
          </w:tcPr>
          <w:p w14:paraId="2C15C4E2"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i/>
                <w:szCs w:val="22"/>
              </w:rPr>
              <w:t xml:space="preserve"> </w:t>
            </w:r>
          </w:p>
        </w:tc>
        <w:tc>
          <w:tcPr>
            <w:tcW w:w="3797" w:type="dxa"/>
            <w:vAlign w:val="center"/>
            <w:hideMark/>
          </w:tcPr>
          <w:p w14:paraId="5A2ECD5E" w14:textId="50E52F0B"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the target with a given id</w:t>
            </w:r>
            <w:r>
              <w:rPr>
                <w:rFonts w:ascii="Times New Roman" w:eastAsia="Times New Roman" w:hAnsi="Times New Roman" w:cs="Times New Roman"/>
                <w:szCs w:val="22"/>
              </w:rPr>
              <w:t>.</w:t>
            </w:r>
          </w:p>
        </w:tc>
        <w:tc>
          <w:tcPr>
            <w:tcW w:w="2530" w:type="dxa"/>
            <w:vAlign w:val="center"/>
            <w:hideMark/>
          </w:tcPr>
          <w:p w14:paraId="508982FD"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Target</w:t>
            </w:r>
          </w:p>
        </w:tc>
      </w:tr>
      <w:tr w:rsidR="00D57E43" w:rsidRPr="00CB0F7F" w14:paraId="113EA3C4" w14:textId="77777777" w:rsidTr="00FC6C4A">
        <w:trPr>
          <w:tblCellSpacing w:w="15" w:type="dxa"/>
        </w:trPr>
        <w:tc>
          <w:tcPr>
            <w:tcW w:w="2709" w:type="dxa"/>
            <w:vAlign w:val="center"/>
            <w:hideMark/>
          </w:tcPr>
          <w:p w14:paraId="436F4C94"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GET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/versions</w:t>
            </w:r>
          </w:p>
        </w:tc>
        <w:tc>
          <w:tcPr>
            <w:tcW w:w="3797" w:type="dxa"/>
            <w:vAlign w:val="center"/>
            <w:hideMark/>
          </w:tcPr>
          <w:p w14:paraId="1FD9A6E7" w14:textId="615A543E" w:rsidR="009B54F3" w:rsidRPr="00CB0F7F" w:rsidRDefault="00CB0F7F"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eturns th</w:t>
            </w:r>
            <w:r>
              <w:rPr>
                <w:rFonts w:ascii="Times New Roman" w:eastAsia="Times New Roman" w:hAnsi="Times New Roman" w:cs="Times New Roman"/>
                <w:szCs w:val="22"/>
              </w:rPr>
              <w:t xml:space="preserve">e lists of the URIs of all the </w:t>
            </w:r>
            <w:r w:rsidR="009B54F3" w:rsidRPr="00CB0F7F">
              <w:rPr>
                <w:rFonts w:ascii="Times New Roman" w:eastAsia="Times New Roman" w:hAnsi="Times New Roman" w:cs="Times New Roman"/>
                <w:szCs w:val="22"/>
              </w:rPr>
              <w:t>s</w:t>
            </w:r>
            <w:r>
              <w:rPr>
                <w:rFonts w:ascii="Times New Roman" w:eastAsia="Times New Roman" w:hAnsi="Times New Roman" w:cs="Times New Roman"/>
                <w:szCs w:val="22"/>
              </w:rPr>
              <w:t>ibling</w:t>
            </w:r>
            <w:r w:rsidR="009B54F3" w:rsidRPr="00CB0F7F">
              <w:rPr>
                <w:rFonts w:ascii="Times New Roman" w:eastAsia="Times New Roman" w:hAnsi="Times New Roman" w:cs="Times New Roman"/>
                <w:szCs w:val="22"/>
              </w:rPr>
              <w:t xml:space="preserve">-versions of the </w:t>
            </w:r>
            <w:r w:rsidR="009B54F3" w:rsidRPr="00CB0F7F">
              <w:rPr>
                <w:rFonts w:ascii="Times New Roman" w:hAnsi="Times New Roman" w:cs="Times New Roman"/>
                <w:i/>
                <w:szCs w:val="22"/>
              </w:rPr>
              <w:t>tid</w:t>
            </w:r>
            <w:r w:rsidR="009B54F3" w:rsidRPr="00CB0F7F">
              <w:rPr>
                <w:rFonts w:ascii="Times New Roman" w:eastAsia="Times New Roman" w:hAnsi="Times New Roman" w:cs="Times New Roman"/>
                <w:szCs w:val="22"/>
              </w:rPr>
              <w:t>, that is targets related to the same source (the same link)</w:t>
            </w:r>
            <w:r>
              <w:rPr>
                <w:rFonts w:ascii="Times New Roman" w:eastAsia="Times New Roman" w:hAnsi="Times New Roman" w:cs="Times New Roman"/>
                <w:szCs w:val="22"/>
              </w:rPr>
              <w:t>.</w:t>
            </w:r>
          </w:p>
        </w:tc>
        <w:tc>
          <w:tcPr>
            <w:tcW w:w="2530" w:type="dxa"/>
            <w:vAlign w:val="center"/>
            <w:hideMark/>
          </w:tcPr>
          <w:p w14:paraId="7BE4BD49"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ReferenceList</w:t>
            </w:r>
          </w:p>
        </w:tc>
      </w:tr>
      <w:tr w:rsidR="00D57E43" w:rsidRPr="00CB0F7F" w14:paraId="4B664961" w14:textId="77777777" w:rsidTr="00FC6C4A">
        <w:trPr>
          <w:tblCellSpacing w:w="15" w:type="dxa"/>
        </w:trPr>
        <w:tc>
          <w:tcPr>
            <w:tcW w:w="2709" w:type="dxa"/>
            <w:vAlign w:val="center"/>
            <w:hideMark/>
          </w:tcPr>
          <w:p w14:paraId="2B1D4EA0" w14:textId="4B5FD8F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POST api/targets/</w:t>
            </w:r>
            <w:r w:rsidRPr="00CB0F7F">
              <w:rPr>
                <w:rFonts w:ascii="Times New Roman" w:hAnsi="Times New Roman" w:cs="Times New Roman"/>
                <w:i/>
                <w:szCs w:val="22"/>
              </w:rPr>
              <w:t>tid</w:t>
            </w:r>
            <w:r w:rsidRPr="00CB0F7F">
              <w:rPr>
                <w:rFonts w:ascii="Times New Roman" w:eastAsia="Times New Roman" w:hAnsi="Times New Roman" w:cs="Times New Roman"/>
                <w:szCs w:val="22"/>
              </w:rPr>
              <w:t>/fragment/</w:t>
            </w:r>
            <w:r w:rsidR="00D57E43" w:rsidRPr="00CB0F7F">
              <w:rPr>
                <w:rFonts w:ascii="Times New Roman" w:eastAsia="Times New Roman" w:hAnsi="Times New Roman" w:cs="Times New Roman"/>
                <w:szCs w:val="22"/>
              </w:rPr>
              <w:br/>
            </w:r>
            <w:r w:rsidRPr="00CB0F7F">
              <w:rPr>
                <w:rFonts w:ascii="Times New Roman" w:hAnsi="Times New Roman" w:cs="Times New Roman"/>
                <w:i/>
                <w:szCs w:val="22"/>
              </w:rPr>
              <w:t>fragmentdescriptorstring</w:t>
            </w:r>
            <w:r w:rsidRPr="00CB0F7F">
              <w:rPr>
                <w:rFonts w:ascii="Times New Roman" w:eastAsia="Times New Roman" w:hAnsi="Times New Roman" w:cs="Times New Roman"/>
                <w:szCs w:val="22"/>
              </w:rPr>
              <w:t>/cached</w:t>
            </w:r>
          </w:p>
        </w:tc>
        <w:tc>
          <w:tcPr>
            <w:tcW w:w="3797" w:type="dxa"/>
            <w:vAlign w:val="center"/>
            <w:hideMark/>
          </w:tcPr>
          <w:p w14:paraId="1E5E215A" w14:textId="63DCAAAD"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It is </w:t>
            </w:r>
            <w:r w:rsidR="009B54F3" w:rsidRPr="00CB0F7F">
              <w:rPr>
                <w:rFonts w:ascii="Times New Roman" w:eastAsia="Times New Roman" w:hAnsi="Times New Roman" w:cs="Times New Roman"/>
                <w:szCs w:val="22"/>
              </w:rPr>
              <w:t>a 2-part POST, with t</w:t>
            </w:r>
            <w:r>
              <w:rPr>
                <w:rFonts w:ascii="Times New Roman" w:eastAsia="Times New Roman" w:hAnsi="Times New Roman" w:cs="Times New Roman"/>
                <w:szCs w:val="22"/>
              </w:rPr>
              <w:t xml:space="preserve">he request body consisting of serialised </w:t>
            </w:r>
            <w:r w:rsidR="009B54F3" w:rsidRPr="005E0C4D">
              <w:rPr>
                <w:rFonts w:ascii="Times New Roman" w:eastAsia="Times New Roman" w:hAnsi="Times New Roman" w:cs="Times New Roman"/>
                <w:i/>
                <w:szCs w:val="22"/>
              </w:rPr>
              <w:t>CachedRepresentationInfo</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t>instance</w:t>
            </w:r>
            <w:r w:rsidR="009B54F3" w:rsidRPr="00CB0F7F">
              <w:rPr>
                <w:rFonts w:ascii="Times New Roman" w:eastAsia="Times New Roman" w:hAnsi="Times New Roman" w:cs="Times New Roman"/>
                <w:szCs w:val="22"/>
              </w:rPr>
              <w:t xml:space="preserve">, and a single file </w:t>
            </w:r>
            <w:r>
              <w:rPr>
                <w:rFonts w:ascii="Times New Roman" w:eastAsia="Times New Roman" w:hAnsi="Times New Roman" w:cs="Times New Roman"/>
                <w:szCs w:val="22"/>
              </w:rPr>
              <w:t xml:space="preserve">representing the chacher representation itself: </w:t>
            </w:r>
            <w:r w:rsidR="008E138E">
              <w:rPr>
                <w:rFonts w:ascii="Times New Roman" w:eastAsia="Times New Roman" w:hAnsi="Times New Roman" w:cs="Times New Roman"/>
                <w:szCs w:val="22"/>
              </w:rPr>
              <w:t xml:space="preserve">HTML </w:t>
            </w:r>
            <w:r>
              <w:rPr>
                <w:rFonts w:ascii="Times New Roman" w:eastAsia="Times New Roman" w:hAnsi="Times New Roman" w:cs="Times New Roman"/>
                <w:szCs w:val="22"/>
              </w:rPr>
              <w:t>document, image, etc.</w:t>
            </w:r>
            <w:r w:rsidRPr="00CB0F7F">
              <w:rPr>
                <w:rFonts w:ascii="Times New Roman" w:eastAsia="Times New Roman" w:hAnsi="Times New Roman" w:cs="Times New Roman"/>
                <w:szCs w:val="22"/>
              </w:rPr>
              <w:t xml:space="preserve"> </w:t>
            </w:r>
            <w:r w:rsidR="009B54F3" w:rsidRPr="00CB0F7F">
              <w:rPr>
                <w:rFonts w:ascii="Times New Roman" w:eastAsia="Times New Roman" w:hAnsi="Times New Roman" w:cs="Times New Roman"/>
                <w:szCs w:val="22"/>
              </w:rPr>
              <w:t>multiple files must be archived</w:t>
            </w:r>
            <w:r>
              <w:rPr>
                <w:rFonts w:ascii="Times New Roman" w:eastAsia="Times New Roman" w:hAnsi="Times New Roman" w:cs="Times New Roman"/>
                <w:szCs w:val="22"/>
              </w:rPr>
              <w:t>.</w:t>
            </w:r>
          </w:p>
        </w:tc>
        <w:tc>
          <w:tcPr>
            <w:tcW w:w="2530" w:type="dxa"/>
            <w:vAlign w:val="center"/>
            <w:hideMark/>
          </w:tcPr>
          <w:p w14:paraId="1C322947"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CachedRepresentationInfo</w:t>
            </w:r>
          </w:p>
        </w:tc>
      </w:tr>
      <w:tr w:rsidR="00DA3E2F" w:rsidRPr="00CB0F7F" w14:paraId="7C1E7F9A" w14:textId="77777777" w:rsidTr="00FC6C4A">
        <w:trPr>
          <w:trHeight w:val="2138"/>
          <w:tblCellSpacing w:w="15" w:type="dxa"/>
        </w:trPr>
        <w:tc>
          <w:tcPr>
            <w:tcW w:w="2709" w:type="dxa"/>
            <w:vAlign w:val="center"/>
            <w:hideMark/>
          </w:tcPr>
          <w:p w14:paraId="2E19FE1C" w14:textId="77777777" w:rsidR="009B54F3" w:rsidRPr="00CB0F7F" w:rsidRDefault="009B54F3" w:rsidP="00FC6C4A">
            <w:pPr>
              <w:jc w:val="left"/>
              <w:rPr>
                <w:rFonts w:ascii="Times New Roman" w:eastAsia="Times New Roman" w:hAnsi="Times New Roman" w:cs="Times New Roman"/>
                <w:szCs w:val="22"/>
              </w:rPr>
            </w:pPr>
            <w:r w:rsidRPr="00CB0F7F">
              <w:rPr>
                <w:rFonts w:ascii="Times New Roman" w:eastAsia="Times New Roman" w:hAnsi="Times New Roman" w:cs="Times New Roman"/>
                <w:szCs w:val="22"/>
              </w:rPr>
              <w:t>DELETE api/targets/</w:t>
            </w:r>
            <w:r w:rsidRPr="005E0C4D">
              <w:rPr>
                <w:rFonts w:ascii="Times New Roman" w:hAnsi="Times New Roman" w:cs="Times New Roman"/>
                <w:i/>
                <w:szCs w:val="22"/>
              </w:rPr>
              <w:t>tid</w:t>
            </w:r>
            <w:r w:rsidRPr="00CB0F7F">
              <w:rPr>
                <w:rFonts w:ascii="Times New Roman" w:eastAsia="Times New Roman" w:hAnsi="Times New Roman" w:cs="Times New Roman"/>
                <w:szCs w:val="22"/>
              </w:rPr>
              <w:t>/cached/</w:t>
            </w:r>
            <w:r w:rsidRPr="005E0C4D">
              <w:rPr>
                <w:rFonts w:ascii="Times New Roman" w:hAnsi="Times New Roman" w:cs="Times New Roman"/>
                <w:i/>
                <w:szCs w:val="22"/>
              </w:rPr>
              <w:t>cid</w:t>
            </w:r>
            <w:r w:rsidRPr="00CB0F7F">
              <w:rPr>
                <w:rFonts w:ascii="Times New Roman" w:eastAsia="Times New Roman" w:hAnsi="Times New Roman" w:cs="Times New Roman"/>
                <w:szCs w:val="22"/>
              </w:rPr>
              <w:t xml:space="preserve"> </w:t>
            </w:r>
          </w:p>
        </w:tc>
        <w:tc>
          <w:tcPr>
            <w:tcW w:w="3797" w:type="dxa"/>
            <w:vAlign w:val="center"/>
            <w:hideMark/>
          </w:tcPr>
          <w:p w14:paraId="363632EB" w14:textId="238CACBB"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CB0F7F">
              <w:rPr>
                <w:rFonts w:ascii="Times New Roman" w:eastAsia="Times New Roman" w:hAnsi="Times New Roman" w:cs="Times New Roman"/>
                <w:szCs w:val="22"/>
              </w:rPr>
              <w:t xml:space="preserve">emoves connection </w:t>
            </w:r>
            <w:r w:rsidR="009B54F3" w:rsidRPr="005E0C4D">
              <w:rPr>
                <w:rFonts w:ascii="Times New Roman" w:hAnsi="Times New Roman" w:cs="Times New Roman"/>
                <w:i/>
                <w:szCs w:val="22"/>
              </w:rPr>
              <w:t>tid</w:t>
            </w:r>
            <w:r w:rsidR="009B54F3" w:rsidRPr="00CB0F7F">
              <w:rPr>
                <w:rFonts w:ascii="Times New Roman" w:eastAsia="Times New Roman" w:hAnsi="Times New Roman" w:cs="Times New Roman"/>
                <w:szCs w:val="22"/>
              </w:rPr>
              <w:t>-</w:t>
            </w:r>
            <w:r w:rsidR="009B54F3" w:rsidRPr="005E0C4D">
              <w:rPr>
                <w:rFonts w:ascii="Times New Roman" w:hAnsi="Times New Roman" w:cs="Times New Roman"/>
                <w:i/>
                <w:szCs w:val="22"/>
              </w:rPr>
              <w:t>cid</w:t>
            </w:r>
            <w:r w:rsidR="009B54F3" w:rsidRPr="00CB0F7F">
              <w:rPr>
                <w:rFonts w:ascii="Times New Roman" w:eastAsia="Times New Roman" w:hAnsi="Times New Roman" w:cs="Times New Roman"/>
                <w:szCs w:val="22"/>
              </w:rPr>
              <w:t>s. The cached representation is removed from the database as well, unless there are more references to this representation.</w:t>
            </w:r>
          </w:p>
        </w:tc>
        <w:tc>
          <w:tcPr>
            <w:tcW w:w="2530" w:type="dxa"/>
            <w:vAlign w:val="center"/>
            <w:hideMark/>
          </w:tcPr>
          <w:p w14:paraId="584C246E" w14:textId="6F0652DD" w:rsidR="009B54F3" w:rsidRPr="00CB0F7F" w:rsidRDefault="005E0C4D"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String messaging </w:t>
            </w:r>
            <w:r w:rsidR="009B54F3" w:rsidRPr="00CB0F7F">
              <w:rPr>
                <w:rFonts w:ascii="Times New Roman" w:eastAsia="Times New Roman" w:hAnsi="Times New Roman" w:cs="Times New Roman"/>
                <w:szCs w:val="22"/>
              </w:rPr>
              <w:t xml:space="preserve">how many rows in the junction table </w:t>
            </w:r>
            <w:r>
              <w:rPr>
                <w:rFonts w:ascii="Times New Roman" w:eastAsia="Times New Roman" w:hAnsi="Times New Roman" w:cs="Times New Roman"/>
                <w:szCs w:val="22"/>
              </w:rPr>
              <w:t>have been</w:t>
            </w:r>
            <w:r w:rsidR="009B54F3" w:rsidRPr="00CB0F7F">
              <w:rPr>
                <w:rFonts w:ascii="Times New Roman" w:eastAsia="Times New Roman" w:hAnsi="Times New Roman" w:cs="Times New Roman"/>
                <w:szCs w:val="22"/>
              </w:rPr>
              <w:t xml:space="preserve"> r</w:t>
            </w:r>
            <w:r>
              <w:rPr>
                <w:rFonts w:ascii="Times New Roman" w:eastAsia="Times New Roman" w:hAnsi="Times New Roman" w:cs="Times New Roman"/>
                <w:szCs w:val="22"/>
              </w:rPr>
              <w:t>emoved</w:t>
            </w:r>
            <w:r w:rsidR="009B54F3" w:rsidRPr="00CB0F7F">
              <w:rPr>
                <w:rFonts w:ascii="Times New Roman" w:eastAsia="Times New Roman" w:hAnsi="Times New Roman" w:cs="Times New Roman"/>
                <w:szCs w:val="22"/>
              </w:rPr>
              <w:t xml:space="preserve">, </w:t>
            </w:r>
            <w:r>
              <w:rPr>
                <w:rFonts w:ascii="Times New Roman" w:eastAsia="Times New Roman" w:hAnsi="Times New Roman" w:cs="Times New Roman"/>
                <w:szCs w:val="22"/>
              </w:rPr>
              <w:br/>
            </w:r>
            <w:r w:rsidR="009B54F3" w:rsidRPr="00CB0F7F">
              <w:rPr>
                <w:rFonts w:ascii="Times New Roman" w:eastAsia="Times New Roman" w:hAnsi="Times New Roman" w:cs="Times New Roman"/>
                <w:szCs w:val="22"/>
              </w:rPr>
              <w:t>should be 0 or 1</w:t>
            </w:r>
          </w:p>
        </w:tc>
      </w:tr>
    </w:tbl>
    <w:p w14:paraId="39122983" w14:textId="76B0D628" w:rsidR="009B54F3" w:rsidRPr="00CB0F7F" w:rsidRDefault="009B54F3" w:rsidP="009B54F3">
      <w:pPr>
        <w:rPr>
          <w:rFonts w:ascii="Times New Roman" w:eastAsia="Times New Roman" w:hAnsi="Times New Roman" w:cs="Times New Roman"/>
          <w:szCs w:val="22"/>
        </w:rPr>
      </w:pPr>
    </w:p>
    <w:p w14:paraId="08CF5618" w14:textId="77777777" w:rsidR="009B54F3" w:rsidRPr="00784277" w:rsidRDefault="009B54F3" w:rsidP="009B54F3">
      <w:pPr>
        <w:spacing w:before="100" w:beforeAutospacing="1" w:after="100" w:afterAutospacing="1"/>
        <w:rPr>
          <w:rFonts w:cs="Times New Roman"/>
          <w:b/>
          <w:bCs/>
        </w:rPr>
      </w:pPr>
      <w:r w:rsidRPr="00784277">
        <w:rPr>
          <w:rFonts w:cs="Times New Roman"/>
          <w:b/>
          <w:bCs/>
        </w:rPr>
        <w:t>api/cached</w:t>
      </w:r>
    </w:p>
    <w:p w14:paraId="15267F7C" w14:textId="74DD3834" w:rsidR="009B54F3" w:rsidRPr="00313D9B" w:rsidRDefault="009B54F3" w:rsidP="005E2DFF">
      <w:r w:rsidRPr="00313D9B">
        <w:t>It is possible to store the ca</w:t>
      </w:r>
      <w:r w:rsidR="00F07AB2">
        <w:t>c</w:t>
      </w:r>
      <w:r w:rsidRPr="00313D9B">
        <w:t xml:space="preserve">hed representation not only of the fragment precisely corresponding to annotation's target but 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00F56455" w14:textId="01EEFEB3" w:rsidR="009B54F3" w:rsidRPr="00313D9B" w:rsidRDefault="009B54F3" w:rsidP="009B54F3">
      <w:pPr>
        <w:rPr>
          <w:rFonts w:eastAsia="Times New Roman" w:cs="Times New Roman"/>
          <w:szCs w:val="20"/>
        </w:rPr>
      </w:pPr>
    </w:p>
    <w:p w14:paraId="4593F92D" w14:textId="28DF023F"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Cs w:val="22"/>
              </w:rPr>
            </w:pPr>
            <w:r w:rsidRPr="00784277">
              <w:rPr>
                <w:rFonts w:ascii="Times New Roman" w:eastAsia="Times New Roman" w:hAnsi="Times New Roman" w:cs="Times New Roman"/>
                <w:b/>
                <w:bCs/>
                <w:szCs w:val="22"/>
              </w:rPr>
              <w:t xml:space="preserve">Return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 xml:space="preserve">xml </w:t>
            </w:r>
            <w:r w:rsidR="00784277">
              <w:rPr>
                <w:rFonts w:ascii="Times New Roman" w:eastAsia="Times New Roman" w:hAnsi="Times New Roman" w:cs="Times New Roman"/>
                <w:b/>
                <w:bCs/>
                <w:szCs w:val="22"/>
              </w:rPr>
              <w:t>)</w:t>
            </w:r>
            <w:r w:rsidRPr="00784277">
              <w:rPr>
                <w:rFonts w:ascii="Times New Roman" w:eastAsia="Times New Roman" w:hAnsi="Times New Roman" w:cs="Times New Roman"/>
                <w:b/>
                <w:bCs/>
                <w:szCs w:val="22"/>
              </w:rPr>
              <w:t>type</w:t>
            </w:r>
          </w:p>
        </w:tc>
      </w:tr>
      <w:tr w:rsidR="00EF27E3" w:rsidRPr="00313D9B" w14:paraId="4740ADAF" w14:textId="77777777" w:rsidTr="00FC6C4A">
        <w:trPr>
          <w:tblCellSpacing w:w="15" w:type="dxa"/>
        </w:trPr>
        <w:tc>
          <w:tcPr>
            <w:tcW w:w="0" w:type="auto"/>
            <w:vAlign w:val="center"/>
            <w:hideMark/>
          </w:tcPr>
          <w:p w14:paraId="58571A50"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/metadata</w:t>
            </w:r>
          </w:p>
        </w:tc>
        <w:tc>
          <w:tcPr>
            <w:tcW w:w="0" w:type="auto"/>
            <w:vAlign w:val="center"/>
            <w:hideMark/>
          </w:tcPr>
          <w:p w14:paraId="2099489B" w14:textId="1DEDF699"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 xml:space="preserve">eturns the meta-information of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51426A">
              <w:rPr>
                <w:rFonts w:ascii="Times New Roman" w:eastAsia="Times New Roman" w:hAnsi="Times New Roman" w:cs="Times New Roman"/>
                <w:szCs w:val="22"/>
              </w:rPr>
              <w:t>.</w:t>
            </w:r>
          </w:p>
        </w:tc>
        <w:tc>
          <w:tcPr>
            <w:tcW w:w="0" w:type="auto"/>
            <w:vAlign w:val="center"/>
            <w:hideMark/>
          </w:tcPr>
          <w:p w14:paraId="3383181C" w14:textId="77777777" w:rsidR="009B54F3" w:rsidRPr="00784277" w:rsidRDefault="009B54F3" w:rsidP="00FC6C4A">
            <w:pPr>
              <w:ind w:firstLine="0"/>
              <w:jc w:val="left"/>
              <w:rPr>
                <w:rFonts w:ascii="Times New Roman" w:eastAsia="Times New Roman" w:hAnsi="Times New Roman" w:cs="Times New Roman"/>
                <w:szCs w:val="22"/>
              </w:rPr>
            </w:pPr>
            <w:r w:rsidRPr="00784277">
              <w:rPr>
                <w:rFonts w:ascii="Times New Roman" w:eastAsia="Times New Roman" w:hAnsi="Times New Roman" w:cs="Times New Roman"/>
                <w:szCs w:val="22"/>
              </w:rPr>
              <w:t>CachedRepresentationInfo</w:t>
            </w:r>
          </w:p>
        </w:tc>
      </w:tr>
      <w:tr w:rsidR="00EF27E3" w:rsidRPr="00313D9B" w14:paraId="6DB6D62F" w14:textId="77777777" w:rsidTr="00FC6C4A">
        <w:trPr>
          <w:tblCellSpacing w:w="15" w:type="dxa"/>
        </w:trPr>
        <w:tc>
          <w:tcPr>
            <w:tcW w:w="0" w:type="auto"/>
            <w:vAlign w:val="center"/>
            <w:hideMark/>
          </w:tcPr>
          <w:p w14:paraId="1753DF4E"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/stream</w:t>
            </w:r>
          </w:p>
        </w:tc>
        <w:tc>
          <w:tcPr>
            <w:tcW w:w="0" w:type="auto"/>
            <w:vAlign w:val="center"/>
            <w:hideMark/>
          </w:tcPr>
          <w:p w14:paraId="07AA66D1" w14:textId="6E281891" w:rsidR="009B54F3" w:rsidRPr="00784277" w:rsidRDefault="00EF27E3"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file (stream)</w:t>
            </w:r>
            <w:ins w:id="29"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Pr>
                <w:rFonts w:ascii="Times New Roman" w:eastAsia="Times New Roman" w:hAnsi="Times New Roman" w:cs="Times New Roman"/>
                <w:szCs w:val="22"/>
              </w:rPr>
              <w:t>.</w:t>
            </w:r>
          </w:p>
        </w:tc>
        <w:tc>
          <w:tcPr>
            <w:tcW w:w="0" w:type="auto"/>
            <w:vAlign w:val="center"/>
            <w:hideMark/>
          </w:tcPr>
          <w:p w14:paraId="2F370B3C" w14:textId="13435EE0"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Stream</w:t>
            </w:r>
            <w:r w:rsidR="0051426A">
              <w:rPr>
                <w:rFonts w:ascii="Times New Roman" w:eastAsia="Times New Roman" w:hAnsi="Times New Roman" w:cs="Times New Roman"/>
                <w:szCs w:val="22"/>
              </w:rPr>
              <w:t>, it is up to</w:t>
            </w:r>
            <w:r>
              <w:rPr>
                <w:rFonts w:ascii="Times New Roman" w:eastAsia="Times New Roman" w:hAnsi="Times New Roman" w:cs="Times New Roman"/>
                <w:szCs w:val="22"/>
              </w:rPr>
              <w:t xml:space="preserve"> the </w:t>
            </w:r>
            <w:r w:rsidR="008E138E">
              <w:rPr>
                <w:rFonts w:ascii="Times New Roman" w:eastAsia="Times New Roman" w:hAnsi="Times New Roman" w:cs="Times New Roman"/>
                <w:szCs w:val="22"/>
              </w:rPr>
              <w:t xml:space="preserve">client </w:t>
            </w:r>
            <w:r>
              <w:rPr>
                <w:rFonts w:ascii="Times New Roman" w:eastAsia="Times New Roman" w:hAnsi="Times New Roman" w:cs="Times New Roman"/>
                <w:szCs w:val="22"/>
              </w:rPr>
              <w:t>to interpret it correctly</w:t>
            </w:r>
          </w:p>
        </w:tc>
      </w:tr>
      <w:tr w:rsidR="00EF27E3" w:rsidRPr="00313D9B" w14:paraId="09101290" w14:textId="77777777" w:rsidTr="00FC6C4A">
        <w:trPr>
          <w:tblCellSpacing w:w="15" w:type="dxa"/>
        </w:trPr>
        <w:tc>
          <w:tcPr>
            <w:tcW w:w="0" w:type="auto"/>
            <w:vAlign w:val="center"/>
            <w:hideMark/>
          </w:tcPr>
          <w:p w14:paraId="1A43BDAA" w14:textId="77777777" w:rsidR="009B54F3" w:rsidRPr="00784277" w:rsidRDefault="009B54F3" w:rsidP="00FC6C4A">
            <w:pPr>
              <w:jc w:val="left"/>
              <w:rPr>
                <w:rFonts w:ascii="Times New Roman" w:eastAsia="Times New Roman" w:hAnsi="Times New Roman" w:cs="Times New Roman"/>
                <w:szCs w:val="22"/>
              </w:rPr>
            </w:pPr>
            <w:r w:rsidRPr="00784277">
              <w:rPr>
                <w:rFonts w:ascii="Times New Roman" w:eastAsia="Times New Roman" w:hAnsi="Times New Roman" w:cs="Times New Roman"/>
                <w:szCs w:val="22"/>
              </w:rPr>
              <w:t>GET api/cached/</w:t>
            </w:r>
            <w:r w:rsidRPr="00784277">
              <w:rPr>
                <w:rFonts w:ascii="Times New Roman" w:hAnsi="Times New Roman" w:cs="Times New Roman"/>
                <w:i/>
                <w:szCs w:val="22"/>
              </w:rPr>
              <w:t>cid</w:t>
            </w:r>
            <w:r w:rsidRPr="00784277">
              <w:rPr>
                <w:rFonts w:ascii="Times New Roman" w:eastAsia="Times New Roman" w:hAnsi="Times New Roman" w:cs="Times New Roman"/>
                <w:szCs w:val="22"/>
              </w:rPr>
              <w:t>/content</w:t>
            </w:r>
          </w:p>
        </w:tc>
        <w:tc>
          <w:tcPr>
            <w:tcW w:w="0" w:type="auto"/>
            <w:vAlign w:val="center"/>
            <w:hideMark/>
          </w:tcPr>
          <w:p w14:paraId="33CFEE83" w14:textId="242643C3"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784277">
              <w:rPr>
                <w:rFonts w:ascii="Times New Roman" w:eastAsia="Times New Roman" w:hAnsi="Times New Roman" w:cs="Times New Roman"/>
                <w:szCs w:val="22"/>
              </w:rPr>
              <w:t>eturns the image file</w:t>
            </w:r>
            <w:ins w:id="30" w:author="Menzo windhouwer" w:date="2014-09-26T11:29:00Z">
              <w:r w:rsidR="008E138E">
                <w:rPr>
                  <w:rFonts w:ascii="Times New Roman" w:eastAsia="Times New Roman" w:hAnsi="Times New Roman" w:cs="Times New Roman"/>
                  <w:szCs w:val="22"/>
                </w:rPr>
                <w:t>,</w:t>
              </w:r>
            </w:ins>
            <w:r w:rsidR="009B54F3" w:rsidRPr="00784277">
              <w:rPr>
                <w:rFonts w:ascii="Times New Roman" w:eastAsia="Times New Roman" w:hAnsi="Times New Roman" w:cs="Times New Roman"/>
                <w:szCs w:val="22"/>
              </w:rPr>
              <w:t xml:space="preserve"> </w:t>
            </w:r>
            <w:r w:rsidR="00EF27E3">
              <w:rPr>
                <w:rFonts w:ascii="Times New Roman" w:eastAsia="Times New Roman" w:hAnsi="Times New Roman" w:cs="Times New Roman"/>
                <w:szCs w:val="22"/>
              </w:rPr>
              <w:t>which</w:t>
            </w:r>
            <w:r w:rsidR="009B54F3" w:rsidRPr="00784277">
              <w:rPr>
                <w:rFonts w:ascii="Times New Roman" w:eastAsia="Times New Roman" w:hAnsi="Times New Roman" w:cs="Times New Roman"/>
                <w:szCs w:val="22"/>
              </w:rPr>
              <w:t xml:space="preserve"> is the cached representation with </w:t>
            </w:r>
            <w:r w:rsidR="009B54F3" w:rsidRPr="00784277">
              <w:rPr>
                <w:rFonts w:ascii="Times New Roman" w:hAnsi="Times New Roman" w:cs="Times New Roman"/>
                <w:i/>
                <w:szCs w:val="22"/>
              </w:rPr>
              <w:t>cid</w:t>
            </w:r>
            <w:r w:rsidR="009B54F3" w:rsidRPr="00784277">
              <w:rPr>
                <w:rFonts w:ascii="Times New Roman" w:eastAsia="Times New Roman" w:hAnsi="Times New Roman" w:cs="Times New Roman"/>
                <w:szCs w:val="22"/>
              </w:rPr>
              <w:t xml:space="preserve"> if it exists</w:t>
            </w:r>
            <w:r w:rsidR="00EF27E3">
              <w:rPr>
                <w:rFonts w:ascii="Times New Roman" w:eastAsia="Times New Roman" w:hAnsi="Times New Roman" w:cs="Times New Roman"/>
                <w:szCs w:val="22"/>
              </w:rPr>
              <w:t>.</w:t>
            </w:r>
          </w:p>
        </w:tc>
        <w:tc>
          <w:tcPr>
            <w:tcW w:w="0" w:type="auto"/>
            <w:vAlign w:val="center"/>
            <w:hideMark/>
          </w:tcPr>
          <w:p w14:paraId="4AFDE391" w14:textId="652A3A0B" w:rsidR="009B54F3" w:rsidRPr="00784277" w:rsidRDefault="00784277"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Image</w:t>
            </w:r>
          </w:p>
        </w:tc>
      </w:tr>
    </w:tbl>
    <w:p w14:paraId="48A4CC78" w14:textId="48ADD857" w:rsidR="009B54F3" w:rsidRPr="00313D9B" w:rsidRDefault="009B54F3" w:rsidP="009B54F3">
      <w:pPr>
        <w:rPr>
          <w:rFonts w:eastAsia="Times New Roman" w:cs="Times New Roman"/>
          <w:szCs w:val="20"/>
        </w:rPr>
      </w:pPr>
    </w:p>
    <w:p w14:paraId="7544ED3C" w14:textId="78742FFE" w:rsidR="009B54F3" w:rsidRPr="00313D9B" w:rsidRDefault="0067779D" w:rsidP="009B54F3">
      <w:pPr>
        <w:spacing w:before="100" w:beforeAutospacing="1" w:after="100" w:afterAutospacing="1"/>
        <w:outlineLvl w:val="2"/>
        <w:rPr>
          <w:rFonts w:eastAsia="Times New Roman" w:cs="Times New Roman"/>
          <w:b/>
          <w:bCs/>
          <w:sz w:val="27"/>
          <w:szCs w:val="27"/>
        </w:rPr>
      </w:pPr>
      <w:bookmarkStart w:id="31" w:name="user-content-notebooks-implemented-but-n"/>
      <w:bookmarkEnd w:id="31"/>
      <w:r>
        <w:rPr>
          <w:rFonts w:eastAsia="Times New Roman" w:cs="Times New Roman"/>
          <w:b/>
          <w:bCs/>
          <w:sz w:val="27"/>
          <w:szCs w:val="27"/>
        </w:rPr>
        <w:t>Notebooks</w:t>
      </w:r>
      <w:r w:rsidR="006A3CD1">
        <w:rPr>
          <w:rStyle w:val="FootnoteReference"/>
          <w:rFonts w:eastAsia="Times New Roman" w:cs="Times New Roman"/>
          <w:b/>
          <w:bCs/>
          <w:sz w:val="27"/>
          <w:szCs w:val="27"/>
        </w:rPr>
        <w:footnoteReference w:id="10"/>
      </w:r>
    </w:p>
    <w:p w14:paraId="7C9EE64C" w14:textId="7EE32DFD" w:rsidR="009B54F3" w:rsidRPr="0001090B" w:rsidRDefault="009B54F3" w:rsidP="0001090B">
      <w:pPr>
        <w:spacing w:before="100" w:beforeAutospacing="1" w:after="100" w:afterAutospacing="1"/>
        <w:rPr>
          <w:rFonts w:cs="Times New Roman"/>
          <w:b/>
          <w:bCs/>
          <w:szCs w:val="20"/>
        </w:rPr>
      </w:pPr>
      <w:r w:rsidRPr="00313D9B">
        <w:rPr>
          <w:rFonts w:cs="Times New Roman"/>
          <w:b/>
          <w:bCs/>
          <w:szCs w:val="20"/>
        </w:rPr>
        <w:t>api/notebooks</w:t>
      </w:r>
    </w:p>
    <w:p w14:paraId="61885F6F" w14:textId="15BD99EC" w:rsidR="0096047B" w:rsidRDefault="0096047B" w:rsidP="0096047B">
      <w:pPr>
        <w:pStyle w:val="Caption"/>
        <w:keepNext/>
      </w:pPr>
      <w:r>
        <w:t xml:space="preserve">Table </w:t>
      </w:r>
      <w:r>
        <w:fldChar w:fldCharType="begin"/>
      </w:r>
      <w:r>
        <w:instrText xml:space="preserve"> SEQ Table \* ARABIC </w:instrText>
      </w:r>
      <w:r>
        <w:fldChar w:fldCharType="separate"/>
      </w:r>
      <w:r w:rsidR="005853A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Cs w:val="22"/>
              </w:rPr>
            </w:pPr>
            <w:r w:rsidRPr="006A3CD1">
              <w:rPr>
                <w:rFonts w:ascii="Times New Roman" w:eastAsia="Times New Roman" w:hAnsi="Times New Roman" w:cs="Times New Roman"/>
                <w:b/>
                <w:bCs/>
                <w:szCs w:val="22"/>
              </w:rPr>
              <w:t>Description</w:t>
            </w:r>
          </w:p>
        </w:tc>
        <w:tc>
          <w:tcPr>
            <w:tcW w:w="2790" w:type="dxa"/>
            <w:vAlign w:val="center"/>
            <w:hideMark/>
          </w:tcPr>
          <w:p w14:paraId="7672443F" w14:textId="71AFFFAD" w:rsidR="009B54F3" w:rsidRPr="006A3CD1" w:rsidRDefault="00FC6C4A" w:rsidP="00FC6C4A">
            <w:pPr>
              <w:ind w:firstLine="0"/>
              <w:rPr>
                <w:rFonts w:ascii="Times New Roman" w:eastAsia="Times New Roman" w:hAnsi="Times New Roman" w:cs="Times New Roman"/>
                <w:b/>
                <w:bCs/>
                <w:szCs w:val="22"/>
              </w:rPr>
            </w:pPr>
            <w:r>
              <w:rPr>
                <w:rFonts w:ascii="Times New Roman" w:eastAsia="Times New Roman" w:hAnsi="Times New Roman" w:cs="Times New Roman"/>
                <w:b/>
                <w:bCs/>
                <w:szCs w:val="22"/>
              </w:rPr>
              <w:t xml:space="preserve">  </w:t>
            </w:r>
            <w:r w:rsidR="009B54F3" w:rsidRPr="006A3CD1">
              <w:rPr>
                <w:rFonts w:ascii="Times New Roman" w:eastAsia="Times New Roman" w:hAnsi="Times New Roman" w:cs="Times New Roman"/>
                <w:b/>
                <w:bCs/>
                <w:szCs w:val="22"/>
              </w:rPr>
              <w:t xml:space="preserve">Return </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xml</w:t>
            </w:r>
            <w:r w:rsidR="006A3CD1">
              <w:rPr>
                <w:rFonts w:ascii="Times New Roman" w:eastAsia="Times New Roman" w:hAnsi="Times New Roman" w:cs="Times New Roman"/>
                <w:b/>
                <w:bCs/>
                <w:szCs w:val="22"/>
              </w:rPr>
              <w:t>)</w:t>
            </w:r>
            <w:r w:rsidR="009B54F3" w:rsidRPr="006A3CD1">
              <w:rPr>
                <w:rFonts w:ascii="Times New Roman" w:eastAsia="Times New Roman" w:hAnsi="Times New Roman" w:cs="Times New Roman"/>
                <w:b/>
                <w:bCs/>
                <w:szCs w:val="22"/>
              </w:rPr>
              <w:t xml:space="preserve"> type</w:t>
            </w:r>
          </w:p>
        </w:tc>
      </w:tr>
      <w:tr w:rsidR="009B54F3" w:rsidRPr="00313D9B" w14:paraId="4CA05201" w14:textId="77777777" w:rsidTr="00FC6C4A">
        <w:trPr>
          <w:tblCellSpacing w:w="15" w:type="dxa"/>
        </w:trPr>
        <w:tc>
          <w:tcPr>
            <w:tcW w:w="2709" w:type="dxa"/>
            <w:vAlign w:val="center"/>
            <w:hideMark/>
          </w:tcPr>
          <w:p w14:paraId="5B2B803E"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p>
        </w:tc>
        <w:tc>
          <w:tcPr>
            <w:tcW w:w="3498" w:type="dxa"/>
            <w:vAlign w:val="center"/>
            <w:hideMark/>
          </w:tcPr>
          <w:p w14:paraId="2EE3A916" w14:textId="194AE675" w:rsidR="009B54F3" w:rsidRPr="006A3CD1" w:rsidRDefault="006A3CD1" w:rsidP="00FC6C4A">
            <w:pPr>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notebook-infos for the notebooks accessible to the </w:t>
            </w:r>
            <w:r>
              <w:rPr>
                <w:rFonts w:ascii="Times New Roman" w:eastAsia="Times New Roman" w:hAnsi="Times New Roman" w:cs="Times New Roman"/>
                <w:szCs w:val="22"/>
              </w:rPr>
              <w:t>logged-in</w:t>
            </w:r>
            <w:r w:rsidR="009B54F3" w:rsidRPr="006A3CD1">
              <w:rPr>
                <w:rFonts w:ascii="Times New Roman" w:eastAsia="Times New Roman" w:hAnsi="Times New Roman" w:cs="Times New Roman"/>
                <w:szCs w:val="22"/>
              </w:rPr>
              <w:t xml:space="preserve"> principal</w:t>
            </w:r>
            <w:r>
              <w:rPr>
                <w:rFonts w:ascii="Times New Roman" w:eastAsia="Times New Roman" w:hAnsi="Times New Roman" w:cs="Times New Roman"/>
                <w:szCs w:val="22"/>
              </w:rPr>
              <w:t>.</w:t>
            </w:r>
          </w:p>
        </w:tc>
        <w:tc>
          <w:tcPr>
            <w:tcW w:w="2790" w:type="dxa"/>
            <w:vAlign w:val="center"/>
            <w:hideMark/>
          </w:tcPr>
          <w:p w14:paraId="6EDA6D4F"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NotebookInfoList</w:t>
            </w:r>
          </w:p>
        </w:tc>
      </w:tr>
      <w:tr w:rsidR="009B54F3" w:rsidRPr="00313D9B" w14:paraId="0005EF10" w14:textId="77777777" w:rsidTr="00FC6C4A">
        <w:trPr>
          <w:tblCellSpacing w:w="15" w:type="dxa"/>
        </w:trPr>
        <w:tc>
          <w:tcPr>
            <w:tcW w:w="2709" w:type="dxa"/>
            <w:vAlign w:val="center"/>
            <w:hideMark/>
          </w:tcPr>
          <w:p w14:paraId="3D76D631"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api/notebooks/owned</w:t>
            </w:r>
          </w:p>
        </w:tc>
        <w:tc>
          <w:tcPr>
            <w:tcW w:w="3498" w:type="dxa"/>
            <w:vAlign w:val="center"/>
            <w:hideMark/>
          </w:tcPr>
          <w:p w14:paraId="1303E9E0" w14:textId="26FD1201"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 xml:space="preserve">Returns the list of all notebook references owned by the logged-in </w:t>
            </w:r>
            <w:r w:rsidR="009B54F3" w:rsidRPr="006A3CD1">
              <w:rPr>
                <w:rFonts w:ascii="Times New Roman" w:eastAsia="Times New Roman" w:hAnsi="Times New Roman" w:cs="Times New Roman"/>
                <w:szCs w:val="22"/>
              </w:rPr>
              <w:t>principal</w:t>
            </w:r>
            <w:r>
              <w:rPr>
                <w:rFonts w:ascii="Times New Roman" w:eastAsia="Times New Roman" w:hAnsi="Times New Roman" w:cs="Times New Roman"/>
                <w:szCs w:val="22"/>
              </w:rPr>
              <w:t>.</w:t>
            </w:r>
          </w:p>
        </w:tc>
        <w:tc>
          <w:tcPr>
            <w:tcW w:w="2790" w:type="dxa"/>
            <w:vAlign w:val="center"/>
            <w:hideMark/>
          </w:tcPr>
          <w:p w14:paraId="182FE23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66F78B50" w14:textId="77777777" w:rsidTr="00FC6C4A">
        <w:trPr>
          <w:tblCellSpacing w:w="15" w:type="dxa"/>
        </w:trPr>
        <w:tc>
          <w:tcPr>
            <w:tcW w:w="2709" w:type="dxa"/>
            <w:vAlign w:val="center"/>
            <w:hideMark/>
          </w:tcPr>
          <w:p w14:paraId="7EB0EA3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/readers</w:t>
            </w:r>
          </w:p>
        </w:tc>
        <w:tc>
          <w:tcPr>
            <w:tcW w:w="3498" w:type="dxa"/>
            <w:vAlign w:val="center"/>
            <w:hideMark/>
          </w:tcPr>
          <w:p w14:paraId="6415282D" w14:textId="007C0803"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E20BE8">
              <w:rPr>
                <w:rFonts w:ascii="Times New Roman" w:eastAsia="Times New Roman" w:hAnsi="Times New Roman" w:cs="Times New Roman"/>
                <w:szCs w:val="22"/>
              </w:rPr>
              <w:t xml:space="preserve">-s </w:t>
            </w:r>
            <w:r w:rsidR="009B54F3" w:rsidRPr="006A3CD1">
              <w:rPr>
                <w:rFonts w:ascii="Times New Roman" w:eastAsia="Times New Roman" w:hAnsi="Times New Roman" w:cs="Times New Roman"/>
                <w:szCs w:val="22"/>
              </w:rPr>
              <w:t>who allowed to read the annotations from the notebook</w:t>
            </w:r>
            <w:r w:rsidR="00E20BE8">
              <w:rPr>
                <w:rFonts w:ascii="Times New Roman" w:eastAsia="Times New Roman" w:hAnsi="Times New Roman" w:cs="Times New Roman"/>
                <w:szCs w:val="22"/>
              </w:rPr>
              <w:t>.</w:t>
            </w:r>
          </w:p>
        </w:tc>
        <w:tc>
          <w:tcPr>
            <w:tcW w:w="2790" w:type="dxa"/>
            <w:vAlign w:val="center"/>
            <w:hideMark/>
          </w:tcPr>
          <w:p w14:paraId="1AB32DFA"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3AF4184E" w14:textId="77777777" w:rsidTr="00FC6C4A">
        <w:trPr>
          <w:tblCellSpacing w:w="15" w:type="dxa"/>
        </w:trPr>
        <w:tc>
          <w:tcPr>
            <w:tcW w:w="2709" w:type="dxa"/>
            <w:vAlign w:val="center"/>
            <w:hideMark/>
          </w:tcPr>
          <w:p w14:paraId="41A85E72"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/writers</w:t>
            </w:r>
          </w:p>
        </w:tc>
        <w:tc>
          <w:tcPr>
            <w:tcW w:w="3498" w:type="dxa"/>
            <w:vAlign w:val="center"/>
            <w:hideMark/>
          </w:tcPr>
          <w:p w14:paraId="733C01D8" w14:textId="314C092C" w:rsidR="009B54F3" w:rsidRPr="006A3CD1" w:rsidRDefault="006A3CD1"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list of </w:t>
            </w:r>
            <w:r w:rsidR="009B54F3" w:rsidRPr="006A3CD1">
              <w:rPr>
                <w:rFonts w:ascii="Times New Roman" w:hAnsi="Times New Roman" w:cs="Times New Roman"/>
                <w:i/>
                <w:szCs w:val="22"/>
              </w:rPr>
              <w:t>prid</w:t>
            </w:r>
            <w:r w:rsidR="009B54F3" w:rsidRPr="006A3CD1">
              <w:rPr>
                <w:rFonts w:ascii="Times New Roman" w:eastAsia="Times New Roman" w:hAnsi="Times New Roman" w:cs="Times New Roman"/>
                <w:szCs w:val="22"/>
              </w:rPr>
              <w:t xml:space="preserve"> that can add annotations to the notebook</w:t>
            </w:r>
            <w:r w:rsidR="00E20BE8">
              <w:rPr>
                <w:rFonts w:ascii="Times New Roman" w:eastAsia="Times New Roman" w:hAnsi="Times New Roman" w:cs="Times New Roman"/>
                <w:szCs w:val="22"/>
              </w:rPr>
              <w:t>.</w:t>
            </w:r>
          </w:p>
        </w:tc>
        <w:tc>
          <w:tcPr>
            <w:tcW w:w="2790" w:type="dxa"/>
            <w:vAlign w:val="center"/>
            <w:hideMark/>
          </w:tcPr>
          <w:p w14:paraId="601FB1C7"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155D5AF6" w14:textId="77777777" w:rsidTr="00FC6C4A">
        <w:trPr>
          <w:tblCellSpacing w:w="15" w:type="dxa"/>
        </w:trPr>
        <w:tc>
          <w:tcPr>
            <w:tcW w:w="2709" w:type="dxa"/>
            <w:vAlign w:val="center"/>
            <w:hideMark/>
          </w:tcPr>
          <w:p w14:paraId="41552939"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Pr="006A3CD1">
              <w:rPr>
                <w:rFonts w:ascii="Times New Roman" w:hAnsi="Times New Roman" w:cs="Times New Roman"/>
                <w:i/>
                <w:szCs w:val="22"/>
              </w:rPr>
              <w:t>nid</w:t>
            </w:r>
            <w:r w:rsidRPr="006A3CD1">
              <w:rPr>
                <w:rFonts w:ascii="Times New Roman" w:eastAsia="Times New Roman" w:hAnsi="Times New Roman" w:cs="Times New Roman"/>
                <w:szCs w:val="22"/>
              </w:rPr>
              <w:t>/metadata</w:t>
            </w:r>
          </w:p>
        </w:tc>
        <w:tc>
          <w:tcPr>
            <w:tcW w:w="3498" w:type="dxa"/>
            <w:vAlign w:val="center"/>
            <w:hideMark/>
          </w:tcPr>
          <w:p w14:paraId="7B1B5515" w14:textId="2F6AC567"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all metadata about a specified notebook </w:t>
            </w:r>
            <w:r w:rsidR="009B54F3" w:rsidRPr="006A3CD1">
              <w:rPr>
                <w:rFonts w:ascii="Times New Roman" w:hAnsi="Times New Roman" w:cs="Times New Roman"/>
                <w:i/>
                <w:szCs w:val="22"/>
              </w:rPr>
              <w:t>nid</w:t>
            </w:r>
            <w:r>
              <w:rPr>
                <w:rFonts w:ascii="Times New Roman" w:eastAsia="Times New Roman" w:hAnsi="Times New Roman" w:cs="Times New Roman"/>
                <w:szCs w:val="22"/>
              </w:rPr>
              <w:t>.</w:t>
            </w:r>
          </w:p>
        </w:tc>
        <w:tc>
          <w:tcPr>
            <w:tcW w:w="2790" w:type="dxa"/>
            <w:vAlign w:val="center"/>
            <w:hideMark/>
          </w:tcPr>
          <w:p w14:paraId="629BFD9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Notebook</w:t>
            </w:r>
          </w:p>
        </w:tc>
      </w:tr>
      <w:tr w:rsidR="009B54F3" w:rsidRPr="00313D9B" w14:paraId="2D768EB5" w14:textId="77777777" w:rsidTr="00FC6C4A">
        <w:trPr>
          <w:tblCellSpacing w:w="15" w:type="dxa"/>
        </w:trPr>
        <w:tc>
          <w:tcPr>
            <w:tcW w:w="2709" w:type="dxa"/>
            <w:vAlign w:val="center"/>
            <w:hideMark/>
          </w:tcPr>
          <w:p w14:paraId="01B74CE5"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GET api/notebooks/</w:t>
            </w:r>
            <w:r w:rsidR="00663075">
              <w:rPr>
                <w:rFonts w:ascii="Times New Roman" w:hAnsi="Times New Roman" w:cs="Times New Roman"/>
                <w:i/>
                <w:szCs w:val="22"/>
              </w:rPr>
              <w:t>nid</w:t>
            </w:r>
            <w:r w:rsidRPr="006A3CD1">
              <w:rPr>
                <w:rFonts w:ascii="Times New Roman" w:eastAsia="Times New Roman" w:hAnsi="Times New Roman" w:cs="Times New Roman"/>
                <w:szCs w:val="22"/>
              </w:rPr>
              <w:t>?</w:t>
            </w:r>
            <w:r w:rsidRPr="006A3CD1">
              <w:rPr>
                <w:rFonts w:ascii="Times New Roman" w:eastAsia="Times New Roman" w:hAnsi="Times New Roman" w:cs="Times New Roman"/>
                <w:szCs w:val="22"/>
              </w:rPr>
              <w:br/>
              <w:t>maximumAnnotations=</w:t>
            </w:r>
          </w:p>
          <w:p w14:paraId="56552C3C" w14:textId="77777777" w:rsidR="00663075" w:rsidRDefault="009B54F3" w:rsidP="00FC6C4A">
            <w:pPr>
              <w:jc w:val="left"/>
              <w:rPr>
                <w:rFonts w:ascii="Times New Roman" w:eastAsia="Times New Roman" w:hAnsi="Times New Roman" w:cs="Times New Roman"/>
                <w:szCs w:val="22"/>
              </w:rPr>
            </w:pPr>
            <w:r w:rsidRPr="00663075">
              <w:rPr>
                <w:rFonts w:ascii="Times New Roman" w:eastAsia="Times New Roman" w:hAnsi="Times New Roman" w:cs="Times New Roman"/>
                <w:i/>
                <w:szCs w:val="22"/>
              </w:rPr>
              <w:t>limit</w:t>
            </w:r>
            <w:r w:rsidRPr="006A3CD1">
              <w:rPr>
                <w:rFonts w:ascii="Times New Roman" w:eastAsia="Times New Roman" w:hAnsi="Times New Roman" w:cs="Times New Roman"/>
                <w:szCs w:val="22"/>
              </w:rPr>
              <w:t>&amp;</w:t>
            </w:r>
            <w:r w:rsidRPr="006A3CD1">
              <w:rPr>
                <w:rFonts w:ascii="Times New Roman" w:eastAsia="Times New Roman" w:hAnsi="Times New Roman" w:cs="Times New Roman"/>
                <w:szCs w:val="22"/>
              </w:rPr>
              <w:br/>
              <w:t>startAnnotation=</w:t>
            </w:r>
            <w:r w:rsidRPr="00663075">
              <w:rPr>
                <w:rFonts w:ascii="Times New Roman" w:eastAsia="Times New Roman" w:hAnsi="Times New Roman" w:cs="Times New Roman"/>
                <w:i/>
                <w:szCs w:val="22"/>
              </w:rPr>
              <w:t>offset</w:t>
            </w:r>
            <w:r w:rsidRPr="006A3CD1">
              <w:rPr>
                <w:rFonts w:ascii="Times New Roman" w:eastAsia="Times New Roman" w:hAnsi="Times New Roman" w:cs="Times New Roman"/>
                <w:szCs w:val="22"/>
              </w:rPr>
              <w:t>&amp;</w:t>
            </w:r>
          </w:p>
          <w:p w14:paraId="2E2BE7F5" w14:textId="77777777" w:rsidR="00663075"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orderby=</w:t>
            </w:r>
            <w:r w:rsidRPr="00663075">
              <w:rPr>
                <w:rFonts w:ascii="Times New Roman" w:eastAsia="Times New Roman" w:hAnsi="Times New Roman" w:cs="Times New Roman"/>
                <w:i/>
                <w:szCs w:val="22"/>
              </w:rPr>
              <w:t>orderby</w:t>
            </w:r>
            <w:r w:rsidRPr="006A3CD1">
              <w:rPr>
                <w:rFonts w:ascii="Times New Roman" w:eastAsia="Times New Roman" w:hAnsi="Times New Roman" w:cs="Times New Roman"/>
                <w:szCs w:val="22"/>
              </w:rPr>
              <w:t>&amp;</w:t>
            </w:r>
          </w:p>
          <w:p w14:paraId="39774A90" w14:textId="656E709A"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orderingMode=</w:t>
            </w:r>
            <w:r w:rsidRPr="006A3CD1">
              <w:rPr>
                <w:rFonts w:ascii="Times New Roman" w:hAnsi="Times New Roman" w:cs="Times New Roman"/>
                <w:szCs w:val="22"/>
              </w:rPr>
              <w:t>[[1,0]]</w:t>
            </w:r>
            <w:r w:rsidRPr="006A3CD1">
              <w:rPr>
                <w:rFonts w:ascii="Times New Roman" w:eastAsia="Times New Roman" w:hAnsi="Times New Roman" w:cs="Times New Roman"/>
                <w:szCs w:val="22"/>
              </w:rPr>
              <w:t xml:space="preserve"> </w:t>
            </w:r>
          </w:p>
        </w:tc>
        <w:tc>
          <w:tcPr>
            <w:tcW w:w="3498" w:type="dxa"/>
            <w:vAlign w:val="center"/>
            <w:hideMark/>
          </w:tcPr>
          <w:p w14:paraId="30743CD2" w14:textId="02AC84AE"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Returns</w:t>
            </w:r>
            <w:r w:rsidR="009B54F3" w:rsidRPr="006A3CD1">
              <w:rPr>
                <w:rFonts w:ascii="Times New Roman" w:eastAsia="Times New Roman" w:hAnsi="Times New Roman" w:cs="Times New Roman"/>
                <w:szCs w:val="22"/>
              </w:rPr>
              <w:t xml:space="preserve"> the list of all annotations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-s contained within a Notebook with related metadata. Parameters: </w:t>
            </w:r>
            <w:r w:rsidR="009B54F3" w:rsidRPr="006A3CD1">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optional </w:t>
            </w:r>
            <w:r w:rsidR="009B54F3" w:rsidRPr="00E20BE8">
              <w:rPr>
                <w:rFonts w:ascii="Times New Roman" w:eastAsia="Times New Roman" w:hAnsi="Times New Roman" w:cs="Times New Roman"/>
                <w:i/>
                <w:szCs w:val="22"/>
              </w:rPr>
              <w:t>maximumAnnotations</w:t>
            </w:r>
            <w:r w:rsidR="009B54F3" w:rsidRPr="006A3CD1">
              <w:rPr>
                <w:rFonts w:ascii="Times New Roman" w:eastAsia="Times New Roman" w:hAnsi="Times New Roman" w:cs="Times New Roman"/>
                <w:szCs w:val="22"/>
              </w:rPr>
              <w:t xml:space="preserve"> specifies the maximum number of annotations to retrieve (default -1, all annotations), optional </w:t>
            </w:r>
            <w:r w:rsidR="009B54F3" w:rsidRPr="00E20BE8">
              <w:rPr>
                <w:rFonts w:ascii="Times New Roman" w:eastAsia="Times New Roman" w:hAnsi="Times New Roman" w:cs="Times New Roman"/>
                <w:i/>
                <w:szCs w:val="22"/>
              </w:rPr>
              <w:t>startAnnotation</w:t>
            </w:r>
            <w:r w:rsidR="009B54F3" w:rsidRPr="006A3CD1">
              <w:rPr>
                <w:rFonts w:ascii="Times New Roman" w:eastAsia="Times New Roman" w:hAnsi="Times New Roman" w:cs="Times New Roman"/>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Cs w:val="22"/>
              </w:rPr>
              <w:t>orderby</w:t>
            </w:r>
            <w:r w:rsidR="009B54F3" w:rsidRPr="006A3CD1">
              <w:rPr>
                <w:rFonts w:ascii="Times New Roman" w:eastAsia="Times New Roman" w:hAnsi="Times New Roman" w:cs="Times New Roman"/>
                <w:szCs w:val="22"/>
              </w:rPr>
              <w:t xml:space="preserve">, specifies the RDF property used to order the annotations (default: dc:created ), optional </w:t>
            </w:r>
            <w:r w:rsidR="009B54F3" w:rsidRPr="00E20BE8">
              <w:rPr>
                <w:rFonts w:ascii="Times New Roman" w:eastAsia="Times New Roman" w:hAnsi="Times New Roman" w:cs="Times New Roman"/>
                <w:i/>
                <w:szCs w:val="22"/>
              </w:rPr>
              <w:t>orderingMode</w:t>
            </w:r>
            <w:r w:rsidR="009B54F3" w:rsidRPr="006A3CD1">
              <w:rPr>
                <w:rFonts w:ascii="Times New Roman" w:eastAsia="Times New Roman" w:hAnsi="Times New Roman" w:cs="Times New Roman"/>
                <w:szCs w:val="22"/>
              </w:rPr>
              <w:t xml:space="preserve"> specifies if the results should be sorted using a descending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 xml:space="preserve">=1 or an ascending order </w:t>
            </w:r>
            <w:r w:rsidR="009B54F3" w:rsidRPr="00E20BE8">
              <w:rPr>
                <w:rFonts w:ascii="Times New Roman" w:eastAsia="Times New Roman" w:hAnsi="Times New Roman" w:cs="Times New Roman"/>
                <w:i/>
                <w:szCs w:val="22"/>
              </w:rPr>
              <w:t>desc</w:t>
            </w:r>
            <w:r w:rsidR="009B54F3" w:rsidRPr="006A3CD1">
              <w:rPr>
                <w:rFonts w:ascii="Times New Roman" w:eastAsia="Times New Roman" w:hAnsi="Times New Roman" w:cs="Times New Roman"/>
                <w:szCs w:val="22"/>
              </w:rPr>
              <w:t>=0 (default: 0 )</w:t>
            </w:r>
          </w:p>
        </w:tc>
        <w:tc>
          <w:tcPr>
            <w:tcW w:w="2790" w:type="dxa"/>
            <w:vAlign w:val="center"/>
            <w:hideMark/>
          </w:tcPr>
          <w:p w14:paraId="764E1B34"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ReferenceList</w:t>
            </w:r>
          </w:p>
        </w:tc>
      </w:tr>
      <w:tr w:rsidR="009B54F3" w:rsidRPr="00313D9B" w14:paraId="18F43469" w14:textId="77777777" w:rsidTr="00FC6C4A">
        <w:trPr>
          <w:tblCellSpacing w:w="15" w:type="dxa"/>
        </w:trPr>
        <w:tc>
          <w:tcPr>
            <w:tcW w:w="2709" w:type="dxa"/>
            <w:vAlign w:val="center"/>
            <w:hideMark/>
          </w:tcPr>
          <w:p w14:paraId="384D702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0DD34236" w14:textId="2F1A4E6E"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M</w:t>
            </w:r>
            <w:r w:rsidR="009B54F3" w:rsidRPr="006A3CD1">
              <w:rPr>
                <w:rFonts w:ascii="Times New Roman" w:eastAsia="Times New Roman" w:hAnsi="Times New Roman" w:cs="Times New Roman"/>
                <w:szCs w:val="22"/>
              </w:rPr>
              <w:t xml:space="preserve">odifies metadata of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new notebook’s name must be sent in request’s body.</w:t>
            </w:r>
          </w:p>
        </w:tc>
        <w:tc>
          <w:tcPr>
            <w:tcW w:w="2790" w:type="dxa"/>
            <w:vAlign w:val="center"/>
            <w:hideMark/>
          </w:tcPr>
          <w:p w14:paraId="7C9FC923"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5EAE8E9" w14:textId="77777777" w:rsidTr="00FC6C4A">
        <w:trPr>
          <w:trHeight w:val="632"/>
          <w:tblCellSpacing w:w="15" w:type="dxa"/>
        </w:trPr>
        <w:tc>
          <w:tcPr>
            <w:tcW w:w="2709" w:type="dxa"/>
            <w:vAlign w:val="center"/>
            <w:hideMark/>
          </w:tcPr>
          <w:p w14:paraId="6B8B5AD0"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PUT /notebooks/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w:t>
            </w:r>
            <w:r w:rsidRPr="00663075">
              <w:rPr>
                <w:rFonts w:ascii="Times New Roman" w:hAnsi="Times New Roman" w:cs="Times New Roman"/>
                <w:i/>
                <w:szCs w:val="22"/>
              </w:rPr>
              <w:t>aid</w:t>
            </w:r>
            <w:r w:rsidRPr="00663075">
              <w:rPr>
                <w:rFonts w:ascii="Times New Roman" w:eastAsia="Times New Roman" w:hAnsi="Times New Roman" w:cs="Times New Roman"/>
                <w:i/>
                <w:szCs w:val="22"/>
              </w:rPr>
              <w:t xml:space="preserve"> </w:t>
            </w:r>
          </w:p>
        </w:tc>
        <w:tc>
          <w:tcPr>
            <w:tcW w:w="3498" w:type="dxa"/>
            <w:vAlign w:val="center"/>
            <w:hideMark/>
          </w:tcPr>
          <w:p w14:paraId="5C27C004" w14:textId="1D8797D1"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A</w:t>
            </w:r>
            <w:r w:rsidR="009B54F3" w:rsidRPr="006A3CD1">
              <w:rPr>
                <w:rFonts w:ascii="Times New Roman" w:eastAsia="Times New Roman" w:hAnsi="Times New Roman" w:cs="Times New Roman"/>
                <w:szCs w:val="22"/>
              </w:rPr>
              <w:t xml:space="preserve">dds an annotation </w:t>
            </w:r>
            <w:r w:rsidR="009B54F3" w:rsidRPr="006A3CD1">
              <w:rPr>
                <w:rFonts w:ascii="Times New Roman" w:hAnsi="Times New Roman" w:cs="Times New Roman"/>
                <w:szCs w:val="22"/>
              </w:rPr>
              <w:t>aid</w:t>
            </w:r>
            <w:r w:rsidR="009B54F3" w:rsidRPr="006A3CD1">
              <w:rPr>
                <w:rFonts w:ascii="Times New Roman" w:eastAsia="Times New Roman" w:hAnsi="Times New Roman" w:cs="Times New Roman"/>
                <w:szCs w:val="22"/>
              </w:rPr>
              <w:t xml:space="preserve"> to the list of annotations of </w:t>
            </w:r>
            <w:r w:rsidR="009B54F3" w:rsidRPr="00E20BE8">
              <w:rPr>
                <w:rFonts w:ascii="Times New Roman" w:hAnsi="Times New Roman" w:cs="Times New Roman"/>
                <w:i/>
                <w:szCs w:val="22"/>
              </w:rPr>
              <w:t>nid</w:t>
            </w:r>
            <w:r>
              <w:rPr>
                <w:rFonts w:ascii="Times New Roman" w:hAnsi="Times New Roman" w:cs="Times New Roman"/>
                <w:i/>
                <w:szCs w:val="22"/>
              </w:rPr>
              <w:t>.</w:t>
            </w:r>
            <w:r w:rsidR="009B54F3" w:rsidRPr="00E20BE8">
              <w:rPr>
                <w:rFonts w:ascii="Times New Roman" w:eastAsia="Times New Roman" w:hAnsi="Times New Roman" w:cs="Times New Roman"/>
                <w:i/>
                <w:szCs w:val="22"/>
              </w:rPr>
              <w:t xml:space="preserve"> </w:t>
            </w:r>
          </w:p>
        </w:tc>
        <w:tc>
          <w:tcPr>
            <w:tcW w:w="2790" w:type="dxa"/>
            <w:vAlign w:val="center"/>
            <w:hideMark/>
          </w:tcPr>
          <w:p w14:paraId="7BFE4D5D"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2EF7D907" w14:textId="77777777" w:rsidTr="00FC6C4A">
        <w:trPr>
          <w:tblCellSpacing w:w="15" w:type="dxa"/>
        </w:trPr>
        <w:tc>
          <w:tcPr>
            <w:tcW w:w="2709" w:type="dxa"/>
            <w:vAlign w:val="center"/>
            <w:hideMark/>
          </w:tcPr>
          <w:p w14:paraId="7FF623D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p>
        </w:tc>
        <w:tc>
          <w:tcPr>
            <w:tcW w:w="3498" w:type="dxa"/>
            <w:vAlign w:val="center"/>
            <w:hideMark/>
          </w:tcPr>
          <w:p w14:paraId="20CA9A5F" w14:textId="2F360284"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notebook. </w:t>
            </w:r>
            <w:r>
              <w:rPr>
                <w:rFonts w:ascii="Times New Roman" w:eastAsia="Times New Roman" w:hAnsi="Times New Roman" w:cs="Times New Roman"/>
                <w:szCs w:val="22"/>
              </w:rPr>
              <w:t>R</w:t>
            </w:r>
            <w:r w:rsidR="009B54F3" w:rsidRPr="006A3CD1">
              <w:rPr>
                <w:rFonts w:ascii="Times New Roman" w:eastAsia="Times New Roman" w:hAnsi="Times New Roman" w:cs="Times New Roman"/>
                <w:szCs w:val="22"/>
              </w:rPr>
              <w:t xml:space="preserve">eturns the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of the created Notebook in response’s payload</w:t>
            </w:r>
            <w:r>
              <w:rPr>
                <w:rFonts w:ascii="Times New Roman" w:eastAsia="Times New Roman" w:hAnsi="Times New Roman" w:cs="Times New Roman"/>
                <w:szCs w:val="22"/>
              </w:rPr>
              <w:t>.</w:t>
            </w:r>
          </w:p>
        </w:tc>
        <w:tc>
          <w:tcPr>
            <w:tcW w:w="2790" w:type="dxa"/>
            <w:vAlign w:val="center"/>
            <w:hideMark/>
          </w:tcPr>
          <w:p w14:paraId="1790F44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r w:rsidR="009B54F3" w:rsidRPr="00313D9B" w14:paraId="6CE0BD65" w14:textId="77777777" w:rsidTr="00FC6C4A">
        <w:trPr>
          <w:tblCellSpacing w:w="15" w:type="dxa"/>
        </w:trPr>
        <w:tc>
          <w:tcPr>
            <w:tcW w:w="2709" w:type="dxa"/>
            <w:vAlign w:val="center"/>
            <w:hideMark/>
          </w:tcPr>
          <w:p w14:paraId="754DB2D6"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DELETE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40D2BF04" w14:textId="62D46912"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D</w:t>
            </w:r>
            <w:r w:rsidR="009B54F3" w:rsidRPr="006A3CD1">
              <w:rPr>
                <w:rFonts w:ascii="Times New Roman" w:eastAsia="Times New Roman" w:hAnsi="Times New Roman" w:cs="Times New Roman"/>
                <w:szCs w:val="22"/>
              </w:rPr>
              <w:t>elete</w:t>
            </w:r>
            <w:r>
              <w:rPr>
                <w:rFonts w:ascii="Times New Roman" w:eastAsia="Times New Roman" w:hAnsi="Times New Roman" w:cs="Times New Roman"/>
                <w:szCs w:val="22"/>
              </w:rPr>
              <w:t>s</w:t>
            </w:r>
            <w:r w:rsidR="009B54F3" w:rsidRPr="006A3CD1">
              <w:rPr>
                <w:rFonts w:ascii="Times New Roman" w:eastAsia="Times New Roman" w:hAnsi="Times New Roman" w:cs="Times New Roman"/>
                <w:szCs w:val="22"/>
              </w:rPr>
              <w:t xml:space="preserve">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xml:space="preserve">. Annotations stay, they just lose connection to </w:t>
            </w:r>
            <w:r w:rsidR="009B54F3" w:rsidRPr="00E20BE8">
              <w:rPr>
                <w:rFonts w:ascii="Times New Roman" w:hAnsi="Times New Roman" w:cs="Times New Roman"/>
                <w:i/>
                <w:szCs w:val="22"/>
              </w:rPr>
              <w:t>nid</w:t>
            </w:r>
            <w:r w:rsidR="009B54F3" w:rsidRPr="00E20BE8">
              <w:rPr>
                <w:rFonts w:ascii="Times New Roman" w:eastAsia="Times New Roman" w:hAnsi="Times New Roman" w:cs="Times New Roman"/>
                <w:i/>
                <w:szCs w:val="22"/>
              </w:rPr>
              <w:t xml:space="preserve"> </w:t>
            </w:r>
            <w:r>
              <w:rPr>
                <w:rFonts w:ascii="Times New Roman" w:eastAsia="Times New Roman" w:hAnsi="Times New Roman" w:cs="Times New Roman"/>
                <w:i/>
                <w:szCs w:val="22"/>
              </w:rPr>
              <w:t>.</w:t>
            </w:r>
          </w:p>
        </w:tc>
        <w:tc>
          <w:tcPr>
            <w:tcW w:w="2790" w:type="dxa"/>
            <w:vAlign w:val="center"/>
            <w:hideMark/>
          </w:tcPr>
          <w:p w14:paraId="6FF6DF48"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https status, no xml</w:t>
            </w:r>
          </w:p>
        </w:tc>
      </w:tr>
      <w:tr w:rsidR="009B54F3" w:rsidRPr="00313D9B" w14:paraId="6107D381" w14:textId="77777777" w:rsidTr="00FC6C4A">
        <w:trPr>
          <w:tblCellSpacing w:w="15" w:type="dxa"/>
        </w:trPr>
        <w:tc>
          <w:tcPr>
            <w:tcW w:w="2709" w:type="dxa"/>
            <w:vAlign w:val="center"/>
            <w:hideMark/>
          </w:tcPr>
          <w:p w14:paraId="04CECFCB"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POST api/notebooks/</w:t>
            </w:r>
            <w:r w:rsidRPr="00663075">
              <w:rPr>
                <w:rFonts w:ascii="Times New Roman" w:hAnsi="Times New Roman" w:cs="Times New Roman"/>
                <w:i/>
                <w:szCs w:val="22"/>
              </w:rPr>
              <w:t>nid</w:t>
            </w:r>
            <w:r w:rsidRPr="006A3CD1">
              <w:rPr>
                <w:rFonts w:ascii="Times New Roman" w:eastAsia="Times New Roman" w:hAnsi="Times New Roman" w:cs="Times New Roman"/>
                <w:szCs w:val="22"/>
              </w:rPr>
              <w:t xml:space="preserve"> </w:t>
            </w:r>
          </w:p>
        </w:tc>
        <w:tc>
          <w:tcPr>
            <w:tcW w:w="3498" w:type="dxa"/>
            <w:vAlign w:val="center"/>
            <w:hideMark/>
          </w:tcPr>
          <w:p w14:paraId="0D065B37" w14:textId="01EB66DD" w:rsidR="009B54F3" w:rsidRPr="006A3CD1" w:rsidRDefault="00E20BE8" w:rsidP="00FC6C4A">
            <w:pPr>
              <w:ind w:firstLine="0"/>
              <w:jc w:val="left"/>
              <w:rPr>
                <w:rFonts w:ascii="Times New Roman" w:eastAsia="Times New Roman" w:hAnsi="Times New Roman" w:cs="Times New Roman"/>
                <w:szCs w:val="22"/>
              </w:rPr>
            </w:pPr>
            <w:r>
              <w:rPr>
                <w:rFonts w:ascii="Times New Roman" w:eastAsia="Times New Roman" w:hAnsi="Times New Roman" w:cs="Times New Roman"/>
                <w:szCs w:val="22"/>
              </w:rPr>
              <w:t>C</w:t>
            </w:r>
            <w:r w:rsidR="009B54F3" w:rsidRPr="006A3CD1">
              <w:rPr>
                <w:rFonts w:ascii="Times New Roman" w:eastAsia="Times New Roman" w:hAnsi="Times New Roman" w:cs="Times New Roman"/>
                <w:szCs w:val="22"/>
              </w:rPr>
              <w:t xml:space="preserve">reates a new annotation in </w:t>
            </w:r>
            <w:r w:rsidR="009B54F3" w:rsidRPr="00E20BE8">
              <w:rPr>
                <w:rFonts w:ascii="Times New Roman" w:hAnsi="Times New Roman" w:cs="Times New Roman"/>
                <w:i/>
                <w:szCs w:val="22"/>
              </w:rPr>
              <w:t>nid</w:t>
            </w:r>
            <w:r w:rsidR="009B54F3" w:rsidRPr="006A3CD1">
              <w:rPr>
                <w:rFonts w:ascii="Times New Roman" w:eastAsia="Times New Roman" w:hAnsi="Times New Roman" w:cs="Times New Roman"/>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Cs w:val="22"/>
              </w:rPr>
              <w:t>nid</w:t>
            </w:r>
            <w:r w:rsidR="009B54F3" w:rsidRPr="006A3CD1">
              <w:rPr>
                <w:rFonts w:ascii="Times New Roman" w:eastAsia="Times New Roman" w:hAnsi="Times New Roman" w:cs="Times New Roman"/>
                <w:szCs w:val="22"/>
              </w:rPr>
              <w:t>?annotation=</w:t>
            </w:r>
            <w:r w:rsidR="009B54F3" w:rsidRPr="00E20BE8">
              <w:rPr>
                <w:rFonts w:ascii="Times New Roman" w:hAnsi="Times New Roman" w:cs="Times New Roman"/>
                <w:i/>
                <w:szCs w:val="22"/>
              </w:rPr>
              <w:t>aid</w:t>
            </w:r>
            <w:r w:rsidR="009B54F3" w:rsidRPr="006A3CD1">
              <w:rPr>
                <w:rFonts w:ascii="Times New Roman" w:eastAsia="Times New Roman" w:hAnsi="Times New Roman" w:cs="Times New Roman"/>
                <w:szCs w:val="22"/>
              </w:rPr>
              <w:t>.</w:t>
            </w:r>
          </w:p>
        </w:tc>
        <w:tc>
          <w:tcPr>
            <w:tcW w:w="2790" w:type="dxa"/>
            <w:vAlign w:val="center"/>
            <w:hideMark/>
          </w:tcPr>
          <w:p w14:paraId="47E616DC" w14:textId="77777777" w:rsidR="009B54F3" w:rsidRPr="006A3CD1" w:rsidRDefault="009B54F3" w:rsidP="00FC6C4A">
            <w:pPr>
              <w:jc w:val="left"/>
              <w:rPr>
                <w:rFonts w:ascii="Times New Roman" w:eastAsia="Times New Roman" w:hAnsi="Times New Roman" w:cs="Times New Roman"/>
                <w:szCs w:val="22"/>
              </w:rPr>
            </w:pPr>
            <w:r w:rsidRPr="006A3CD1">
              <w:rPr>
                <w:rFonts w:ascii="Times New Roman" w:eastAsia="Times New Roman" w:hAnsi="Times New Roman" w:cs="Times New Roman"/>
                <w:szCs w:val="22"/>
              </w:rPr>
              <w:t>Envelope NotebookResponseBody</w:t>
            </w:r>
          </w:p>
        </w:tc>
      </w:tr>
    </w:tbl>
    <w:p w14:paraId="69967258" w14:textId="1CA2EA1E" w:rsidR="009B54F3" w:rsidRPr="00FC5A7C" w:rsidRDefault="009B54F3" w:rsidP="006842AB">
      <w:pPr>
        <w:pStyle w:val="Heading2"/>
      </w:pPr>
      <w:bookmarkStart w:id="32" w:name="_Toc274924420"/>
      <w:r w:rsidRPr="00FC5A7C">
        <w:t xml:space="preserve">DWAN </w:t>
      </w:r>
      <w:r w:rsidR="00940D6A">
        <w:t>front-end</w:t>
      </w:r>
      <w:r w:rsidRPr="00FC5A7C">
        <w:t>(s)</w:t>
      </w:r>
      <w:bookmarkEnd w:id="32"/>
    </w:p>
    <w:p w14:paraId="7E412B8E" w14:textId="56D993E4" w:rsidR="009B54F3" w:rsidRDefault="009B54F3" w:rsidP="006842AB">
      <w:pPr>
        <w:pStyle w:val="Heading3"/>
      </w:pPr>
      <w:bookmarkStart w:id="33" w:name="_Toc274924421"/>
      <w:r w:rsidRPr="00FC5A7C">
        <w:t xml:space="preserve">Wired-Marker based </w:t>
      </w:r>
      <w:r w:rsidR="00940D6A">
        <w:t>front-end</w:t>
      </w:r>
      <w:bookmarkEnd w:id="33"/>
    </w:p>
    <w:p w14:paraId="6B103B2E" w14:textId="6ADDE321" w:rsidR="003354BB" w:rsidRPr="001904E6" w:rsidRDefault="001904E6" w:rsidP="001904E6">
      <w:pPr>
        <w:rPr>
          <w:lang w:val="en-US"/>
        </w:rPr>
      </w:pPr>
      <w:r>
        <w:t xml:space="preserve">The original </w:t>
      </w:r>
      <w:r w:rsidRPr="001904E6">
        <w:rPr>
          <w:i/>
        </w:rPr>
        <w:t>Wired</w:t>
      </w:r>
      <w:r w:rsidR="000535BF">
        <w:rPr>
          <w:i/>
        </w:rPr>
        <w:t>-</w:t>
      </w:r>
      <w:r w:rsidRPr="001904E6">
        <w:rPr>
          <w:i/>
        </w:rPr>
        <w:t>Marker</w:t>
      </w:r>
      <w:r>
        <w:t xml:space="preserv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1"/>
      </w:r>
      <w:r w:rsidR="003354BB">
        <w:t xml:space="preserve"> </w:t>
      </w:r>
      <w:r w:rsidR="003354BB" w:rsidRPr="001C44E2">
        <w:t>and Prof. Okubo</w:t>
      </w:r>
      <w:r w:rsidR="003354BB">
        <w:t xml:space="preserve">. </w:t>
      </w:r>
    </w:p>
    <w:p w14:paraId="68BB4081" w14:textId="4217F2A3" w:rsidR="003354BB" w:rsidRDefault="003354BB" w:rsidP="003354BB">
      <w:pPr>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MPI</w:t>
      </w:r>
      <w:ins w:id="34" w:author="SND" w:date="2014-10-12T16:53:00Z">
        <w:r w:rsidR="007F490A">
          <w:t>,</w:t>
        </w:r>
      </w:ins>
      <w:r>
        <w:t xml:space="preserve"> this condition has been waived. </w:t>
      </w:r>
    </w:p>
    <w:p w14:paraId="72A68B2C" w14:textId="37E1BC4D" w:rsidR="003354BB" w:rsidRDefault="003354BB" w:rsidP="003354BB">
      <w:pPr>
        <w:rPr>
          <w:rFonts w:ascii="Arial" w:hAnsi="Arial" w:cs="Arial"/>
          <w:color w:val="343434"/>
          <w:lang w:val="en-US"/>
        </w:rPr>
      </w:pPr>
      <w:r>
        <w:rPr>
          <w:lang w:val="en-US"/>
        </w:rPr>
        <w:t xml:space="preserve">Wired-Marker as well as its derivative 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2"/>
      </w:r>
      <w:r w:rsidR="00A9774E">
        <w:rPr>
          <w:lang w:val="en-US"/>
        </w:rPr>
        <w:t xml:space="preserve"> </w:t>
      </w:r>
      <w:r>
        <w:rPr>
          <w:lang w:val="en-US"/>
        </w:rPr>
        <w:t xml:space="preserve">file from the DASISH GitHub repository at </w:t>
      </w:r>
      <w:hyperlink r:id="rId33"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7A360FEA" w14:textId="6A01A88B" w:rsidR="003354BB" w:rsidRDefault="003354BB" w:rsidP="003354BB">
      <w:pPr>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4" w:history="1">
        <w:r w:rsidRPr="00002394">
          <w:rPr>
            <w:color w:val="000000" w:themeColor="text1"/>
            <w:lang w:val="en-US"/>
          </w:rPr>
          <w:t>user interface markup language</w:t>
        </w:r>
      </w:hyperlink>
      <w:r w:rsidRPr="00002394">
        <w:rPr>
          <w:color w:val="000000" w:themeColor="text1"/>
          <w:lang w:val="en-US"/>
        </w:rPr>
        <w:t xml:space="preserve"> developed by </w:t>
      </w:r>
      <w:hyperlink r:id="rId35" w:history="1">
        <w:r w:rsidRPr="00002394">
          <w:rPr>
            <w:color w:val="000000" w:themeColor="text1"/>
            <w:lang w:val="en-US"/>
          </w:rPr>
          <w:t>Mozilla</w:t>
        </w:r>
      </w:hyperlink>
      <w:r w:rsidRPr="00002394">
        <w:rPr>
          <w:color w:val="000000" w:themeColor="text1"/>
          <w:lang w:val="en-US"/>
        </w:rPr>
        <w:t xml:space="preserve">. XUL is implemented as an </w:t>
      </w:r>
      <w:hyperlink r:id="rId36" w:history="1">
        <w:r w:rsidRPr="00002394">
          <w:rPr>
            <w:color w:val="000000" w:themeColor="text1"/>
            <w:lang w:val="en-US"/>
          </w:rPr>
          <w:t>XML</w:t>
        </w:r>
      </w:hyperlink>
      <w:r w:rsidRPr="00002394">
        <w:rPr>
          <w:color w:val="000000" w:themeColor="text1"/>
          <w:lang w:val="en-US"/>
        </w:rPr>
        <w:t xml:space="preserve"> dialect; it allows for </w:t>
      </w:r>
      <w:hyperlink r:id="rId37"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8"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ins w:id="35" w:author="SND" w:date="2014-10-12T17:08:00Z">
        <w:r w:rsidR="00CE7356">
          <w:rPr>
            <w:lang w:val="en-US"/>
          </w:rPr>
          <w:t xml:space="preserve"> </w:t>
        </w:r>
      </w:ins>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jar structured chrome.manifest</w:t>
      </w:r>
      <w:r w:rsidR="00762767">
        <w:rPr>
          <w:lang w:val="en-US"/>
        </w:rPr>
        <w:t xml:space="preserve"> file also needed</w:t>
      </w:r>
      <w:r w:rsidR="00DB2300">
        <w:rPr>
          <w:lang w:val="en-US"/>
        </w:rPr>
        <w:t xml:space="preserve"> to be rewritten and adjusted to the local chrome paths.</w:t>
      </w:r>
    </w:p>
    <w:p w14:paraId="070D8ACF" w14:textId="36E63C5A" w:rsidR="003354BB" w:rsidRDefault="003354BB" w:rsidP="003354BB">
      <w:pPr>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Pr>
          <w:lang w:val="en-US"/>
        </w:rPr>
        <w:t xml:space="preserve"> is a highlighter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An annotated fragment can be a text fragment or </w:t>
      </w:r>
      <w:r w:rsidR="00F07AB2">
        <w:rPr>
          <w:lang w:val="en-US"/>
        </w:rPr>
        <w:t>an</w:t>
      </w:r>
      <w:r>
        <w:rPr>
          <w:lang w:val="en-US"/>
        </w:rPr>
        <w:t xml:space="preserve"> image</w:t>
      </w:r>
      <w:r w:rsidR="00F07AB2">
        <w:rPr>
          <w:lang w:val="en-US"/>
        </w:rPr>
        <w:t xml:space="preserve"> inserted in the document.</w:t>
      </w:r>
      <w:r>
        <w:rPr>
          <w:lang w:val="en-US"/>
        </w:rPr>
        <w:t xml:space="preserve"> This feature is present in </w:t>
      </w:r>
      <w:r w:rsidR="00BA4136">
        <w:rPr>
          <w:lang w:val="en-US"/>
        </w:rPr>
        <w:t xml:space="preserve">the </w:t>
      </w:r>
      <w:r>
        <w:rPr>
          <w:lang w:val="en-US"/>
        </w:rPr>
        <w:t xml:space="preserve">DWAN client as well. On top of that, an annotated fragment is preserved not only in the local client database </w:t>
      </w:r>
      <w:r w:rsidR="00BD0545">
        <w:rPr>
          <w:lang w:val="en-US"/>
        </w:rPr>
        <w:t>that is connected to</w:t>
      </w:r>
      <w:r>
        <w:rPr>
          <w:lang w:val="en-US"/>
        </w:rPr>
        <w:t xml:space="preserve"> the extension but also sent by </w:t>
      </w:r>
      <w:r w:rsidR="008E3288">
        <w:rPr>
          <w:lang w:val="en-US"/>
        </w:rPr>
        <w:t xml:space="preserve">the </w:t>
      </w:r>
      <w:r>
        <w:rPr>
          <w:lang w:val="en-US"/>
        </w:rPr>
        <w:t xml:space="preserve">DWAN client as an XML file to the </w:t>
      </w:r>
      <w:r w:rsidR="00940D6A">
        <w:rPr>
          <w:lang w:val="en-US"/>
        </w:rPr>
        <w:t>back-end</w:t>
      </w:r>
      <w:r>
        <w:rPr>
          <w:lang w:val="en-US"/>
        </w:rPr>
        <w:t xml:space="preserve"> database where it is stored. </w:t>
      </w:r>
      <w:r w:rsidR="00B0701E">
        <w:rPr>
          <w:lang w:val="en-US"/>
        </w:rPr>
        <w:t xml:space="preserve">The </w:t>
      </w:r>
      <w:r>
        <w:rPr>
          <w:lang w:val="en-US"/>
        </w:rPr>
        <w:t>DASISH developers have implemented synchronization of the local and the back</w:t>
      </w:r>
      <w:r w:rsidR="00894327">
        <w:rPr>
          <w:lang w:val="en-US"/>
        </w:rPr>
        <w:t>-</w:t>
      </w:r>
      <w:r>
        <w:rPr>
          <w:lang w:val="en-US"/>
        </w:rPr>
        <w:t>e</w:t>
      </w:r>
      <w:r w:rsidR="00894327">
        <w:rPr>
          <w:lang w:val="en-US"/>
        </w:rPr>
        <w:t>n</w:t>
      </w:r>
      <w:r>
        <w:rPr>
          <w:lang w:val="en-US"/>
        </w:rPr>
        <w:t>d</w:t>
      </w:r>
      <w:r w:rsidR="00894327">
        <w:rPr>
          <w:lang w:val="en-US"/>
        </w:rPr>
        <w:t xml:space="preserve"> </w:t>
      </w:r>
      <w:r>
        <w:rPr>
          <w:lang w:val="en-US"/>
        </w:rPr>
        <w:t>database.</w:t>
      </w:r>
    </w:p>
    <w:p w14:paraId="2D92D1FC" w14:textId="50FBA3CA" w:rsidR="003354BB" w:rsidRDefault="003354BB" w:rsidP="003354BB">
      <w:pPr>
        <w:rPr>
          <w:lang w:val="en-US"/>
        </w:rPr>
      </w:pPr>
      <w:r>
        <w:rPr>
          <w:lang w:val="en-US"/>
        </w:rPr>
        <w:t xml:space="preserve">The fragment is represented by the XPointer link that consists of the link to the page and the fragment descriptor defining the location of the fragment in </w:t>
      </w:r>
      <w:r w:rsidR="008E3288">
        <w:rPr>
          <w:lang w:val="en-US"/>
        </w:rPr>
        <w:t xml:space="preserve">an </w:t>
      </w:r>
      <w:r w:rsidR="009D0492">
        <w:rPr>
          <w:lang w:val="en-US"/>
        </w:rPr>
        <w:t>original document.</w:t>
      </w:r>
      <w:r>
        <w:rPr>
          <w:lang w:val="en-US"/>
        </w:rPr>
        <w:t xml:space="preserve"> </w:t>
      </w:r>
      <w:r w:rsidR="003D21C4">
        <w:rPr>
          <w:lang w:val="en-US"/>
        </w:rPr>
        <w:t>Fu</w:t>
      </w:r>
      <w:r w:rsidR="006950E9">
        <w:rPr>
          <w:lang w:val="en-US"/>
        </w:rPr>
        <w:t>rthermore,</w:t>
      </w:r>
      <w:r w:rsidR="003D21C4">
        <w:rPr>
          <w:lang w:val="en-US"/>
        </w:rPr>
        <w:t xml:space="preserve"> t</w:t>
      </w:r>
      <w:r>
        <w:rPr>
          <w:lang w:val="en-US"/>
        </w:rPr>
        <w:t>he information about the colo</w:t>
      </w:r>
      <w:r w:rsidR="008E3288">
        <w:rPr>
          <w:lang w:val="en-US"/>
        </w:rPr>
        <w:t>u</w:t>
      </w:r>
      <w:r>
        <w:rPr>
          <w:lang w:val="en-US"/>
        </w:rPr>
        <w:t>r is represented as a CSS</w:t>
      </w:r>
      <w:ins w:id="36" w:author="SND" w:date="2014-10-12T17:24:00Z">
        <w:r w:rsidR="00E03FA6">
          <w:rPr>
            <w:lang w:val="en-US"/>
          </w:rPr>
          <w:t xml:space="preserve"> </w:t>
        </w:r>
      </w:ins>
      <w:r>
        <w:rPr>
          <w:lang w:val="en-US"/>
        </w:rPr>
        <w:t xml:space="preserve">property </w:t>
      </w:r>
      <w:r w:rsidR="003D21C4">
        <w:rPr>
          <w:lang w:val="en-US"/>
        </w:rPr>
        <w:t xml:space="preserve">as part of </w:t>
      </w:r>
      <w:r>
        <w:rPr>
          <w:lang w:val="en-US"/>
        </w:rPr>
        <w:t>the fragment</w:t>
      </w:r>
      <w:r w:rsidR="009D0492">
        <w:rPr>
          <w:lang w:val="en-US"/>
        </w:rPr>
        <w:t>.</w:t>
      </w:r>
    </w:p>
    <w:p w14:paraId="19BEFC64" w14:textId="0612AF91" w:rsidR="003354BB" w:rsidRDefault="00F20147" w:rsidP="003354BB">
      <w:pPr>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An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4EE55188" w14:textId="6CCA21E3" w:rsidR="003354BB" w:rsidRDefault="003354BB" w:rsidP="003354BB">
      <w:pPr>
        <w:rPr>
          <w:lang w:val="en-US"/>
        </w:rPr>
      </w:pPr>
      <w:r>
        <w:rPr>
          <w:lang w:val="en-US"/>
        </w:rPr>
        <w:t xml:space="preserve">The original </w:t>
      </w:r>
      <w:r w:rsidR="00171600">
        <w:rPr>
          <w:lang w:val="en-US"/>
        </w:rPr>
        <w:t>colour</w:t>
      </w:r>
      <w:r>
        <w:rPr>
          <w:lang w:val="en-US"/>
        </w:rPr>
        <w:t xml:space="preserve">s, set up by other instances of the client, are not displayed, but they are saved </w:t>
      </w:r>
      <w:r w:rsidR="006950E9">
        <w:rPr>
          <w:lang w:val="en-US"/>
        </w:rPr>
        <w:t>i</w:t>
      </w:r>
      <w:r>
        <w:rPr>
          <w:lang w:val="en-US"/>
        </w:rPr>
        <w:t>n the database and transferred by the server on GET request of the client. Upgrading the DWAN client so that it will</w:t>
      </w:r>
      <w:r w:rsidR="006950E9">
        <w:rPr>
          <w:lang w:val="en-US"/>
        </w:rPr>
        <w:t xml:space="preserve"> </w:t>
      </w:r>
      <w:r w:rsidR="00D210DD">
        <w:rPr>
          <w:lang w:val="en-US"/>
        </w:rPr>
        <w:t>be able to</w:t>
      </w:r>
      <w:r>
        <w:rPr>
          <w:lang w:val="en-US"/>
        </w:rPr>
        <w:t xml:space="preserve"> interpret the </w:t>
      </w:r>
      <w:r w:rsidR="00171600">
        <w:rPr>
          <w:lang w:val="en-US"/>
        </w:rPr>
        <w:t>colour</w:t>
      </w:r>
      <w:r>
        <w:rPr>
          <w:lang w:val="en-US"/>
        </w:rPr>
        <w:t xml:space="preserve"> </w:t>
      </w:r>
      <w:r w:rsidR="00387638">
        <w:rPr>
          <w:lang w:val="en-US"/>
        </w:rPr>
        <w:t>specification</w:t>
      </w:r>
      <w:ins w:id="37" w:author="SND" w:date="2014-10-13T11:40:00Z">
        <w:r w:rsidR="00387638">
          <w:rPr>
            <w:lang w:val="en-US"/>
          </w:rPr>
          <w:t xml:space="preserve"> </w:t>
        </w:r>
      </w:ins>
      <w:r>
        <w:rPr>
          <w:lang w:val="en-US"/>
        </w:rPr>
        <w:t xml:space="preserve">correctly is left to future </w:t>
      </w:r>
      <w:r w:rsidR="002F0D6A">
        <w:rPr>
          <w:lang w:val="en-US"/>
        </w:rPr>
        <w:t>development efforts</w:t>
      </w:r>
      <w:r w:rsidR="000F39F5">
        <w:rPr>
          <w:lang w:val="en-US"/>
        </w:rPr>
        <w:t>.</w:t>
      </w:r>
    </w:p>
    <w:p w14:paraId="4E75BA01" w14:textId="34D57B76" w:rsidR="003354BB" w:rsidRDefault="003354BB" w:rsidP="003354BB">
      <w:pPr>
        <w:rPr>
          <w:lang w:val="en-US"/>
        </w:rPr>
      </w:pPr>
      <w:r>
        <w:rPr>
          <w:lang w:val="en-US"/>
        </w:rPr>
        <w:t xml:space="preserve">Annotations </w:t>
      </w:r>
      <w:r w:rsidR="00432422">
        <w:rPr>
          <w:lang w:val="en-US"/>
        </w:rPr>
        <w:t xml:space="preserve">that are listed </w:t>
      </w:r>
      <w:r>
        <w:rPr>
          <w:lang w:val="en-US"/>
        </w:rPr>
        <w:t xml:space="preserve">in the </w:t>
      </w:r>
      <w:r w:rsidRPr="008E3288">
        <w:rPr>
          <w:i/>
          <w:lang w:val="en-US"/>
        </w:rPr>
        <w:t>incoming</w:t>
      </w:r>
      <w:r>
        <w:rPr>
          <w:lang w:val="en-US"/>
        </w:rPr>
        <w:t xml:space="preserve"> folder always come from the </w:t>
      </w:r>
      <w:r w:rsidR="00940D6A">
        <w:rPr>
          <w:lang w:val="en-US"/>
        </w:rPr>
        <w:t>back-end</w:t>
      </w:r>
      <w:r>
        <w:rPr>
          <w:lang w:val="en-US"/>
        </w:rPr>
        <w:t xml:space="preserve"> database </w:t>
      </w:r>
      <w:r w:rsidR="00914494">
        <w:rPr>
          <w:lang w:val="en-US"/>
        </w:rPr>
        <w:t>due to the fact that these were</w:t>
      </w:r>
      <w:r>
        <w:rPr>
          <w:lang w:val="en-US"/>
        </w:rPr>
        <w:t xml:space="preserve"> generated </w:t>
      </w:r>
      <w:r w:rsidR="00686A40">
        <w:rPr>
          <w:lang w:val="en-US"/>
        </w:rPr>
        <w:t xml:space="preserve">not by the local, but </w:t>
      </w:r>
      <w:r>
        <w:rPr>
          <w:lang w:val="en-US"/>
        </w:rPr>
        <w:t>by another</w:t>
      </w:r>
      <w:r w:rsidR="006950E9">
        <w:rPr>
          <w:lang w:val="en-US"/>
        </w:rPr>
        <w:t>,</w:t>
      </w:r>
      <w:ins w:id="38" w:author="SND" w:date="2014-10-13T11:42:00Z">
        <w:r w:rsidR="00686A40">
          <w:rPr>
            <w:lang w:val="en-US"/>
          </w:rPr>
          <w:t xml:space="preserve"> </w:t>
        </w:r>
      </w:ins>
      <w:r w:rsidR="00686A40">
        <w:rPr>
          <w:lang w:val="en-US"/>
        </w:rPr>
        <w:t>remote</w:t>
      </w:r>
      <w:r>
        <w:rPr>
          <w:lang w:val="en-US"/>
        </w:rPr>
        <w:t xml:space="preserve"> instance of the DWAN client. A</w:t>
      </w:r>
      <w:r w:rsidR="006950E9">
        <w:rPr>
          <w:lang w:val="en-US"/>
        </w:rPr>
        <w:t>ll a</w:t>
      </w:r>
      <w:r>
        <w:rPr>
          <w:lang w:val="en-US"/>
        </w:rPr>
        <w:t xml:space="preserve">nnotations generated by </w:t>
      </w:r>
      <w:r w:rsidR="00EC2966">
        <w:rPr>
          <w:lang w:val="en-US"/>
        </w:rPr>
        <w:t>the local</w:t>
      </w:r>
      <w:r>
        <w:rPr>
          <w:lang w:val="en-US"/>
        </w:rPr>
        <w:t xml:space="preserve"> client are distributed across the subfolders (</w:t>
      </w:r>
      <w:r w:rsidRPr="008E3288">
        <w:rPr>
          <w:i/>
          <w:lang w:val="en-US"/>
        </w:rPr>
        <w:t>markers</w:t>
      </w:r>
      <w:r>
        <w:rPr>
          <w:lang w:val="en-US"/>
        </w:rPr>
        <w:t xml:space="preserve">) of the local folder according to their </w:t>
      </w:r>
      <w:r w:rsidR="00171600">
        <w:rPr>
          <w:lang w:val="en-US"/>
        </w:rPr>
        <w:t>colour</w:t>
      </w:r>
      <w:r w:rsidR="00BD0EDC">
        <w:rPr>
          <w:lang w:val="en-US"/>
        </w:rPr>
        <w:t>s.</w:t>
      </w:r>
    </w:p>
    <w:p w14:paraId="4CD16028" w14:textId="77777777" w:rsidR="0047689F" w:rsidRDefault="003354BB" w:rsidP="003354BB">
      <w:r w:rsidRPr="00367B2F">
        <w:rPr>
          <w:rFonts w:cs="Arial"/>
          <w:color w:val="000000"/>
        </w:rPr>
        <w:t xml:space="preserve">In order to access the database and </w:t>
      </w:r>
      <w:r w:rsidR="0030345F">
        <w:rPr>
          <w:rFonts w:cs="Arial"/>
          <w:color w:val="000000"/>
        </w:rPr>
        <w:t>thus</w:t>
      </w:r>
      <w:ins w:id="39" w:author="SND" w:date="2014-10-13T11:43:00Z">
        <w:r w:rsidR="0030345F" w:rsidRPr="00367B2F">
          <w:rPr>
            <w:rFonts w:cs="Arial"/>
            <w:color w:val="000000"/>
          </w:rPr>
          <w:t xml:space="preserve"> </w:t>
        </w:r>
      </w:ins>
      <w:r w:rsidRPr="00367B2F">
        <w:rPr>
          <w:rFonts w:cs="Arial"/>
          <w:color w:val="000000"/>
        </w:rPr>
        <w:t>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via </w:t>
      </w:r>
      <w:r w:rsidRPr="00433F88">
        <w:rPr>
          <w:rFonts w:cs="Arial"/>
          <w:i/>
          <w:color w:val="000000"/>
        </w:rPr>
        <w:t>Shibbole</w:t>
      </w:r>
      <w:r>
        <w:rPr>
          <w:rFonts w:cs="Arial"/>
          <w:i/>
          <w:color w:val="000000"/>
        </w:rPr>
        <w:t>th</w:t>
      </w:r>
      <w:r>
        <w:rPr>
          <w:rFonts w:cs="Arial"/>
          <w:color w:val="000000"/>
        </w:rPr>
        <w:t xml:space="preserve"> or</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institution is listed as a S</w:t>
      </w:r>
      <w:r>
        <w:rPr>
          <w:rFonts w:cs="Arial"/>
          <w:color w:val="000000"/>
        </w:rPr>
        <w:t>hibboleth Identity Provider</w:t>
      </w:r>
      <w:r w:rsidR="00583382">
        <w:rPr>
          <w:rFonts w:cs="Arial"/>
          <w:color w:val="000000"/>
        </w:rPr>
        <w:t>,</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p>
    <w:p w14:paraId="08555B37" w14:textId="0137BFBE" w:rsidR="0047689F" w:rsidRDefault="0094332D" w:rsidP="0047689F">
      <w:pPr>
        <w:pStyle w:val="ListParagraph"/>
        <w:numPr>
          <w:ilvl w:val="0"/>
          <w:numId w:val="49"/>
        </w:numPr>
      </w:pPr>
      <w:hyperlink r:id="rId39" w:history="1">
        <w:r w:rsidR="003354BB" w:rsidRPr="0047689F">
          <w:rPr>
            <w:rStyle w:val="Hyperlink"/>
            <w:rFonts w:cs="Arial"/>
            <w:color w:val="1155CC"/>
          </w:rPr>
          <w:t>https://lux17.mpi.nl/ds/webannotator-basic/</w:t>
        </w:r>
      </w:hyperlink>
      <w:r w:rsidR="0047689F">
        <w:t xml:space="preserve"> or</w:t>
      </w:r>
    </w:p>
    <w:p w14:paraId="62C0AEAB" w14:textId="52B80232" w:rsidR="0047689F" w:rsidRDefault="0047689F" w:rsidP="0047689F">
      <w:pPr>
        <w:pStyle w:val="ListParagraph"/>
        <w:numPr>
          <w:ilvl w:val="0"/>
          <w:numId w:val="49"/>
        </w:numPr>
      </w:pPr>
      <w:r>
        <w:t xml:space="preserve"> </w:t>
      </w:r>
      <w:hyperlink r:id="rId40" w:history="1">
        <w:r w:rsidRPr="00BD20E3">
          <w:rPr>
            <w:rStyle w:val="Hyperlink"/>
            <w:rFonts w:cs="Arial"/>
          </w:rPr>
          <w:t>https://lux17.mpi.nl/ds/webannotator/</w:t>
        </w:r>
      </w:hyperlink>
      <w:r>
        <w:t xml:space="preserve">  as well. </w:t>
      </w:r>
    </w:p>
    <w:p w14:paraId="56E26BE9" w14:textId="5944D0BA" w:rsidR="0047689F" w:rsidRDefault="00B84658" w:rsidP="0047689F">
      <w:pPr>
        <w:ind w:firstLine="0"/>
      </w:pPr>
      <w:r>
        <w:t>T</w:t>
      </w:r>
      <w:r w:rsidR="003354BB">
        <w:t xml:space="preserve">he user </w:t>
      </w:r>
      <w:r w:rsidR="001805C6">
        <w:t xml:space="preserve">then needs to </w:t>
      </w:r>
      <w:r w:rsidR="003354BB">
        <w:t xml:space="preserve">set </w:t>
      </w:r>
      <w:r w:rsidR="00207420">
        <w:t xml:space="preserve">the back-end </w:t>
      </w:r>
      <w:r w:rsidR="003354BB">
        <w:t>server</w:t>
      </w:r>
      <w:r w:rsidR="0037350A">
        <w:t xml:space="preserve"> URL in case it differs from what is given as default server</w:t>
      </w:r>
      <w:r w:rsidR="003354BB">
        <w:t xml:space="preserve"> for working with basic</w:t>
      </w:r>
      <w:r w:rsidR="008E3288">
        <w:t xml:space="preserve"> </w:t>
      </w:r>
      <w:r w:rsidR="00671066">
        <w:t xml:space="preserve">authentication. </w:t>
      </w:r>
      <w:r w:rsidR="0094332D">
        <w:t>This can be done in the Settings dialogue window (</w:t>
      </w:r>
      <w:r w:rsidR="003354BB">
        <w:t>DASISH Web Annotator&gt;S</w:t>
      </w:r>
      <w:r>
        <w:t>ettings…</w:t>
      </w:r>
      <w:r w:rsidR="003354BB">
        <w:t>&gt;Server</w:t>
      </w:r>
      <w:r w:rsidR="0094332D">
        <w:t>), where a user-specified back-end address can be inserted</w:t>
      </w:r>
      <w:r w:rsidR="003354BB">
        <w:t xml:space="preserve"> </w:t>
      </w:r>
      <w:r w:rsidR="0094332D">
        <w:t>(e.g</w:t>
      </w:r>
      <w:r w:rsidR="0047689F">
        <w:t>.</w:t>
      </w:r>
      <w:r w:rsidR="003354BB" w:rsidRPr="00367B2F">
        <w:t xml:space="preserve"> </w:t>
      </w:r>
      <w:hyperlink r:id="rId41" w:history="1">
        <w:r w:rsidR="003354BB" w:rsidRPr="00367B2F">
          <w:rPr>
            <w:rStyle w:val="Hyperlink"/>
            <w:rFonts w:cs="Arial"/>
            <w:color w:val="1155CC"/>
          </w:rPr>
          <w:t>https://lux17.mpi.nl/ds/webannotator-basic</w:t>
        </w:r>
      </w:hyperlink>
      <w:r>
        <w:rPr>
          <w:rStyle w:val="Hyperlink"/>
          <w:rFonts w:cs="Arial"/>
          <w:color w:val="1155CC"/>
        </w:rPr>
        <w:t>).</w:t>
      </w:r>
      <w:r w:rsidR="0047689F">
        <w:rPr>
          <w:rStyle w:val="Hyperlink"/>
          <w:rFonts w:cs="Arial"/>
          <w:color w:val="1155CC"/>
        </w:rPr>
        <w:t xml:space="preserve">  </w:t>
      </w:r>
      <w:r w:rsidR="0047689F">
        <w:t xml:space="preserve">At the moment the default setting is </w:t>
      </w:r>
      <w:hyperlink r:id="rId42" w:history="1">
        <w:r w:rsidR="0047689F" w:rsidRPr="00BD20E3">
          <w:rPr>
            <w:rStyle w:val="Hyperlink"/>
            <w:rFonts w:cs="Arial"/>
          </w:rPr>
          <w:t>https://lux17.mpi.nl/ds/webannotator/</w:t>
        </w:r>
      </w:hyperlink>
      <w:r w:rsidR="0047689F">
        <w:t xml:space="preserve"> .</w:t>
      </w:r>
    </w:p>
    <w:p w14:paraId="269D316D" w14:textId="57D683B4" w:rsidR="003354BB" w:rsidRDefault="003354BB" w:rsidP="003354BB">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 xml:space="preserve">arker, but not posted to the </w:t>
      </w:r>
      <w:r w:rsidR="00940D6A">
        <w:t>back-end</w:t>
      </w:r>
      <w:r w:rsidRPr="003A2A50">
        <w:t xml:space="preserve"> for now</w:t>
      </w:r>
      <w:r>
        <w:t>.</w:t>
      </w:r>
    </w:p>
    <w:p w14:paraId="777DFCE2" w14:textId="37EF81FC" w:rsidR="003354BB" w:rsidRDefault="003354BB" w:rsidP="003354BB">
      <w:r>
        <w:t xml:space="preserve">It is possible to annotate an image, but not its fragment. The mouse pointer must be on the image, and the rest of </w:t>
      </w:r>
      <w:r w:rsidR="00C422FB">
        <w:t xml:space="preserve">the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375B6596" w14:textId="6F599DC3" w:rsidR="003354BB" w:rsidRDefault="003354BB" w:rsidP="003354BB">
      <w:r>
        <w:t>To edit</w:t>
      </w:r>
      <w:r w:rsidR="00EF0632">
        <w:t xml:space="preserve"> </w:t>
      </w:r>
      <w:r>
        <w:t>an annotation</w:t>
      </w:r>
      <w:r w:rsidR="007307E5">
        <w:t>,</w:t>
      </w:r>
      <w:r>
        <w:t xml:space="preserve"> one selects it in the list on the left-ha</w:t>
      </w:r>
      <w:r w:rsidR="00575BF5">
        <w:t xml:space="preserve">nd side of the browser window. </w:t>
      </w:r>
      <w:r>
        <w:t xml:space="preserve">Next, selecting </w:t>
      </w:r>
      <w:r w:rsidRPr="00EF0632">
        <w:rPr>
          <w:i/>
        </w:rPr>
        <w:t>Properties</w:t>
      </w:r>
      <w:r w:rsidR="000F03FD">
        <w:t xml:space="preserve"> triggers a pop-up form. </w:t>
      </w:r>
      <w:r>
        <w:t>Altering its corresponding fields and tabs allows editing the</w:t>
      </w:r>
      <w:r w:rsidR="00F55473">
        <w:t xml:space="preserve"> annotation body and its title.</w:t>
      </w:r>
    </w:p>
    <w:p w14:paraId="4854EC28" w14:textId="2ADAE182" w:rsidR="003354BB" w:rsidRDefault="003354BB" w:rsidP="003354BB">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changing access rights. When an annotation is created by </w:t>
      </w:r>
      <w:r w:rsidR="00EF0632">
        <w:t xml:space="preserve">the </w:t>
      </w:r>
      <w:r>
        <w:t>DWAN client</w:t>
      </w:r>
      <w:r w:rsidR="00F675AA">
        <w:t>,</w:t>
      </w:r>
      <w:r>
        <w:t xml:space="preserve"> all registered users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HTML forms are produced by </w:t>
      </w:r>
      <w:r w:rsidR="00A142A4">
        <w:t xml:space="preserve">the </w:t>
      </w:r>
      <w:r>
        <w:t>back</w:t>
      </w:r>
      <w:r w:rsidR="00B84658">
        <w:t>-</w:t>
      </w:r>
      <w:r>
        <w:t>end server upon request from the client</w:t>
      </w:r>
      <w:r w:rsidR="00704655">
        <w:t>. Usage of these forms</w:t>
      </w:r>
      <w:r>
        <w:t xml:space="preserve"> allows the owner to reassign the rights for a particular user and an annotation, or </w:t>
      </w:r>
      <w:r w:rsidR="00005273">
        <w:t xml:space="preserve">to </w:t>
      </w:r>
      <w:r>
        <w:t>change the public access mode for a given annotation.</w:t>
      </w:r>
    </w:p>
    <w:p w14:paraId="7CF48B00" w14:textId="39B6DEB4" w:rsidR="003354BB" w:rsidRDefault="004C29FD" w:rsidP="003354BB">
      <w:r>
        <w:t>While w</w:t>
      </w:r>
      <w:r w:rsidR="003354BB">
        <w:t xml:space="preserve">orking on the </w:t>
      </w:r>
      <w:r>
        <w:t xml:space="preserve">transformation </w:t>
      </w:r>
      <w:r w:rsidR="003354BB">
        <w:t xml:space="preserve">of Wired-Marker into a DWAN client, the DASISH team has figured out that four of Wired-Marker’s drawbacks cannot be fixed </w:t>
      </w:r>
      <w:r w:rsidR="00D2307A">
        <w:t xml:space="preserve">within a </w:t>
      </w:r>
      <w:r w:rsidR="003354BB">
        <w:t>reas</w:t>
      </w:r>
      <w:r w:rsidR="00EF5BFF">
        <w:t xml:space="preserve">onable amount of time. First, original </w:t>
      </w:r>
      <w:r w:rsidR="006B7BF8">
        <w:t>Wired-Ma</w:t>
      </w:r>
      <w:r w:rsidR="00EF5BFF">
        <w:t>rker</w:t>
      </w:r>
      <w:r w:rsidR="003354BB">
        <w:t xml:space="preserve"> does not </w:t>
      </w:r>
      <w:r w:rsidR="00EF5BFF">
        <w:t>pro</w:t>
      </w:r>
      <w:r w:rsidR="00CF3D1A">
        <w:t>vide multiple-target annotating</w:t>
      </w:r>
      <w:r w:rsidR="00EF5BFF">
        <w:t xml:space="preserve">. In other words, a user can put </w:t>
      </w:r>
      <w:r w:rsidR="00082276">
        <w:t>a text note</w:t>
      </w:r>
      <w:r w:rsidR="00EF5BFF">
        <w:t xml:space="preserve"> exactly </w:t>
      </w:r>
      <w:r w:rsidR="00720318">
        <w:t>on one fragment</w:t>
      </w:r>
      <w:r w:rsidR="00EF5BFF">
        <w:t xml:space="preserve"> of the source page</w:t>
      </w:r>
      <w:r w:rsidR="00720318">
        <w:t xml:space="preserve">. </w:t>
      </w:r>
      <w:r w:rsidR="003354BB">
        <w:t>For instance</w:t>
      </w:r>
      <w:r w:rsidR="00720318">
        <w:t>,</w:t>
      </w:r>
      <w:r w:rsidR="003354BB">
        <w:t xml:space="preserve"> </w:t>
      </w:r>
      <w:r w:rsidR="0084568D">
        <w:t>it is not possible to</w:t>
      </w:r>
      <w:r w:rsidR="00B84658">
        <w:t xml:space="preserve"> </w:t>
      </w:r>
      <w:r w:rsidR="003354BB">
        <w:t>annotate two text fragments</w:t>
      </w:r>
      <w:ins w:id="40" w:author="SND" w:date="2014-10-13T12:22:00Z">
        <w:r w:rsidR="0084568D" w:rsidRPr="0084568D">
          <w:t xml:space="preserve"> </w:t>
        </w:r>
      </w:ins>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rsidR="0032433A">
        <w:t xml:space="preserve">at they contradict each other. </w:t>
      </w:r>
      <w:r w:rsidR="003354BB">
        <w:t xml:space="preserve">The second drawback </w:t>
      </w:r>
      <w:r w:rsidR="00F448C2">
        <w:t xml:space="preserve">has </w:t>
      </w:r>
      <w:r w:rsidR="003354BB">
        <w:t xml:space="preserve">already </w:t>
      </w:r>
      <w:r w:rsidR="00F448C2">
        <w:t>been</w:t>
      </w:r>
      <w:ins w:id="41" w:author="SND" w:date="2014-10-13T12:24:00Z">
        <w:r w:rsidR="00F448C2">
          <w:t xml:space="preserve"> </w:t>
        </w:r>
      </w:ins>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13"/>
      </w:r>
      <w:r w:rsidR="00574936">
        <w:t xml:space="preserve">. </w:t>
      </w:r>
      <w:r w:rsidR="003354BB">
        <w:t>Third</w:t>
      </w:r>
      <w:r w:rsidR="0063292F">
        <w:t>ly</w:t>
      </w:r>
      <w:r w:rsidR="003354BB">
        <w:t xml:space="preserve">, fragments of images cannot be annotated by Wired-Marker, but only the whole image. </w:t>
      </w:r>
      <w:r w:rsidR="003F6DE2">
        <w:t>In the fo</w:t>
      </w:r>
      <w:r w:rsidR="00EB24BD">
        <w:t>u</w:t>
      </w:r>
      <w:r w:rsidR="003F6DE2">
        <w:t>rth place</w:t>
      </w:r>
      <w:r w:rsidR="003354BB">
        <w:t>, adding notebooks would demand significant ref</w:t>
      </w:r>
      <w:r w:rsidR="003D06AD">
        <w:t xml:space="preserve">actoring of the original code. </w:t>
      </w:r>
      <w:r w:rsidR="00724E8C">
        <w:t>To a certain extent</w:t>
      </w:r>
      <w:r w:rsidR="003354BB">
        <w:t xml:space="preserve">, coloured directories of </w:t>
      </w:r>
      <w:r w:rsidR="00813CCC">
        <w:t xml:space="preserve">the </w:t>
      </w:r>
      <w:r w:rsidR="003354BB">
        <w:t>local folder can be seen as notebooks.</w:t>
      </w:r>
    </w:p>
    <w:p w14:paraId="4C858259" w14:textId="4885FCFD" w:rsidR="003354BB" w:rsidRDefault="003354BB" w:rsidP="003354BB">
      <w:r>
        <w:t>At the end of this section</w:t>
      </w:r>
      <w:r w:rsidR="00FE06A0">
        <w:t>,</w:t>
      </w:r>
      <w:r>
        <w:t xml:space="preserve"> we sum up the features that have been added to (or changed in) Wired-Marker to adjust it to DASISH requirements:</w:t>
      </w:r>
    </w:p>
    <w:p w14:paraId="38E67A35" w14:textId="76E61560" w:rsidR="003354BB" w:rsidRDefault="003354BB" w:rsidP="006842AB">
      <w:pPr>
        <w:pStyle w:val="ListParagraph"/>
        <w:ind w:left="1004" w:firstLine="0"/>
        <w:jc w:val="left"/>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(e.g. sidebar, top menu, right-clic</w:t>
      </w:r>
      <w:r w:rsidR="008458E0">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w:t>
      </w:r>
      <w:r w:rsidR="00940D6A">
        <w:rPr>
          <w:lang w:val="en-US"/>
        </w:rPr>
        <w:t>back-end</w:t>
      </w:r>
      <w:r w:rsidRPr="000C2DF3">
        <w:rPr>
          <w:lang w:val="en-US"/>
        </w:rPr>
        <w:t xml:space="preserve"> configuration);</w:t>
      </w:r>
    </w:p>
    <w:p w14:paraId="7CEB0FFA" w14:textId="22FB2C22" w:rsidR="003354BB" w:rsidRDefault="003354BB" w:rsidP="006842AB">
      <w:pPr>
        <w:pStyle w:val="ListParagraph"/>
        <w:ind w:left="1004" w:firstLine="0"/>
        <w:jc w:val="left"/>
        <w:rPr>
          <w:lang w:val="en-US"/>
        </w:rPr>
      </w:pPr>
      <w:r w:rsidRPr="00EC5100">
        <w:rPr>
          <w:u w:val="single"/>
          <w:lang w:val="en-US"/>
        </w:rPr>
        <w:t>functionality</w:t>
      </w:r>
      <w:r w:rsidR="00550EA8">
        <w:rPr>
          <w:lang w:val="en-US"/>
        </w:rPr>
        <w:t xml:space="preserve">: </w:t>
      </w:r>
      <w:r>
        <w:rPr>
          <w:lang w:val="en-US"/>
        </w:rPr>
        <w:t xml:space="preserve">GET, PUT (update), </w:t>
      </w:r>
      <w:r w:rsidRPr="000C2DF3">
        <w:rPr>
          <w:lang w:val="en-US"/>
        </w:rPr>
        <w:t>POST</w:t>
      </w:r>
      <w:r w:rsidR="0018069F">
        <w:rPr>
          <w:lang w:val="en-US"/>
        </w:rPr>
        <w:t xml:space="preserve">, </w:t>
      </w:r>
      <w:r>
        <w:rPr>
          <w:lang w:val="en-US"/>
        </w:rPr>
        <w:t xml:space="preserve">DELETE </w:t>
      </w:r>
      <w:r w:rsidRPr="000C2DF3">
        <w:rPr>
          <w:lang w:val="en-US"/>
        </w:rPr>
        <w:t>annotations</w:t>
      </w:r>
      <w:r w:rsidR="00FF41F0">
        <w:rPr>
          <w:lang w:val="en-US"/>
        </w:rPr>
        <w:t xml:space="preserve">; </w:t>
      </w:r>
      <w:r>
        <w:rPr>
          <w:lang w:val="en-US"/>
        </w:rPr>
        <w:t>POST and GET for cached representations; authentication (login/logout);</w:t>
      </w:r>
    </w:p>
    <w:p w14:paraId="60D0EA05" w14:textId="77777777" w:rsidR="003354BB" w:rsidRPr="00BE4AE2" w:rsidRDefault="003354BB" w:rsidP="006842AB">
      <w:pPr>
        <w:pStyle w:val="ListParagraph"/>
        <w:ind w:left="1004" w:firstLine="0"/>
        <w:jc w:val="left"/>
        <w:rPr>
          <w:sz w:val="28"/>
          <w:szCs w:val="28"/>
          <w:lang w:val="en-US"/>
        </w:rPr>
      </w:pPr>
      <w:r w:rsidRPr="00EC5100">
        <w:rPr>
          <w:u w:val="single"/>
          <w:lang w:val="en-US"/>
        </w:rPr>
        <w:t>miscellaneous</w:t>
      </w:r>
      <w:r w:rsidRPr="000C2DF3">
        <w:rPr>
          <w:lang w:val="en-US"/>
        </w:rPr>
        <w:t>: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hyperlink r:id="rId43" w:history="1">
        <w:r w:rsidRPr="00BE4AE2">
          <w:rPr>
            <w:color w:val="0000E9"/>
            <w:u w:val="single" w:color="0000E9"/>
            <w:lang w:val="en-US"/>
          </w:rPr>
          <w:t>http://www.wired-marker.org/en/index.html</w:t>
        </w:r>
      </w:hyperlink>
      <w:r w:rsidRPr="00BE4AE2">
        <w:rPr>
          <w:lang w:val="en-US"/>
        </w:rPr>
        <w:t>);  hyperanchor (</w:t>
      </w:r>
      <w:hyperlink r:id="rId44" w:history="1">
        <w:r w:rsidRPr="00BE4AE2">
          <w:rPr>
            <w:color w:val="0000E9"/>
            <w:u w:val="single" w:color="0000E9"/>
            <w:lang w:val="en-US"/>
          </w:rPr>
          <w:t>http://www.hyper-anchor.org/en/technical_format.html</w:t>
        </w:r>
      </w:hyperlink>
      <w:r w:rsidRPr="00BE4AE2">
        <w:rPr>
          <w:lang w:val="en-US"/>
        </w:rPr>
        <w:t>) mapping to xpointer (used on POST/GET) (</w:t>
      </w:r>
      <w:hyperlink r:id="rId45" w:history="1">
        <w:r w:rsidRPr="00BE4AE2">
          <w:rPr>
            <w:color w:val="0000E9"/>
            <w:u w:val="single" w:color="0000E9"/>
            <w:lang w:val="en-US"/>
          </w:rPr>
          <w:t>http://www.w3.org/TR/xptr-framework</w:t>
        </w:r>
      </w:hyperlink>
      <w:r w:rsidRPr="00BE4AE2">
        <w:rPr>
          <w:lang w:val="en-US"/>
        </w:rPr>
        <w:t>/, </w:t>
      </w:r>
      <w:hyperlink r:id="rId46" w:anchor="w3c_all" w:history="1">
        <w:r w:rsidRPr="00BE4AE2">
          <w:rPr>
            <w:color w:val="0000E9"/>
            <w:u w:val="single" w:color="0000E9"/>
            <w:lang w:val="en-US"/>
          </w:rPr>
          <w:t>http://www.w3.org/standards/techs/xpointer#w3c_all</w:t>
        </w:r>
      </w:hyperlink>
      <w:r w:rsidRPr="00BE4AE2">
        <w:rPr>
          <w:lang w:val="en-US"/>
        </w:rPr>
        <w:t>) </w:t>
      </w:r>
    </w:p>
    <w:p w14:paraId="49AEB9ED" w14:textId="5F7E73F4" w:rsidR="003354BB" w:rsidRDefault="003354BB" w:rsidP="006842AB">
      <w:pPr>
        <w:pStyle w:val="ListParagraph"/>
        <w:ind w:left="1004" w:firstLine="0"/>
        <w:rPr>
          <w:sz w:val="28"/>
          <w:szCs w:val="28"/>
          <w:lang w:val="en-US"/>
        </w:rPr>
      </w:pPr>
      <w:r w:rsidRPr="006842AB">
        <w:rPr>
          <w:lang w:val="en-US"/>
        </w:rPr>
        <w:t>getting updated annotation bodies</w:t>
      </w:r>
      <w:r>
        <w:rPr>
          <w:rStyle w:val="FootnoteReference"/>
          <w:lang w:val="en-US"/>
        </w:rPr>
        <w:footnoteReference w:id="14"/>
      </w:r>
      <w:r>
        <w:rPr>
          <w:lang w:val="en-US"/>
        </w:rPr>
        <w:t>.</w:t>
      </w:r>
    </w:p>
    <w:p w14:paraId="6EC415A5" w14:textId="77777777" w:rsidR="005D4E7B" w:rsidRPr="00367B2F" w:rsidRDefault="005D4E7B" w:rsidP="00433F88"/>
    <w:p w14:paraId="08400156" w14:textId="2A8F66CE" w:rsidR="0006213B" w:rsidRDefault="00940D6A" w:rsidP="006842AB">
      <w:pPr>
        <w:pStyle w:val="Heading3"/>
        <w:ind w:left="1004"/>
      </w:pPr>
      <w:bookmarkStart w:id="44" w:name="_Toc274924422"/>
      <w:r>
        <w:t>Front-end</w:t>
      </w:r>
      <w:r w:rsidR="0006213B">
        <w:t xml:space="preserve"> for ELAN</w:t>
      </w:r>
      <w:bookmarkEnd w:id="44"/>
    </w:p>
    <w:p w14:paraId="59CEC0B0" w14:textId="678608E4" w:rsidR="0006213B" w:rsidRDefault="0006213B" w:rsidP="0006213B">
      <w:pPr>
        <w:rPr>
          <w:lang w:val="en-US"/>
        </w:rPr>
      </w:pPr>
      <w:r w:rsidRPr="00203EF6">
        <w:rPr>
          <w:lang w:val="en-US"/>
        </w:rPr>
        <w:t>T</w:t>
      </w:r>
      <w:r>
        <w:rPr>
          <w:lang w:val="en-US"/>
        </w:rPr>
        <w:t xml:space="preserve">he ELAN </w:t>
      </w:r>
      <w:r w:rsidR="00940D6A">
        <w:rPr>
          <w:lang w:val="en-US"/>
        </w:rPr>
        <w:t>front-end</w:t>
      </w:r>
      <w:r w:rsidRPr="00203EF6">
        <w:rPr>
          <w:lang w:val="en-US"/>
        </w:rPr>
        <w:t xml:space="preserve"> for the DWAN </w:t>
      </w:r>
      <w:r w:rsidR="00940D6A">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2C3BD3AC" w:rsidR="0006213B" w:rsidRPr="00203EF6" w:rsidRDefault="0006213B" w:rsidP="0006213B">
      <w:pPr>
        <w:rPr>
          <w:lang w:val="en-US"/>
        </w:rPr>
      </w:pPr>
      <w:r w:rsidRPr="00203EF6">
        <w:rPr>
          <w:lang w:val="en-US"/>
        </w:rPr>
        <w:t xml:space="preserve">On the other hand, the </w:t>
      </w:r>
      <w:r w:rsidR="005053B0">
        <w:rPr>
          <w:lang w:val="en-US"/>
        </w:rPr>
        <w:t xml:space="preserve">DWAN </w:t>
      </w:r>
      <w:r w:rsidR="00940D6A">
        <w:rPr>
          <w:lang w:val="en-US"/>
        </w:rPr>
        <w:t>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2778BB19" w14:textId="567D97B7" w:rsidR="0006213B" w:rsidRDefault="00940D6A" w:rsidP="006842AB">
      <w:pPr>
        <w:pStyle w:val="Heading3"/>
        <w:ind w:left="1004"/>
      </w:pPr>
      <w:bookmarkStart w:id="45" w:name="_Toc274924423"/>
      <w:r>
        <w:t>Front-end</w:t>
      </w:r>
      <w:r w:rsidR="009B54F3" w:rsidRPr="00FC5A7C">
        <w:t xml:space="preserve"> for </w:t>
      </w:r>
      <w:r w:rsidR="0006213B">
        <w:t>ANNEX</w:t>
      </w:r>
      <w:bookmarkEnd w:id="45"/>
    </w:p>
    <w:p w14:paraId="4DE97112" w14:textId="541BD6BC" w:rsidR="0006213B" w:rsidRDefault="0006213B" w:rsidP="0006213B">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14C3D2F2" w14:textId="028ABBE7" w:rsidR="0006213B" w:rsidRDefault="0006213B" w:rsidP="0006213B">
      <w:r>
        <w:t xml:space="preserve">As with the ELAN </w:t>
      </w:r>
      <w:r w:rsidR="00940D6A">
        <w:t>front-end</w:t>
      </w:r>
      <w:r>
        <w:t xml:space="preserve"> for the DWAN </w:t>
      </w:r>
      <w:r w:rsidR="00940D6A">
        <w:t>back-end</w:t>
      </w:r>
      <w:r>
        <w:t>, ANNEX interaction with the DWAN is being developed under the scope of the COLTIME project.</w:t>
      </w:r>
    </w:p>
    <w:p w14:paraId="4DEC2FEA" w14:textId="228C3A99" w:rsidR="0006213B" w:rsidRDefault="0006213B" w:rsidP="0006213B">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0798475A" w:rsidR="0006213B" w:rsidRDefault="0006213B" w:rsidP="0006213B">
      <w:r>
        <w:t xml:space="preserve">For this purpose the DWAN </w:t>
      </w:r>
      <w:r w:rsidR="00940D6A">
        <w:t>back-end</w:t>
      </w:r>
      <w:r>
        <w:t xml:space="preserve"> stands out as an ideal server-side engine to store, search and retrieve such comments. Furthermore, given its web application nature, in the case of ANNEX’s the gap between the desired functionality and the one already offered by the DWAN </w:t>
      </w:r>
      <w:r w:rsidR="00940D6A">
        <w:t>back-end</w:t>
      </w:r>
      <w:r>
        <w:t>, is rather smaller than for ELAN’s case, since ANNEX’s already relies on URLs and part identifiers to fetch its own data</w:t>
      </w:r>
      <w:r w:rsidR="00C31D54">
        <w:t>, specifically ANNEX’s URLs accept time period (‘time=’ and ‘duration=’) and tier specification (‘tier=’) parameters</w:t>
      </w:r>
      <w:r>
        <w:t>. This consequently eliminates the need for the EAF URN desc</w:t>
      </w:r>
      <w:r w:rsidRPr="006C199B">
        <w:t>ribed</w:t>
      </w:r>
      <w:r>
        <w:t xml:space="preserve"> in the ELAN section of this document</w:t>
      </w:r>
      <w:r w:rsidR="00E908EC">
        <w:t>.</w:t>
      </w:r>
    </w:p>
    <w:p w14:paraId="7C41EED6" w14:textId="77777777" w:rsidR="0006213B" w:rsidRPr="0006213B" w:rsidRDefault="0006213B" w:rsidP="0006213B"/>
    <w:p w14:paraId="1E554E25" w14:textId="4A773457" w:rsidR="00203EF6" w:rsidRPr="00C65213" w:rsidRDefault="00476573" w:rsidP="006842AB">
      <w:pPr>
        <w:pStyle w:val="Heading2"/>
      </w:pPr>
      <w:bookmarkStart w:id="46" w:name="_Toc274924424"/>
      <w:r w:rsidRPr="00C65213">
        <w:t>Testing Procedure</w:t>
      </w:r>
      <w:bookmarkEnd w:id="46"/>
    </w:p>
    <w:p w14:paraId="5A5ADC38" w14:textId="3F5BB7A9" w:rsidR="00147FBA" w:rsidRDefault="00B53C45" w:rsidP="00433F88">
      <w:pPr>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7"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0337F864" w14:textId="77777777" w:rsidR="00967086" w:rsidRDefault="005D0D3F" w:rsidP="00A37A46">
      <w:pPr>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management pages under the GitHub</w:t>
      </w:r>
      <w:r w:rsidR="00967086">
        <w:rPr>
          <w:color w:val="252525"/>
          <w:lang w:val="en-US"/>
        </w:rPr>
        <w:t>:</w:t>
      </w:r>
    </w:p>
    <w:p w14:paraId="730FA68E" w14:textId="72749D75" w:rsidR="00967086" w:rsidRDefault="00C40D7B" w:rsidP="00967086">
      <w:pPr>
        <w:pStyle w:val="ListParagraph"/>
        <w:numPr>
          <w:ilvl w:val="0"/>
          <w:numId w:val="48"/>
        </w:numPr>
        <w:rPr>
          <w:color w:val="252525"/>
          <w:lang w:val="en-US"/>
        </w:rPr>
      </w:pPr>
      <w:hyperlink r:id="rId48" w:history="1">
        <w:r w:rsidR="005D0D3F" w:rsidRPr="00967086">
          <w:rPr>
            <w:rStyle w:val="Hyperlink"/>
            <w:lang w:val="en-US"/>
          </w:rPr>
          <w:t>https://github.com/DASISH/dwanclientwiredmark</w:t>
        </w:r>
        <w:r w:rsidR="005D0D3F" w:rsidRPr="00967086">
          <w:rPr>
            <w:rStyle w:val="Hyperlink"/>
            <w:lang w:val="en-US"/>
          </w:rPr>
          <w:t>e</w:t>
        </w:r>
        <w:r w:rsidR="005D0D3F" w:rsidRPr="00967086">
          <w:rPr>
            <w:rStyle w:val="Hyperlink"/>
            <w:lang w:val="en-US"/>
          </w:rPr>
          <w:t>r</w:t>
        </w:r>
      </w:hyperlink>
      <w:r w:rsidR="005D0D3F" w:rsidRPr="00967086">
        <w:rPr>
          <w:color w:val="1155CD"/>
          <w:lang w:val="en-US"/>
        </w:rPr>
        <w:t xml:space="preserve"> </w:t>
      </w:r>
      <w:r w:rsidR="005D0D3F" w:rsidRPr="00967086">
        <w:rPr>
          <w:color w:val="252525"/>
          <w:lang w:val="en-US"/>
        </w:rPr>
        <w:t>and</w:t>
      </w:r>
    </w:p>
    <w:p w14:paraId="2D068734" w14:textId="3183C63D" w:rsidR="00967086" w:rsidRPr="00967086" w:rsidRDefault="00967086" w:rsidP="00967086">
      <w:pPr>
        <w:pStyle w:val="ListParagraph"/>
        <w:numPr>
          <w:ilvl w:val="0"/>
          <w:numId w:val="48"/>
        </w:numPr>
        <w:rPr>
          <w:color w:val="252525"/>
          <w:lang w:val="en-US"/>
        </w:rPr>
      </w:pPr>
      <w:hyperlink r:id="rId49" w:history="1">
        <w:r w:rsidRPr="00967086">
          <w:rPr>
            <w:rStyle w:val="Hyperlink"/>
            <w:lang w:val="en-US"/>
          </w:rPr>
          <w:t>https://github.com/DASISH/dwan</w:t>
        </w:r>
        <w:r w:rsidR="00940D6A">
          <w:rPr>
            <w:rStyle w:val="Hyperlink"/>
            <w:lang w:val="en-US"/>
          </w:rPr>
          <w:t>back-end</w:t>
        </w:r>
      </w:hyperlink>
      <w:r w:rsidRPr="00967086">
        <w:rPr>
          <w:color w:val="252525"/>
          <w:lang w:val="en-US"/>
        </w:rPr>
        <w:t xml:space="preserve"> .  </w:t>
      </w:r>
    </w:p>
    <w:p w14:paraId="0245D06C" w14:textId="77777777" w:rsidR="00967086" w:rsidRPr="00967086" w:rsidRDefault="00967086" w:rsidP="00967086">
      <w:pPr>
        <w:pStyle w:val="ListParagraph"/>
        <w:ind w:left="644" w:firstLine="0"/>
        <w:rPr>
          <w:color w:val="252525"/>
          <w:lang w:val="en-US"/>
        </w:rPr>
      </w:pPr>
    </w:p>
    <w:p w14:paraId="03CF5DA9" w14:textId="152F7E0B" w:rsidR="00967086" w:rsidRPr="00A37A46" w:rsidRDefault="00967086" w:rsidP="00967086">
      <w:pPr>
        <w:rPr>
          <w:color w:val="252525"/>
          <w:lang w:val="en-US"/>
        </w:rPr>
      </w:pPr>
      <w:r>
        <w:rPr>
          <w:lang w:val="en-US"/>
        </w:rPr>
        <w:t xml:space="preserve">For </w:t>
      </w:r>
      <w:r w:rsidR="00940D6A">
        <w:rPr>
          <w:lang w:val="en-US"/>
        </w:rPr>
        <w:t>back-end</w:t>
      </w:r>
      <w:r>
        <w:rPr>
          <w:lang w:val="en-US"/>
        </w:rPr>
        <w:t xml:space="preserve"> the testers have implemented a python script what tries to perform several API operations (</w:t>
      </w:r>
      <w:hyperlink r:id="rId50" w:history="1">
        <w:r>
          <w:rPr>
            <w:color w:val="0000E9"/>
            <w:u w:val="single" w:color="0000E9"/>
            <w:lang w:val="en-US"/>
          </w:rPr>
          <w:t>https://github.com/DASISH/dwan-testing/tree/master/scripts</w:t>
        </w:r>
      </w:hyperlink>
      <w:r>
        <w:rPr>
          <w:lang w:val="en-US"/>
        </w:rPr>
        <w:t>).</w:t>
      </w:r>
    </w:p>
    <w:p w14:paraId="15DE5ECB" w14:textId="77777777" w:rsidR="00882503" w:rsidRPr="00B53C45" w:rsidRDefault="00882503" w:rsidP="006C0835">
      <w:pPr>
        <w:rPr>
          <w:rFonts w:cs="ArialMT"/>
          <w:color w:val="000000"/>
          <w:lang w:val="en-US"/>
        </w:rPr>
      </w:pPr>
    </w:p>
    <w:p w14:paraId="7A3C39D3" w14:textId="77777777" w:rsidR="00E8265E" w:rsidRDefault="00E8265E" w:rsidP="006842AB">
      <w:pPr>
        <w:pStyle w:val="Heading1"/>
        <w:rPr>
          <w:rFonts w:eastAsia="Verdana Bold" w:hAnsi="Verdana Bold" w:cs="Verdana Bold"/>
          <w:u w:color="000000"/>
        </w:rPr>
      </w:pPr>
      <w:bookmarkStart w:id="47" w:name="_Toc274924425"/>
      <w:r>
        <w:rPr>
          <w:u w:color="000000"/>
        </w:rPr>
        <w:t>Social Sciences and Humanities: Results and Outlook</w:t>
      </w:r>
      <w:bookmarkEnd w:id="47"/>
    </w:p>
    <w:p w14:paraId="41880AB8" w14:textId="5B419FA8" w:rsidR="00C40D7B" w:rsidRDefault="007825C4" w:rsidP="00C40D7B">
      <w:pPr>
        <w:rPr>
          <w:u w:color="000000"/>
        </w:rPr>
      </w:pPr>
      <w:r>
        <w:rPr>
          <w:u w:color="000000"/>
        </w:rPr>
        <w:t>Annotation is an activity which runs throughout all scholarly work in all disciplines. The purpose of this section is to give context to the   D</w:t>
      </w:r>
      <w:r w:rsidR="00C40D7B">
        <w:rPr>
          <w:u w:color="000000"/>
        </w:rPr>
        <w:t>ASISH</w:t>
      </w:r>
      <w:r>
        <w:rPr>
          <w:u w:color="000000"/>
        </w:rPr>
        <w:t xml:space="preserve">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ACDD167" w14:textId="1B101EDF" w:rsidR="007825C4" w:rsidRDefault="007825C4" w:rsidP="00C40D7B">
      <w:pPr>
        <w:rPr>
          <w:u w:color="000000"/>
        </w:rPr>
      </w:pPr>
      <w:r>
        <w:rPr>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u w:color="000000"/>
          <w:lang w:val="fr-FR"/>
        </w:rPr>
        <w:t xml:space="preserve">’ </w:t>
      </w:r>
      <w:r>
        <w:rPr>
          <w:u w:color="000000"/>
        </w:rPr>
        <w:t>functionality and, where it can be determined, their usages to the typology proposed by Dunn and Hedges (2012)</w:t>
      </w:r>
      <w:r>
        <w:rPr>
          <w:u w:color="000000"/>
          <w:vertAlign w:val="superscript"/>
        </w:rPr>
        <w:footnoteReference w:id="15"/>
      </w:r>
      <w:r>
        <w:rPr>
          <w:u w:color="000000"/>
        </w:rPr>
        <w:t xml:space="preserve"> in their report on crowd-sourcing in cultural heritage and the humanities; and a set of user scenarios based on this analysis.</w:t>
      </w:r>
    </w:p>
    <w:p w14:paraId="54E74B50" w14:textId="77777777" w:rsidR="007825C4" w:rsidRPr="00E8265E" w:rsidRDefault="007825C4" w:rsidP="006842AB">
      <w:pPr>
        <w:pStyle w:val="Heading2"/>
      </w:pPr>
      <w:bookmarkStart w:id="48" w:name="_Toc274924426"/>
      <w:r w:rsidRPr="00E8265E">
        <w:t>List of annotation tools used by the HSS community</w:t>
      </w:r>
      <w:bookmarkEnd w:id="48"/>
    </w:p>
    <w:p w14:paraId="066A816A" w14:textId="3F8967E7" w:rsidR="00A0772A" w:rsidRDefault="007825C4" w:rsidP="00C40D7B">
      <w:pPr>
        <w:rPr>
          <w:u w:color="000000"/>
        </w:rPr>
      </w:pPr>
      <w:r>
        <w:rPr>
          <w:u w:color="000000"/>
        </w:rPr>
        <w:t xml:space="preserve">The list of </w:t>
      </w:r>
      <w:r w:rsidR="00C40D7B">
        <w:rPr>
          <w:u w:color="000000"/>
        </w:rPr>
        <w:t xml:space="preserve">more than 50 </w:t>
      </w:r>
      <w:r>
        <w:rPr>
          <w:u w:color="000000"/>
        </w:rPr>
        <w:t>tools has been generated from a simple search using the keyword annot* in the Tools e-Registry for E-Social science, Arts and Humanities (TERESAH) registry, currently under development for WP2.</w:t>
      </w:r>
      <w:r w:rsidR="00C40D7B">
        <w:rPr>
          <w:u w:color="000000"/>
        </w:rPr>
        <w:t xml:space="preserve"> Here we briefly describe ten of them which form our point of view look the most promising as potential</w:t>
      </w:r>
      <w:r w:rsidR="008F0CAD">
        <w:rPr>
          <w:u w:color="000000"/>
        </w:rPr>
        <w:t xml:space="preserve"> DWAN front-ends:</w:t>
      </w:r>
      <w:r w:rsidR="008F0CAD">
        <w:rPr>
          <w:rStyle w:val="FootnoteReference"/>
          <w:u w:color="000000"/>
        </w:rPr>
        <w:footnoteReference w:id="16"/>
      </w:r>
    </w:p>
    <w:p w14:paraId="57CC52E7" w14:textId="77777777" w:rsidR="00C40D7B" w:rsidRPr="00C40D7B" w:rsidRDefault="007825C4" w:rsidP="00C40D7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40D7B">
        <w:rPr>
          <w:i/>
        </w:rPr>
        <w:t>ANNIS</w:t>
      </w:r>
      <w:r w:rsidRPr="00C40D7B">
        <w:t xml:space="preserve">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r w:rsidR="00C40D7B" w:rsidRPr="00C40D7B">
        <w:t xml:space="preserve"> </w:t>
      </w:r>
      <w:r w:rsidRPr="00C40D7B">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74522B19" w14:textId="77777777" w:rsidR="008F0CAD" w:rsidRDefault="007825C4" w:rsidP="008F0CAD">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8F0CAD">
        <w:rPr>
          <w:i/>
          <w:u w:color="000000"/>
        </w:rPr>
        <w:t>Bibliopedia</w:t>
      </w:r>
      <w:r w:rsidR="008F0CAD" w:rsidRPr="008F0CAD">
        <w:rPr>
          <w:u w:color="000000"/>
        </w:rPr>
        <w:t xml:space="preserve"> </w:t>
      </w:r>
      <w:r w:rsidRPr="008F0CAD">
        <w:rPr>
          <w:u w:color="000000"/>
        </w:rPr>
        <w:t xml:space="preserve">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r w:rsidR="008F0CAD" w:rsidRPr="008F0CAD">
        <w:rPr>
          <w:u w:color="000000"/>
        </w:rPr>
        <w:t xml:space="preserve"> </w:t>
      </w:r>
      <w:r w:rsidRPr="008F0CAD">
        <w:rPr>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18B8F8C1" w14:textId="77777777" w:rsidR="007D31D1" w:rsidRDefault="007825C4" w:rsidP="007D31D1">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7D31D1">
        <w:rPr>
          <w:bCs/>
          <w:i/>
          <w:u w:color="000000"/>
          <w:lang w:val="de-DE"/>
        </w:rPr>
        <w:t>LitBlitz Literature Notes Manager</w:t>
      </w:r>
      <w:r w:rsidR="008F0CAD" w:rsidRPr="007D31D1">
        <w:rPr>
          <w:bCs/>
          <w:i/>
          <w:u w:color="000000"/>
          <w:lang w:val="de-DE"/>
        </w:rPr>
        <w:t xml:space="preserve"> </w:t>
      </w:r>
      <w:r w:rsidRPr="007D31D1">
        <w:rPr>
          <w:u w:color="000000"/>
        </w:rPr>
        <w:t>is free web-based beta software that aims to improve how students and researchers manage their notes for literature reviews, assignment research and more. With LitBlitz, you can:</w:t>
      </w:r>
      <w:r w:rsidR="008F0CAD" w:rsidRPr="007D31D1">
        <w:rPr>
          <w:u w:color="000000"/>
        </w:rPr>
        <w:t xml:space="preserve"> av</w:t>
      </w:r>
      <w:r w:rsidRPr="007D31D1">
        <w:rPr>
          <w:u w:color="000000"/>
        </w:rPr>
        <w:t>oid hours of printing, highlighting, organizing and typing</w:t>
      </w:r>
      <w:r w:rsidR="008F0CAD" w:rsidRPr="007D31D1">
        <w:rPr>
          <w:u w:color="000000"/>
        </w:rPr>
        <w:t>; s</w:t>
      </w:r>
      <w:r w:rsidRPr="007D31D1">
        <w:rPr>
          <w:u w:color="000000"/>
        </w:rPr>
        <w:t>ave money involved in printing 100s to 1000s of pages</w:t>
      </w:r>
      <w:r w:rsidR="008F0CAD" w:rsidRPr="007D31D1">
        <w:rPr>
          <w:u w:color="000000"/>
        </w:rPr>
        <w:t>, h</w:t>
      </w:r>
      <w:r w:rsidRPr="007D31D1">
        <w:rPr>
          <w:u w:color="000000"/>
        </w:rPr>
        <w:t>ighlight and write notes without shuffling a stack of papers</w:t>
      </w:r>
      <w:r w:rsidR="008F0CAD" w:rsidRPr="007D31D1">
        <w:rPr>
          <w:u w:color="000000"/>
        </w:rPr>
        <w:t>, o</w:t>
      </w:r>
      <w:r w:rsidRPr="007D31D1">
        <w:rPr>
          <w:u w:color="000000"/>
        </w:rPr>
        <w:t>rganise your notes into digital notebooks in real-time</w:t>
      </w:r>
      <w:r w:rsidR="008F0CAD" w:rsidRPr="007D31D1">
        <w:rPr>
          <w:u w:color="000000"/>
        </w:rPr>
        <w:t>,  e</w:t>
      </w:r>
      <w:r w:rsidRPr="007D31D1">
        <w:rPr>
          <w:u w:color="000000"/>
        </w:rPr>
        <w:t>asily transfer notes to your draft review/assignment</w:t>
      </w:r>
      <w:r w:rsidR="008F0CAD" w:rsidRPr="007D31D1">
        <w:rPr>
          <w:u w:color="000000"/>
        </w:rPr>
        <w:t xml:space="preserve">. </w:t>
      </w:r>
      <w:r w:rsidRPr="007D31D1">
        <w:rPr>
          <w:u w:color="000000"/>
        </w:rPr>
        <w:t>LitBlitz was designed from the ground-up to solve problems other annotation and notetaking services haven't looked at or have solved poorly. It's is different from popular notetaking and archiving softwarelike Evernote in that it allows users to:</w:t>
      </w:r>
      <w:r w:rsidR="008F0CAD" w:rsidRPr="007D31D1">
        <w:rPr>
          <w:u w:color="000000"/>
        </w:rPr>
        <w:t xml:space="preserve"> t</w:t>
      </w:r>
      <w:r w:rsidRPr="007D31D1">
        <w:rPr>
          <w:u w:color="000000"/>
        </w:rPr>
        <w:t>ake text and image snippets from their document/webpage sources rather than forcing the user to archive entire documents</w:t>
      </w:r>
      <w:r w:rsidR="008F0CAD" w:rsidRPr="007D31D1">
        <w:rPr>
          <w:u w:color="000000"/>
        </w:rPr>
        <w:t>, w</w:t>
      </w:r>
      <w:r w:rsidRPr="007D31D1">
        <w:rPr>
          <w:u w:color="000000"/>
        </w:rPr>
        <w:t>rite "Own Notes" (personal insights) related to snippets to enable rapid draft writing and context building</w:t>
      </w:r>
      <w:r w:rsidR="008F0CAD" w:rsidRPr="007D31D1">
        <w:rPr>
          <w:u w:color="000000"/>
        </w:rPr>
        <w:t xml:space="preserve">, </w:t>
      </w:r>
      <w:r w:rsidRPr="007D31D1">
        <w:rPr>
          <w:u w:color="000000"/>
        </w:rPr>
        <w:t xml:space="preserve"> Manage these snippets in themed digital notebooks for fast, easy reference</w:t>
      </w:r>
      <w:r w:rsidR="008F0CAD" w:rsidRPr="007D31D1">
        <w:rPr>
          <w:u w:color="000000"/>
        </w:rPr>
        <w:t xml:space="preserve">. </w:t>
      </w:r>
      <w:r w:rsidRPr="007D31D1">
        <w:rPr>
          <w:u w:color="000000"/>
        </w:rPr>
        <w:t xml:space="preserve"> </w:t>
      </w:r>
      <w:r w:rsidR="008F0CAD" w:rsidRPr="007D31D1">
        <w:rPr>
          <w:u w:color="000000"/>
        </w:rPr>
        <w:t>The founder is</w:t>
      </w:r>
      <w:r w:rsidRPr="007D31D1">
        <w:rPr>
          <w:u w:color="000000"/>
        </w:rPr>
        <w:t xml:space="preserve"> open to improving through suggestions from librarians, academics and Ed Tech professionals - feel free to contact us via our website litblitz.net</w:t>
      </w:r>
    </w:p>
    <w:p w14:paraId="49BC5016" w14:textId="38CF4DFB" w:rsidR="00761673" w:rsidRDefault="007825C4" w:rsidP="00AB475F">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31A99">
        <w:rPr>
          <w:i/>
          <w:u w:color="000000"/>
        </w:rPr>
        <w:t>MapHub</w:t>
      </w:r>
      <w:r w:rsidR="007D31D1" w:rsidRPr="00331A99">
        <w:rPr>
          <w:u w:color="000000"/>
        </w:rPr>
        <w:t xml:space="preserve"> is</w:t>
      </w:r>
      <w:r w:rsidRPr="00331A99">
        <w:rPr>
          <w:u w:color="000000"/>
        </w:rPr>
        <w:t xml:space="preserve"> an online application for exploring and annotating digitized, high-resolution historic maps. All user-contributed annotations are shared via the Maphub Open Annotation API.</w:t>
      </w:r>
    </w:p>
    <w:p w14:paraId="0E6644EC" w14:textId="77777777" w:rsidR="00C24C25" w:rsidRPr="00C24C25" w:rsidRDefault="007825C4" w:rsidP="00C24C25">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Pliny</w:t>
      </w:r>
      <w:r w:rsidRPr="00C24C25">
        <w:rPr>
          <w:u w:color="000000"/>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003C7858" w:rsidRPr="00C24C25">
        <w:rPr>
          <w:rFonts w:ascii="Cambria" w:eastAsia="Cambria" w:hAnsi="Cambria" w:cs="Cambria"/>
          <w:u w:color="000000"/>
        </w:rPr>
        <w:t xml:space="preserve"> </w:t>
      </w:r>
    </w:p>
    <w:p w14:paraId="293732CA" w14:textId="77777777" w:rsidR="00C24C25" w:rsidRPr="00C24C25" w:rsidRDefault="003C7858" w:rsidP="00C24C25">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24C25">
        <w:rPr>
          <w:i/>
          <w:u w:color="000000"/>
        </w:rPr>
        <w:t>PundI</w:t>
      </w:r>
      <w:r w:rsidR="007825C4" w:rsidRPr="00C24C25">
        <w:rPr>
          <w:i/>
          <w:u w:color="000000"/>
        </w:rPr>
        <w:t>t</w:t>
      </w:r>
      <w:r w:rsidR="007825C4" w:rsidRPr="00C24C25">
        <w:rPr>
          <w:u w:color="000000"/>
        </w:rPr>
        <w:t xml:space="preserve"> is a semantic annotation and augmentation tool. It enables users to create structured data while annotating web pages.</w:t>
      </w:r>
      <w:r w:rsidRPr="00C24C25">
        <w:rPr>
          <w:u w:color="000000"/>
        </w:rPr>
        <w:t xml:space="preserve"> </w:t>
      </w:r>
      <w:r w:rsidR="007825C4" w:rsidRPr="00C24C25">
        <w:rPr>
          <w:u w:color="000000"/>
        </w:rPr>
        <w:t>Annotations span from simple comments to semantic links to web of data entities (as Freebase.com and Dbpedia.org), to fine granular cross-references and citations. Pundit can be configured to include custom</w:t>
      </w:r>
      <w:r w:rsidRPr="00C24C25">
        <w:rPr>
          <w:u w:color="000000"/>
        </w:rPr>
        <w:t>-</w:t>
      </w:r>
      <w:r w:rsidR="007825C4" w:rsidRPr="00C24C25">
        <w:rPr>
          <w:u w:color="000000"/>
        </w:rPr>
        <w:t>controlled vocabularies. In other words, annotations can refer to precise entities and concepts as well as express precise relations among entities and contents. Read more on semantically structured annotations</w:t>
      </w:r>
      <w:r w:rsidRPr="00C24C25">
        <w:rPr>
          <w:u w:color="000000"/>
        </w:rPr>
        <w:t xml:space="preserve">. </w:t>
      </w:r>
      <w:r w:rsidR="007825C4" w:rsidRPr="003C7858">
        <w:t>Pundit is designed to enable groups of users to share their annotations and collaboratively create structured knowledge.</w:t>
      </w:r>
    </w:p>
    <w:p w14:paraId="23EAE863" w14:textId="77777777" w:rsid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UVic Image Markup Tool</w:t>
      </w:r>
      <w:r w:rsidR="00C24C25" w:rsidRPr="00C124CB">
        <w:rPr>
          <w:u w:color="000000"/>
        </w:rPr>
        <w:t xml:space="preserve"> </w:t>
      </w:r>
      <w:r w:rsidR="007B6425" w:rsidRPr="00C124CB">
        <w:rPr>
          <w:u w:color="000000"/>
        </w:rPr>
        <w:t xml:space="preserve"> allows to </w:t>
      </w:r>
      <w:r w:rsidRPr="00C124CB">
        <w:rPr>
          <w:u w:color="000000"/>
        </w:rPr>
        <w:t>describe and annotate images, and store the resulting data in TEI XML fil</w:t>
      </w:r>
      <w:r w:rsidR="007B6425" w:rsidRPr="00C124CB">
        <w:rPr>
          <w:u w:color="000000"/>
        </w:rPr>
        <w:t xml:space="preserve">es, all within a </w:t>
      </w:r>
      <w:r w:rsidRPr="00C124CB">
        <w:rPr>
          <w:u w:color="000000"/>
        </w:rPr>
        <w:t xml:space="preserve">simple enough interface that it can be used by people with little or no </w:t>
      </w:r>
      <w:r w:rsidR="007B6425" w:rsidRPr="00C124CB">
        <w:rPr>
          <w:u w:color="000000"/>
        </w:rPr>
        <w:t>experience in editing XML code.</w:t>
      </w:r>
      <w:r w:rsidRPr="00C124CB">
        <w:rPr>
          <w:u w:color="000000"/>
        </w:rPr>
        <w:t xml:space="preserve"> Designed to be Windows-only, but can be successfully run on Linux using Wine.</w:t>
      </w:r>
      <w:r w:rsidR="007B6425" w:rsidRPr="00C124CB">
        <w:rPr>
          <w:u w:color="000000"/>
        </w:rPr>
        <w:t xml:space="preserve"> It supports a wide variety of image formats and s</w:t>
      </w:r>
      <w:r w:rsidRPr="00C124CB">
        <w:rPr>
          <w:u w:color="000000"/>
        </w:rPr>
        <w:t>aves markup information in conformant TEI P5 XML files</w:t>
      </w:r>
      <w:r w:rsidR="007B6425" w:rsidRPr="00C124CB">
        <w:rPr>
          <w:u w:color="000000"/>
        </w:rPr>
        <w:t>. It has si</w:t>
      </w:r>
      <w:r w:rsidRPr="00C124CB">
        <w:rPr>
          <w:u w:color="000000"/>
        </w:rPr>
        <w:t>mple, graphical interface lets you see the image and the fields for entering your markup notes</w:t>
      </w:r>
      <w:r w:rsidR="007B6425" w:rsidRPr="00C124CB">
        <w:rPr>
          <w:u w:color="000000"/>
        </w:rPr>
        <w:t xml:space="preserve"> and a</w:t>
      </w:r>
      <w:r w:rsidRPr="00C124CB">
        <w:rPr>
          <w:u w:color="000000"/>
        </w:rPr>
        <w:t>nnotations are visually represented on the image</w:t>
      </w:r>
      <w:r w:rsidR="007B6425" w:rsidRPr="00C124CB">
        <w:rPr>
          <w:u w:color="000000"/>
        </w:rPr>
        <w:t>. The tool a</w:t>
      </w:r>
      <w:r w:rsidRPr="00C124CB">
        <w:rPr>
          <w:u w:color="000000"/>
        </w:rPr>
        <w:t xml:space="preserve">llows knowledgeable TEI users to add additional TEI markup tags to their </w:t>
      </w:r>
      <w:r w:rsidR="007B6425" w:rsidRPr="00C124CB">
        <w:rPr>
          <w:u w:color="000000"/>
        </w:rPr>
        <w:t>annotations. It a</w:t>
      </w:r>
      <w:r w:rsidRPr="00C124CB">
        <w:rPr>
          <w:u w:color="000000"/>
        </w:rPr>
        <w:t>llows access and manipulation of standard schema used, as well as creation of additional schema</w:t>
      </w:r>
      <w:r w:rsidR="007B6425" w:rsidRPr="00C124CB">
        <w:rPr>
          <w:u w:color="000000"/>
        </w:rPr>
        <w:t xml:space="preserve">.  The tool can </w:t>
      </w:r>
      <w:r w:rsidRPr="00C124CB">
        <w:rPr>
          <w:u w:color="000000"/>
        </w:rPr>
        <w:t>handle multiple images in one file</w:t>
      </w:r>
      <w:r w:rsidR="007B6425" w:rsidRPr="00C124CB">
        <w:rPr>
          <w:u w:color="000000"/>
        </w:rPr>
        <w:t xml:space="preserve">. Amongst the tool’s disadvantages is that </w:t>
      </w:r>
      <w:r w:rsidR="007B6425" w:rsidRPr="00C124CB">
        <w:rPr>
          <w:u w:color="000000"/>
          <w:lang w:val="da-DK"/>
        </w:rPr>
        <w:t>e</w:t>
      </w:r>
      <w:r w:rsidRPr="00C124CB">
        <w:rPr>
          <w:u w:color="000000"/>
        </w:rPr>
        <w:t>diting done to Image Markup's XML files in an external editor may not be preserved</w:t>
      </w:r>
      <w:r w:rsidR="007B6425" w:rsidRPr="00C124CB">
        <w:rPr>
          <w:u w:color="000000"/>
        </w:rPr>
        <w:t xml:space="preserve">. </w:t>
      </w:r>
    </w:p>
    <w:p w14:paraId="399FDDBC" w14:textId="77777777" w:rsidR="00C124CB" w:rsidRDefault="007B6425"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C124CB">
        <w:rPr>
          <w:i/>
          <w:u w:color="000000"/>
        </w:rPr>
        <w:t>V</w:t>
      </w:r>
      <w:r w:rsidR="007825C4" w:rsidRPr="00C124CB">
        <w:rPr>
          <w:bCs/>
          <w:i/>
          <w:u w:color="000000"/>
        </w:rPr>
        <w:t>irtual Lightbox for Museums and Archives</w:t>
      </w:r>
      <w:r w:rsidRPr="00C124CB">
        <w:rPr>
          <w:b/>
          <w:bCs/>
          <w:u w:color="000000"/>
        </w:rPr>
        <w:t xml:space="preserve"> </w:t>
      </w:r>
      <w:r w:rsidR="007825C4" w:rsidRPr="00C124CB">
        <w:rPr>
          <w:u w:color="000000"/>
        </w:rPr>
        <w:t>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w:t>
      </w:r>
      <w:r w:rsidRPr="00C124CB">
        <w:rPr>
          <w:u w:color="000000"/>
        </w:rPr>
        <w:t>th other VLMA users.</w:t>
      </w:r>
      <w:r w:rsidR="00C124CB" w:rsidRPr="00C124CB">
        <w:rPr>
          <w:u w:color="000000"/>
        </w:rPr>
        <w:t xml:space="preserve"> </w:t>
      </w:r>
    </w:p>
    <w:p w14:paraId="0345931A" w14:textId="77777777" w:rsid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12603">
        <w:rPr>
          <w:i/>
          <w:u w:color="000000"/>
        </w:rPr>
        <w:t xml:space="preserve">WebLicht </w:t>
      </w:r>
      <w:r w:rsidRPr="00C124CB">
        <w:rPr>
          <w:u w:color="000000"/>
        </w:rPr>
        <w:t>is</w:t>
      </w:r>
      <w:bookmarkStart w:id="49" w:name="_GoBack"/>
      <w:bookmarkEnd w:id="49"/>
      <w:r w:rsidRPr="00C124CB">
        <w:rPr>
          <w:u w:color="000000"/>
        </w:rPr>
        <w:t xml:space="preserve">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r w:rsidR="00C124CB" w:rsidRPr="00C124CB">
        <w:rPr>
          <w:u w:color="000000"/>
        </w:rPr>
        <w:t xml:space="preserve">  </w:t>
      </w:r>
      <w:r w:rsidRPr="00C124CB">
        <w:rPr>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r w:rsidR="00C124CB" w:rsidRPr="00C124CB">
        <w:rPr>
          <w:u w:color="000000"/>
        </w:rPr>
        <w:t xml:space="preserve"> </w:t>
      </w:r>
      <w:r w:rsidRPr="00C124CB">
        <w:rPr>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r w:rsidR="00C124CB" w:rsidRPr="00C124CB">
        <w:rPr>
          <w:u w:color="000000"/>
        </w:rPr>
        <w:t xml:space="preserve"> </w:t>
      </w:r>
      <w:r w:rsidRPr="00C124CB">
        <w:rPr>
          <w:u w:color="000000"/>
        </w:rPr>
        <w:t>WebLicht can be accessed only with a valid DFN-AAI/Shibboleth-based account or a local Tübingen account.</w:t>
      </w:r>
      <w:r w:rsidR="00C124CB" w:rsidRPr="00C124CB">
        <w:rPr>
          <w:u w:color="000000"/>
        </w:rPr>
        <w:t xml:space="preserve"> </w:t>
      </w:r>
    </w:p>
    <w:p w14:paraId="7B6935C7" w14:textId="1F290039" w:rsidR="007825C4" w:rsidRPr="00C124CB" w:rsidRDefault="007825C4" w:rsidP="00C124CB">
      <w:pPr>
        <w:pStyle w:val="ListParagraph"/>
        <w:numPr>
          <w:ilvl w:val="0"/>
          <w:numId w:val="48"/>
        </w:numPr>
        <w:tabs>
          <w:tab w:val="left" w:pos="1304"/>
          <w:tab w:val="left" w:pos="2608"/>
          <w:tab w:val="left" w:pos="3912"/>
          <w:tab w:val="left" w:pos="5216"/>
          <w:tab w:val="left" w:pos="6520"/>
          <w:tab w:val="left" w:pos="7824"/>
          <w:tab w:val="left" w:pos="9128"/>
        </w:tabs>
        <w:ind w:left="785"/>
        <w:rPr>
          <w:u w:color="000000"/>
        </w:rPr>
      </w:pPr>
      <w:r w:rsidRPr="00312603">
        <w:rPr>
          <w:i/>
          <w:u w:color="000000"/>
        </w:rPr>
        <w:t>Zotero</w:t>
      </w:r>
      <w:r w:rsidRPr="00C124CB">
        <w:rPr>
          <w:u w:color="000000"/>
        </w:rPr>
        <w:t xml:space="preserve"> allows users to bookmark and save content (PDFs, images, audio and video files, snapshots of web pages, etc.) by automatically pulling in metadata stored on websites. Users can then search, tag and annotate any entry in their library.Zotero is primarily available as a Firefox plug-in, but is now also available in a stand-alone version with connectors to other browsers.</w:t>
      </w:r>
      <w:r w:rsidR="00C124CB">
        <w:rPr>
          <w:u w:color="000000"/>
        </w:rPr>
        <w:t xml:space="preserve"> </w:t>
      </w:r>
      <w:r w:rsidRPr="00C124CB">
        <w:rPr>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19B809F" w14:textId="77777777" w:rsidR="007825C4" w:rsidRPr="008B0FC6" w:rsidRDefault="007825C4" w:rsidP="006842AB">
      <w:pPr>
        <w:pStyle w:val="Heading2"/>
      </w:pPr>
      <w:bookmarkStart w:id="50" w:name="_Toc274924427"/>
      <w:r w:rsidRPr="008B0FC6">
        <w:t>Functionality mapping</w:t>
      </w:r>
      <w:bookmarkEnd w:id="50"/>
    </w:p>
    <w:p w14:paraId="75A2523D" w14:textId="45CCABC4" w:rsidR="007825C4" w:rsidRDefault="007825C4" w:rsidP="00E72F26">
      <w:pPr>
        <w:rPr>
          <w:u w:color="000000"/>
        </w:rPr>
      </w:pPr>
      <w:r w:rsidRPr="00E72F26">
        <w:t xml:space="preserve">Tools that can be used with DWAN </w:t>
      </w:r>
      <w:r w:rsidR="00940D6A">
        <w:t>back-end</w:t>
      </w:r>
      <w:r w:rsidRPr="00E72F26">
        <w:t xml:space="preserve"> are listed in </w:t>
      </w:r>
      <w:r w:rsidR="00C65213" w:rsidRPr="00E72F26">
        <w:fldChar w:fldCharType="begin"/>
      </w:r>
      <w:r w:rsidR="00C65213" w:rsidRPr="00E72F26">
        <w:instrText xml:space="preserve"> REF _Ref274313468 \h </w:instrText>
      </w:r>
      <w:r w:rsidR="00C65213" w:rsidRPr="00E72F26">
        <w:fldChar w:fldCharType="separate"/>
      </w:r>
      <w:r w:rsidR="005853A7">
        <w:t xml:space="preserve">Table </w:t>
      </w:r>
      <w:r w:rsidR="005853A7">
        <w:rPr>
          <w:noProof/>
        </w:rPr>
        <w:t>9</w:t>
      </w:r>
      <w:r w:rsidR="00C65213" w:rsidRPr="00E72F26">
        <w:fldChar w:fldCharType="end"/>
      </w:r>
      <w:r w:rsidR="00C65213" w:rsidRPr="00E72F26">
        <w:t xml:space="preserve"> </w:t>
      </w:r>
      <w:r w:rsidRPr="00E72F26">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sidRPr="00E72F26">
        <w:footnoteReference w:id="17"/>
      </w:r>
      <w:r w:rsidRPr="00E72F26">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Configurational type covers tasks that involve identifying structural patterns or ‘configurations’ in information, rather than processing individual pieces of information. Some such tasks will require a predisposition for </w:t>
      </w:r>
      <w:r>
        <w:rPr>
          <w:u w:color="000000"/>
        </w:rPr>
        <w:t xml:space="preserve">working with quantitative data. The </w:t>
      </w:r>
      <w:r>
        <w:rPr>
          <w:i/>
          <w:iCs/>
          <w:u w:color="000000"/>
        </w:rPr>
        <w:t>Editorial</w:t>
      </w:r>
      <w:r>
        <w:rPr>
          <w:u w:color="000000"/>
        </w:rPr>
        <w:t xml:space="preserve"> type involves modifying or improving an existing asset. </w:t>
      </w:r>
    </w:p>
    <w:p w14:paraId="6F39DF60" w14:textId="77777777" w:rsidR="007825C4" w:rsidRDefault="007825C4" w:rsidP="00E72F26">
      <w:pPr>
        <w:rPr>
          <w:u w:color="000000"/>
        </w:rPr>
      </w:pPr>
      <w:r>
        <w:rPr>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3F44D467" w:rsidR="00C65213" w:rsidRDefault="00C65213" w:rsidP="00C65213">
      <w:pPr>
        <w:pStyle w:val="Caption"/>
        <w:keepNext/>
      </w:pPr>
      <w:bookmarkStart w:id="51" w:name="_Ref274313468"/>
      <w:r>
        <w:t xml:space="preserve">Table </w:t>
      </w:r>
      <w:r>
        <w:fldChar w:fldCharType="begin"/>
      </w:r>
      <w:r>
        <w:instrText xml:space="preserve"> SEQ Table \* ARABIC </w:instrText>
      </w:r>
      <w:r>
        <w:fldChar w:fldCharType="separate"/>
      </w:r>
      <w:r w:rsidR="005853A7">
        <w:rPr>
          <w:noProof/>
        </w:rPr>
        <w:t>9</w:t>
      </w:r>
      <w:r>
        <w:fldChar w:fldCharType="end"/>
      </w:r>
      <w:bookmarkEnd w:id="51"/>
      <w:r>
        <w:t xml:space="preserve">. Tools that can be used as DWAN </w:t>
      </w:r>
      <w:r w:rsidR="00940D6A">
        <w:t>front-end</w:t>
      </w:r>
      <w:r>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14:paraId="6F5CF4B0"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6842AB">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6842AB">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Pr="006842AB" w:rsidRDefault="007825C4" w:rsidP="007825C4">
            <w:pPr>
              <w:pStyle w:val="Body"/>
              <w:rPr>
                <w:rFonts w:ascii="Times" w:hAnsi="Times"/>
                <w:b/>
                <w:sz w:val="20"/>
                <w:szCs w:val="20"/>
              </w:rPr>
            </w:pPr>
            <w:r w:rsidRPr="006842AB">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6842AB">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6842AB">
              <w:rPr>
                <w:rFonts w:ascii="Times" w:eastAsia="Cambria" w:hAnsi="Times" w:cs="Cambria"/>
                <w:b/>
                <w:sz w:val="20"/>
                <w:szCs w:val="20"/>
                <w:u w:color="000000"/>
              </w:rPr>
              <w:t>formal/</w:t>
            </w:r>
            <w:r w:rsidR="004F738A" w:rsidRPr="006842AB">
              <w:rPr>
                <w:rFonts w:ascii="Times" w:eastAsia="Cambria" w:hAnsi="Times" w:cs="Cambria"/>
                <w:b/>
                <w:sz w:val="20"/>
                <w:szCs w:val="20"/>
                <w:u w:color="000000"/>
              </w:rPr>
              <w:br/>
            </w:r>
            <w:r w:rsidRPr="006842AB">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3211C91C"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6842AB">
              <w:rPr>
                <w:rFonts w:ascii="Times" w:eastAsia="Cambria" w:hAnsi="Times" w:cs="Cambria"/>
                <w:b/>
                <w:sz w:val="20"/>
                <w:szCs w:val="20"/>
                <w:u w:color="000000"/>
              </w:rPr>
              <w:t>collaborative platform</w:t>
            </w:r>
          </w:p>
        </w:tc>
      </w:tr>
      <w:tr w:rsidR="004F738A" w14:paraId="5A17652F"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75EE2B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F2B249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72F85B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2D8DB1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0C0820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3B480D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7A8E683"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3AEA8C"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39A39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F38AE0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8D7233B"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538CE7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231CD5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6A21B2B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B6197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66F821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6F4F3C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Pr="006842AB" w:rsidRDefault="007825C4" w:rsidP="007825C4">
            <w:pPr>
              <w:rPr>
                <w:sz w:val="20"/>
                <w:szCs w:val="20"/>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45BAAB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4FC05E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67C559"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2B3084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24425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588FA2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17D8EB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98847D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CF118C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4645B6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0F4F51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C7E6C3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3A74A18"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A7F2BAA"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724638E"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C7EB81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3C9CE06"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3BB34E0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6F61180E"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Pr="006842AB" w:rsidRDefault="00C40D7B"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1" w:history="1">
              <w:r w:rsidR="007825C4" w:rsidRPr="006842AB">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AF9D6E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3EFE6A8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ED1A96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CBFE69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1C2A2F13"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4DC8B81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142577E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081B3021"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7572180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2823A28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6842AB">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Y</w:t>
            </w:r>
          </w:p>
        </w:tc>
      </w:tr>
      <w:tr w:rsidR="004F738A" w14:paraId="4413F916"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r w:rsidR="004F738A" w14:paraId="078369EA"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D0798F2"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(can be stored in Annotea)</w:t>
            </w:r>
          </w:p>
        </w:tc>
      </w:tr>
      <w:tr w:rsidR="004F738A" w14:paraId="40B5026B"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6842AB">
              <w:rPr>
                <w:rFonts w:ascii="Times" w:eastAsia="Cambria" w:hAnsi="Times" w:cs="Cambria"/>
                <w:sz w:val="20"/>
                <w:szCs w:val="20"/>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Commenting, critical responses and stating preferenes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825798E" w14:textId="77777777" w:rsidR="007825C4" w:rsidRPr="006842AB"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6842AB">
              <w:rPr>
                <w:rFonts w:ascii="Times" w:eastAsia="Cambria" w:hAnsi="Times" w:cs="Cambria"/>
                <w:sz w:val="20"/>
                <w:szCs w:val="20"/>
                <w:u w:color="000000"/>
              </w:rPr>
              <w:t>Y (via OKF)</w:t>
            </w:r>
          </w:p>
        </w:tc>
      </w:tr>
      <w:tr w:rsidR="004F738A" w14:paraId="11A7B0C5"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Pr="006842AB" w:rsidRDefault="00C40D7B"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52" w:history="1">
              <w:r w:rsidR="007825C4" w:rsidRPr="006842AB">
                <w:rPr>
                  <w:rStyle w:val="Hyperlink1"/>
                  <w:rFonts w:ascii="Times" w:eastAsia="Cambria" w:hAnsi="Times" w:cs="Cambria"/>
                  <w:sz w:val="20"/>
                  <w:szCs w:val="20"/>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Pr="006842AB" w:rsidRDefault="007825C4" w:rsidP="007825C4">
            <w:pPr>
              <w:rPr>
                <w:sz w:val="20"/>
                <w:szCs w:val="20"/>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Pr="006842AB" w:rsidRDefault="007825C4" w:rsidP="007825C4">
            <w:pPr>
              <w:pStyle w:val="Body"/>
              <w:rPr>
                <w:rFonts w:ascii="Times" w:hAnsi="Times"/>
                <w:sz w:val="20"/>
                <w:szCs w:val="20"/>
              </w:rPr>
            </w:pPr>
            <w:r w:rsidRPr="006842AB">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6842AB">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Pr="006842AB"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6842AB">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Pr="006842AB"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6842AB">
              <w:rPr>
                <w:rFonts w:ascii="Times" w:eastAsia="Cambria" w:hAnsi="Times" w:cs="Cambria"/>
                <w:sz w:val="20"/>
                <w:szCs w:val="20"/>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6842AB">
      <w:pPr>
        <w:pStyle w:val="Heading2"/>
      </w:pPr>
      <w:bookmarkStart w:id="52" w:name="_Toc274924428"/>
      <w:r w:rsidRPr="00E8265E">
        <w:t>Potential front-ends for DWAN in Social Sciences and Humanities.</w:t>
      </w:r>
      <w:bookmarkEnd w:id="52"/>
    </w:p>
    <w:p w14:paraId="3F87B035" w14:textId="5A4E657B" w:rsidR="00985189" w:rsidRDefault="007825C4" w:rsidP="00E72F26">
      <w:pPr>
        <w:rPr>
          <w:rFonts w:ascii="Cambria" w:eastAsia="Cambria" w:hAnsi="Cambria" w:cs="Cambria"/>
          <w:u w:color="000000"/>
        </w:rPr>
      </w:pPr>
      <w:r>
        <w:rPr>
          <w:u w:color="000000"/>
        </w:rPr>
        <w:t xml:space="preserve">Following the previous categorization in section </w:t>
      </w:r>
      <w:r w:rsidR="00C65213">
        <w:rPr>
          <w:u w:color="000000"/>
        </w:rPr>
        <w:t>above</w:t>
      </w:r>
      <w:r>
        <w:rPr>
          <w:u w:color="000000"/>
        </w:rPr>
        <w:t xml:space="preserve"> (i.e. task type, process type, asset type) nineteen specific cases of uses HSS researchers make of annotation, not necessarily covering just </w:t>
      </w:r>
      <w:r w:rsidR="00985189">
        <w:rPr>
          <w:u w:color="000000"/>
        </w:rPr>
        <w:t xml:space="preserve">current </w:t>
      </w:r>
      <w:r>
        <w:rPr>
          <w:u w:color="000000"/>
        </w:rPr>
        <w:t xml:space="preserve">DWAN functionality, can be identified and grouped under six </w:t>
      </w:r>
      <w:r w:rsidR="00652C50">
        <w:rPr>
          <w:u w:color="000000"/>
        </w:rPr>
        <w:t>topics</w:t>
      </w:r>
      <w:r>
        <w:rPr>
          <w:u w:color="000000"/>
        </w:rPr>
        <w:t>:</w:t>
      </w:r>
      <w:r w:rsidR="00985189">
        <w:rPr>
          <w:u w:color="000000"/>
        </w:rPr>
        <w:t xml:space="preserve"> bibliography, image, web page, syntax/semantics, wiki,  video.  To describe sets of functionalities demanded to satisfy expectations for an annotating tool for each of these topics, we first introduce the following notations: </w:t>
      </w:r>
    </w:p>
    <w:p w14:paraId="6AD81EBD" w14:textId="77777777" w:rsidR="007825C4" w:rsidRDefault="007825C4" w:rsidP="00E72F26">
      <w:pPr>
        <w:rPr>
          <w:u w:color="000000"/>
        </w:rPr>
      </w:pPr>
      <w:r w:rsidRPr="00E72F26">
        <w:rPr>
          <w:b/>
          <w:u w:color="000000"/>
        </w:rPr>
        <w:t>UC 1</w:t>
      </w:r>
      <w:r>
        <w:rPr>
          <w:u w:color="000000"/>
        </w:rPr>
        <w:t>: Highlight text</w:t>
      </w:r>
    </w:p>
    <w:p w14:paraId="00202456" w14:textId="77777777" w:rsidR="007825C4" w:rsidRDefault="007825C4" w:rsidP="00E72F26">
      <w:pPr>
        <w:rPr>
          <w:u w:color="000000"/>
        </w:rPr>
      </w:pPr>
      <w:r w:rsidRPr="00E72F26">
        <w:rPr>
          <w:b/>
          <w:u w:color="000000"/>
        </w:rPr>
        <w:t>UC 2</w:t>
      </w:r>
      <w:r>
        <w:rPr>
          <w:u w:color="000000"/>
        </w:rPr>
        <w:t>: Add comments in the form of scribbled notes (text to text)</w:t>
      </w:r>
    </w:p>
    <w:p w14:paraId="6C1EAB77" w14:textId="77777777" w:rsidR="007825C4" w:rsidRDefault="007825C4" w:rsidP="00E72F26">
      <w:pPr>
        <w:rPr>
          <w:u w:color="000000"/>
        </w:rPr>
      </w:pPr>
      <w:r w:rsidRPr="00E72F26">
        <w:rPr>
          <w:b/>
          <w:u w:color="000000"/>
        </w:rPr>
        <w:t>UC 3</w:t>
      </w:r>
      <w:r>
        <w:rPr>
          <w:u w:color="000000"/>
        </w:rPr>
        <w:t>: Add comments in the form of scribbled notes (text to image)</w:t>
      </w:r>
    </w:p>
    <w:p w14:paraId="6FA4E539" w14:textId="6DE25A0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4</w:t>
      </w:r>
      <w:r>
        <w:rPr>
          <w:u w:color="000000"/>
        </w:rPr>
        <w:t>: Modify text: Add information to text (within the text)</w:t>
      </w:r>
    </w:p>
    <w:p w14:paraId="23FAA0A3" w14:textId="77777777" w:rsidR="007825C4" w:rsidRDefault="007825C4" w:rsidP="00E72F26">
      <w:pPr>
        <w:rPr>
          <w:u w:color="000000"/>
        </w:rPr>
      </w:pPr>
      <w:r w:rsidRPr="00E72F26">
        <w:rPr>
          <w:b/>
          <w:u w:color="000000"/>
        </w:rPr>
        <w:t>UC 5</w:t>
      </w:r>
      <w:r>
        <w:rPr>
          <w:u w:color="000000"/>
        </w:rPr>
        <w:t>: Modify text: delete information (within the text)</w:t>
      </w:r>
    </w:p>
    <w:p w14:paraId="60F15A77" w14:textId="1FA46D00"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6</w:t>
      </w:r>
      <w:r>
        <w:rPr>
          <w:u w:color="000000"/>
        </w:rPr>
        <w:t>: Tag an image with keywords</w:t>
      </w:r>
    </w:p>
    <w:p w14:paraId="26286B7D" w14:textId="01F66428"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7</w:t>
      </w:r>
      <w:r>
        <w:rPr>
          <w:u w:color="000000"/>
        </w:rPr>
        <w:t>: Save own annotations</w:t>
      </w:r>
    </w:p>
    <w:p w14:paraId="77B04F3B" w14:textId="646D0D20"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8</w:t>
      </w:r>
      <w:r>
        <w:rPr>
          <w:u w:color="000000"/>
        </w:rPr>
        <w:t>: Share own annotations via email, Twitter, and Facebook</w:t>
      </w:r>
    </w:p>
    <w:p w14:paraId="41DC8CCF" w14:textId="469D601D"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9</w:t>
      </w:r>
      <w:r>
        <w:rPr>
          <w:u w:color="000000"/>
        </w:rPr>
        <w:t>: Share selected parts of the original resource via email, Twitter, and Facebook</w:t>
      </w:r>
    </w:p>
    <w:p w14:paraId="4512BD23" w14:textId="77777777" w:rsidR="007825C4" w:rsidRDefault="007825C4" w:rsidP="00E72F26">
      <w:pPr>
        <w:rPr>
          <w:u w:color="000000"/>
        </w:rPr>
      </w:pPr>
      <w:r w:rsidRPr="00E72F26">
        <w:rPr>
          <w:b/>
          <w:u w:color="000000"/>
        </w:rPr>
        <w:t>UC 10</w:t>
      </w:r>
      <w:r>
        <w:rPr>
          <w:u w:color="000000"/>
        </w:rPr>
        <w:t>: Collaborative annotations (different users)</w:t>
      </w:r>
    </w:p>
    <w:p w14:paraId="7AEEBCAE" w14:textId="7ADEB43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11</w:t>
      </w:r>
      <w:r>
        <w:rPr>
          <w:u w:color="000000"/>
        </w:rPr>
        <w:t>: Track versions of annotations</w:t>
      </w:r>
    </w:p>
    <w:p w14:paraId="33C95EAA" w14:textId="4CB4432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12</w:t>
      </w:r>
      <w:r>
        <w:rPr>
          <w:u w:color="000000"/>
        </w:rPr>
        <w:t>: Textual interpretation: translation</w:t>
      </w:r>
    </w:p>
    <w:p w14:paraId="4F41788C" w14:textId="3A81DACF"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13</w:t>
      </w:r>
      <w:r>
        <w:rPr>
          <w:u w:color="000000"/>
        </w:rPr>
        <w:t>: Enhance text with links</w:t>
      </w:r>
    </w:p>
    <w:p w14:paraId="1DBA7611" w14:textId="22B3F94A"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14</w:t>
      </w:r>
      <w:r>
        <w:rPr>
          <w:u w:color="000000"/>
        </w:rPr>
        <w:t>: Enhance text with images</w:t>
      </w:r>
    </w:p>
    <w:p w14:paraId="15503089" w14:textId="6D6F474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15</w:t>
      </w:r>
      <w:r>
        <w:rPr>
          <w:u w:color="000000"/>
        </w:rPr>
        <w:t>: Enhance image with text</w:t>
      </w:r>
    </w:p>
    <w:p w14:paraId="4062C0C0" w14:textId="610F3062"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16</w:t>
      </w:r>
      <w:r>
        <w:rPr>
          <w:u w:color="000000"/>
        </w:rPr>
        <w:t>: Enhance text with video</w:t>
      </w:r>
    </w:p>
    <w:p w14:paraId="27895C72" w14:textId="1EC01085"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17</w:t>
      </w:r>
      <w:r>
        <w:rPr>
          <w:u w:color="000000"/>
        </w:rPr>
        <w:t>: Enhance text with audio</w:t>
      </w:r>
    </w:p>
    <w:p w14:paraId="5BAC3AF5" w14:textId="49468DE4"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18</w:t>
      </w:r>
      <w:r>
        <w:rPr>
          <w:u w:color="000000"/>
        </w:rPr>
        <w:t>: Insert definitions</w:t>
      </w:r>
    </w:p>
    <w:p w14:paraId="795EB605" w14:textId="32BE39EC" w:rsidR="007825C4" w:rsidRDefault="007825C4" w:rsidP="00E72F26">
      <w:pPr>
        <w:rPr>
          <w:u w:color="000000"/>
        </w:rPr>
      </w:pPr>
      <w:r w:rsidRPr="00E72F26">
        <w:rPr>
          <w:b/>
          <w:u w:color="000000"/>
        </w:rPr>
        <w:t>UC</w:t>
      </w:r>
      <w:r w:rsidR="00E72F26" w:rsidRPr="00E72F26">
        <w:rPr>
          <w:b/>
          <w:u w:color="000000"/>
        </w:rPr>
        <w:t xml:space="preserve"> </w:t>
      </w:r>
      <w:r w:rsidRPr="00E72F26">
        <w:rPr>
          <w:b/>
          <w:u w:color="000000"/>
        </w:rPr>
        <w:t>19</w:t>
      </w:r>
      <w:r>
        <w:rPr>
          <w:u w:color="000000"/>
        </w:rPr>
        <w:t>: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EDD2F9" w14:textId="77777777" w:rsidR="000001C6" w:rsidRDefault="00985189" w:rsidP="000001C6">
      <w:pPr>
        <w:rPr>
          <w:u w:color="000000"/>
        </w:rPr>
      </w:pPr>
      <w:r>
        <w:rPr>
          <w:u w:color="000000"/>
        </w:rPr>
        <w:t xml:space="preserve">Now we list these features per header: </w:t>
      </w:r>
    </w:p>
    <w:p w14:paraId="66F49A69" w14:textId="1C27C2EF" w:rsidR="000001C6" w:rsidRPr="000001C6" w:rsidRDefault="007825C4" w:rsidP="000001C6">
      <w:pPr>
        <w:pStyle w:val="ListParagraph"/>
        <w:numPr>
          <w:ilvl w:val="0"/>
          <w:numId w:val="48"/>
        </w:numPr>
        <w:rPr>
          <w:u w:color="000000"/>
        </w:rPr>
      </w:pPr>
      <w:r w:rsidRPr="000001C6">
        <w:rPr>
          <w:b/>
          <w:bCs/>
          <w:u w:color="000000"/>
          <w:lang w:val="fr-FR"/>
        </w:rPr>
        <w:t>Bibliography</w:t>
      </w:r>
      <w:r w:rsidR="00E72F26" w:rsidRPr="000001C6">
        <w:rPr>
          <w:b/>
          <w:bCs/>
          <w:u w:color="000000"/>
          <w:lang w:val="fr-FR"/>
        </w:rPr>
        <w:t xml:space="preserve"> : </w:t>
      </w:r>
      <w:r w:rsidRPr="000001C6">
        <w:rPr>
          <w:u w:color="000000"/>
        </w:rPr>
        <w:t>UC 1</w:t>
      </w:r>
      <w:r w:rsidR="00E72F26" w:rsidRPr="000001C6">
        <w:rPr>
          <w:u w:color="000000"/>
        </w:rPr>
        <w:t xml:space="preserve">, UC 2, </w:t>
      </w:r>
      <w:r w:rsidRPr="000001C6">
        <w:rPr>
          <w:u w:color="000000"/>
        </w:rPr>
        <w:t>UC9</w:t>
      </w:r>
      <w:r w:rsidR="00E72F26" w:rsidRPr="000001C6">
        <w:rPr>
          <w:u w:color="000000"/>
        </w:rPr>
        <w:t xml:space="preserve">, </w:t>
      </w:r>
      <w:r w:rsidRPr="000001C6">
        <w:rPr>
          <w:u w:color="000000"/>
        </w:rPr>
        <w:t>UC11</w:t>
      </w:r>
      <w:r w:rsidR="00E72F26" w:rsidRPr="000001C6">
        <w:rPr>
          <w:u w:color="000000"/>
        </w:rPr>
        <w:t xml:space="preserve">, </w:t>
      </w:r>
      <w:r w:rsidRPr="000001C6">
        <w:rPr>
          <w:u w:color="000000"/>
        </w:rPr>
        <w:t>UC13</w:t>
      </w:r>
      <w:r w:rsidR="00E72F26" w:rsidRPr="000001C6">
        <w:rPr>
          <w:u w:color="000000"/>
        </w:rPr>
        <w:t>.</w:t>
      </w:r>
    </w:p>
    <w:p w14:paraId="3C6E1D2C" w14:textId="50FC4848" w:rsidR="000001C6" w:rsidRDefault="007825C4" w:rsidP="000001C6">
      <w:pPr>
        <w:pStyle w:val="ListParagraph"/>
        <w:numPr>
          <w:ilvl w:val="0"/>
          <w:numId w:val="48"/>
        </w:numPr>
        <w:rPr>
          <w:u w:color="000000"/>
        </w:rPr>
      </w:pPr>
      <w:r>
        <w:rPr>
          <w:b/>
          <w:bCs/>
          <w:u w:color="000000"/>
        </w:rPr>
        <w:t>Image</w:t>
      </w:r>
      <w:r w:rsidR="00E72F26">
        <w:rPr>
          <w:b/>
          <w:bCs/>
          <w:u w:color="000000"/>
        </w:rPr>
        <w:t xml:space="preserve">: </w:t>
      </w:r>
      <w:r w:rsidR="00985189">
        <w:rPr>
          <w:b/>
          <w:bCs/>
          <w:u w:color="000000"/>
        </w:rPr>
        <w:t xml:space="preserve"> </w:t>
      </w:r>
      <w:r>
        <w:rPr>
          <w:u w:color="000000"/>
        </w:rPr>
        <w:t>UC9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UC14</w:t>
      </w:r>
      <w:r w:rsidR="00985189">
        <w:rPr>
          <w:u w:color="000000"/>
        </w:rPr>
        <w:t xml:space="preserve">, </w:t>
      </w:r>
      <w:r>
        <w:rPr>
          <w:u w:color="000000"/>
        </w:rPr>
        <w:t>UC</w:t>
      </w:r>
      <w:r w:rsidR="00BC0409">
        <w:rPr>
          <w:u w:color="000000"/>
        </w:rPr>
        <w:t xml:space="preserve"> </w:t>
      </w:r>
      <w:r>
        <w:rPr>
          <w:u w:color="000000"/>
        </w:rPr>
        <w:t>15</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p>
    <w:p w14:paraId="32B57B49" w14:textId="3B70938B" w:rsidR="000001C6" w:rsidRDefault="007825C4" w:rsidP="000001C6">
      <w:pPr>
        <w:pStyle w:val="ListParagraph"/>
        <w:numPr>
          <w:ilvl w:val="0"/>
          <w:numId w:val="48"/>
        </w:numPr>
        <w:rPr>
          <w:u w:color="000000"/>
        </w:rPr>
      </w:pPr>
      <w:r>
        <w:rPr>
          <w:b/>
          <w:bCs/>
          <w:u w:color="000000"/>
        </w:rPr>
        <w:t>Web page</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4</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UC18</w:t>
      </w:r>
      <w:r w:rsidR="00985189">
        <w:rPr>
          <w:u w:color="000000"/>
        </w:rPr>
        <w:t xml:space="preserve">, </w:t>
      </w:r>
      <w:r>
        <w:rPr>
          <w:u w:color="000000"/>
        </w:rPr>
        <w:t>UC19</w:t>
      </w:r>
      <w:r w:rsidR="00985189">
        <w:rPr>
          <w:u w:color="000000"/>
        </w:rPr>
        <w:t xml:space="preserve">, </w:t>
      </w:r>
      <w:r>
        <w:rPr>
          <w:u w:color="000000"/>
        </w:rPr>
        <w:t>UC16</w:t>
      </w:r>
      <w:r w:rsidR="00985189">
        <w:rPr>
          <w:u w:color="000000"/>
        </w:rPr>
        <w:t xml:space="preserve">. </w:t>
      </w:r>
    </w:p>
    <w:p w14:paraId="0A6C8297" w14:textId="1EB87ED9" w:rsidR="000001C6" w:rsidRDefault="007825C4" w:rsidP="000001C6">
      <w:pPr>
        <w:pStyle w:val="ListParagraph"/>
        <w:numPr>
          <w:ilvl w:val="0"/>
          <w:numId w:val="48"/>
        </w:numPr>
        <w:rPr>
          <w:u w:color="000000"/>
        </w:rPr>
      </w:pPr>
      <w:r>
        <w:rPr>
          <w:b/>
          <w:bCs/>
          <w:u w:color="000000"/>
        </w:rPr>
        <w:t>Syntax/semantic</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00988D47" w14:textId="57AAE426" w:rsidR="000001C6" w:rsidRDefault="007825C4" w:rsidP="000001C6">
      <w:pPr>
        <w:pStyle w:val="ListParagraph"/>
        <w:numPr>
          <w:ilvl w:val="0"/>
          <w:numId w:val="48"/>
        </w:numPr>
        <w:rPr>
          <w:u w:color="000000"/>
        </w:rPr>
      </w:pPr>
      <w:r>
        <w:rPr>
          <w:b/>
          <w:bCs/>
          <w:u w:color="000000"/>
        </w:rPr>
        <w:t>Wiki</w:t>
      </w:r>
      <w:r w:rsidR="00985189">
        <w:rPr>
          <w:b/>
          <w:bCs/>
          <w:u w:color="000000"/>
        </w:rPr>
        <w:t xml:space="preserve">: </w:t>
      </w:r>
      <w:r>
        <w:rPr>
          <w:u w:color="000000"/>
        </w:rPr>
        <w:t>UC 1</w:t>
      </w:r>
      <w:r w:rsidR="00985189">
        <w:rPr>
          <w:u w:color="000000"/>
        </w:rPr>
        <w:t xml:space="preserve">, </w:t>
      </w:r>
      <w:r>
        <w:rPr>
          <w:u w:color="000000"/>
        </w:rPr>
        <w:t>UC 2</w:t>
      </w:r>
      <w:r w:rsidR="00985189">
        <w:rPr>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w:t>
      </w:r>
      <w:r w:rsidR="00BC0409">
        <w:rPr>
          <w:u w:color="000000"/>
        </w:rPr>
        <w:t xml:space="preserve"> </w:t>
      </w:r>
      <w:r>
        <w:rPr>
          <w:u w:color="000000"/>
        </w:rPr>
        <w:t>4</w:t>
      </w:r>
      <w:r w:rsidR="00985189">
        <w:rPr>
          <w:u w:color="000000"/>
        </w:rPr>
        <w:t xml:space="preserve">, </w:t>
      </w:r>
      <w:r>
        <w:rPr>
          <w:u w:color="000000"/>
        </w:rPr>
        <w:t>UC 5</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 10</w:t>
      </w:r>
      <w:r w:rsidR="00985189">
        <w:rPr>
          <w:u w:color="000000"/>
        </w:rPr>
        <w:t xml:space="preserve">, </w:t>
      </w:r>
      <w:r>
        <w:rPr>
          <w:u w:color="000000"/>
        </w:rPr>
        <w:t>UC</w:t>
      </w:r>
      <w:r w:rsidR="00BC0409">
        <w:rPr>
          <w:u w:color="000000"/>
        </w:rPr>
        <w:t xml:space="preserve"> </w:t>
      </w:r>
      <w:r>
        <w:rPr>
          <w:u w:color="000000"/>
        </w:rPr>
        <w:t>12</w:t>
      </w:r>
      <w:r w:rsidR="00985189">
        <w:rPr>
          <w:u w:color="000000"/>
        </w:rPr>
        <w:t xml:space="preserve">, </w:t>
      </w:r>
      <w:r>
        <w:rPr>
          <w:u w:color="000000"/>
        </w:rPr>
        <w:t>UC</w:t>
      </w:r>
      <w:r w:rsidR="00BC0409">
        <w:rPr>
          <w:u w:color="000000"/>
        </w:rPr>
        <w:t xml:space="preserve"> </w:t>
      </w:r>
      <w:r>
        <w:rPr>
          <w:u w:color="000000"/>
        </w:rPr>
        <w:t>13</w:t>
      </w:r>
      <w:r w:rsidR="00985189">
        <w:rPr>
          <w:u w:color="000000"/>
        </w:rPr>
        <w:t xml:space="preserve">, </w:t>
      </w:r>
      <w:r>
        <w:rPr>
          <w:u w:color="000000"/>
        </w:rPr>
        <w:t>UC</w:t>
      </w:r>
      <w:r w:rsidR="00BC0409">
        <w:rPr>
          <w:u w:color="000000"/>
        </w:rPr>
        <w:t xml:space="preserve"> </w:t>
      </w:r>
      <w:r>
        <w:rPr>
          <w:u w:color="000000"/>
        </w:rPr>
        <w:t>18</w:t>
      </w:r>
      <w:r w:rsidR="00985189">
        <w:rPr>
          <w:u w:color="000000"/>
        </w:rPr>
        <w:t xml:space="preserve">, </w:t>
      </w:r>
      <w:r>
        <w:rPr>
          <w:u w:color="000000"/>
        </w:rPr>
        <w:t>UC</w:t>
      </w:r>
      <w:r w:rsidR="00BC0409">
        <w:rPr>
          <w:u w:color="000000"/>
        </w:rPr>
        <w:t xml:space="preserve"> </w:t>
      </w:r>
      <w:r>
        <w:rPr>
          <w:u w:color="000000"/>
        </w:rPr>
        <w:t>19</w:t>
      </w:r>
      <w:r w:rsidR="00985189">
        <w:rPr>
          <w:u w:color="000000"/>
        </w:rPr>
        <w:t xml:space="preserve">, </w:t>
      </w:r>
      <w:r>
        <w:rPr>
          <w:u w:color="000000"/>
        </w:rPr>
        <w:t>UC</w:t>
      </w:r>
      <w:r w:rsidR="00BC0409">
        <w:rPr>
          <w:u w:color="000000"/>
        </w:rPr>
        <w:t xml:space="preserve"> </w:t>
      </w:r>
      <w:r>
        <w:rPr>
          <w:u w:color="000000"/>
        </w:rPr>
        <w:t>16</w:t>
      </w:r>
      <w:r w:rsidR="00985189">
        <w:rPr>
          <w:u w:color="000000"/>
        </w:rPr>
        <w:t xml:space="preserve">, </w:t>
      </w:r>
      <w:r>
        <w:rPr>
          <w:u w:color="000000"/>
        </w:rPr>
        <w:t>UC</w:t>
      </w:r>
      <w:r w:rsidR="00BC0409">
        <w:rPr>
          <w:u w:color="000000"/>
        </w:rPr>
        <w:t xml:space="preserve"> </w:t>
      </w:r>
      <w:r>
        <w:rPr>
          <w:u w:color="000000"/>
        </w:rPr>
        <w:t>17</w:t>
      </w:r>
      <w:r w:rsidR="00985189">
        <w:rPr>
          <w:u w:color="000000"/>
        </w:rPr>
        <w:t xml:space="preserve">. </w:t>
      </w:r>
    </w:p>
    <w:p w14:paraId="1FBCCBE8" w14:textId="61161104" w:rsidR="007825C4" w:rsidRDefault="007825C4" w:rsidP="000001C6">
      <w:pPr>
        <w:pStyle w:val="ListParagraph"/>
        <w:numPr>
          <w:ilvl w:val="0"/>
          <w:numId w:val="48"/>
        </w:numPr>
        <w:rPr>
          <w:u w:color="000000"/>
        </w:rPr>
      </w:pPr>
      <w:r>
        <w:rPr>
          <w:b/>
          <w:bCs/>
          <w:u w:color="000000"/>
        </w:rPr>
        <w:t>Video</w:t>
      </w:r>
      <w:r w:rsidR="00985189">
        <w:rPr>
          <w:b/>
          <w:bCs/>
          <w:u w:color="000000"/>
        </w:rPr>
        <w:t xml:space="preserve">: </w:t>
      </w:r>
      <w:r>
        <w:rPr>
          <w:u w:color="000000"/>
        </w:rPr>
        <w:t>UC</w:t>
      </w:r>
      <w:r w:rsidR="00BC0409">
        <w:rPr>
          <w:u w:color="000000"/>
        </w:rPr>
        <w:t xml:space="preserve"> </w:t>
      </w:r>
      <w:r>
        <w:rPr>
          <w:u w:color="000000"/>
        </w:rPr>
        <w:t>9</w:t>
      </w:r>
      <w:r w:rsidR="00985189">
        <w:rPr>
          <w:u w:color="000000"/>
        </w:rPr>
        <w:t>, UC</w:t>
      </w:r>
      <w:r w:rsidR="00BC0409">
        <w:rPr>
          <w:u w:color="000000"/>
        </w:rPr>
        <w:t xml:space="preserve"> </w:t>
      </w:r>
      <w:r w:rsidR="00985189">
        <w:rPr>
          <w:u w:color="000000"/>
        </w:rPr>
        <w:t xml:space="preserve">11, </w:t>
      </w:r>
      <w:r>
        <w:rPr>
          <w:u w:color="000000"/>
        </w:rPr>
        <w:t>UC 3</w:t>
      </w:r>
      <w:r w:rsidR="00985189">
        <w:rPr>
          <w:u w:color="000000"/>
        </w:rPr>
        <w:t xml:space="preserve">, </w:t>
      </w:r>
      <w:r>
        <w:rPr>
          <w:u w:color="000000"/>
        </w:rPr>
        <w:t>UC</w:t>
      </w:r>
      <w:r w:rsidR="00BC0409">
        <w:rPr>
          <w:u w:color="000000"/>
        </w:rPr>
        <w:t xml:space="preserve"> </w:t>
      </w:r>
      <w:r>
        <w:rPr>
          <w:u w:color="000000"/>
        </w:rPr>
        <w:t>6</w:t>
      </w:r>
      <w:r w:rsidR="00985189">
        <w:rPr>
          <w:u w:color="000000"/>
        </w:rPr>
        <w:t xml:space="preserve">, </w:t>
      </w:r>
      <w:r>
        <w:rPr>
          <w:u w:color="000000"/>
        </w:rPr>
        <w:t>UC</w:t>
      </w:r>
      <w:r w:rsidR="00BC0409">
        <w:rPr>
          <w:u w:color="000000"/>
        </w:rPr>
        <w:t xml:space="preserve"> </w:t>
      </w:r>
      <w:r>
        <w:rPr>
          <w:u w:color="000000"/>
        </w:rPr>
        <w:t>7</w:t>
      </w:r>
      <w:r w:rsidR="00985189">
        <w:rPr>
          <w:u w:color="000000"/>
        </w:rPr>
        <w:t xml:space="preserve">, </w:t>
      </w:r>
      <w:r>
        <w:rPr>
          <w:u w:color="000000"/>
        </w:rPr>
        <w:t>UC</w:t>
      </w:r>
      <w:r w:rsidR="00BC0409">
        <w:rPr>
          <w:u w:color="000000"/>
        </w:rPr>
        <w:t xml:space="preserve"> </w:t>
      </w:r>
      <w:r>
        <w:rPr>
          <w:u w:color="000000"/>
        </w:rPr>
        <w:t>8</w:t>
      </w:r>
      <w:r w:rsidR="00985189">
        <w:rPr>
          <w:u w:color="000000"/>
        </w:rPr>
        <w:t xml:space="preserve">, </w:t>
      </w:r>
      <w:r>
        <w:rPr>
          <w:u w:color="000000"/>
        </w:rPr>
        <w:t>UC</w:t>
      </w:r>
      <w:r w:rsidR="00BC0409">
        <w:rPr>
          <w:u w:color="000000"/>
        </w:rPr>
        <w:t xml:space="preserve"> </w:t>
      </w:r>
      <w:r>
        <w:rPr>
          <w:u w:color="000000"/>
        </w:rPr>
        <w:t>19</w:t>
      </w:r>
      <w:r w:rsidR="000001C6">
        <w:rPr>
          <w:u w:color="000000"/>
        </w:rPr>
        <w:t>.</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3E0E04A3" w14:textId="5FECB120" w:rsidR="00652C50" w:rsidRPr="00652C50" w:rsidRDefault="00652C50" w:rsidP="00192A7E">
      <w:pPr>
        <w:rPr>
          <w:rFonts w:ascii="Cambria" w:eastAsia="Cambria" w:hAnsi="Cambria" w:cs="Cambria"/>
          <w:iCs/>
          <w:sz w:val="24"/>
          <w:u w:color="000000"/>
        </w:rPr>
      </w:pPr>
      <w:r>
        <w:rPr>
          <w:u w:color="000000"/>
        </w:rPr>
        <w:t xml:space="preserve">The mapping from a topic to its list of features can be illustrated by corresponding six user scenario’s. </w:t>
      </w:r>
    </w:p>
    <w:p w14:paraId="1E4E1F08" w14:textId="3299DE31" w:rsidR="007825C4" w:rsidRDefault="00652C50" w:rsidP="00652C50">
      <w:pPr>
        <w:rPr>
          <w:u w:color="000000"/>
        </w:rPr>
      </w:pPr>
      <w:r w:rsidRPr="00652C50">
        <w:rPr>
          <w:iCs/>
          <w:u w:color="000000"/>
        </w:rPr>
        <w:t>1)</w:t>
      </w:r>
      <w:r>
        <w:rPr>
          <w:i/>
          <w:iCs/>
          <w:u w:color="000000"/>
        </w:rPr>
        <w:t xml:space="preserve"> </w:t>
      </w:r>
      <w:r w:rsidR="007825C4">
        <w:rPr>
          <w:i/>
          <w:iCs/>
          <w:u w:color="000000"/>
        </w:rPr>
        <w:t>Bibliographic annotation.</w:t>
      </w:r>
      <w:r>
        <w:rPr>
          <w:i/>
          <w:iCs/>
          <w:u w:color="000000"/>
        </w:rPr>
        <w:t xml:space="preserve"> </w:t>
      </w:r>
      <w:r w:rsidR="007825C4">
        <w:rPr>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652C50">
      <w:pPr>
        <w:rPr>
          <w:u w:color="000000"/>
        </w:rPr>
      </w:pPr>
      <w:r>
        <w:rPr>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u w:color="000000"/>
          <w:lang w:val="fr-FR"/>
        </w:rPr>
        <w:t>’</w:t>
      </w:r>
      <w:r>
        <w:rPr>
          <w:u w:color="000000"/>
        </w:rPr>
        <w:t>.</w:t>
      </w:r>
    </w:p>
    <w:p w14:paraId="1C3CDB78" w14:textId="77777777" w:rsidR="007825C4" w:rsidRDefault="007825C4" w:rsidP="00652C50">
      <w:pPr>
        <w:rPr>
          <w:u w:color="000000"/>
        </w:rPr>
      </w:pPr>
      <w:r>
        <w:rPr>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652C50">
      <w:pPr>
        <w:rPr>
          <w:u w:color="000000"/>
        </w:rPr>
      </w:pPr>
      <w:r>
        <w:rPr>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652C50">
      <w:pPr>
        <w:rPr>
          <w:u w:color="000000"/>
        </w:rPr>
      </w:pPr>
      <w:r>
        <w:rPr>
          <w:u w:color="000000"/>
        </w:rPr>
        <w:t>Annotations take the form of links to the bibliographic records in the researcher</w:t>
      </w:r>
      <w:r>
        <w:rPr>
          <w:u w:color="000000"/>
          <w:lang w:val="fr-FR"/>
        </w:rPr>
        <w:t>’</w:t>
      </w:r>
      <w:r>
        <w:rPr>
          <w:u w:color="000000"/>
        </w:rPr>
        <w:t>s database, and also the annotations they have made on the bibliographic records. The latter might include ‘is this reference up to date</w:t>
      </w:r>
      <w:r>
        <w:rPr>
          <w:u w:color="000000"/>
          <w:lang w:val="fr-FR"/>
        </w:rPr>
        <w:t xml:space="preserve">’ </w:t>
      </w:r>
      <w:r>
        <w:rPr>
          <w:u w:color="000000"/>
        </w:rPr>
        <w:t>or ‘is it being cited in agreement or disagreement</w:t>
      </w:r>
      <w:r>
        <w:rPr>
          <w:u w:color="000000"/>
          <w:lang w:val="fr-FR"/>
        </w:rPr>
        <w:t>’</w:t>
      </w:r>
      <w:r>
        <w:rPr>
          <w:u w:color="000000"/>
        </w:rPr>
        <w:t xml:space="preserve">. </w:t>
      </w:r>
    </w:p>
    <w:p w14:paraId="3D0FBEC3" w14:textId="367691CE" w:rsidR="007825C4" w:rsidRDefault="007825C4" w:rsidP="00652C50">
      <w:pPr>
        <w:rPr>
          <w:u w:color="000000"/>
        </w:rPr>
      </w:pPr>
      <w:r>
        <w:rPr>
          <w:u w:color="000000"/>
        </w:rPr>
        <w:t>The annotations in the bibliography should be able to link simultaneously to multiple bibliographic references.</w:t>
      </w:r>
    </w:p>
    <w:p w14:paraId="201625F2" w14:textId="77777777" w:rsidR="007825C4" w:rsidRDefault="007825C4" w:rsidP="00652C50">
      <w:pPr>
        <w:rPr>
          <w:u w:color="000000"/>
        </w:rPr>
      </w:pPr>
      <w:r>
        <w:rPr>
          <w:u w:color="000000"/>
        </w:rPr>
        <w:t xml:space="preserve">Necessary functions: </w:t>
      </w:r>
    </w:p>
    <w:p w14:paraId="0CBA65FF"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B30A59" w14:textId="706107D5" w:rsidR="007825C4" w:rsidRDefault="00652C50" w:rsidP="00652C50">
      <w:pPr>
        <w:rPr>
          <w:u w:color="000000"/>
        </w:rPr>
      </w:pPr>
      <w:r>
        <w:rPr>
          <w:u w:color="000000"/>
          <w:lang w:val="es-ES_tradnl"/>
        </w:rPr>
        <w:t>2)</w:t>
      </w:r>
      <w:r w:rsidR="007825C4">
        <w:rPr>
          <w:u w:color="000000"/>
          <w:lang w:val="es-ES_tradnl"/>
        </w:rPr>
        <w:t xml:space="preserve"> </w:t>
      </w:r>
      <w:r w:rsidR="007825C4">
        <w:rPr>
          <w:i/>
          <w:iCs/>
          <w:u w:color="000000"/>
          <w:lang w:val="it-IT"/>
        </w:rPr>
        <w:t>Image annotation</w:t>
      </w:r>
      <w:r w:rsidR="007825C4">
        <w:rPr>
          <w:u w:color="000000"/>
        </w:rPr>
        <w:t xml:space="preserve">. 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652C50">
      <w:pPr>
        <w:rPr>
          <w:u w:color="000000"/>
        </w:rPr>
      </w:pPr>
      <w:r>
        <w:rPr>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u w:color="000000"/>
          <w:lang w:val="fr-FR"/>
        </w:rPr>
        <w:t>’</w:t>
      </w:r>
      <w:r>
        <w:rPr>
          <w:u w:color="000000"/>
        </w:rPr>
        <w:t>s Museum of English Rural Life).</w:t>
      </w:r>
    </w:p>
    <w:p w14:paraId="5ABC1954" w14:textId="77777777" w:rsidR="007825C4" w:rsidRDefault="007825C4" w:rsidP="00652C50">
      <w:pPr>
        <w:rPr>
          <w:u w:color="000000"/>
        </w:rPr>
      </w:pPr>
      <w:r>
        <w:rPr>
          <w:u w:color="000000"/>
        </w:rPr>
        <w:t xml:space="preserve">This scenario is applicable to scholars, but also, potentially, to museum and collections curators. </w:t>
      </w:r>
    </w:p>
    <w:p w14:paraId="003901E9" w14:textId="55765769" w:rsidR="007825C4" w:rsidRDefault="007825C4" w:rsidP="00652C50">
      <w:pPr>
        <w:rPr>
          <w:u w:color="000000"/>
        </w:rPr>
      </w:pPr>
      <w:r>
        <w:rPr>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u w:color="000000"/>
          <w:lang w:val="fr-FR"/>
        </w:rPr>
        <w:t>’</w:t>
      </w:r>
      <w:r>
        <w:rPr>
          <w:u w:color="000000"/>
        </w:rPr>
        <w:t xml:space="preserve">s computer, or in a private cloud space. </w:t>
      </w:r>
    </w:p>
    <w:p w14:paraId="260B041D" w14:textId="77777777" w:rsidR="007825C4" w:rsidRDefault="007825C4" w:rsidP="00652C50">
      <w:pPr>
        <w:rPr>
          <w:u w:color="000000"/>
        </w:rPr>
      </w:pPr>
      <w:r>
        <w:rPr>
          <w:u w:color="000000"/>
        </w:rPr>
        <w:t xml:space="preserve">Necessary functions: </w:t>
      </w:r>
    </w:p>
    <w:p w14:paraId="0FA9966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8B7B050" w14:textId="62D4AF72" w:rsidR="007825C4" w:rsidRDefault="00652C50" w:rsidP="00652C50">
      <w:pPr>
        <w:rPr>
          <w:u w:color="000000"/>
        </w:rPr>
      </w:pPr>
      <w:r>
        <w:rPr>
          <w:u w:color="000000"/>
          <w:lang w:val="es-ES_tradnl"/>
        </w:rPr>
        <w:t>3)</w:t>
      </w:r>
      <w:r w:rsidR="007825C4">
        <w:rPr>
          <w:u w:color="000000"/>
          <w:lang w:val="es-ES_tradnl"/>
        </w:rPr>
        <w:t xml:space="preserve"> </w:t>
      </w:r>
      <w:r w:rsidR="007825C4">
        <w:rPr>
          <w:i/>
          <w:iCs/>
          <w:u w:color="000000"/>
          <w:lang w:val="it-IT"/>
        </w:rPr>
        <w:t>Web page annotation</w:t>
      </w:r>
      <w:r w:rsidR="007825C4">
        <w:rPr>
          <w:u w:color="000000"/>
        </w:rPr>
        <w:t>.</w:t>
      </w:r>
      <w:r>
        <w:rPr>
          <w:u w:color="000000"/>
        </w:rPr>
        <w:t xml:space="preserve"> </w:t>
      </w:r>
      <w:r w:rsidR="007825C4">
        <w:rPr>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sidR="007825C4">
        <w:rPr>
          <w:u w:color="000000"/>
          <w:lang w:val="fr-FR"/>
        </w:rPr>
        <w:t xml:space="preserve">’ </w:t>
      </w:r>
      <w:r w:rsidR="007825C4">
        <w:rPr>
          <w:u w:color="000000"/>
        </w:rPr>
        <w:t>needs for organizing collections of web pages, the need for editorial, comment-based annotation is far more acute.</w:t>
      </w:r>
    </w:p>
    <w:p w14:paraId="69F3E518" w14:textId="77777777" w:rsidR="007825C4" w:rsidRDefault="007825C4" w:rsidP="00652C50">
      <w:pPr>
        <w:rPr>
          <w:u w:color="000000"/>
        </w:rPr>
      </w:pPr>
      <w:r>
        <w:rPr>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652C50">
      <w:pPr>
        <w:rPr>
          <w:u w:color="000000"/>
        </w:rPr>
      </w:pPr>
      <w:r>
        <w:rPr>
          <w:u w:color="000000"/>
        </w:rPr>
        <w:t>Formal/informal: this is an informal referencing requirement, as the researcher will only be adding new information in the form of annotations.</w:t>
      </w:r>
    </w:p>
    <w:p w14:paraId="50DBD7D3" w14:textId="145BA2C6" w:rsidR="007825C4" w:rsidRDefault="007825C4" w:rsidP="00652C50">
      <w:pPr>
        <w:rPr>
          <w:u w:color="000000"/>
        </w:rPr>
      </w:pPr>
      <w:r>
        <w:rPr>
          <w:u w:color="000000"/>
        </w:rPr>
        <w:t xml:space="preserve">Assets: the assets are primarily text and images, but may also include video. They are not stored locally. </w:t>
      </w:r>
    </w:p>
    <w:p w14:paraId="38AC86DF" w14:textId="77777777" w:rsidR="00652C50" w:rsidRDefault="007825C4" w:rsidP="00652C50">
      <w:pPr>
        <w:rPr>
          <w:u w:color="000000"/>
        </w:rPr>
      </w:pPr>
      <w:r>
        <w:rPr>
          <w:u w:color="000000"/>
        </w:rPr>
        <w:t xml:space="preserve">Examples include: </w:t>
      </w:r>
    </w:p>
    <w:p w14:paraId="1CF3ABFF" w14:textId="238A53A1" w:rsidR="007825C4" w:rsidRDefault="007825C4" w:rsidP="00652C50">
      <w:pPr>
        <w:rPr>
          <w:u w:color="000000"/>
        </w:rPr>
      </w:pPr>
      <w:r>
        <w:rPr>
          <w:u w:color="000000"/>
        </w:rPr>
        <w:t>Official advice from Unity</w:t>
      </w:r>
      <w:r w:rsidR="00652C50">
        <w:rPr>
          <w:u w:color="000000"/>
        </w:rPr>
        <w:t xml:space="preserve"> </w:t>
      </w:r>
      <w:r>
        <w:rPr>
          <w:u w:color="000000"/>
        </w:rPr>
        <w:t xml:space="preserve"> (http://unity3d.com/learn/resources/talks/gis-terrain-unity), </w:t>
      </w:r>
    </w:p>
    <w:p w14:paraId="4B1A2729" w14:textId="77777777" w:rsidR="007825C4" w:rsidRDefault="007825C4" w:rsidP="00652C50">
      <w:pPr>
        <w:rPr>
          <w:u w:color="000000"/>
        </w:rPr>
      </w:pPr>
      <w:r>
        <w:rPr>
          <w:u w:color="000000"/>
        </w:rPr>
        <w:t>Q&amp;A threads (http://answers.unity3d.com/questions/17829/how-can-i-import-</w:t>
      </w:r>
    </w:p>
    <w:p w14:paraId="455D1B59" w14:textId="77777777" w:rsidR="007825C4" w:rsidRDefault="007825C4" w:rsidP="00652C50">
      <w:pPr>
        <w:rPr>
          <w:u w:color="000000"/>
        </w:rPr>
      </w:pPr>
      <w:r>
        <w:rPr>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652C50">
      <w:pPr>
        <w:rPr>
          <w:u w:color="000000"/>
        </w:rPr>
      </w:pPr>
    </w:p>
    <w:p w14:paraId="2E3EB27A" w14:textId="77777777" w:rsidR="007825C4" w:rsidRDefault="007825C4" w:rsidP="00652C50">
      <w:pPr>
        <w:rPr>
          <w:u w:color="000000"/>
        </w:rPr>
      </w:pPr>
      <w:r>
        <w:rPr>
          <w:u w:color="000000"/>
        </w:rPr>
        <w:t>Necessary functionalities:</w:t>
      </w:r>
    </w:p>
    <w:p w14:paraId="3651C557"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0D8AA61" w14:textId="2D5C546C" w:rsidR="007825C4" w:rsidRDefault="00652C50" w:rsidP="00652C50">
      <w:pPr>
        <w:rPr>
          <w:u w:color="000000"/>
        </w:rPr>
      </w:pPr>
      <w:r>
        <w:rPr>
          <w:u w:color="000000"/>
          <w:lang w:val="es-ES_tradnl"/>
        </w:rPr>
        <w:t>4)</w:t>
      </w:r>
      <w:r w:rsidR="007825C4">
        <w:rPr>
          <w:u w:color="000000"/>
          <w:lang w:val="es-ES_tradnl"/>
        </w:rPr>
        <w:t xml:space="preserve"> </w:t>
      </w:r>
      <w:r w:rsidR="007825C4">
        <w:rPr>
          <w:i/>
          <w:iCs/>
          <w:u w:color="000000"/>
        </w:rPr>
        <w:t>Syntactic and Semantic annotation</w:t>
      </w:r>
      <w:r w:rsidR="007825C4">
        <w:rPr>
          <w:u w:color="000000"/>
        </w:rPr>
        <w:t>.</w:t>
      </w:r>
      <w:r>
        <w:rPr>
          <w:u w:color="000000"/>
        </w:rPr>
        <w:t xml:space="preserve"> </w:t>
      </w:r>
      <w:r w:rsidR="007825C4">
        <w:rPr>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652C50">
      <w:pPr>
        <w:rPr>
          <w:u w:color="000000"/>
        </w:rPr>
      </w:pPr>
      <w:r>
        <w:rPr>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7DD2804E" w14:textId="34BC42DF" w:rsidR="007825C4" w:rsidRDefault="007825C4" w:rsidP="00652C50">
      <w:pPr>
        <w:rPr>
          <w:rFonts w:ascii="Cambria" w:eastAsia="Cambria" w:hAnsi="Cambria" w:cs="Cambria"/>
          <w:u w:color="000000"/>
        </w:rPr>
      </w:pPr>
      <w:r>
        <w:rPr>
          <w:u w:color="000000"/>
        </w:rPr>
        <w:t>Scenario: User (a Latinist and historian) is creating a digital critical edition of Marcus Tullius Cicero</w:t>
      </w:r>
      <w:r>
        <w:rPr>
          <w:u w:color="000000"/>
          <w:lang w:val="fr-FR"/>
        </w:rPr>
        <w:t>’</w:t>
      </w:r>
      <w:r>
        <w:rPr>
          <w:u w:color="000000"/>
        </w:rPr>
        <w:t xml:space="preserve">s judicial speeches. They have downloaded the fifty-two surviving examples from the Perseus Digital Library (http://www.perseus.tufts.edu/hopper) and stored them locally. </w:t>
      </w:r>
      <w:r w:rsidR="00652C50">
        <w:rPr>
          <w:u w:color="000000"/>
        </w:rPr>
        <w:t xml:space="preserve"> </w:t>
      </w:r>
    </w:p>
    <w:p w14:paraId="50F444D0" w14:textId="7B8703E6" w:rsidR="007825C4" w:rsidRDefault="007825C4" w:rsidP="00652C50">
      <w:pPr>
        <w:rPr>
          <w:rFonts w:ascii="Cambria" w:eastAsia="Cambria" w:hAnsi="Cambria" w:cs="Cambria"/>
          <w:u w:color="000000"/>
        </w:rPr>
      </w:pPr>
      <w:r>
        <w:rPr>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r w:rsidR="00652C50">
        <w:rPr>
          <w:u w:color="000000"/>
        </w:rPr>
        <w:t xml:space="preserve"> </w:t>
      </w:r>
    </w:p>
    <w:p w14:paraId="4600B3EF" w14:textId="77777777" w:rsidR="007825C4" w:rsidRDefault="007825C4" w:rsidP="00652C50">
      <w:pPr>
        <w:rPr>
          <w:u w:color="000000"/>
        </w:rPr>
      </w:pPr>
      <w:r>
        <w:rPr>
          <w:u w:color="000000"/>
        </w:rPr>
        <w:t>Necessary functionalities:</w:t>
      </w:r>
    </w:p>
    <w:p w14:paraId="24039F88"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12D85F5E" w14:textId="0FEDE54E" w:rsidR="007825C4" w:rsidRPr="00652C50"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rPr>
      </w:pPr>
      <w:r w:rsidRPr="00652C50">
        <w:rPr>
          <w:rFonts w:ascii="Times New Roman"/>
          <w:lang w:val="en-US"/>
        </w:rPr>
        <w:t>The user will need to be able to embed links to other texts, bibliography, video and image media.</w:t>
      </w:r>
      <w:r w:rsidR="00652C50" w:rsidRPr="00652C50">
        <w:rPr>
          <w:rFonts w:ascii="Times New Roman"/>
          <w:lang w:val="en-US"/>
        </w:rPr>
        <w:t xml:space="preserve"> </w:t>
      </w: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E5AE464" w14:textId="55340B46" w:rsidR="007825C4" w:rsidRDefault="00652C50" w:rsidP="00652C50">
      <w:pPr>
        <w:rPr>
          <w:u w:color="000000"/>
        </w:rPr>
      </w:pPr>
      <w:r>
        <w:rPr>
          <w:u w:color="000000"/>
          <w:lang w:val="es-ES_tradnl"/>
        </w:rPr>
        <w:t xml:space="preserve">5) </w:t>
      </w:r>
      <w:r w:rsidR="007825C4">
        <w:rPr>
          <w:i/>
          <w:iCs/>
          <w:u w:color="000000"/>
        </w:rPr>
        <w:t>Wiki based annotation</w:t>
      </w:r>
      <w:r w:rsidR="007825C4">
        <w:rPr>
          <w:u w:color="000000"/>
        </w:rPr>
        <w:t>.</w:t>
      </w:r>
      <w:r>
        <w:rPr>
          <w:u w:color="000000"/>
        </w:rPr>
        <w:t xml:space="preserve"> </w:t>
      </w:r>
      <w:r w:rsidR="007825C4">
        <w:rPr>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0A6CB874" w14:textId="3482AD8A" w:rsidR="007825C4" w:rsidRDefault="007825C4" w:rsidP="00652C50">
      <w:pPr>
        <w:rPr>
          <w:u w:color="000000"/>
        </w:rPr>
      </w:pPr>
      <w:r>
        <w:rPr>
          <w:u w:color="000000"/>
        </w:rPr>
        <w:t>Scenario: User is conducting a project to capture the reception of public monuments, including the Parthenon in Athens. They will therefore need to annotate not only the main page of the wiki, but also the ‘Talk</w:t>
      </w:r>
      <w:r>
        <w:rPr>
          <w:u w:color="000000"/>
          <w:lang w:val="fr-FR"/>
        </w:rPr>
        <w:t xml:space="preserve">’ </w:t>
      </w:r>
      <w:r>
        <w:rPr>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27BDB410" w14:textId="1448568F" w:rsidR="007825C4" w:rsidRDefault="007825C4" w:rsidP="00652C50">
      <w:pPr>
        <w:rPr>
          <w:u w:color="000000"/>
        </w:rPr>
      </w:pPr>
      <w:r>
        <w:rPr>
          <w:u w:color="000000"/>
        </w:rPr>
        <w:t>Assets: The assets involved are text and images.</w:t>
      </w:r>
    </w:p>
    <w:p w14:paraId="33B1968A" w14:textId="77777777" w:rsidR="007825C4" w:rsidRDefault="007825C4" w:rsidP="00652C50">
      <w:pPr>
        <w:rPr>
          <w:u w:color="000000"/>
        </w:rPr>
      </w:pPr>
      <w:r>
        <w:rPr>
          <w:u w:color="000000"/>
        </w:rPr>
        <w:t xml:space="preserve">Necessary functionalities: </w:t>
      </w:r>
    </w:p>
    <w:p w14:paraId="3EE905F9"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96581D5" w14:textId="1E4C4388" w:rsidR="007825C4" w:rsidRDefault="00652C50" w:rsidP="00652C50">
      <w:pPr>
        <w:rPr>
          <w:rFonts w:ascii="Times Roman" w:eastAsia="Times Roman" w:hAnsi="Times Roman" w:cs="Times Roman"/>
          <w:u w:color="000000"/>
        </w:rPr>
      </w:pPr>
      <w:r>
        <w:rPr>
          <w:u w:color="000000"/>
        </w:rPr>
        <w:t>6)</w:t>
      </w:r>
      <w:r w:rsidR="007825C4">
        <w:rPr>
          <w:u w:color="000000"/>
        </w:rPr>
        <w:t xml:space="preserve"> </w:t>
      </w:r>
      <w:r w:rsidR="007825C4">
        <w:rPr>
          <w:i/>
          <w:iCs/>
          <w:u w:color="000000"/>
        </w:rPr>
        <w:t>Video annotation.</w:t>
      </w:r>
      <w:r>
        <w:rPr>
          <w:i/>
          <w:iCs/>
          <w:u w:color="000000"/>
        </w:rPr>
        <w:t xml:space="preserve"> </w:t>
      </w:r>
      <w:r w:rsidR="007825C4">
        <w:rPr>
          <w:u w:color="000000"/>
        </w:rPr>
        <w:t xml:space="preserve">Review of tools available: Advene, Annotator\'s Workbench, Annotorius, Anvil, </w:t>
      </w:r>
      <w:r w:rsidR="007825C4">
        <w:rPr>
          <w:u w:color="000000"/>
          <w:lang w:val="pt-PT"/>
        </w:rPr>
        <w:t>Atlas.ti</w:t>
      </w:r>
      <w:r w:rsidR="007825C4">
        <w:rPr>
          <w:u w:color="000000"/>
        </w:rPr>
        <w:t xml:space="preserve">, HyperImage, Mediathread, Project Pad, </w:t>
      </w:r>
      <w:r w:rsidR="007825C4">
        <w:rPr>
          <w:rFonts w:ascii="Times Roman"/>
          <w:u w:color="000000"/>
        </w:rPr>
        <w:t>Rehersal Assistant, VideoANT.</w:t>
      </w:r>
    </w:p>
    <w:p w14:paraId="6EE51741" w14:textId="64821332" w:rsidR="007825C4" w:rsidRDefault="007825C4" w:rsidP="00652C50">
      <w:pPr>
        <w:rPr>
          <w:u w:color="000000"/>
        </w:rPr>
      </w:pPr>
      <w:r>
        <w:rPr>
          <w:rFonts w:ascii="Times Roman"/>
          <w:u w:color="000000"/>
        </w:rPr>
        <w:t xml:space="preserve">Video annotation is probably not </w:t>
      </w:r>
      <w:r>
        <w:rPr>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5BA18F7" w14:textId="77777777" w:rsidR="007825C4" w:rsidRDefault="007825C4" w:rsidP="00652C50">
      <w:pPr>
        <w:rPr>
          <w:u w:color="000000"/>
        </w:rPr>
      </w:pPr>
      <w:r>
        <w:rPr>
          <w:u w:color="000000"/>
          <w:lang w:val="es-ES_tradnl"/>
        </w:rPr>
        <w:t>Scenario:</w:t>
      </w:r>
      <w:r>
        <w:rPr>
          <w:u w:color="000000"/>
        </w:rPr>
        <w:t xml:space="preserve"> User has downloaded a few videos from </w:t>
      </w:r>
      <w:hyperlink r:id="rId53" w:history="1">
        <w:r>
          <w:rPr>
            <w:rStyle w:val="Hyperlink0"/>
            <w:rFonts w:ascii="Cambria" w:eastAsia="Cambria" w:hAnsi="Cambria" w:cs="Cambria"/>
            <w:u w:color="000000"/>
          </w:rPr>
          <w:t>www.youtube.com</w:t>
        </w:r>
      </w:hyperlink>
      <w:r>
        <w:rPr>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6B5509FA" w14:textId="75CA1484" w:rsidR="007825C4" w:rsidRDefault="007825C4" w:rsidP="00652C50">
      <w:pPr>
        <w:rPr>
          <w:u w:color="000000"/>
        </w:rPr>
      </w:pPr>
      <w:r>
        <w:rPr>
          <w:u w:color="000000"/>
        </w:rPr>
        <w:t>This scenario is applicable to scholars and universities but also, potentially to software engineers and programmers. Formal/informal: both formal and informal annotations can be relevant here.</w:t>
      </w:r>
    </w:p>
    <w:p w14:paraId="386CA745" w14:textId="77777777" w:rsidR="007825C4" w:rsidRDefault="007825C4" w:rsidP="00652C50">
      <w:pPr>
        <w:rPr>
          <w:u w:color="000000"/>
        </w:rPr>
      </w:pPr>
      <w:r>
        <w:rPr>
          <w:u w:color="000000"/>
        </w:rPr>
        <w:t xml:space="preserve">Assets: the assets are primarily videos but may involve text and images as well. </w:t>
      </w:r>
    </w:p>
    <w:p w14:paraId="3B59C7D3" w14:textId="77777777" w:rsidR="007825C4" w:rsidRDefault="007825C4" w:rsidP="00652C50">
      <w:pPr>
        <w:rPr>
          <w:u w:color="000000"/>
        </w:rPr>
      </w:pPr>
      <w:r>
        <w:rPr>
          <w:u w:color="000000"/>
        </w:rPr>
        <w:t xml:space="preserve">Necessary functionalities: </w:t>
      </w:r>
    </w:p>
    <w:p w14:paraId="7E53C79C"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6842AB">
      <w:pPr>
        <w:pStyle w:val="Heading1"/>
      </w:pPr>
      <w:bookmarkStart w:id="53" w:name="_Toc274924429"/>
      <w:r w:rsidRPr="00AC51E7">
        <w:t>APPENDIX</w:t>
      </w:r>
      <w:bookmarkEnd w:id="53"/>
    </w:p>
    <w:p w14:paraId="5DDE796C" w14:textId="77777777" w:rsidR="009B54F3" w:rsidRPr="00AC51E7" w:rsidRDefault="009B54F3" w:rsidP="006842AB">
      <w:pPr>
        <w:pStyle w:val="Heading2"/>
      </w:pPr>
      <w:bookmarkStart w:id="54" w:name="_Toc274924430"/>
      <w:r w:rsidRPr="00AC51E7">
        <w:t>Schema</w:t>
      </w:r>
      <w:bookmarkEnd w:id="54"/>
    </w:p>
    <w:p w14:paraId="3B766A1E" w14:textId="77777777" w:rsidR="00B45AEF" w:rsidRDefault="009B54F3" w:rsidP="00B45AEF">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78422DB6" w14:textId="77777777" w:rsidR="000810A5" w:rsidRDefault="000810A5" w:rsidP="00B45AEF"/>
    <w:p w14:paraId="3D265FB5" w14:textId="34EB8409" w:rsidR="000810A5" w:rsidRPr="00ED7698" w:rsidRDefault="000810A5" w:rsidP="000810A5">
      <w:pPr>
        <w:jc w:val="left"/>
        <w:rPr>
          <w:rFonts w:ascii="Times New Roman" w:hAnsi="Times New Roman" w:cs="Times New Roman"/>
          <w:color w:val="006400"/>
          <w:szCs w:val="22"/>
          <w:lang w:val="en-US"/>
        </w:rPr>
      </w:pPr>
      <w:r w:rsidRPr="00ED7698">
        <w:rPr>
          <w:rFonts w:ascii="Times New Roman" w:hAnsi="Times New Roman" w:cs="Times New Roman"/>
          <w:color w:val="003296"/>
          <w:szCs w:val="22"/>
          <w:lang w:val="en-US"/>
        </w:rPr>
        <w:t>&lt;xs:schema</w:t>
      </w:r>
      <w:r w:rsidRPr="00ED7698">
        <w:rPr>
          <w:rFonts w:ascii="Times New Roman" w:hAnsi="Times New Roman" w:cs="Times New Roman"/>
          <w:color w:val="F5844C"/>
          <w:szCs w:val="22"/>
          <w:lang w:val="en-US"/>
        </w:rPr>
        <w:t xml:space="preserve"> targetNamespace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xmlns:xs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"http://www.w3.org/2001/XMLSchema"</w:t>
      </w:r>
      <w:r w:rsidRPr="00ED7698">
        <w:rPr>
          <w:rFonts w:ascii="Times New Roman" w:hAnsi="Times New Roman" w:cs="Times New Roman"/>
          <w:color w:val="F5844C"/>
          <w:szCs w:val="22"/>
          <w:lang w:val="en-US"/>
        </w:rPr>
        <w:t xml:space="preserve"> elementFormDefault</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"qualified"</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99CC"/>
          <w:szCs w:val="22"/>
          <w:lang w:val="en-US"/>
        </w:rPr>
        <w:t>xmlns:dasish</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"http://www.dasish.eu/ns/addit"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&lt;xs:import</w:t>
      </w:r>
      <w:r w:rsidRPr="00ED7698">
        <w:rPr>
          <w:rFonts w:ascii="Times New Roman" w:hAnsi="Times New Roman" w:cs="Times New Roman"/>
          <w:color w:val="F5844C"/>
          <w:szCs w:val="22"/>
          <w:lang w:val="en-US"/>
        </w:rPr>
        <w:t xml:space="preserve"> namespace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"http://www.w3.org/XML/1998/namespace"</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schemaLocation</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"http://www.w3.org/2005/08/xml.xsd"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"tool"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used in the target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"fragmentString"</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"siblingTargets"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"cachedRepresentatinons"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"link"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"version"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"displayName"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"eMail"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"xs:boolean"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"read"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"write"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"none"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"level"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"public"</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"headline"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00D90F18" w:rsidRPr="00ED7698">
        <w:rPr>
          <w:rFonts w:ascii="Times New Roman" w:hAnsi="Times New Roman" w:cs="Times New Roman"/>
          <w:color w:val="993300"/>
          <w:szCs w:val="22"/>
          <w:lang w:val="en-US"/>
        </w:rPr>
        <w:t xml:space="preserve"> </w:t>
      </w:r>
      <w:r w:rsidRPr="00ED7698">
        <w:rPr>
          <w:rFonts w:ascii="Times New Roman" w:hAnsi="Times New Roman" w:cs="Times New Roman"/>
          <w:color w:val="F5844C"/>
          <w:szCs w:val="22"/>
          <w:lang w:val="en-US"/>
        </w:rPr>
        <w:t>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"textBody"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"mimeType"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&lt;xs:any</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processContents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"skip"</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"lastModified"</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"xs:dateTime"</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ref</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"xml:id"</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"ownerHref"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"title"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&lt;xs:attribute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"href"</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use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"required"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"CREATE_CACHED_REPRESENTATION"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&lt;xs:enumeration</w:t>
      </w:r>
      <w:r w:rsidRPr="00ED7698">
        <w:rPr>
          <w:rFonts w:ascii="Times New Roman" w:hAnsi="Times New Roman" w:cs="Times New Roman"/>
          <w:color w:val="F5844C"/>
          <w:szCs w:val="22"/>
          <w:lang w:val="en-US"/>
        </w:rPr>
        <w:t xml:space="preserve"> value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"PROVIDE_PRINCIPAL_INFO"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&lt;/xs:restriction&gt;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&lt;/xs:simpleType&gt;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"object"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"xs:anyURI"</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"message"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"xs:string"</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w:t>
      </w:r>
      <w:r w:rsidRPr="00ED7698">
        <w:rPr>
          <w:rFonts w:ascii="Times New Roman" w:hAnsi="Times New Roman" w:cs="Times New Roman"/>
          <w:color w:val="F5844C"/>
          <w:szCs w:val="22"/>
          <w:lang w:val="en-US"/>
        </w:rPr>
        <w:t xml:space="preserve"> base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"0"</w:t>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"unbounded"</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&lt;/xs:extension&gt;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&lt;/xs:complexContent&gt;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response envelope (not a resource, used for all response on POST/PUT requests) --&gt;</w:t>
      </w:r>
      <w:r w:rsidRPr="00ED7698">
        <w:rPr>
          <w:rFonts w:ascii="Times New Roman" w:hAnsi="Times New Roman" w:cs="Times New Roman"/>
          <w:color w:val="000000"/>
          <w:szCs w:val="22"/>
          <w:lang w:val="en-US"/>
        </w:rPr>
        <w:br/>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6400"/>
          <w:szCs w:val="22"/>
          <w:lang w:val="en-US"/>
        </w:rPr>
        <w:t>&lt;!-- "envelope"--&gt;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&lt;/xs:choice&gt;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F5844C"/>
          <w:szCs w:val="22"/>
          <w:lang w:val="en-US"/>
        </w:rPr>
        <w:t xml:space="preserve"> minOccurs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00"/>
          <w:szCs w:val="22"/>
          <w:lang w:val="en-US"/>
        </w:rPr>
        <w:br/>
      </w:r>
      <w:r w:rsidRPr="00ED7698">
        <w:rPr>
          <w:rFonts w:ascii="Times New Roman" w:hAnsi="Times New Roman" w:cs="Times New Roman"/>
          <w:color w:val="F5844C"/>
          <w:szCs w:val="22"/>
          <w:lang w:val="en-US"/>
        </w:rPr>
        <w:t xml:space="preserve">                        maxOccurs</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"1"</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&lt;/xs:sequence&gt;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&lt;/xs:complexType&gt;</w:t>
      </w:r>
      <w:r w:rsidRPr="00ED7698">
        <w:rPr>
          <w:rFonts w:ascii="Times New Roman" w:hAnsi="Times New Roman" w:cs="Times New Roman"/>
          <w:color w:val="000000"/>
          <w:szCs w:val="22"/>
          <w:lang w:val="en-US"/>
        </w:rPr>
        <w:br/>
      </w:r>
    </w:p>
    <w:p w14:paraId="26261BF4" w14:textId="15CA5CA7" w:rsidR="00EA08F8" w:rsidRPr="00ED7698" w:rsidRDefault="000810A5" w:rsidP="000810A5">
      <w:pPr>
        <w:jc w:val="left"/>
        <w:rPr>
          <w:szCs w:val="22"/>
        </w:rPr>
      </w:pPr>
      <w:r w:rsidRPr="00ED7698">
        <w:rPr>
          <w:rFonts w:ascii="Times New Roman" w:hAnsi="Times New Roman" w:cs="Times New Roman"/>
          <w:color w:val="006400"/>
          <w:szCs w:val="22"/>
          <w:lang w:val="en-US"/>
        </w:rPr>
        <w:t>&lt;!-- ############ ELEMENTS ################# !--&gt;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"dasish:ActionList"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"cachedRepresentationFragmentList"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"dasish:CachedRepresentationFragmentList"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"dasish:NotebookInfoList"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"notebookList"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"responseBody"</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"dasish:ResponseBody"</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"dasish:TargetInfoList"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"targetList"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"dasish:Principal"</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"currentPrincipalInfoList"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"dasish:CurrentPrincipalInfoList"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"principalList"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"referenceList"</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"dasish:ReferenceList"</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t xml:space="preserve">    </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"access"</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"dasish:Access"</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"annotationActionName"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"dasish:AnnotationActionName"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t xml:space="preserve">    </w:t>
      </w:r>
      <w:r w:rsidRPr="00ED7698">
        <w:rPr>
          <w:rFonts w:ascii="Times New Roman" w:hAnsi="Times New Roman" w:cs="Times New Roman"/>
          <w:color w:val="003296"/>
          <w:szCs w:val="22"/>
          <w:lang w:val="en-US"/>
        </w:rPr>
        <w:t>&lt;xs:element</w:t>
      </w:r>
      <w:r w:rsidRPr="00ED7698">
        <w:rPr>
          <w:rFonts w:ascii="Times New Roman" w:hAnsi="Times New Roman" w:cs="Times New Roman"/>
          <w:color w:val="F5844C"/>
          <w:szCs w:val="22"/>
          <w:lang w:val="en-US"/>
        </w:rPr>
        <w:t xml:space="preserve"> name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"permissionActionName"</w:t>
      </w:r>
      <w:r w:rsidRPr="00ED7698">
        <w:rPr>
          <w:rFonts w:ascii="Times New Roman" w:hAnsi="Times New Roman" w:cs="Times New Roman"/>
          <w:color w:val="F5844C"/>
          <w:szCs w:val="22"/>
          <w:lang w:val="en-US"/>
        </w:rPr>
        <w:t xml:space="preserve"> type</w:t>
      </w:r>
      <w:r w:rsidRPr="00ED7698">
        <w:rPr>
          <w:rFonts w:ascii="Times New Roman" w:hAnsi="Times New Roman" w:cs="Times New Roman"/>
          <w:color w:val="FF8040"/>
          <w:szCs w:val="22"/>
          <w:lang w:val="en-US"/>
        </w:rPr>
        <w:t>=</w:t>
      </w:r>
      <w:r w:rsidRPr="00ED7698">
        <w:rPr>
          <w:rFonts w:ascii="Times New Roman" w:hAnsi="Times New Roman" w:cs="Times New Roman"/>
          <w:color w:val="993300"/>
          <w:szCs w:val="22"/>
          <w:lang w:val="en-US"/>
        </w:rPr>
        <w:t>"dasish:PermissionActionName"</w:t>
      </w:r>
      <w:r w:rsidRPr="00ED7698">
        <w:rPr>
          <w:rFonts w:ascii="Times New Roman" w:hAnsi="Times New Roman" w:cs="Times New Roman"/>
          <w:color w:val="000096"/>
          <w:szCs w:val="22"/>
          <w:lang w:val="en-US"/>
        </w:rPr>
        <w:t>/&gt;</w:t>
      </w:r>
      <w:r w:rsidRPr="00ED7698">
        <w:rPr>
          <w:rFonts w:ascii="Times New Roman" w:hAnsi="Times New Roman" w:cs="Times New Roman"/>
          <w:color w:val="000000"/>
          <w:szCs w:val="22"/>
          <w:lang w:val="en-US"/>
        </w:rPr>
        <w:br/>
      </w:r>
      <w:r w:rsidRPr="00ED7698">
        <w:rPr>
          <w:rFonts w:ascii="Times New Roman" w:hAnsi="Times New Roman" w:cs="Times New Roman"/>
          <w:color w:val="003296"/>
          <w:szCs w:val="22"/>
          <w:lang w:val="en-US"/>
        </w:rPr>
        <w:t>&lt;/xs:schema&gt;</w:t>
      </w:r>
    </w:p>
    <w:p w14:paraId="7A43F139" w14:textId="77777777" w:rsidR="000810A5" w:rsidRDefault="000810A5" w:rsidP="00EA08F8"/>
    <w:p w14:paraId="609A1EBF" w14:textId="52068009" w:rsidR="008567D2" w:rsidRDefault="00AF693A" w:rsidP="006842AB">
      <w:pPr>
        <w:pStyle w:val="Heading2"/>
      </w:pPr>
      <w:bookmarkStart w:id="55" w:name="_Toc274924431"/>
      <w:r>
        <w:t>Wired-Marker-b</w:t>
      </w:r>
      <w:r w:rsidR="008567D2">
        <w:t xml:space="preserve">ased </w:t>
      </w:r>
      <w:r>
        <w:t xml:space="preserve">DWAN </w:t>
      </w:r>
      <w:r w:rsidR="00940D6A">
        <w:t>front-end</w:t>
      </w:r>
      <w:r w:rsidR="00BE3684">
        <w:t>.</w:t>
      </w:r>
      <w:r>
        <w:t xml:space="preserve"> </w:t>
      </w:r>
      <w:r w:rsidR="008567D2">
        <w:t>Manual</w:t>
      </w:r>
      <w:bookmarkEnd w:id="55"/>
      <w:r w:rsidR="008567D2">
        <w:t xml:space="preserve"> </w:t>
      </w:r>
    </w:p>
    <w:p w14:paraId="45C811E1" w14:textId="3A98B1FF" w:rsidR="008567D2" w:rsidRDefault="003115F3" w:rsidP="003876BA">
      <w:r>
        <w:t xml:space="preserve">This </w:t>
      </w:r>
      <w:r w:rsidR="008567D2" w:rsidRPr="00367B2F">
        <w:t xml:space="preserve">DWAN </w:t>
      </w:r>
      <w:r w:rsidR="008567D2">
        <w:t xml:space="preserve">client </w:t>
      </w:r>
      <w:r w:rsidR="008567D2" w:rsidRPr="00367B2F">
        <w:t xml:space="preserve">is based on the Wired-Marker extension for Firefox with added functionality to communicate with the DWAN </w:t>
      </w:r>
      <w:r w:rsidR="00940D6A">
        <w:t>back-end</w:t>
      </w:r>
      <w:r w:rsidR="008567D2" w:rsidRPr="00367B2F">
        <w:t>. Such extension enables the user to create free-text annotations on fragments of webpage content. Wired-Marker, and theref</w:t>
      </w:r>
      <w:r w:rsidR="008567D2">
        <w:t xml:space="preserve">ore DWAN client, runs only on </w:t>
      </w:r>
      <w:r>
        <w:t xml:space="preserve">the </w:t>
      </w:r>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54" w:history="1">
        <w:r w:rsidR="008567D2" w:rsidRPr="00367B2F">
          <w:rPr>
            <w:rStyle w:val="Hyperlink"/>
            <w:rFonts w:cs="Arial"/>
            <w:color w:val="1155CC"/>
          </w:rPr>
          <w:t>http://www.mozilla.org/en-US/firefox/new/</w:t>
        </w:r>
      </w:hyperlink>
      <w:r w:rsidR="008567D2" w:rsidRPr="00367B2F">
        <w:t xml:space="preserve">  . </w:t>
      </w:r>
    </w:p>
    <w:p w14:paraId="14090AED" w14:textId="623ED1D8" w:rsidR="00A71F1F" w:rsidRDefault="008567D2" w:rsidP="00A71F1F">
      <w:pPr>
        <w:rPr>
          <w:lang w:val="en-US" w:eastAsia="en-US"/>
        </w:rPr>
      </w:pPr>
      <w:r>
        <w:t>It is highly recom</w:t>
      </w:r>
      <w:r w:rsidR="00A71F1F">
        <w:t>mended to make a separate Firef</w:t>
      </w:r>
      <w:r>
        <w:t xml:space="preserve">ox profile where one installs </w:t>
      </w:r>
      <w:r w:rsidR="003115F3">
        <w:t>the</w:t>
      </w:r>
      <w:ins w:id="56" w:author="testuser" w:date="2014-09-29T13:48:00Z">
        <w:r w:rsidR="003115F3">
          <w:t xml:space="preserve"> </w:t>
        </w:r>
      </w:ins>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059699F8" w14:textId="322A3889" w:rsidR="008567D2" w:rsidRPr="00367B2F" w:rsidRDefault="008567D2" w:rsidP="003876BA">
      <w:pPr>
        <w:rPr>
          <w:rFonts w:eastAsia="Times New Roman" w:cs="Times New Roman"/>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4B3F432E" w14:textId="1F05436E" w:rsidR="003876BA" w:rsidRDefault="008567D2" w:rsidP="003876BA">
      <w:pPr>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rPr>
          <w:lang w:val="en-US" w:eastAsia="en-US"/>
        </w:rPr>
      </w:pPr>
    </w:p>
    <w:p w14:paraId="3D587A9E" w14:textId="7CD981CF" w:rsidR="008567D2" w:rsidRDefault="008567D2" w:rsidP="003876BA">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p>
    <w:p w14:paraId="66A9A26C" w14:textId="739442C7" w:rsidR="008567D2" w:rsidRPr="00367B2F" w:rsidRDefault="008567D2" w:rsidP="003876BA">
      <w:pPr>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7F847EF8" w14:textId="50D6E067" w:rsidR="008567D2" w:rsidRPr="00367B2F" w:rsidRDefault="008567D2" w:rsidP="003876BA">
      <w:pPr>
        <w:rPr>
          <w:rFonts w:eastAsia="Times New Roman"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r w:rsidRPr="00367B2F">
        <w:t>B) If your institution is not listed as a Shibboleth IP, then you can create a user account following the following steps:</w:t>
      </w:r>
    </w:p>
    <w:p w14:paraId="5EAEDB65" w14:textId="77777777" w:rsidR="008567D2" w:rsidRPr="00367B2F" w:rsidRDefault="008567D2" w:rsidP="003876BA">
      <w:r w:rsidRPr="00367B2F">
        <w:t xml:space="preserve">1. go to </w:t>
      </w:r>
      <w:hyperlink r:id="rId55"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r w:rsidRPr="00367B2F">
        <w:t xml:space="preserve">2. click on </w:t>
      </w:r>
      <w:r w:rsidRPr="00367B2F">
        <w:rPr>
          <w:i/>
          <w:iCs/>
        </w:rPr>
        <w:t xml:space="preserve">Register as a non-Shibboleth user </w:t>
      </w:r>
    </w:p>
    <w:p w14:paraId="71BABA69" w14:textId="77777777" w:rsidR="008567D2" w:rsidRPr="00367B2F" w:rsidRDefault="008567D2" w:rsidP="003876BA">
      <w:r w:rsidRPr="00367B2F">
        <w:t>3. fill in the user registration form and submit it</w:t>
      </w:r>
    </w:p>
    <w:p w14:paraId="238E34B9" w14:textId="77777777" w:rsidR="008567D2" w:rsidRPr="00367B2F" w:rsidRDefault="008567D2" w:rsidP="003876BA">
      <w:r w:rsidRPr="00367B2F">
        <w:t>4. press cancel</w:t>
      </w:r>
    </w:p>
    <w:p w14:paraId="21896A4F" w14:textId="5395D63B" w:rsidR="008567D2" w:rsidRPr="00367B2F" w:rsidRDefault="008567D2" w:rsidP="00E624BC">
      <w:pPr>
        <w:jc w:val="left"/>
      </w:pPr>
      <w:r w:rsidRPr="00367B2F">
        <w:t xml:space="preserve">5. go to DASISH Web Annotator &gt; Settings &gt; Server &gt; write this link </w:t>
      </w:r>
      <w:hyperlink r:id="rId56" w:history="1">
        <w:r w:rsidRPr="00367B2F">
          <w:rPr>
            <w:rStyle w:val="Hyperlink"/>
            <w:rFonts w:cs="Arial"/>
            <w:color w:val="1155CC"/>
          </w:rPr>
          <w:t>https://lux17.mpi.nl/ds/webannotator-basic</w:t>
        </w:r>
      </w:hyperlink>
      <w:r w:rsidRPr="00367B2F">
        <w:t xml:space="preserve"> in the User Specified box &gt; and close</w:t>
      </w:r>
      <w:r w:rsidR="002C01A5">
        <w:t>.</w:t>
      </w:r>
    </w:p>
    <w:p w14:paraId="2FC02F05" w14:textId="77777777" w:rsidR="008567D2" w:rsidRPr="00367B2F" w:rsidRDefault="008567D2" w:rsidP="003876BA">
      <w:pPr>
        <w:rPr>
          <w:rFonts w:eastAsia="Times New Roman" w:cs="Times New Roman"/>
        </w:rPr>
      </w:pPr>
    </w:p>
    <w:p w14:paraId="7AD88FE1" w14:textId="6943E7C5" w:rsidR="008567D2" w:rsidRDefault="00B364FA" w:rsidP="003876BA">
      <w:pPr>
        <w:pStyle w:val="NormalWeb"/>
        <w:spacing w:before="0" w:beforeAutospacing="0" w:after="0" w:afterAutospacing="0"/>
      </w:pPr>
      <w:r>
        <w:rPr>
          <w:noProof/>
          <w:lang w:val="en-US" w:eastAsia="en-US"/>
        </w:rPr>
        <w:drawing>
          <wp:inline distT="0" distB="0" distL="0" distR="0" wp14:anchorId="6D1F67C6" wp14:editId="4A2DE9B4">
            <wp:extent cx="4156234" cy="205972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7">
                      <a:extLst>
                        <a:ext uri="{28A0092B-C50C-407E-A947-70E740481C1C}">
                          <a14:useLocalDpi xmlns:a14="http://schemas.microsoft.com/office/drawing/2010/main" val="0"/>
                        </a:ext>
                      </a:extLst>
                    </a:blip>
                    <a:stretch>
                      <a:fillRect/>
                    </a:stretch>
                  </pic:blipFill>
                  <pic:spPr>
                    <a:xfrm>
                      <a:off x="0" y="0"/>
                      <a:ext cx="4157194" cy="2060204"/>
                    </a:xfrm>
                    <a:prstGeom prst="rect">
                      <a:avLst/>
                    </a:prstGeom>
                  </pic:spPr>
                </pic:pic>
              </a:graphicData>
            </a:graphic>
          </wp:inline>
        </w:drawing>
      </w:r>
    </w:p>
    <w:p w14:paraId="6114AC5D" w14:textId="77777777" w:rsidR="008567D2" w:rsidRDefault="008567D2" w:rsidP="003876BA">
      <w:pPr>
        <w:pStyle w:val="NormalWeb"/>
        <w:spacing w:before="0" w:beforeAutospacing="0" w:after="0" w:afterAutospacing="0"/>
        <w:rPr>
          <w:rFonts w:ascii="Arial" w:hAnsi="Arial" w:cs="Arial"/>
          <w:color w:val="000000"/>
        </w:rPr>
      </w:pPr>
    </w:p>
    <w:p w14:paraId="71254EEA" w14:textId="7A4D860C" w:rsidR="008567D2" w:rsidRDefault="008567D2" w:rsidP="003876BA">
      <w:r w:rsidRPr="00E07A5C">
        <w:t>6. Log in using the left side Log-in box</w:t>
      </w:r>
    </w:p>
    <w:p w14:paraId="428F931B" w14:textId="77777777" w:rsidR="005F50DA" w:rsidRPr="00E07A5C" w:rsidRDefault="005F50DA" w:rsidP="003876BA"/>
    <w:p w14:paraId="2629309D" w14:textId="01635351" w:rsidR="008567D2" w:rsidRPr="00B1523A" w:rsidRDefault="005F50DA" w:rsidP="003876BA">
      <w:pPr>
        <w:rPr>
          <w:rFonts w:eastAsia="Times New Roman" w:cs="Times New Roman"/>
        </w:rPr>
      </w:pPr>
      <w:r w:rsidRPr="00B1523A">
        <w:t>Anno</w:t>
      </w:r>
      <w:r w:rsidR="001D612D">
        <w:t>tations created on other client instances</w:t>
      </w:r>
      <w:r w:rsidRPr="00B1523A">
        <w:t xml:space="preserve"> or by other users </w:t>
      </w:r>
      <w:r w:rsidR="008567D2" w:rsidRPr="00B1523A">
        <w:t xml:space="preserve">are all listed in the </w:t>
      </w:r>
      <w:r w:rsidR="008567D2" w:rsidRPr="00B1523A">
        <w:rPr>
          <w:b/>
          <w:bCs/>
        </w:rPr>
        <w:t>Incoming</w:t>
      </w:r>
      <w:r w:rsidR="008567D2" w:rsidRPr="00B1523A">
        <w:t xml:space="preserve"> folder, in the left side box.  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B1523A" w:rsidRDefault="008567D2" w:rsidP="003876BA">
      <w:r w:rsidRPr="00B1523A">
        <w:t xml:space="preserve">To see annotations from the other users, click on the annotation you want to see from the full list. It will appear on the webpage in light yellow. </w:t>
      </w:r>
    </w:p>
    <w:p w14:paraId="06DFF2F0" w14:textId="77777777" w:rsidR="008567D2" w:rsidRPr="00E07A5C" w:rsidRDefault="008567D2" w:rsidP="003876BA">
      <w:pPr>
        <w:rPr>
          <w:rFonts w:eastAsia="Times New Roman" w:cs="Times New Roman"/>
        </w:rPr>
      </w:pPr>
    </w:p>
    <w:p w14:paraId="587796C3"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rPr>
          <w:rFonts w:eastAsia="Times New Roman" w:cs="Times New Roman"/>
        </w:rPr>
      </w:pPr>
    </w:p>
    <w:p w14:paraId="61035D4A" w14:textId="7804D358" w:rsidR="008567D2" w:rsidRPr="00E07A5C" w:rsidRDefault="008567D2" w:rsidP="003876BA">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57" w:author="testuser" w:date="2014-09-29T13:51:00Z">
        <w:r w:rsidR="003115F3">
          <w:t xml:space="preserve"> </w:t>
        </w:r>
      </w:ins>
      <w:r w:rsidRPr="00E07A5C">
        <w:t xml:space="preserve">used to make the annotation. </w:t>
      </w:r>
    </w:p>
    <w:p w14:paraId="591EB8AC" w14:textId="77777777" w:rsidR="008567D2" w:rsidRDefault="008567D2" w:rsidP="003876BA">
      <w:pPr>
        <w:rPr>
          <w:rFonts w:eastAsia="Times New Roman" w:cs="Times New Roman"/>
        </w:rPr>
      </w:pPr>
    </w:p>
    <w:p w14:paraId="0A9F81B1" w14:textId="77777777" w:rsidR="008567D2" w:rsidRDefault="008567D2" w:rsidP="003876BA">
      <w:pPr>
        <w:pStyle w:val="NormalWeb"/>
        <w:spacing w:before="0" w:beforeAutospacing="0" w:after="0" w:afterAutospacing="0"/>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9">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rPr>
          <w:rFonts w:eastAsia="Times New Roman" w:cs="Times New Roman"/>
        </w:rPr>
      </w:pPr>
    </w:p>
    <w:p w14:paraId="262E0160" w14:textId="77777777" w:rsidR="008567D2" w:rsidRDefault="008567D2" w:rsidP="003876BA"/>
    <w:p w14:paraId="4DF79691" w14:textId="77777777" w:rsidR="008567D2" w:rsidRPr="00E07A5C" w:rsidRDefault="008567D2" w:rsidP="003876BA">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 w14:paraId="076A0BA9" w14:textId="77777777" w:rsidR="008567D2" w:rsidRPr="00E07A5C" w:rsidRDefault="008567D2" w:rsidP="003876BA">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rPr>
          <w:rFonts w:eastAsia="Times New Roman" w:cs="Times New Roman"/>
        </w:rPr>
      </w:pPr>
    </w:p>
    <w:p w14:paraId="7112AD59" w14:textId="77777777" w:rsidR="008567D2" w:rsidRDefault="008567D2" w:rsidP="003876BA">
      <w:pPr>
        <w:pStyle w:val="NormalWeb"/>
        <w:spacing w:before="0" w:beforeAutospacing="0" w:after="0" w:afterAutospacing="0"/>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rPr>
          <w:rFonts w:eastAsia="Times New Roman" w:cs="Times New Roman"/>
        </w:rPr>
      </w:pPr>
    </w:p>
    <w:p w14:paraId="7AD904F3" w14:textId="6725EE29" w:rsidR="008567D2" w:rsidRDefault="008567D2" w:rsidP="003876BA">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 w14:paraId="459D2C35" w14:textId="77777777" w:rsidR="008567D2" w:rsidRPr="00E07A5C" w:rsidRDefault="008567D2" w:rsidP="003876BA">
      <w:pPr>
        <w:rPr>
          <w:rFonts w:eastAsia="Times New Roman" w:cs="Times New Roman"/>
        </w:rPr>
      </w:pPr>
      <w:r>
        <w:rPr>
          <w:rFonts w:eastAsia="Times New Roman"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61">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 w14:paraId="011F2CC9" w14:textId="48665384" w:rsidR="008567D2" w:rsidRPr="00E07A5C" w:rsidRDefault="008567D2" w:rsidP="009011B1">
      <w:pPr>
        <w:rPr>
          <w:rFonts w:eastAsia="Times New Roman" w:cs="Times New Roman"/>
        </w:rPr>
      </w:pPr>
      <w:r w:rsidRPr="00E07A5C">
        <w:t xml:space="preserve">While it is not possible to delete other </w:t>
      </w:r>
      <w:r>
        <w:t>users’</w:t>
      </w:r>
      <w:r w:rsidRPr="00E07A5C">
        <w:t xml:space="preserve"> annotations, </w:t>
      </w:r>
      <w:r>
        <w:t>the user</w:t>
      </w:r>
      <w:r w:rsidRPr="00E07A5C">
        <w:t xml:space="preserve"> can delete </w:t>
      </w:r>
      <w:r>
        <w:t>his/hers.</w:t>
      </w:r>
      <w:r w:rsidR="009011B1">
        <w:t xml:space="preserve"> </w:t>
      </w: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5F6818F7" w14:textId="5C28E82A" w:rsidR="001C1067" w:rsidRDefault="001C1067" w:rsidP="009011B1">
      <w:r>
        <w:t xml:space="preserve">When </w:t>
      </w:r>
      <w:r w:rsidR="003115F3">
        <w:t xml:space="preserve">an </w:t>
      </w:r>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rsidR="00940D6A">
        <w:t>back-end</w:t>
      </w:r>
      <w:r>
        <w:t xml:space="preserve"> server upon the request from the client, filling which allows  the owner to reassign the rights for a particular user and an annotation, or change the public access mode for  a given annotation.</w:t>
      </w:r>
    </w:p>
    <w:p w14:paraId="5CD3A198" w14:textId="0A68E362" w:rsidR="008567D2" w:rsidRDefault="008567D2" w:rsidP="009011B1">
      <w:r w:rsidRPr="00E07A5C">
        <w:t xml:space="preserve">Users with advanced technical skills can also examine the relationship between the </w:t>
      </w:r>
      <w:r w:rsidR="00940D6A">
        <w:t>Back-end</w:t>
      </w:r>
      <w:r w:rsidRPr="00E07A5C">
        <w:t xml:space="preserve"> and the </w:t>
      </w:r>
      <w:r w:rsidR="00940D6A">
        <w:t>Front-end</w:t>
      </w:r>
      <w:r w:rsidRPr="00E07A5C">
        <w:t xml:space="preserve">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rPr>
          <w:rFonts w:eastAsia="Times New Roman" w:cs="Times New Roman"/>
        </w:rPr>
      </w:pPr>
    </w:p>
    <w:p w14:paraId="4AAB63B2" w14:textId="4FF0DE63" w:rsidR="008567D2" w:rsidRPr="00E07A5C" w:rsidRDefault="008567D2" w:rsidP="003876BA">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rPr>
          <w:rFonts w:eastAsia="Times New Roman" w:cs="Times New Roman"/>
        </w:rPr>
      </w:pPr>
    </w:p>
    <w:p w14:paraId="5C9FE8AE" w14:textId="77777777" w:rsidR="008567D2" w:rsidRPr="00E07A5C" w:rsidRDefault="008567D2" w:rsidP="003876BA">
      <w:r w:rsidRPr="00E07A5C">
        <w:rPr>
          <w:color w:val="212121"/>
          <w:shd w:val="clear" w:color="auto" w:fill="FFFFFF"/>
        </w:rPr>
        <w:t>Mac OS X: ~/Library/Application Support/Firefox/Profiles/[profile folder</w:t>
      </w:r>
    </w:p>
    <w:p w14:paraId="7DAE405C" w14:textId="77777777" w:rsidR="008567D2" w:rsidRPr="00E07A5C" w:rsidRDefault="008567D2" w:rsidP="003876BA">
      <w:r w:rsidRPr="00E07A5C">
        <w:rPr>
          <w:color w:val="212121"/>
          <w:shd w:val="clear" w:color="auto" w:fill="FFFFFF"/>
        </w:rPr>
        <w:t>name]</w:t>
      </w:r>
    </w:p>
    <w:p w14:paraId="20E811DE" w14:textId="77777777" w:rsidR="008567D2" w:rsidRPr="00E07A5C" w:rsidRDefault="008567D2" w:rsidP="003876BA">
      <w:pPr>
        <w:rPr>
          <w:rFonts w:eastAsia="Times New Roman" w:cs="Times New Roman"/>
        </w:rPr>
      </w:pPr>
    </w:p>
    <w:p w14:paraId="020242A6" w14:textId="77777777" w:rsidR="008567D2" w:rsidRPr="00E07A5C" w:rsidRDefault="008567D2" w:rsidP="003876BA">
      <w:r w:rsidRPr="00E07A5C">
        <w:rPr>
          <w:color w:val="212121"/>
          <w:shd w:val="clear" w:color="auto" w:fill="FFFFFF"/>
        </w:rPr>
        <w:t xml:space="preserve">For Windows please cf. </w:t>
      </w:r>
      <w:hyperlink r:id="rId62"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eastAsia="Times New Roman"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63"/>
      <w:headerReference w:type="first" r:id="rId64"/>
      <w:footerReference w:type="first" r:id="rId65"/>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6E3BF7" w:rsidRDefault="006E3BF7" w:rsidP="00A23DDA">
      <w:r>
        <w:separator/>
      </w:r>
    </w:p>
    <w:p w14:paraId="217A9C6C" w14:textId="77777777" w:rsidR="006E3BF7" w:rsidRDefault="006E3BF7"/>
  </w:endnote>
  <w:endnote w:type="continuationSeparator" w:id="0">
    <w:p w14:paraId="739F4B63" w14:textId="77777777" w:rsidR="006E3BF7" w:rsidRDefault="006E3BF7" w:rsidP="00A23DDA">
      <w:r>
        <w:continuationSeparator/>
      </w:r>
    </w:p>
    <w:p w14:paraId="411BFEB0" w14:textId="77777777" w:rsidR="006E3BF7" w:rsidRDefault="006E3B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6E3BF7" w:rsidRDefault="006E3BF7"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6E3BF7" w:rsidRDefault="006E3BF7"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6E3BF7" w:rsidRPr="00F01A89" w:rsidRDefault="006E3BF7"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6E3BF7" w:rsidRPr="00F01A89" w:rsidRDefault="006E3BF7"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6E3BF7" w:rsidRDefault="006E3BF7"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12603">
      <w:rPr>
        <w:rStyle w:val="PageNumber"/>
        <w:noProof/>
      </w:rPr>
      <w:t>26</w:t>
    </w:r>
    <w:r>
      <w:rPr>
        <w:rStyle w:val="PageNumber"/>
      </w:rPr>
      <w:fldChar w:fldCharType="end"/>
    </w:r>
  </w:p>
  <w:p w14:paraId="2C69DE15" w14:textId="77777777" w:rsidR="006E3BF7" w:rsidRPr="00F01A89" w:rsidRDefault="006E3BF7"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6E3BF7" w:rsidRDefault="006E3BF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6E3BF7" w:rsidRPr="00F01A89" w:rsidRDefault="006E3BF7"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6E3BF7" w:rsidRDefault="006E3BF7" w:rsidP="00A23DDA">
      <w:r>
        <w:separator/>
      </w:r>
    </w:p>
    <w:p w14:paraId="30CA5746" w14:textId="77777777" w:rsidR="006E3BF7" w:rsidRDefault="006E3BF7"/>
  </w:footnote>
  <w:footnote w:type="continuationSeparator" w:id="0">
    <w:p w14:paraId="7F57249A" w14:textId="77777777" w:rsidR="006E3BF7" w:rsidRDefault="006E3BF7" w:rsidP="00A23DDA">
      <w:r>
        <w:continuationSeparator/>
      </w:r>
    </w:p>
    <w:p w14:paraId="4D24358F" w14:textId="77777777" w:rsidR="006E3BF7" w:rsidRDefault="006E3BF7"/>
  </w:footnote>
  <w:footnote w:id="1">
    <w:p w14:paraId="22EC0D6A" w14:textId="7114CCD9" w:rsidR="006E3BF7" w:rsidRPr="00BC36E0" w:rsidRDefault="006E3BF7">
      <w:pPr>
        <w:pStyle w:val="FootnoteText"/>
        <w:rPr>
          <w:lang w:val="nl-NL"/>
        </w:rPr>
      </w:pPr>
      <w:r>
        <w:rPr>
          <w:rStyle w:val="FootnoteReference"/>
        </w:rPr>
        <w:footnoteRef/>
      </w:r>
      <w:r>
        <w:t xml:space="preserve"> </w:t>
      </w:r>
      <w:r w:rsidRPr="00BC36E0">
        <w:t>https://tla.mpi.nl/tools/tla-tools/elan/elan-description/</w:t>
      </w:r>
    </w:p>
  </w:footnote>
  <w:footnote w:id="2">
    <w:p w14:paraId="7EBFB102" w14:textId="33F23648" w:rsidR="006E3BF7" w:rsidRPr="003E7C51" w:rsidRDefault="006E3BF7" w:rsidP="003E7C51">
      <w:pPr>
        <w:rPr>
          <w:lang w:val="nl-NL"/>
        </w:rPr>
      </w:pPr>
      <w:r>
        <w:rPr>
          <w:rStyle w:val="FootnoteReference"/>
        </w:rPr>
        <w:footnoteRef/>
      </w:r>
      <w:r>
        <w:t xml:space="preserve"> </w:t>
      </w:r>
      <w:r w:rsidRPr="00421696">
        <w:rPr>
          <w:sz w:val="20"/>
          <w:szCs w:val="20"/>
          <w:lang w:val="nl-NL"/>
        </w:rPr>
        <w:t xml:space="preserve">The redirection to these forms </w:t>
      </w:r>
      <w:r>
        <w:rPr>
          <w:sz w:val="20"/>
          <w:szCs w:val="20"/>
          <w:lang w:val="nl-NL"/>
        </w:rPr>
        <w:t>was under implementation in the front-end by the time the presented deliverable was written.</w:t>
      </w:r>
    </w:p>
  </w:footnote>
  <w:footnote w:id="3">
    <w:p w14:paraId="5C10DBC8" w14:textId="48C8325F" w:rsidR="006E3BF7" w:rsidRPr="00E9198E" w:rsidRDefault="006E3BF7">
      <w:pPr>
        <w:pStyle w:val="FootnoteText"/>
        <w:rPr>
          <w:lang w:val="nl-NL"/>
        </w:rPr>
      </w:pPr>
      <w:r>
        <w:rPr>
          <w:rStyle w:val="FootnoteReference"/>
        </w:rPr>
        <w:footnoteRef/>
      </w:r>
      <w:r>
        <w:rPr>
          <w:sz w:val="20"/>
          <w:szCs w:val="20"/>
          <w:lang w:val="nl-NL"/>
        </w:rPr>
        <w:t xml:space="preserve"> When this deliverable was being written DWAN team worked on fixing this disadvantage. </w:t>
      </w:r>
    </w:p>
  </w:footnote>
  <w:footnote w:id="4">
    <w:p w14:paraId="204DE60B" w14:textId="77777777" w:rsidR="006E3BF7" w:rsidRPr="00D308B5" w:rsidRDefault="006E3BF7"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5">
    <w:p w14:paraId="1AE5471D" w14:textId="2DA21DF7" w:rsidR="006E3BF7" w:rsidRPr="00DE0CB1" w:rsidRDefault="006E3BF7">
      <w:pPr>
        <w:pStyle w:val="FootnoteText"/>
        <w:rPr>
          <w:lang w:val="nl-NL"/>
        </w:rPr>
      </w:pPr>
      <w:r>
        <w:rPr>
          <w:rStyle w:val="FootnoteReference"/>
        </w:rPr>
        <w:footnoteRef/>
      </w:r>
      <w:r>
        <w:t xml:space="preserve"> </w:t>
      </w:r>
      <w:r w:rsidRPr="00DE0CB1">
        <w:t>http://www.openannotation.org/spec/core/</w:t>
      </w:r>
    </w:p>
  </w:footnote>
  <w:footnote w:id="6">
    <w:p w14:paraId="5E599ED3" w14:textId="2D6B64AA" w:rsidR="006E3BF7" w:rsidRPr="00BD0F09" w:rsidRDefault="006E3BF7">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r w:rsidRPr="00D0263B">
        <w:rPr>
          <w:rStyle w:val="CommentReference"/>
          <w:rFonts w:ascii="Times" w:hAnsi="Times"/>
          <w:color w:val="262626" w:themeColor="text1" w:themeTint="D9"/>
          <w:sz w:val="24"/>
          <w:szCs w:val="24"/>
        </w:rPr>
        <w:annotationRef/>
      </w:r>
    </w:p>
  </w:footnote>
  <w:footnote w:id="7">
    <w:p w14:paraId="66DB85D5" w14:textId="44E6B62F" w:rsidR="006E3BF7" w:rsidRPr="00DF25F5" w:rsidRDefault="006E3BF7">
      <w:pPr>
        <w:pStyle w:val="FootnoteText"/>
        <w:rPr>
          <w:lang w:val="en-US"/>
        </w:rPr>
      </w:pPr>
      <w:r>
        <w:rPr>
          <w:rStyle w:val="FootnoteReference"/>
        </w:rPr>
        <w:footnoteRef/>
      </w:r>
      <w:r>
        <w:t xml:space="preserve"> </w:t>
      </w:r>
      <w:r w:rsidRPr="00177779">
        <w:t>http://dublincore.org/documents/2010/10/11/dcmi-type-vocabulary</w:t>
      </w:r>
    </w:p>
  </w:footnote>
  <w:footnote w:id="8">
    <w:p w14:paraId="69E9085F" w14:textId="0DEE7C31" w:rsidR="006E3BF7" w:rsidRPr="001904E6" w:rsidRDefault="006E3BF7">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9">
    <w:p w14:paraId="22515A50" w14:textId="77FA5CC9" w:rsidR="006E3BF7" w:rsidRPr="001904E6" w:rsidRDefault="006E3BF7">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0">
    <w:p w14:paraId="1C620E59" w14:textId="58CC5367" w:rsidR="006E3BF7" w:rsidRPr="006A3CD1" w:rsidRDefault="006E3BF7">
      <w:pPr>
        <w:pStyle w:val="FootnoteText"/>
        <w:rPr>
          <w:lang w:val="nl-NL"/>
        </w:rPr>
      </w:pPr>
      <w:r>
        <w:rPr>
          <w:rStyle w:val="FootnoteReference"/>
        </w:rPr>
        <w:footnoteRef/>
      </w:r>
      <w:r>
        <w:t xml:space="preserve"> </w:t>
      </w:r>
      <w:r>
        <w:rPr>
          <w:lang w:val="nl-NL"/>
        </w:rPr>
        <w:t>Implemented, however testing is not completed and it is not used in the current DWAN front-end.</w:t>
      </w:r>
    </w:p>
  </w:footnote>
  <w:footnote w:id="11">
    <w:p w14:paraId="03E305BE" w14:textId="6B177B66" w:rsidR="006E3BF7" w:rsidRPr="002B3F95" w:rsidRDefault="006E3BF7"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2">
    <w:p w14:paraId="0367611C" w14:textId="2D94D9F8" w:rsidR="006E3BF7" w:rsidRPr="00EC5100" w:rsidRDefault="006E3BF7">
      <w:pPr>
        <w:pStyle w:val="FootnoteText"/>
        <w:rPr>
          <w:lang w:val="nl-NL"/>
        </w:rPr>
      </w:pPr>
      <w:r>
        <w:rPr>
          <w:rStyle w:val="FootnoteReference"/>
        </w:rPr>
        <w:footnoteRef/>
      </w:r>
      <w:r>
        <w:t xml:space="preserve"> XPI stands for </w:t>
      </w:r>
      <w:r w:rsidRPr="00E673B4">
        <w:t>Cross Platform Installer (file extension)</w:t>
      </w:r>
      <w:r>
        <w:t>.</w:t>
      </w:r>
    </w:p>
  </w:footnote>
  <w:footnote w:id="13">
    <w:p w14:paraId="41E2C5D9" w14:textId="727BB161" w:rsidR="006E3BF7" w:rsidRPr="005B3FF2" w:rsidRDefault="006E3BF7" w:rsidP="003354BB">
      <w:pPr>
        <w:pStyle w:val="FootnoteText"/>
        <w:rPr>
          <w:ins w:id="42" w:author="Menzo windhouwer" w:date="2014-10-06T15:05:00Z"/>
          <w:lang w:val="nl-NL"/>
        </w:rPr>
      </w:pPr>
      <w:r>
        <w:rPr>
          <w:rStyle w:val="FootnoteReference"/>
        </w:rPr>
        <w:footnoteRef/>
      </w:r>
      <w:r>
        <w:rPr>
          <w:lang w:val="nl-NL"/>
        </w:rPr>
        <w:t xml:space="preserve"> The client developers are working on a fix for this problem at the time of writing of this document.</w:t>
      </w:r>
    </w:p>
  </w:footnote>
  <w:footnote w:id="14">
    <w:p w14:paraId="33CCF119" w14:textId="6AD7CBEC" w:rsidR="006E3BF7" w:rsidRPr="000C2DF3" w:rsidRDefault="006E3BF7" w:rsidP="003354BB">
      <w:pPr>
        <w:pStyle w:val="FootnoteText"/>
        <w:rPr>
          <w:ins w:id="43" w:author="Menzo windhouwer" w:date="2014-10-06T15:05:00Z"/>
          <w:lang w:val="nl-NL"/>
        </w:rPr>
      </w:pPr>
      <w:r>
        <w:rPr>
          <w:rStyle w:val="FootnoteReference"/>
        </w:rPr>
        <w:footnoteRef/>
      </w:r>
      <w:r>
        <w:t xml:space="preserve"> </w:t>
      </w:r>
      <w:r>
        <w:rPr>
          <w:lang w:val="nl-NL"/>
        </w:rPr>
        <w:t>Implementation to be added.</w:t>
      </w:r>
    </w:p>
  </w:footnote>
  <w:footnote w:id="15">
    <w:p w14:paraId="04AFEF9F" w14:textId="77777777" w:rsidR="006E3BF7" w:rsidRPr="00D86AF7" w:rsidRDefault="006E3BF7" w:rsidP="007825C4">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6">
    <w:p w14:paraId="1563E203" w14:textId="727EE416" w:rsidR="006E3BF7" w:rsidRPr="008F0CAD" w:rsidRDefault="006E3BF7">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17">
    <w:p w14:paraId="6C8859C9" w14:textId="77777777" w:rsidR="006E3BF7" w:rsidRPr="00C65213" w:rsidRDefault="006E3BF7"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6E3BF7" w:rsidRDefault="006E3BF7">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6E3BF7" w:rsidRDefault="006E3BF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6E3BF7" w:rsidRPr="00F01A89" w:rsidRDefault="006E3BF7" w:rsidP="00F01A89">
    <w:pPr>
      <w:pStyle w:val="Header"/>
      <w:jc w:val="center"/>
      <w:rPr>
        <w:rFonts w:ascii="Verdana" w:hAnsi="Verdana"/>
      </w:rPr>
    </w:pPr>
    <w:r w:rsidRPr="00F01A89">
      <w:rPr>
        <w:rFonts w:ascii="Verdana" w:hAnsi="Verdana"/>
      </w:rPr>
      <w:t xml:space="preserve"> </w:t>
    </w:r>
  </w:p>
  <w:p w14:paraId="28301E04" w14:textId="77777777" w:rsidR="006E3BF7" w:rsidRDefault="006E3BF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6E3BF7" w:rsidRPr="00F01A89" w:rsidRDefault="006E3BF7"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40F219EE"/>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2C23122"/>
    <w:multiLevelType w:val="hybridMultilevel"/>
    <w:tmpl w:val="0BB802B2"/>
    <w:lvl w:ilvl="0" w:tplc="89088634">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0"/>
  </w:num>
  <w:num w:numId="2">
    <w:abstractNumId w:val="22"/>
  </w:num>
  <w:num w:numId="3">
    <w:abstractNumId w:val="43"/>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40"/>
  </w:num>
  <w:num w:numId="12">
    <w:abstractNumId w:val="15"/>
  </w:num>
  <w:num w:numId="13">
    <w:abstractNumId w:val="41"/>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7"/>
  </w:num>
  <w:num w:numId="25">
    <w:abstractNumId w:val="8"/>
  </w:num>
  <w:num w:numId="26">
    <w:abstractNumId w:val="35"/>
  </w:num>
  <w:num w:numId="27">
    <w:abstractNumId w:val="21"/>
  </w:num>
  <w:num w:numId="28">
    <w:abstractNumId w:val="32"/>
  </w:num>
  <w:num w:numId="29">
    <w:abstractNumId w:val="9"/>
  </w:num>
  <w:num w:numId="30">
    <w:abstractNumId w:val="46"/>
  </w:num>
  <w:num w:numId="31">
    <w:abstractNumId w:val="13"/>
  </w:num>
  <w:num w:numId="32">
    <w:abstractNumId w:val="42"/>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4"/>
  </w:num>
  <w:num w:numId="40">
    <w:abstractNumId w:val="1"/>
  </w:num>
  <w:num w:numId="41">
    <w:abstractNumId w:val="45"/>
  </w:num>
  <w:num w:numId="42">
    <w:abstractNumId w:val="39"/>
  </w:num>
  <w:num w:numId="43">
    <w:abstractNumId w:val="38"/>
  </w:num>
  <w:num w:numId="44">
    <w:abstractNumId w:val="28"/>
  </w:num>
  <w:num w:numId="45">
    <w:abstractNumId w:val="16"/>
  </w:num>
  <w:num w:numId="46">
    <w:abstractNumId w:val="20"/>
  </w:num>
  <w:num w:numId="47">
    <w:abstractNumId w:val="33"/>
  </w:num>
  <w:num w:numId="48">
    <w:abstractNumId w:val="48"/>
  </w:num>
  <w:num w:numId="49">
    <w:abstractNumId w:val="3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revisionView w:markup="0"/>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9D0"/>
    <w:rsid w:val="00002394"/>
    <w:rsid w:val="000028C9"/>
    <w:rsid w:val="00005273"/>
    <w:rsid w:val="000062D4"/>
    <w:rsid w:val="0001090B"/>
    <w:rsid w:val="0001563A"/>
    <w:rsid w:val="00017A5B"/>
    <w:rsid w:val="00021A05"/>
    <w:rsid w:val="000222C2"/>
    <w:rsid w:val="0002469C"/>
    <w:rsid w:val="00024AF4"/>
    <w:rsid w:val="00027889"/>
    <w:rsid w:val="00030CEB"/>
    <w:rsid w:val="000331F2"/>
    <w:rsid w:val="0003379A"/>
    <w:rsid w:val="00035044"/>
    <w:rsid w:val="00036E4C"/>
    <w:rsid w:val="000414AD"/>
    <w:rsid w:val="00043CA1"/>
    <w:rsid w:val="00044834"/>
    <w:rsid w:val="00046CB7"/>
    <w:rsid w:val="000529C7"/>
    <w:rsid w:val="00053037"/>
    <w:rsid w:val="000535BF"/>
    <w:rsid w:val="0005451F"/>
    <w:rsid w:val="00054EC0"/>
    <w:rsid w:val="0006213B"/>
    <w:rsid w:val="000627D6"/>
    <w:rsid w:val="00063EB6"/>
    <w:rsid w:val="000654F7"/>
    <w:rsid w:val="000708C6"/>
    <w:rsid w:val="00072CB4"/>
    <w:rsid w:val="000760E6"/>
    <w:rsid w:val="00077CDA"/>
    <w:rsid w:val="00077FDB"/>
    <w:rsid w:val="000810A5"/>
    <w:rsid w:val="00082276"/>
    <w:rsid w:val="00083EA7"/>
    <w:rsid w:val="00085DE1"/>
    <w:rsid w:val="0009243D"/>
    <w:rsid w:val="00095239"/>
    <w:rsid w:val="00096190"/>
    <w:rsid w:val="000A3FCB"/>
    <w:rsid w:val="000A64D2"/>
    <w:rsid w:val="000A674D"/>
    <w:rsid w:val="000A6FD6"/>
    <w:rsid w:val="000B17A9"/>
    <w:rsid w:val="000B4EF3"/>
    <w:rsid w:val="000B61B9"/>
    <w:rsid w:val="000B7175"/>
    <w:rsid w:val="000C2DF3"/>
    <w:rsid w:val="000C7AF1"/>
    <w:rsid w:val="000D3503"/>
    <w:rsid w:val="000D5535"/>
    <w:rsid w:val="000D76F8"/>
    <w:rsid w:val="000E172B"/>
    <w:rsid w:val="000E505C"/>
    <w:rsid w:val="000F0050"/>
    <w:rsid w:val="000F03FD"/>
    <w:rsid w:val="000F39F5"/>
    <w:rsid w:val="000F4E73"/>
    <w:rsid w:val="00100AE6"/>
    <w:rsid w:val="00105797"/>
    <w:rsid w:val="00112438"/>
    <w:rsid w:val="001136A9"/>
    <w:rsid w:val="001164DB"/>
    <w:rsid w:val="00120B8E"/>
    <w:rsid w:val="00121679"/>
    <w:rsid w:val="00122D8B"/>
    <w:rsid w:val="00124077"/>
    <w:rsid w:val="0012752A"/>
    <w:rsid w:val="001300F5"/>
    <w:rsid w:val="00131439"/>
    <w:rsid w:val="00133130"/>
    <w:rsid w:val="001354E6"/>
    <w:rsid w:val="00136ABA"/>
    <w:rsid w:val="00137C42"/>
    <w:rsid w:val="00142B48"/>
    <w:rsid w:val="001435EE"/>
    <w:rsid w:val="00146361"/>
    <w:rsid w:val="00147FBA"/>
    <w:rsid w:val="001505EA"/>
    <w:rsid w:val="00152C75"/>
    <w:rsid w:val="00164BCD"/>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2A7E"/>
    <w:rsid w:val="001970CE"/>
    <w:rsid w:val="00197BFA"/>
    <w:rsid w:val="001A3540"/>
    <w:rsid w:val="001A4416"/>
    <w:rsid w:val="001A7E41"/>
    <w:rsid w:val="001B0954"/>
    <w:rsid w:val="001B1701"/>
    <w:rsid w:val="001B54FD"/>
    <w:rsid w:val="001B7538"/>
    <w:rsid w:val="001C074F"/>
    <w:rsid w:val="001C1067"/>
    <w:rsid w:val="001C1B45"/>
    <w:rsid w:val="001C1FB1"/>
    <w:rsid w:val="001C44E2"/>
    <w:rsid w:val="001C5FE9"/>
    <w:rsid w:val="001D1195"/>
    <w:rsid w:val="001D4267"/>
    <w:rsid w:val="001D612D"/>
    <w:rsid w:val="001E077C"/>
    <w:rsid w:val="001E1C6B"/>
    <w:rsid w:val="001E1FD7"/>
    <w:rsid w:val="001E3F78"/>
    <w:rsid w:val="001E5C75"/>
    <w:rsid w:val="001E780A"/>
    <w:rsid w:val="001F5650"/>
    <w:rsid w:val="00203EF6"/>
    <w:rsid w:val="00204463"/>
    <w:rsid w:val="00205859"/>
    <w:rsid w:val="00207420"/>
    <w:rsid w:val="00212081"/>
    <w:rsid w:val="002120BD"/>
    <w:rsid w:val="00213308"/>
    <w:rsid w:val="0021428F"/>
    <w:rsid w:val="002171BE"/>
    <w:rsid w:val="00224C3B"/>
    <w:rsid w:val="00225241"/>
    <w:rsid w:val="002314DE"/>
    <w:rsid w:val="00232047"/>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1497"/>
    <w:rsid w:val="002827E1"/>
    <w:rsid w:val="00283286"/>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6162"/>
    <w:rsid w:val="002C01A5"/>
    <w:rsid w:val="002C3266"/>
    <w:rsid w:val="002C4D06"/>
    <w:rsid w:val="002C5FDC"/>
    <w:rsid w:val="002C7414"/>
    <w:rsid w:val="002D113F"/>
    <w:rsid w:val="002D33F5"/>
    <w:rsid w:val="002E0E5F"/>
    <w:rsid w:val="002E260C"/>
    <w:rsid w:val="002F0D6A"/>
    <w:rsid w:val="002F164D"/>
    <w:rsid w:val="002F242A"/>
    <w:rsid w:val="002F2F69"/>
    <w:rsid w:val="002F610A"/>
    <w:rsid w:val="002F6436"/>
    <w:rsid w:val="0030135F"/>
    <w:rsid w:val="00302868"/>
    <w:rsid w:val="0030345F"/>
    <w:rsid w:val="00305679"/>
    <w:rsid w:val="0030574C"/>
    <w:rsid w:val="00305F74"/>
    <w:rsid w:val="003108B3"/>
    <w:rsid w:val="003115F3"/>
    <w:rsid w:val="00312603"/>
    <w:rsid w:val="00313ADB"/>
    <w:rsid w:val="00315243"/>
    <w:rsid w:val="00315522"/>
    <w:rsid w:val="00322477"/>
    <w:rsid w:val="00323E31"/>
    <w:rsid w:val="0032433A"/>
    <w:rsid w:val="00327CA1"/>
    <w:rsid w:val="00327CE2"/>
    <w:rsid w:val="00330384"/>
    <w:rsid w:val="00330633"/>
    <w:rsid w:val="00331A99"/>
    <w:rsid w:val="003347B8"/>
    <w:rsid w:val="003352A0"/>
    <w:rsid w:val="003354BB"/>
    <w:rsid w:val="003376AD"/>
    <w:rsid w:val="003414C3"/>
    <w:rsid w:val="003463A5"/>
    <w:rsid w:val="00347119"/>
    <w:rsid w:val="00347FA1"/>
    <w:rsid w:val="003527D3"/>
    <w:rsid w:val="0035718D"/>
    <w:rsid w:val="00363856"/>
    <w:rsid w:val="00367B2F"/>
    <w:rsid w:val="0037350A"/>
    <w:rsid w:val="00375FFB"/>
    <w:rsid w:val="0037664A"/>
    <w:rsid w:val="003836A0"/>
    <w:rsid w:val="003850B5"/>
    <w:rsid w:val="00385D1B"/>
    <w:rsid w:val="00387638"/>
    <w:rsid w:val="003876BA"/>
    <w:rsid w:val="0039006A"/>
    <w:rsid w:val="003919F9"/>
    <w:rsid w:val="003936C2"/>
    <w:rsid w:val="003A28CF"/>
    <w:rsid w:val="003A2A50"/>
    <w:rsid w:val="003B053B"/>
    <w:rsid w:val="003B62CF"/>
    <w:rsid w:val="003B7AAC"/>
    <w:rsid w:val="003C1A01"/>
    <w:rsid w:val="003C1B45"/>
    <w:rsid w:val="003C1EB7"/>
    <w:rsid w:val="003C2117"/>
    <w:rsid w:val="003C42A7"/>
    <w:rsid w:val="003C7858"/>
    <w:rsid w:val="003D06AD"/>
    <w:rsid w:val="003D21C4"/>
    <w:rsid w:val="003D3B63"/>
    <w:rsid w:val="003D4AD9"/>
    <w:rsid w:val="003E2DBC"/>
    <w:rsid w:val="003E45F6"/>
    <w:rsid w:val="003E639B"/>
    <w:rsid w:val="003E7C51"/>
    <w:rsid w:val="003F1B27"/>
    <w:rsid w:val="003F53D4"/>
    <w:rsid w:val="003F53F7"/>
    <w:rsid w:val="003F6A9B"/>
    <w:rsid w:val="003F6DE2"/>
    <w:rsid w:val="00402CA2"/>
    <w:rsid w:val="004040DE"/>
    <w:rsid w:val="0040688C"/>
    <w:rsid w:val="00410318"/>
    <w:rsid w:val="00412586"/>
    <w:rsid w:val="00414223"/>
    <w:rsid w:val="00417B0F"/>
    <w:rsid w:val="00421696"/>
    <w:rsid w:val="004263DE"/>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620A"/>
    <w:rsid w:val="004910F3"/>
    <w:rsid w:val="004927C1"/>
    <w:rsid w:val="00492F61"/>
    <w:rsid w:val="004A08F3"/>
    <w:rsid w:val="004A1D56"/>
    <w:rsid w:val="004A1ED2"/>
    <w:rsid w:val="004B1F57"/>
    <w:rsid w:val="004B325D"/>
    <w:rsid w:val="004B4074"/>
    <w:rsid w:val="004B50C8"/>
    <w:rsid w:val="004C19C2"/>
    <w:rsid w:val="004C2791"/>
    <w:rsid w:val="004C29FD"/>
    <w:rsid w:val="004D2BA6"/>
    <w:rsid w:val="004D321E"/>
    <w:rsid w:val="004D7BAE"/>
    <w:rsid w:val="004E367D"/>
    <w:rsid w:val="004E726B"/>
    <w:rsid w:val="004F315A"/>
    <w:rsid w:val="004F3B5C"/>
    <w:rsid w:val="004F3D38"/>
    <w:rsid w:val="004F4690"/>
    <w:rsid w:val="004F6FD3"/>
    <w:rsid w:val="004F738A"/>
    <w:rsid w:val="005004A1"/>
    <w:rsid w:val="0050459B"/>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078B"/>
    <w:rsid w:val="00534D62"/>
    <w:rsid w:val="00540EE5"/>
    <w:rsid w:val="00542A91"/>
    <w:rsid w:val="005465B0"/>
    <w:rsid w:val="0054707A"/>
    <w:rsid w:val="0054734A"/>
    <w:rsid w:val="005474E2"/>
    <w:rsid w:val="00547631"/>
    <w:rsid w:val="00550EA8"/>
    <w:rsid w:val="00552142"/>
    <w:rsid w:val="005554DD"/>
    <w:rsid w:val="005577D2"/>
    <w:rsid w:val="005577E6"/>
    <w:rsid w:val="00560CE9"/>
    <w:rsid w:val="00571A2E"/>
    <w:rsid w:val="005735D0"/>
    <w:rsid w:val="00574936"/>
    <w:rsid w:val="00575BF5"/>
    <w:rsid w:val="005765A1"/>
    <w:rsid w:val="00577970"/>
    <w:rsid w:val="00581442"/>
    <w:rsid w:val="00583382"/>
    <w:rsid w:val="00583440"/>
    <w:rsid w:val="005853A7"/>
    <w:rsid w:val="00590D02"/>
    <w:rsid w:val="0059482E"/>
    <w:rsid w:val="00596E35"/>
    <w:rsid w:val="005A362A"/>
    <w:rsid w:val="005A6F0D"/>
    <w:rsid w:val="005A7879"/>
    <w:rsid w:val="005A7AC1"/>
    <w:rsid w:val="005B05F8"/>
    <w:rsid w:val="005B0919"/>
    <w:rsid w:val="005B222E"/>
    <w:rsid w:val="005B3FF2"/>
    <w:rsid w:val="005B6B18"/>
    <w:rsid w:val="005B7D61"/>
    <w:rsid w:val="005B7F8E"/>
    <w:rsid w:val="005C5044"/>
    <w:rsid w:val="005C72AF"/>
    <w:rsid w:val="005D0D3F"/>
    <w:rsid w:val="005D1DB5"/>
    <w:rsid w:val="005D4E7B"/>
    <w:rsid w:val="005D7EC6"/>
    <w:rsid w:val="005E0C4D"/>
    <w:rsid w:val="005E240F"/>
    <w:rsid w:val="005E2DFF"/>
    <w:rsid w:val="005F2987"/>
    <w:rsid w:val="005F38BB"/>
    <w:rsid w:val="005F38D2"/>
    <w:rsid w:val="005F50DA"/>
    <w:rsid w:val="0060262E"/>
    <w:rsid w:val="00602793"/>
    <w:rsid w:val="00602E14"/>
    <w:rsid w:val="00611AE9"/>
    <w:rsid w:val="00616EC6"/>
    <w:rsid w:val="006200D9"/>
    <w:rsid w:val="00620E0C"/>
    <w:rsid w:val="00626239"/>
    <w:rsid w:val="006320B2"/>
    <w:rsid w:val="0063292F"/>
    <w:rsid w:val="00641B82"/>
    <w:rsid w:val="00645790"/>
    <w:rsid w:val="00645EFC"/>
    <w:rsid w:val="00647AB6"/>
    <w:rsid w:val="00647E49"/>
    <w:rsid w:val="00652C50"/>
    <w:rsid w:val="00656E73"/>
    <w:rsid w:val="00657A2E"/>
    <w:rsid w:val="00663075"/>
    <w:rsid w:val="00666F9E"/>
    <w:rsid w:val="006675A2"/>
    <w:rsid w:val="00670F14"/>
    <w:rsid w:val="00671066"/>
    <w:rsid w:val="00673592"/>
    <w:rsid w:val="00676C91"/>
    <w:rsid w:val="0067779D"/>
    <w:rsid w:val="00677993"/>
    <w:rsid w:val="006818AF"/>
    <w:rsid w:val="00681B5F"/>
    <w:rsid w:val="00682C18"/>
    <w:rsid w:val="006842AB"/>
    <w:rsid w:val="00685A14"/>
    <w:rsid w:val="00686A40"/>
    <w:rsid w:val="00687310"/>
    <w:rsid w:val="00687A4E"/>
    <w:rsid w:val="006904DC"/>
    <w:rsid w:val="00694A2A"/>
    <w:rsid w:val="006950E9"/>
    <w:rsid w:val="006A3CD1"/>
    <w:rsid w:val="006A3D37"/>
    <w:rsid w:val="006A4CC7"/>
    <w:rsid w:val="006A614A"/>
    <w:rsid w:val="006A6D51"/>
    <w:rsid w:val="006B0343"/>
    <w:rsid w:val="006B0F8C"/>
    <w:rsid w:val="006B1734"/>
    <w:rsid w:val="006B49AD"/>
    <w:rsid w:val="006B70D3"/>
    <w:rsid w:val="006B7BF8"/>
    <w:rsid w:val="006C0835"/>
    <w:rsid w:val="006D0E8D"/>
    <w:rsid w:val="006D3964"/>
    <w:rsid w:val="006D4A42"/>
    <w:rsid w:val="006E11B1"/>
    <w:rsid w:val="006E213C"/>
    <w:rsid w:val="006E3BF7"/>
    <w:rsid w:val="006E547F"/>
    <w:rsid w:val="006F06EA"/>
    <w:rsid w:val="006F08F3"/>
    <w:rsid w:val="006F5FAD"/>
    <w:rsid w:val="006F6149"/>
    <w:rsid w:val="00704655"/>
    <w:rsid w:val="00711193"/>
    <w:rsid w:val="007130CA"/>
    <w:rsid w:val="007152B2"/>
    <w:rsid w:val="0071581B"/>
    <w:rsid w:val="00720318"/>
    <w:rsid w:val="00721748"/>
    <w:rsid w:val="007221F5"/>
    <w:rsid w:val="007227EE"/>
    <w:rsid w:val="00724E8C"/>
    <w:rsid w:val="00724ED1"/>
    <w:rsid w:val="0072524A"/>
    <w:rsid w:val="00725679"/>
    <w:rsid w:val="007269AD"/>
    <w:rsid w:val="007307E5"/>
    <w:rsid w:val="007311B2"/>
    <w:rsid w:val="00731684"/>
    <w:rsid w:val="00732A8C"/>
    <w:rsid w:val="00736986"/>
    <w:rsid w:val="00740743"/>
    <w:rsid w:val="0074201E"/>
    <w:rsid w:val="007512CF"/>
    <w:rsid w:val="007552BE"/>
    <w:rsid w:val="00756A7A"/>
    <w:rsid w:val="00761673"/>
    <w:rsid w:val="00762767"/>
    <w:rsid w:val="00762C8A"/>
    <w:rsid w:val="0076577D"/>
    <w:rsid w:val="007666C4"/>
    <w:rsid w:val="00772215"/>
    <w:rsid w:val="00772698"/>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6425"/>
    <w:rsid w:val="007B799F"/>
    <w:rsid w:val="007C5582"/>
    <w:rsid w:val="007C6FED"/>
    <w:rsid w:val="007D0065"/>
    <w:rsid w:val="007D0212"/>
    <w:rsid w:val="007D2D5D"/>
    <w:rsid w:val="007D2E49"/>
    <w:rsid w:val="007D31D1"/>
    <w:rsid w:val="007D342D"/>
    <w:rsid w:val="007D53A8"/>
    <w:rsid w:val="007D759B"/>
    <w:rsid w:val="007D794D"/>
    <w:rsid w:val="007E159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3178"/>
    <w:rsid w:val="00813CCC"/>
    <w:rsid w:val="0081577D"/>
    <w:rsid w:val="008160A4"/>
    <w:rsid w:val="00820A9B"/>
    <w:rsid w:val="008234BA"/>
    <w:rsid w:val="008271CC"/>
    <w:rsid w:val="00827C62"/>
    <w:rsid w:val="0083168D"/>
    <w:rsid w:val="008338E3"/>
    <w:rsid w:val="00834EE1"/>
    <w:rsid w:val="008416C8"/>
    <w:rsid w:val="0084181E"/>
    <w:rsid w:val="008447E9"/>
    <w:rsid w:val="00844B77"/>
    <w:rsid w:val="0084568D"/>
    <w:rsid w:val="008458E0"/>
    <w:rsid w:val="00853EA3"/>
    <w:rsid w:val="00855CC1"/>
    <w:rsid w:val="008567D2"/>
    <w:rsid w:val="008628C5"/>
    <w:rsid w:val="008629BD"/>
    <w:rsid w:val="008655A3"/>
    <w:rsid w:val="00870080"/>
    <w:rsid w:val="008729EB"/>
    <w:rsid w:val="008745CD"/>
    <w:rsid w:val="008766DA"/>
    <w:rsid w:val="008814D7"/>
    <w:rsid w:val="00882018"/>
    <w:rsid w:val="00882503"/>
    <w:rsid w:val="00883E5E"/>
    <w:rsid w:val="00886765"/>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09E5"/>
    <w:rsid w:val="008D3BC5"/>
    <w:rsid w:val="008D4966"/>
    <w:rsid w:val="008E11B1"/>
    <w:rsid w:val="008E138E"/>
    <w:rsid w:val="008E3288"/>
    <w:rsid w:val="008E79A0"/>
    <w:rsid w:val="008F0CAD"/>
    <w:rsid w:val="008F148F"/>
    <w:rsid w:val="008F19FE"/>
    <w:rsid w:val="008F2712"/>
    <w:rsid w:val="008F3C8F"/>
    <w:rsid w:val="008F5D4C"/>
    <w:rsid w:val="009011B1"/>
    <w:rsid w:val="0090476A"/>
    <w:rsid w:val="009070F0"/>
    <w:rsid w:val="00910E13"/>
    <w:rsid w:val="00911F0D"/>
    <w:rsid w:val="00914494"/>
    <w:rsid w:val="009247B1"/>
    <w:rsid w:val="009247C1"/>
    <w:rsid w:val="009357AB"/>
    <w:rsid w:val="009374EB"/>
    <w:rsid w:val="00940D6A"/>
    <w:rsid w:val="0094332D"/>
    <w:rsid w:val="00944AE0"/>
    <w:rsid w:val="00951275"/>
    <w:rsid w:val="00951307"/>
    <w:rsid w:val="009534FE"/>
    <w:rsid w:val="00955965"/>
    <w:rsid w:val="00957B8F"/>
    <w:rsid w:val="00960004"/>
    <w:rsid w:val="0096047B"/>
    <w:rsid w:val="0096468E"/>
    <w:rsid w:val="00964DD4"/>
    <w:rsid w:val="0096618B"/>
    <w:rsid w:val="009669F4"/>
    <w:rsid w:val="00967086"/>
    <w:rsid w:val="00975668"/>
    <w:rsid w:val="00977E34"/>
    <w:rsid w:val="00982AB0"/>
    <w:rsid w:val="009846AD"/>
    <w:rsid w:val="00985189"/>
    <w:rsid w:val="00990186"/>
    <w:rsid w:val="00996C26"/>
    <w:rsid w:val="00997ECA"/>
    <w:rsid w:val="009A09F7"/>
    <w:rsid w:val="009A0D07"/>
    <w:rsid w:val="009A0E43"/>
    <w:rsid w:val="009A3B9F"/>
    <w:rsid w:val="009A4DA4"/>
    <w:rsid w:val="009B09C3"/>
    <w:rsid w:val="009B39E6"/>
    <w:rsid w:val="009B3B05"/>
    <w:rsid w:val="009B54F3"/>
    <w:rsid w:val="009C3E4E"/>
    <w:rsid w:val="009C45FA"/>
    <w:rsid w:val="009C56F7"/>
    <w:rsid w:val="009D0492"/>
    <w:rsid w:val="009D2DB7"/>
    <w:rsid w:val="009E00FE"/>
    <w:rsid w:val="009E2AE8"/>
    <w:rsid w:val="009E33FA"/>
    <w:rsid w:val="009E7A54"/>
    <w:rsid w:val="009F10BD"/>
    <w:rsid w:val="009F1F52"/>
    <w:rsid w:val="009F66AA"/>
    <w:rsid w:val="00A0772A"/>
    <w:rsid w:val="00A1277E"/>
    <w:rsid w:val="00A13E70"/>
    <w:rsid w:val="00A142A4"/>
    <w:rsid w:val="00A1768A"/>
    <w:rsid w:val="00A2040D"/>
    <w:rsid w:val="00A22027"/>
    <w:rsid w:val="00A2272C"/>
    <w:rsid w:val="00A23DDA"/>
    <w:rsid w:val="00A24DEB"/>
    <w:rsid w:val="00A25123"/>
    <w:rsid w:val="00A37A46"/>
    <w:rsid w:val="00A37C0B"/>
    <w:rsid w:val="00A40CB4"/>
    <w:rsid w:val="00A41291"/>
    <w:rsid w:val="00A42A53"/>
    <w:rsid w:val="00A47233"/>
    <w:rsid w:val="00A502C7"/>
    <w:rsid w:val="00A524A9"/>
    <w:rsid w:val="00A5666C"/>
    <w:rsid w:val="00A61534"/>
    <w:rsid w:val="00A65032"/>
    <w:rsid w:val="00A67B5A"/>
    <w:rsid w:val="00A71F1F"/>
    <w:rsid w:val="00A74F06"/>
    <w:rsid w:val="00A81CBD"/>
    <w:rsid w:val="00A81E60"/>
    <w:rsid w:val="00A87D85"/>
    <w:rsid w:val="00A9774E"/>
    <w:rsid w:val="00AA57BA"/>
    <w:rsid w:val="00AB475F"/>
    <w:rsid w:val="00AB76DB"/>
    <w:rsid w:val="00AC26EE"/>
    <w:rsid w:val="00AC54B2"/>
    <w:rsid w:val="00AC5927"/>
    <w:rsid w:val="00AD007D"/>
    <w:rsid w:val="00AD13C4"/>
    <w:rsid w:val="00AE024E"/>
    <w:rsid w:val="00AE2119"/>
    <w:rsid w:val="00AE3B23"/>
    <w:rsid w:val="00AE6512"/>
    <w:rsid w:val="00AE6BCF"/>
    <w:rsid w:val="00AF4248"/>
    <w:rsid w:val="00AF42E2"/>
    <w:rsid w:val="00AF62C3"/>
    <w:rsid w:val="00AF693A"/>
    <w:rsid w:val="00B051B6"/>
    <w:rsid w:val="00B0701E"/>
    <w:rsid w:val="00B12F45"/>
    <w:rsid w:val="00B1523A"/>
    <w:rsid w:val="00B1730A"/>
    <w:rsid w:val="00B21F95"/>
    <w:rsid w:val="00B248C6"/>
    <w:rsid w:val="00B273BB"/>
    <w:rsid w:val="00B2740C"/>
    <w:rsid w:val="00B32B7F"/>
    <w:rsid w:val="00B351E0"/>
    <w:rsid w:val="00B364FA"/>
    <w:rsid w:val="00B371D2"/>
    <w:rsid w:val="00B45AEF"/>
    <w:rsid w:val="00B46CE9"/>
    <w:rsid w:val="00B506C7"/>
    <w:rsid w:val="00B53C45"/>
    <w:rsid w:val="00B53D93"/>
    <w:rsid w:val="00B54409"/>
    <w:rsid w:val="00B5469F"/>
    <w:rsid w:val="00B54801"/>
    <w:rsid w:val="00B564A0"/>
    <w:rsid w:val="00B57542"/>
    <w:rsid w:val="00B601F7"/>
    <w:rsid w:val="00B61051"/>
    <w:rsid w:val="00B61739"/>
    <w:rsid w:val="00B712B4"/>
    <w:rsid w:val="00B74DCF"/>
    <w:rsid w:val="00B80725"/>
    <w:rsid w:val="00B8195A"/>
    <w:rsid w:val="00B82914"/>
    <w:rsid w:val="00B8303D"/>
    <w:rsid w:val="00B84658"/>
    <w:rsid w:val="00B8537B"/>
    <w:rsid w:val="00B864B4"/>
    <w:rsid w:val="00B866F2"/>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4C25"/>
    <w:rsid w:val="00C27F6D"/>
    <w:rsid w:val="00C31D54"/>
    <w:rsid w:val="00C33816"/>
    <w:rsid w:val="00C34C4F"/>
    <w:rsid w:val="00C353A7"/>
    <w:rsid w:val="00C40720"/>
    <w:rsid w:val="00C40D7B"/>
    <w:rsid w:val="00C40F85"/>
    <w:rsid w:val="00C422FB"/>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810F6"/>
    <w:rsid w:val="00C813F5"/>
    <w:rsid w:val="00C83D2D"/>
    <w:rsid w:val="00C86C3D"/>
    <w:rsid w:val="00C90C0B"/>
    <w:rsid w:val="00C90F2D"/>
    <w:rsid w:val="00CA2254"/>
    <w:rsid w:val="00CA3215"/>
    <w:rsid w:val="00CA4645"/>
    <w:rsid w:val="00CA796B"/>
    <w:rsid w:val="00CB0F7F"/>
    <w:rsid w:val="00CB38B4"/>
    <w:rsid w:val="00CB3E99"/>
    <w:rsid w:val="00CB72D9"/>
    <w:rsid w:val="00CD42E0"/>
    <w:rsid w:val="00CE2251"/>
    <w:rsid w:val="00CE4F7E"/>
    <w:rsid w:val="00CE5CF7"/>
    <w:rsid w:val="00CE5EB0"/>
    <w:rsid w:val="00CE716C"/>
    <w:rsid w:val="00CE7356"/>
    <w:rsid w:val="00CE75A3"/>
    <w:rsid w:val="00CF3D1A"/>
    <w:rsid w:val="00CF50F4"/>
    <w:rsid w:val="00CF748A"/>
    <w:rsid w:val="00D001CD"/>
    <w:rsid w:val="00D01511"/>
    <w:rsid w:val="00D0263B"/>
    <w:rsid w:val="00D039A2"/>
    <w:rsid w:val="00D0570C"/>
    <w:rsid w:val="00D063B5"/>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86AF7"/>
    <w:rsid w:val="00D90F18"/>
    <w:rsid w:val="00D91C17"/>
    <w:rsid w:val="00D92D48"/>
    <w:rsid w:val="00D93860"/>
    <w:rsid w:val="00D94A59"/>
    <w:rsid w:val="00D94EAA"/>
    <w:rsid w:val="00D97A6B"/>
    <w:rsid w:val="00DA249A"/>
    <w:rsid w:val="00DA364E"/>
    <w:rsid w:val="00DA3910"/>
    <w:rsid w:val="00DA3E2F"/>
    <w:rsid w:val="00DA5AD1"/>
    <w:rsid w:val="00DA5F82"/>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30652"/>
    <w:rsid w:val="00E30E8B"/>
    <w:rsid w:val="00E32166"/>
    <w:rsid w:val="00E32B6D"/>
    <w:rsid w:val="00E36AC7"/>
    <w:rsid w:val="00E36D3A"/>
    <w:rsid w:val="00E4018E"/>
    <w:rsid w:val="00E41E77"/>
    <w:rsid w:val="00E445D4"/>
    <w:rsid w:val="00E44A1F"/>
    <w:rsid w:val="00E47895"/>
    <w:rsid w:val="00E50A04"/>
    <w:rsid w:val="00E54AC7"/>
    <w:rsid w:val="00E564A5"/>
    <w:rsid w:val="00E565E2"/>
    <w:rsid w:val="00E624BC"/>
    <w:rsid w:val="00E673B4"/>
    <w:rsid w:val="00E71086"/>
    <w:rsid w:val="00E71D05"/>
    <w:rsid w:val="00E72F26"/>
    <w:rsid w:val="00E74B0E"/>
    <w:rsid w:val="00E766D9"/>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6F98"/>
    <w:rsid w:val="00EC2698"/>
    <w:rsid w:val="00EC2966"/>
    <w:rsid w:val="00EC5100"/>
    <w:rsid w:val="00EC6F7E"/>
    <w:rsid w:val="00EC7E62"/>
    <w:rsid w:val="00ED1D25"/>
    <w:rsid w:val="00ED36E5"/>
    <w:rsid w:val="00ED4E53"/>
    <w:rsid w:val="00ED7698"/>
    <w:rsid w:val="00EE1EEB"/>
    <w:rsid w:val="00EE4414"/>
    <w:rsid w:val="00EE4DBF"/>
    <w:rsid w:val="00EE73A5"/>
    <w:rsid w:val="00EF0632"/>
    <w:rsid w:val="00EF19C8"/>
    <w:rsid w:val="00EF27E3"/>
    <w:rsid w:val="00EF3495"/>
    <w:rsid w:val="00EF43B4"/>
    <w:rsid w:val="00EF5BFF"/>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56DB"/>
    <w:rsid w:val="00F171A6"/>
    <w:rsid w:val="00F20147"/>
    <w:rsid w:val="00F203C3"/>
    <w:rsid w:val="00F20BA3"/>
    <w:rsid w:val="00F24EBA"/>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5029E"/>
    <w:rsid w:val="00F51F1E"/>
    <w:rsid w:val="00F53938"/>
    <w:rsid w:val="00F55473"/>
    <w:rsid w:val="00F5679B"/>
    <w:rsid w:val="00F64884"/>
    <w:rsid w:val="00F648FC"/>
    <w:rsid w:val="00F675AA"/>
    <w:rsid w:val="00F715E5"/>
    <w:rsid w:val="00F73DA9"/>
    <w:rsid w:val="00F759D5"/>
    <w:rsid w:val="00F75DB9"/>
    <w:rsid w:val="00F765B5"/>
    <w:rsid w:val="00F83489"/>
    <w:rsid w:val="00F842DF"/>
    <w:rsid w:val="00F86DA6"/>
    <w:rsid w:val="00F87BB7"/>
    <w:rsid w:val="00F9590E"/>
    <w:rsid w:val="00F96362"/>
    <w:rsid w:val="00FA049A"/>
    <w:rsid w:val="00FA176F"/>
    <w:rsid w:val="00FA3782"/>
    <w:rsid w:val="00FA3D69"/>
    <w:rsid w:val="00FA5236"/>
    <w:rsid w:val="00FA6167"/>
    <w:rsid w:val="00FA7FFA"/>
    <w:rsid w:val="00FB25D9"/>
    <w:rsid w:val="00FB2683"/>
    <w:rsid w:val="00FB2C54"/>
    <w:rsid w:val="00FC240E"/>
    <w:rsid w:val="00FC2819"/>
    <w:rsid w:val="00FC3C4B"/>
    <w:rsid w:val="00FC4BCE"/>
    <w:rsid w:val="00FC5631"/>
    <w:rsid w:val="00FC690D"/>
    <w:rsid w:val="00FC6C4A"/>
    <w:rsid w:val="00FD36DB"/>
    <w:rsid w:val="00FE06A0"/>
    <w:rsid w:val="00FE33F3"/>
    <w:rsid w:val="00FE35AE"/>
    <w:rsid w:val="00FE569A"/>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nfo.jkn.com/firefox.htm" TargetMode="External"/><Relationship Id="rId16" Type="http://schemas.openxmlformats.org/officeDocument/2006/relationships/hyperlink" Target="http://www.keeppy.com/" TargetMode="External"/><Relationship Id="rId17" Type="http://schemas.openxmlformats.org/officeDocument/2006/relationships/hyperlink" Target="http://loomp.org/index.php/home.html" TargetMode="External"/><Relationship Id="rId18" Type="http://schemas.openxmlformats.org/officeDocument/2006/relationships/hyperlink" Target="http://markitup.jaysalvat.com/home/" TargetMode="External"/><Relationship Id="rId19" Type="http://schemas.openxmlformats.org/officeDocument/2006/relationships/hyperlink" Target="http://www.notateit.com/" TargetMode="External"/><Relationship Id="rId63" Type="http://schemas.openxmlformats.org/officeDocument/2006/relationships/footer" Target="footer4.xml"/><Relationship Id="rId64" Type="http://schemas.openxmlformats.org/officeDocument/2006/relationships/header" Target="header3.xml"/><Relationship Id="rId65" Type="http://schemas.openxmlformats.org/officeDocument/2006/relationships/footer" Target="footer5.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github.com/DASISH/dwan-testing/tree/master/scripts" TargetMode="External"/><Relationship Id="rId51" Type="http://schemas.openxmlformats.org/officeDocument/2006/relationships/hyperlink" Target="http://www.google.com/url?q=http%253a%252f%252fa.nnotate.com&amp;sa=d&amp;sntz=1&amp;usg=afqjcnhcw2xm4yrxjhigg5htglagckxmdw" TargetMode="External"/><Relationship Id="rId52" Type="http://schemas.openxmlformats.org/officeDocument/2006/relationships/hyperlink" Target="http://www.google.com/url?q=http%253a%252f%252fatlas.ti&amp;sa=d&amp;sntz=1&amp;usg=afqjcnezcxeb-0hvkhmotmxq23ju8syo1q" TargetMode="External"/><Relationship Id="rId53" Type="http://schemas.openxmlformats.org/officeDocument/2006/relationships/hyperlink" Target="http://www.youtube.com" TargetMode="External"/><Relationship Id="rId54" Type="http://schemas.openxmlformats.org/officeDocument/2006/relationships/hyperlink" Target="http://www.mozilla.org/en-US/firefox/new/" TargetMode="External"/><Relationship Id="rId55" Type="http://schemas.openxmlformats.org/officeDocument/2006/relationships/hyperlink" Target="https://lux17.mpi.nl/ds/webannotator-basic/" TargetMode="External"/><Relationship Id="rId56" Type="http://schemas.openxmlformats.org/officeDocument/2006/relationships/hyperlink" Target="https://lux17.mpi.nl/ds/webannotator-basic" TargetMode="External"/><Relationship Id="rId57" Type="http://schemas.openxmlformats.org/officeDocument/2006/relationships/image" Target="media/image11.png"/><Relationship Id="rId58" Type="http://schemas.openxmlformats.org/officeDocument/2006/relationships/image" Target="media/image12.png"/><Relationship Id="rId59" Type="http://schemas.openxmlformats.org/officeDocument/2006/relationships/image" Target="media/image13.png"/><Relationship Id="rId40" Type="http://schemas.openxmlformats.org/officeDocument/2006/relationships/hyperlink" Target="https://lux17.mpi.nl/ds/webannotator/" TargetMode="External"/><Relationship Id="rId41" Type="http://schemas.openxmlformats.org/officeDocument/2006/relationships/hyperlink" Target="https://lux17.mpi.nl/ds/webannotator-basic" TargetMode="External"/><Relationship Id="rId42" Type="http://schemas.openxmlformats.org/officeDocument/2006/relationships/hyperlink" Target="https://lux17.mpi.nl/ds/webannotator/" TargetMode="External"/><Relationship Id="rId43" Type="http://schemas.openxmlformats.org/officeDocument/2006/relationships/hyperlink" Target="http://www.wired-marker.org/en/index.html" TargetMode="External"/><Relationship Id="rId44" Type="http://schemas.openxmlformats.org/officeDocument/2006/relationships/hyperlink" Target="http://www.hyper-anchor.org/en/technical_format.html" TargetMode="External"/><Relationship Id="rId45" Type="http://schemas.openxmlformats.org/officeDocument/2006/relationships/hyperlink" Target="http://www.w3.org/TR/xptr-framework" TargetMode="External"/><Relationship Id="rId46" Type="http://schemas.openxmlformats.org/officeDocument/2006/relationships/hyperlink" Target="http://www.w3.org/standards/techs/xpointer" TargetMode="External"/><Relationship Id="rId47" Type="http://schemas.openxmlformats.org/officeDocument/2006/relationships/hyperlink" Target="https://github.com/DASISH/dwan-testing" TargetMode="External"/><Relationship Id="rId48" Type="http://schemas.openxmlformats.org/officeDocument/2006/relationships/hyperlink" Target="https://github.com/DASISH/dwanclientwiredmarker" TargetMode="External"/><Relationship Id="rId49" Type="http://schemas.openxmlformats.org/officeDocument/2006/relationships/hyperlink" Target="https://github.com/DASISH/dwanbacken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tools.ietf.org/html/rfc3986" TargetMode="External"/><Relationship Id="rId31" Type="http://schemas.openxmlformats.org/officeDocument/2006/relationships/hyperlink" Target="http://www.w3.org/1999/02/22-rdf-syntax-ns#" TargetMode="External"/><Relationship Id="rId32" Type="http://schemas.openxmlformats.org/officeDocument/2006/relationships/hyperlink" Target="http://www.w3.org/2002/07/owl#" TargetMode="External"/><Relationship Id="rId33" Type="http://schemas.openxmlformats.org/officeDocument/2006/relationships/hyperlink" Target="https://github.com/DASISH/dwan-client-wiredmarker/releases" TargetMode="External"/><Relationship Id="rId34" Type="http://schemas.openxmlformats.org/officeDocument/2006/relationships/hyperlink" Target="http://en.wikipedia.org/wiki/User_interface_markup_language" TargetMode="External"/><Relationship Id="rId35" Type="http://schemas.openxmlformats.org/officeDocument/2006/relationships/hyperlink" Target="http://en.wikipedia.org/wiki/Mozilla" TargetMode="External"/><Relationship Id="rId36" Type="http://schemas.openxmlformats.org/officeDocument/2006/relationships/hyperlink" Target="http://en.wikipedia.org/wiki/XML" TargetMode="External"/><Relationship Id="rId37" Type="http://schemas.openxmlformats.org/officeDocument/2006/relationships/hyperlink" Target="http://en.wikipedia.org/wiki/Graphical_user_interface" TargetMode="External"/><Relationship Id="rId38" Type="http://schemas.openxmlformats.org/officeDocument/2006/relationships/hyperlink" Target="http://en.wikipedia.org/wiki/Web_page" TargetMode="External"/><Relationship Id="rId39" Type="http://schemas.openxmlformats.org/officeDocument/2006/relationships/hyperlink" Target="https://lux17.mpi.nl/ds/webannotator-basic/" TargetMode="Externa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xmlns.com/foaf/spec/"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www.w3.org/TR/xmlschema-2/" TargetMode="External"/><Relationship Id="rId60" Type="http://schemas.openxmlformats.org/officeDocument/2006/relationships/image" Target="media/image14.png"/><Relationship Id="rId61" Type="http://schemas.openxmlformats.org/officeDocument/2006/relationships/image" Target="media/image15.png"/><Relationship Id="rId62" Type="http://schemas.openxmlformats.org/officeDocument/2006/relationships/hyperlink" Target="http://kb.mozillazine.org/Profile_folder_-_Firefox"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7F2A5-3E8D-1045-B96E-530B0F9E5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47</Pages>
  <Words>16733</Words>
  <Characters>95384</Characters>
  <Application>Microsoft Macintosh Word</Application>
  <DocSecurity>0</DocSecurity>
  <Lines>794</Lines>
  <Paragraphs>223</Paragraphs>
  <ScaleCrop>false</ScaleCrop>
  <Company>Göteborgs universitet</Company>
  <LinksUpToDate>false</LinksUpToDate>
  <CharactersWithSpaces>111894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306</cp:revision>
  <cp:lastPrinted>2014-10-14T14:40:00Z</cp:lastPrinted>
  <dcterms:created xsi:type="dcterms:W3CDTF">2014-10-06T11:37:00Z</dcterms:created>
  <dcterms:modified xsi:type="dcterms:W3CDTF">2014-10-14T15:03:00Z</dcterms:modified>
</cp:coreProperties>
</file>