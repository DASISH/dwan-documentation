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Table of Contents</w:t>
          </w:r>
        </w:p>
        <w:p w14:paraId="6B39980F" w14:textId="77777777" w:rsidR="001E1C6B"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1E1C6B">
            <w:rPr>
              <w:noProof/>
            </w:rPr>
            <w:t>2.</w:t>
          </w:r>
          <w:r w:rsidR="001E1C6B">
            <w:rPr>
              <w:b w:val="0"/>
              <w:noProof/>
              <w:lang w:val="en-US" w:eastAsia="ja-JP"/>
            </w:rPr>
            <w:tab/>
          </w:r>
          <w:r w:rsidR="001E1C6B">
            <w:rPr>
              <w:noProof/>
            </w:rPr>
            <w:t>Executive Summary</w:t>
          </w:r>
          <w:r w:rsidR="001E1C6B">
            <w:rPr>
              <w:noProof/>
            </w:rPr>
            <w:tab/>
          </w:r>
          <w:r w:rsidR="001E1C6B">
            <w:rPr>
              <w:noProof/>
            </w:rPr>
            <w:fldChar w:fldCharType="begin"/>
          </w:r>
          <w:r w:rsidR="001E1C6B">
            <w:rPr>
              <w:noProof/>
            </w:rPr>
            <w:instrText xml:space="preserve"> PAGEREF _Toc274313628 \h </w:instrText>
          </w:r>
          <w:r w:rsidR="001E1C6B">
            <w:rPr>
              <w:noProof/>
            </w:rPr>
          </w:r>
          <w:r w:rsidR="001E1C6B">
            <w:rPr>
              <w:noProof/>
            </w:rPr>
            <w:fldChar w:fldCharType="separate"/>
          </w:r>
          <w:r w:rsidR="00164BCD">
            <w:rPr>
              <w:noProof/>
            </w:rPr>
            <w:t>1</w:t>
          </w:r>
          <w:r w:rsidR="001E1C6B">
            <w:rPr>
              <w:noProof/>
            </w:rPr>
            <w:fldChar w:fldCharType="end"/>
          </w:r>
        </w:p>
        <w:p w14:paraId="1B8B63DF" w14:textId="77777777" w:rsidR="001E1C6B" w:rsidRDefault="001E1C6B">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_Toc274313629 \h </w:instrText>
          </w:r>
          <w:r>
            <w:rPr>
              <w:noProof/>
            </w:rPr>
          </w:r>
          <w:r>
            <w:rPr>
              <w:noProof/>
            </w:rPr>
            <w:fldChar w:fldCharType="separate"/>
          </w:r>
          <w:r w:rsidR="00164BCD">
            <w:rPr>
              <w:noProof/>
            </w:rPr>
            <w:t>2</w:t>
          </w:r>
          <w:r>
            <w:rPr>
              <w:noProof/>
            </w:rPr>
            <w:fldChar w:fldCharType="end"/>
          </w:r>
        </w:p>
        <w:p w14:paraId="4D83358E" w14:textId="77777777" w:rsidR="001E1C6B" w:rsidRDefault="001E1C6B">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_Toc274313630 \h </w:instrText>
          </w:r>
          <w:r>
            <w:rPr>
              <w:noProof/>
            </w:rPr>
          </w:r>
          <w:r>
            <w:rPr>
              <w:noProof/>
            </w:rPr>
            <w:fldChar w:fldCharType="separate"/>
          </w:r>
          <w:r w:rsidR="00164BCD">
            <w:rPr>
              <w:noProof/>
            </w:rPr>
            <w:t>2</w:t>
          </w:r>
          <w:r>
            <w:rPr>
              <w:noProof/>
            </w:rPr>
            <w:fldChar w:fldCharType="end"/>
          </w:r>
        </w:p>
        <w:p w14:paraId="3DAA76BB" w14:textId="77777777" w:rsidR="001E1C6B" w:rsidRDefault="001E1C6B">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_Toc274313631 \h </w:instrText>
          </w:r>
          <w:r>
            <w:rPr>
              <w:noProof/>
            </w:rPr>
          </w:r>
          <w:r>
            <w:rPr>
              <w:noProof/>
            </w:rPr>
            <w:fldChar w:fldCharType="separate"/>
          </w:r>
          <w:r w:rsidR="00164BCD">
            <w:rPr>
              <w:noProof/>
            </w:rPr>
            <w:t>2</w:t>
          </w:r>
          <w:r>
            <w:rPr>
              <w:noProof/>
            </w:rPr>
            <w:fldChar w:fldCharType="end"/>
          </w:r>
        </w:p>
        <w:p w14:paraId="4F99BE39" w14:textId="77777777" w:rsidR="001E1C6B" w:rsidRDefault="001E1C6B">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_Toc274313632 \h </w:instrText>
          </w:r>
          <w:r>
            <w:rPr>
              <w:noProof/>
            </w:rPr>
          </w:r>
          <w:r>
            <w:rPr>
              <w:noProof/>
            </w:rPr>
            <w:fldChar w:fldCharType="separate"/>
          </w:r>
          <w:r w:rsidR="00164BCD">
            <w:rPr>
              <w:noProof/>
            </w:rPr>
            <w:t>4</w:t>
          </w:r>
          <w:r>
            <w:rPr>
              <w:noProof/>
            </w:rPr>
            <w:fldChar w:fldCharType="end"/>
          </w:r>
        </w:p>
        <w:p w14:paraId="582365D3" w14:textId="77777777" w:rsidR="001E1C6B" w:rsidRDefault="001E1C6B">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_Toc274313633 \h </w:instrText>
          </w:r>
          <w:r>
            <w:rPr>
              <w:noProof/>
            </w:rPr>
          </w:r>
          <w:r>
            <w:rPr>
              <w:noProof/>
            </w:rPr>
            <w:fldChar w:fldCharType="separate"/>
          </w:r>
          <w:r w:rsidR="00164BCD">
            <w:rPr>
              <w:noProof/>
            </w:rPr>
            <w:t>4</w:t>
          </w:r>
          <w:r>
            <w:rPr>
              <w:noProof/>
            </w:rPr>
            <w:fldChar w:fldCharType="end"/>
          </w:r>
        </w:p>
        <w:p w14:paraId="610636AD" w14:textId="77777777" w:rsidR="001E1C6B" w:rsidRDefault="001E1C6B">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_Toc274313634 \h </w:instrText>
          </w:r>
          <w:r>
            <w:rPr>
              <w:noProof/>
            </w:rPr>
          </w:r>
          <w:r>
            <w:rPr>
              <w:noProof/>
            </w:rPr>
            <w:fldChar w:fldCharType="separate"/>
          </w:r>
          <w:r w:rsidR="00164BCD">
            <w:rPr>
              <w:noProof/>
            </w:rPr>
            <w:t>4</w:t>
          </w:r>
          <w:r>
            <w:rPr>
              <w:noProof/>
            </w:rPr>
            <w:fldChar w:fldCharType="end"/>
          </w:r>
        </w:p>
        <w:p w14:paraId="466C81AF" w14:textId="77777777" w:rsidR="001E1C6B" w:rsidRDefault="001E1C6B">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_Toc274313635 \h </w:instrText>
          </w:r>
          <w:r>
            <w:rPr>
              <w:noProof/>
            </w:rPr>
          </w:r>
          <w:r>
            <w:rPr>
              <w:noProof/>
            </w:rPr>
            <w:fldChar w:fldCharType="separate"/>
          </w:r>
          <w:r w:rsidR="00164BCD">
            <w:rPr>
              <w:noProof/>
            </w:rPr>
            <w:t>9</w:t>
          </w:r>
          <w:r>
            <w:rPr>
              <w:noProof/>
            </w:rPr>
            <w:fldChar w:fldCharType="end"/>
          </w:r>
        </w:p>
        <w:p w14:paraId="4BB7F38F" w14:textId="77777777" w:rsidR="001E1C6B" w:rsidRDefault="001E1C6B">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_Toc274313636 \h </w:instrText>
          </w:r>
          <w:r>
            <w:rPr>
              <w:noProof/>
            </w:rPr>
          </w:r>
          <w:r>
            <w:rPr>
              <w:noProof/>
            </w:rPr>
            <w:fldChar w:fldCharType="separate"/>
          </w:r>
          <w:r w:rsidR="00164BCD">
            <w:rPr>
              <w:noProof/>
            </w:rPr>
            <w:t>9</w:t>
          </w:r>
          <w:r>
            <w:rPr>
              <w:noProof/>
            </w:rPr>
            <w:fldChar w:fldCharType="end"/>
          </w:r>
        </w:p>
        <w:p w14:paraId="6B079EBF" w14:textId="77777777" w:rsidR="001E1C6B" w:rsidRDefault="001E1C6B">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_Toc274313637 \h </w:instrText>
          </w:r>
          <w:r>
            <w:rPr>
              <w:noProof/>
            </w:rPr>
          </w:r>
          <w:r>
            <w:rPr>
              <w:noProof/>
            </w:rPr>
            <w:fldChar w:fldCharType="separate"/>
          </w:r>
          <w:r w:rsidR="00164BCD">
            <w:rPr>
              <w:noProof/>
            </w:rPr>
            <w:t>9</w:t>
          </w:r>
          <w:r>
            <w:rPr>
              <w:noProof/>
            </w:rPr>
            <w:fldChar w:fldCharType="end"/>
          </w:r>
        </w:p>
        <w:p w14:paraId="1E61F183" w14:textId="77777777" w:rsidR="001E1C6B" w:rsidRDefault="001E1C6B">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_Toc274313638 \h </w:instrText>
          </w:r>
          <w:r>
            <w:rPr>
              <w:noProof/>
            </w:rPr>
          </w:r>
          <w:r>
            <w:rPr>
              <w:noProof/>
            </w:rPr>
            <w:fldChar w:fldCharType="separate"/>
          </w:r>
          <w:r w:rsidR="00164BCD">
            <w:rPr>
              <w:noProof/>
            </w:rPr>
            <w:t>10</w:t>
          </w:r>
          <w:r>
            <w:rPr>
              <w:noProof/>
            </w:rPr>
            <w:fldChar w:fldCharType="end"/>
          </w:r>
        </w:p>
        <w:p w14:paraId="2E7AE643" w14:textId="77777777" w:rsidR="001E1C6B" w:rsidRDefault="001E1C6B">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_Toc274313639 \h </w:instrText>
          </w:r>
          <w:r>
            <w:rPr>
              <w:noProof/>
            </w:rPr>
          </w:r>
          <w:r>
            <w:rPr>
              <w:noProof/>
            </w:rPr>
            <w:fldChar w:fldCharType="separate"/>
          </w:r>
          <w:r w:rsidR="00164BCD">
            <w:rPr>
              <w:noProof/>
            </w:rPr>
            <w:t>14</w:t>
          </w:r>
          <w:r>
            <w:rPr>
              <w:noProof/>
            </w:rPr>
            <w:fldChar w:fldCharType="end"/>
          </w:r>
        </w:p>
        <w:p w14:paraId="3BE0709B" w14:textId="77777777" w:rsidR="001E1C6B" w:rsidRDefault="001E1C6B">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_Toc274313640 \h </w:instrText>
          </w:r>
          <w:r>
            <w:rPr>
              <w:noProof/>
            </w:rPr>
          </w:r>
          <w:r>
            <w:rPr>
              <w:noProof/>
            </w:rPr>
            <w:fldChar w:fldCharType="separate"/>
          </w:r>
          <w:r w:rsidR="00164BCD">
            <w:rPr>
              <w:noProof/>
            </w:rPr>
            <w:t>14</w:t>
          </w:r>
          <w:r>
            <w:rPr>
              <w:noProof/>
            </w:rPr>
            <w:fldChar w:fldCharType="end"/>
          </w:r>
        </w:p>
        <w:p w14:paraId="2C4CC31A" w14:textId="77777777" w:rsidR="001E1C6B" w:rsidRDefault="001E1C6B">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_Toc274313641 \h </w:instrText>
          </w:r>
          <w:r>
            <w:rPr>
              <w:noProof/>
            </w:rPr>
          </w:r>
          <w:r>
            <w:rPr>
              <w:noProof/>
            </w:rPr>
            <w:fldChar w:fldCharType="separate"/>
          </w:r>
          <w:r w:rsidR="00164BCD">
            <w:rPr>
              <w:noProof/>
            </w:rPr>
            <w:t>14</w:t>
          </w:r>
          <w:r>
            <w:rPr>
              <w:noProof/>
            </w:rPr>
            <w:fldChar w:fldCharType="end"/>
          </w:r>
        </w:p>
        <w:p w14:paraId="17E5794A" w14:textId="77777777" w:rsidR="001E1C6B" w:rsidRDefault="001E1C6B">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_Toc274313642 \h </w:instrText>
          </w:r>
          <w:r>
            <w:rPr>
              <w:noProof/>
            </w:rPr>
          </w:r>
          <w:r>
            <w:rPr>
              <w:noProof/>
            </w:rPr>
            <w:fldChar w:fldCharType="separate"/>
          </w:r>
          <w:r w:rsidR="00164BCD">
            <w:rPr>
              <w:noProof/>
            </w:rPr>
            <w:t>15</w:t>
          </w:r>
          <w:r>
            <w:rPr>
              <w:noProof/>
            </w:rPr>
            <w:fldChar w:fldCharType="end"/>
          </w:r>
        </w:p>
        <w:p w14:paraId="596AD23D" w14:textId="77777777" w:rsidR="001E1C6B" w:rsidRDefault="001E1C6B">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_Toc274313643 \h </w:instrText>
          </w:r>
          <w:r>
            <w:rPr>
              <w:noProof/>
            </w:rPr>
          </w:r>
          <w:r>
            <w:rPr>
              <w:noProof/>
            </w:rPr>
            <w:fldChar w:fldCharType="separate"/>
          </w:r>
          <w:r w:rsidR="00164BCD">
            <w:rPr>
              <w:noProof/>
            </w:rPr>
            <w:t>21</w:t>
          </w:r>
          <w:r>
            <w:rPr>
              <w:noProof/>
            </w:rPr>
            <w:fldChar w:fldCharType="end"/>
          </w:r>
        </w:p>
        <w:p w14:paraId="72105D80" w14:textId="77777777" w:rsidR="001E1C6B" w:rsidRDefault="001E1C6B">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_Toc274313644 \h </w:instrText>
          </w:r>
          <w:r>
            <w:rPr>
              <w:noProof/>
            </w:rPr>
          </w:r>
          <w:r>
            <w:rPr>
              <w:noProof/>
            </w:rPr>
            <w:fldChar w:fldCharType="separate"/>
          </w:r>
          <w:r w:rsidR="00164BCD">
            <w:rPr>
              <w:noProof/>
            </w:rPr>
            <w:t>21</w:t>
          </w:r>
          <w:r>
            <w:rPr>
              <w:noProof/>
            </w:rPr>
            <w:fldChar w:fldCharType="end"/>
          </w:r>
        </w:p>
        <w:p w14:paraId="78DFF48D" w14:textId="77777777" w:rsidR="001E1C6B" w:rsidRDefault="001E1C6B">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_Toc274313645 \h </w:instrText>
          </w:r>
          <w:r>
            <w:rPr>
              <w:noProof/>
            </w:rPr>
          </w:r>
          <w:r>
            <w:rPr>
              <w:noProof/>
            </w:rPr>
            <w:fldChar w:fldCharType="separate"/>
          </w:r>
          <w:r w:rsidR="00164BCD">
            <w:rPr>
              <w:noProof/>
            </w:rPr>
            <w:t>24</w:t>
          </w:r>
          <w:r>
            <w:rPr>
              <w:noProof/>
            </w:rPr>
            <w:fldChar w:fldCharType="end"/>
          </w:r>
        </w:p>
        <w:p w14:paraId="42B5CB92" w14:textId="77777777" w:rsidR="001E1C6B" w:rsidRDefault="001E1C6B">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_Toc274313646 \h </w:instrText>
          </w:r>
          <w:r>
            <w:rPr>
              <w:noProof/>
            </w:rPr>
          </w:r>
          <w:r>
            <w:rPr>
              <w:noProof/>
            </w:rPr>
            <w:fldChar w:fldCharType="separate"/>
          </w:r>
          <w:r w:rsidR="00164BCD">
            <w:rPr>
              <w:noProof/>
            </w:rPr>
            <w:t>24</w:t>
          </w:r>
          <w:r>
            <w:rPr>
              <w:noProof/>
            </w:rPr>
            <w:fldChar w:fldCharType="end"/>
          </w:r>
        </w:p>
        <w:p w14:paraId="534F6DBD" w14:textId="77777777" w:rsidR="001E1C6B" w:rsidRDefault="001E1C6B">
          <w:pPr>
            <w:pStyle w:val="TOC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_Toc274313647 \h </w:instrText>
          </w:r>
          <w:r>
            <w:rPr>
              <w:noProof/>
            </w:rPr>
          </w:r>
          <w:r>
            <w:rPr>
              <w:noProof/>
            </w:rPr>
            <w:fldChar w:fldCharType="separate"/>
          </w:r>
          <w:r w:rsidR="00164BCD">
            <w:rPr>
              <w:noProof/>
            </w:rPr>
            <w:t>25</w:t>
          </w:r>
          <w:r>
            <w:rPr>
              <w:noProof/>
            </w:rPr>
            <w:fldChar w:fldCharType="end"/>
          </w:r>
        </w:p>
        <w:p w14:paraId="2931D35D" w14:textId="77777777" w:rsidR="001E1C6B" w:rsidRDefault="001E1C6B">
          <w:pPr>
            <w:pStyle w:val="TOC1"/>
            <w:tabs>
              <w:tab w:val="left" w:pos="438"/>
              <w:tab w:val="right" w:leader="dot" w:pos="9056"/>
            </w:tabs>
            <w:rPr>
              <w:b w:val="0"/>
              <w:noProof/>
              <w:lang w:val="en-US" w:eastAsia="ja-JP"/>
            </w:rPr>
          </w:pPr>
          <w:r w:rsidRPr="00E53BD2">
            <w:rPr>
              <w:rFonts w:eastAsia="Verdana Bold" w:hAnsi="Verdana Bold" w:cs="Verdana Bold"/>
              <w:noProof/>
              <w:u w:color="000000"/>
            </w:rPr>
            <w:t>6.</w:t>
          </w:r>
          <w:r>
            <w:rPr>
              <w:b w:val="0"/>
              <w:noProof/>
              <w:lang w:val="en-US" w:eastAsia="ja-JP"/>
            </w:rPr>
            <w:tab/>
          </w:r>
          <w:r w:rsidRPr="00E53BD2">
            <w:rPr>
              <w:noProof/>
              <w:u w:color="000000"/>
            </w:rPr>
            <w:t>Social Sciences and Humanities: Results and Outlook</w:t>
          </w:r>
          <w:r>
            <w:rPr>
              <w:noProof/>
            </w:rPr>
            <w:tab/>
          </w:r>
          <w:r>
            <w:rPr>
              <w:noProof/>
            </w:rPr>
            <w:fldChar w:fldCharType="begin"/>
          </w:r>
          <w:r>
            <w:rPr>
              <w:noProof/>
            </w:rPr>
            <w:instrText xml:space="preserve"> PAGEREF _Toc274313648 \h </w:instrText>
          </w:r>
          <w:r>
            <w:rPr>
              <w:noProof/>
            </w:rPr>
          </w:r>
          <w:r>
            <w:rPr>
              <w:noProof/>
            </w:rPr>
            <w:fldChar w:fldCharType="separate"/>
          </w:r>
          <w:r w:rsidR="00164BCD">
            <w:rPr>
              <w:noProof/>
            </w:rPr>
            <w:t>26</w:t>
          </w:r>
          <w:r>
            <w:rPr>
              <w:noProof/>
            </w:rPr>
            <w:fldChar w:fldCharType="end"/>
          </w:r>
        </w:p>
        <w:p w14:paraId="7786593E" w14:textId="77777777" w:rsidR="001E1C6B" w:rsidRDefault="001E1C6B">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_Toc274313649 \h </w:instrText>
          </w:r>
          <w:r>
            <w:rPr>
              <w:noProof/>
            </w:rPr>
          </w:r>
          <w:r>
            <w:rPr>
              <w:noProof/>
            </w:rPr>
            <w:fldChar w:fldCharType="separate"/>
          </w:r>
          <w:r w:rsidR="00164BCD">
            <w:rPr>
              <w:noProof/>
            </w:rPr>
            <w:t>26</w:t>
          </w:r>
          <w:r>
            <w:rPr>
              <w:noProof/>
            </w:rPr>
            <w:fldChar w:fldCharType="end"/>
          </w:r>
        </w:p>
        <w:p w14:paraId="781AA425" w14:textId="77777777" w:rsidR="001E1C6B" w:rsidRDefault="001E1C6B">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_Toc274313650 \h </w:instrText>
          </w:r>
          <w:r>
            <w:rPr>
              <w:noProof/>
            </w:rPr>
          </w:r>
          <w:r>
            <w:rPr>
              <w:noProof/>
            </w:rPr>
            <w:fldChar w:fldCharType="separate"/>
          </w:r>
          <w:r w:rsidR="00164BCD">
            <w:rPr>
              <w:noProof/>
            </w:rPr>
            <w:t>38</w:t>
          </w:r>
          <w:r>
            <w:rPr>
              <w:noProof/>
            </w:rPr>
            <w:fldChar w:fldCharType="end"/>
          </w:r>
        </w:p>
        <w:p w14:paraId="31180CC3" w14:textId="77777777" w:rsidR="001E1C6B" w:rsidRDefault="001E1C6B">
          <w:pPr>
            <w:pStyle w:val="TOC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_Toc274313651 \h </w:instrText>
          </w:r>
          <w:r>
            <w:rPr>
              <w:noProof/>
            </w:rPr>
          </w:r>
          <w:r>
            <w:rPr>
              <w:noProof/>
            </w:rPr>
            <w:fldChar w:fldCharType="separate"/>
          </w:r>
          <w:r w:rsidR="00164BCD">
            <w:rPr>
              <w:noProof/>
            </w:rPr>
            <w:t>44</w:t>
          </w:r>
          <w:r>
            <w:rPr>
              <w:noProof/>
            </w:rPr>
            <w:fldChar w:fldCharType="end"/>
          </w:r>
        </w:p>
        <w:p w14:paraId="02AE6F48" w14:textId="77777777" w:rsidR="001E1C6B" w:rsidRDefault="001E1C6B">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_Toc274313652 \h </w:instrText>
          </w:r>
          <w:r>
            <w:rPr>
              <w:noProof/>
            </w:rPr>
          </w:r>
          <w:r>
            <w:rPr>
              <w:noProof/>
            </w:rPr>
            <w:fldChar w:fldCharType="separate"/>
          </w:r>
          <w:r w:rsidR="00164BCD">
            <w:rPr>
              <w:noProof/>
            </w:rPr>
            <w:t>51</w:t>
          </w:r>
          <w:r>
            <w:rPr>
              <w:noProof/>
            </w:rPr>
            <w:fldChar w:fldCharType="end"/>
          </w:r>
        </w:p>
        <w:p w14:paraId="78EFD9D8" w14:textId="77777777" w:rsidR="001E1C6B" w:rsidRDefault="001E1C6B">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_Toc274313653 \h </w:instrText>
          </w:r>
          <w:r>
            <w:rPr>
              <w:noProof/>
            </w:rPr>
          </w:r>
          <w:r>
            <w:rPr>
              <w:noProof/>
            </w:rPr>
            <w:fldChar w:fldCharType="separate"/>
          </w:r>
          <w:r w:rsidR="00164BCD">
            <w:rPr>
              <w:noProof/>
            </w:rPr>
            <w:t>51</w:t>
          </w:r>
          <w:r>
            <w:rPr>
              <w:noProof/>
            </w:rPr>
            <w:fldChar w:fldCharType="end"/>
          </w:r>
        </w:p>
        <w:p w14:paraId="2485389F" w14:textId="77777777" w:rsidR="001E1C6B" w:rsidRDefault="001E1C6B">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_Toc274313654 \h </w:instrText>
          </w:r>
          <w:r>
            <w:rPr>
              <w:noProof/>
            </w:rPr>
          </w:r>
          <w:r>
            <w:rPr>
              <w:noProof/>
            </w:rPr>
            <w:fldChar w:fldCharType="separate"/>
          </w:r>
          <w:r w:rsidR="00164BCD">
            <w:rPr>
              <w:noProof/>
            </w:rPr>
            <w:t>57</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4313628"/>
      <w:r w:rsidRPr="00666F9E">
        <w:t>Executive S</w:t>
      </w:r>
      <w:r w:rsidR="004B325D" w:rsidRPr="00666F9E">
        <w:t>ummary</w:t>
      </w:r>
      <w:bookmarkEnd w:id="0"/>
      <w:bookmarkEnd w:id="1"/>
      <w:bookmarkEnd w:id="2"/>
      <w:bookmarkEnd w:id="3"/>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r w:rsidR="00BE1D4E" w:rsidRPr="00677993">
        <w:rPr>
          <w:color w:val="000000" w:themeColor="text1"/>
        </w:rPr>
        <w:t>Internet</w:t>
      </w:r>
      <w:r>
        <w:t xml:space="preserve"> </w:t>
      </w:r>
      <w:r w:rsidR="00021A05">
        <w:t>creates</w:t>
      </w:r>
      <w:r w:rsidR="009B54F3" w:rsidRPr="009B54F3">
        <w:t xml:space="preserve"> new chances for collaboration. </w:t>
      </w:r>
      <w:r>
        <w:t xml:space="preserve"> Indeed, equipped with </w:t>
      </w:r>
      <w:r w:rsidR="00BE1D4E">
        <w:t>special</w:t>
      </w:r>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55E872A7"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r w:rsidR="005D7EC6">
        <w:t xml:space="preserve">of </w:t>
      </w:r>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r w:rsidR="00A24DEB">
        <w:t xml:space="preserve">the </w:t>
      </w:r>
      <w:r w:rsidR="007E1597">
        <w:t xml:space="preserve">DWAN tool </w:t>
      </w:r>
      <w:r w:rsidR="00AA57BA">
        <w:t xml:space="preserve">is an instance of </w:t>
      </w:r>
      <w:r w:rsidR="00A24DEB">
        <w:t xml:space="preserve">the </w:t>
      </w:r>
      <w:r w:rsidR="00AA57BA">
        <w:t xml:space="preserve">DWAN framework. It </w:t>
      </w:r>
      <w:r w:rsidR="007E1597">
        <w:t xml:space="preserve">consists of the </w:t>
      </w:r>
      <w:r w:rsidR="00AA57BA">
        <w:t>backend</w:t>
      </w:r>
      <w:r w:rsidR="007E1597">
        <w:t xml:space="preserve"> part and the client</w:t>
      </w:r>
      <w:r w:rsidR="00BF4655">
        <w:t>,</w:t>
      </w:r>
      <w:r w:rsidR="007E1597">
        <w:t xml:space="preserve"> which is a significantly adjusted </w:t>
      </w:r>
      <w:r w:rsidR="00C83D2D">
        <w:t xml:space="preserve">version of the </w:t>
      </w:r>
      <w:r w:rsidR="00C83D2D" w:rsidRPr="00AA57BA">
        <w:rPr>
          <w:i/>
        </w:rPr>
        <w:t>Wired Marker</w:t>
      </w:r>
      <w:r w:rsidR="00C83D2D">
        <w:t xml:space="preserve"> </w:t>
      </w:r>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r w:rsidR="00BD545C">
        <w:t xml:space="preserve"> the</w:t>
      </w:r>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r w:rsidR="0072524A">
        <w:t xml:space="preserve"> the</w:t>
      </w:r>
      <w:r>
        <w:t xml:space="preserve"> DWAN framework </w:t>
      </w:r>
      <w:r w:rsidR="009B54F3" w:rsidRPr="009B54F3">
        <w:t xml:space="preserve">exchanges data with the server by sending REST requests </w:t>
      </w:r>
      <w:r>
        <w:t>and getting respon</w:t>
      </w:r>
      <w:r w:rsidR="00BE505C">
        <w:t>se</w:t>
      </w:r>
      <w:r>
        <w:t>s</w:t>
      </w:r>
      <w:r w:rsidR="009B54F3" w:rsidRPr="009B54F3">
        <w:t xml:space="preserve">. Client-request bodies and </w:t>
      </w:r>
      <w:r>
        <w:t>serv</w:t>
      </w:r>
      <w:r w:rsidR="00212081">
        <w:t>er's respon</w:t>
      </w:r>
      <w:r w:rsidR="00BE505C">
        <w:t>se</w:t>
      </w:r>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4" w:name="_Toc274313629"/>
      <w:r>
        <w:t xml:space="preserve">Introduction to </w:t>
      </w:r>
      <w:r w:rsidR="00BE505C">
        <w:t xml:space="preserve">the </w:t>
      </w:r>
      <w:r w:rsidR="0074201E">
        <w:t>DWAN framework</w:t>
      </w:r>
      <w:bookmarkEnd w:id="4"/>
    </w:p>
    <w:p w14:paraId="5A557227" w14:textId="6A0D2B1F" w:rsidR="005B7F8E" w:rsidRDefault="005B7F8E" w:rsidP="005B7F8E">
      <w:pPr>
        <w:pStyle w:val="Heading2"/>
      </w:pPr>
      <w:bookmarkStart w:id="5" w:name="_Toc274313630"/>
      <w:r>
        <w:t>Motivation</w:t>
      </w:r>
      <w:bookmarkEnd w:id="5"/>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5B7F8E">
      <w:pPr>
        <w:pStyle w:val="Heading2"/>
      </w:pPr>
      <w:bookmarkStart w:id="6" w:name="_Toc274313631"/>
      <w:r>
        <w:t>User scenarios</w:t>
      </w:r>
      <w:bookmarkEnd w:id="6"/>
    </w:p>
    <w:p w14:paraId="2BBC7183" w14:textId="725188D1"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pPr>
        <w:ind w:firstLine="284"/>
        <w:jc w:val="both"/>
      </w:pPr>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r w:rsidR="00756A7A">
        <w:rPr>
          <w:lang w:val="en-US"/>
        </w:rPr>
        <w:t xml:space="preserve">HTML </w:t>
      </w:r>
      <w:r>
        <w:rPr>
          <w:lang w:val="en-US"/>
        </w:rPr>
        <w:t>forms because changing access rights is not implemented in Wired Marker, and adding this feature to DWAN frontend would be quite time consuming.</w:t>
      </w:r>
      <w:r>
        <w:rPr>
          <w:rStyle w:val="FootnoteReference"/>
          <w:lang w:val="en-US"/>
        </w:rPr>
        <w:footnoteReference w:id="2"/>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ind w:firstLine="284"/>
        <w:jc w:val="both"/>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ind w:firstLine="284"/>
        <w:jc w:val="both"/>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ind w:firstLine="284"/>
        <w:jc w:val="both"/>
        <w:rPr>
          <w:lang w:val="en-US"/>
        </w:rPr>
      </w:pPr>
    </w:p>
    <w:p w14:paraId="163C33E8" w14:textId="33B4F0D3" w:rsidR="005B7F8E" w:rsidRDefault="003B053B" w:rsidP="005B7F8E">
      <w:pPr>
        <w:pStyle w:val="Heading2"/>
      </w:pPr>
      <w:bookmarkStart w:id="7" w:name="_Toc274313632"/>
      <w:r>
        <w:t>R</w:t>
      </w:r>
      <w:r w:rsidR="00D063B5">
        <w:t>equirements</w:t>
      </w:r>
      <w:bookmarkEnd w:id="7"/>
      <w:r w:rsidR="005B7F8E">
        <w:t xml:space="preserve"> </w:t>
      </w:r>
    </w:p>
    <w:p w14:paraId="2E75189D" w14:textId="18CDBD9F" w:rsidR="007E1597" w:rsidRPr="009B54F3" w:rsidRDefault="00D063B5" w:rsidP="00D063B5">
      <w:pPr>
        <w:ind w:firstLine="284"/>
        <w:jc w:val="both"/>
      </w:pPr>
      <w:r>
        <w:t xml:space="preserve">In </w:t>
      </w:r>
      <w:r w:rsidR="00E21F10">
        <w:t xml:space="preserve">the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8" w:name="_Toc274313633"/>
      <w:r>
        <w:t>Annotation Tools</w:t>
      </w:r>
      <w:bookmarkEnd w:id="8"/>
    </w:p>
    <w:p w14:paraId="05317FD8" w14:textId="5E4784DD" w:rsidR="00FC5631" w:rsidRDefault="009B54F3" w:rsidP="00FC5631">
      <w:pPr>
        <w:pStyle w:val="Heading2"/>
      </w:pPr>
      <w:bookmarkStart w:id="9" w:name="_Toc274313634"/>
      <w:r w:rsidRPr="00AC51E7">
        <w:t>S</w:t>
      </w:r>
      <w:r w:rsidR="00BF4655">
        <w:t>t</w:t>
      </w:r>
      <w:r w:rsidRPr="00AC51E7">
        <w:t>ate of the art on September 201</w:t>
      </w:r>
      <w:r w:rsidR="00FC5631">
        <w:t>2</w:t>
      </w:r>
      <w:bookmarkEnd w:id="9"/>
    </w:p>
    <w:p w14:paraId="3DA8D848" w14:textId="5CD9A5F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164BCD">
        <w:t xml:space="preserve">Table </w:t>
      </w:r>
      <w:r w:rsidR="00164BCD">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0" w:name="_Ref274312483"/>
      <w:bookmarkStart w:id="11" w:name="_Ref274312017"/>
      <w:r>
        <w:t xml:space="preserve">Table </w:t>
      </w:r>
      <w:r>
        <w:fldChar w:fldCharType="begin"/>
      </w:r>
      <w:r>
        <w:instrText xml:space="preserve"> SEQ Table \* ARABIC </w:instrText>
      </w:r>
      <w:r>
        <w:fldChar w:fldCharType="separate"/>
      </w:r>
      <w:r w:rsidR="00164BCD">
        <w:rPr>
          <w:noProof/>
        </w:rPr>
        <w:t>1</w:t>
      </w:r>
      <w:r>
        <w:fldChar w:fldCharType="end"/>
      </w:r>
      <w:bookmarkEnd w:id="10"/>
      <w:r>
        <w:t>.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5F770482" w:rsidR="00D344BA" w:rsidRPr="00FC5631" w:rsidRDefault="004E726B" w:rsidP="00BF465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ins w:id="12" w:author="Olha Shakaravska" w:date="2014-10-10T10:45:00Z">
              <w:r w:rsidR="00BF4655">
                <w:rPr>
                  <w:rFonts w:ascii="Calibri" w:eastAsia="Times New Roman" w:hAnsi="Calibri" w:cs="Times New Roman"/>
                  <w:color w:val="000000"/>
                  <w:sz w:val="20"/>
                  <w:szCs w:val="20"/>
                  <w:lang w:val="en-US" w:eastAsia="en-US"/>
                </w:rPr>
                <w:t>f</w:t>
              </w:r>
            </w:ins>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DD7C31" w:rsidP="00883E5E">
            <w:hyperlink r:id="rId15"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DD7C31" w:rsidP="00F765B5">
            <w:hyperlink r:id="rId16"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7"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8"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DD7C31" w:rsidP="00FC5631">
            <w:hyperlink r:id="rId19"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pPr>
        <w:jc w:val="both"/>
      </w:pPr>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589C52F7"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0F45272D" w14:textId="77777777" w:rsidR="00616EC6" w:rsidRDefault="00616EC6" w:rsidP="009B54F3"/>
    <w:p w14:paraId="589AC3E0" w14:textId="57E4F4D6" w:rsidR="009B54F3" w:rsidRPr="00AC51E7" w:rsidRDefault="009B54F3" w:rsidP="009B54F3">
      <w:pPr>
        <w:pStyle w:val="Heading2"/>
      </w:pPr>
      <w:bookmarkStart w:id="13" w:name="_Toc274313635"/>
      <w:r w:rsidRPr="00AC51E7">
        <w:t>Developments after September 2012</w:t>
      </w:r>
      <w:bookmarkEnd w:id="13"/>
      <w:r w:rsidRPr="00AC51E7">
        <w:t xml:space="preserve"> </w:t>
      </w:r>
    </w:p>
    <w:p w14:paraId="1B8282B1" w14:textId="5B707E63" w:rsidR="00616EC6" w:rsidRDefault="00616EC6" w:rsidP="00892C2B">
      <w:pPr>
        <w:ind w:firstLine="284"/>
        <w:jc w:val="both"/>
      </w:pPr>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054D1174" w:rsidR="009B54F3" w:rsidRPr="00085FCC" w:rsidRDefault="009B54F3" w:rsidP="00E02A1C">
      <w:pPr>
        <w:pStyle w:val="Heading1"/>
      </w:pPr>
      <w:bookmarkStart w:id="14" w:name="_Toc274313636"/>
      <w:r w:rsidRPr="00085FCC">
        <w:t>D</w:t>
      </w:r>
      <w:r>
        <w:t>ASISH</w:t>
      </w:r>
      <w:r w:rsidRPr="00085FCC">
        <w:t xml:space="preserve"> Web Annotator (DWAN)</w:t>
      </w:r>
      <w:bookmarkEnd w:id="14"/>
    </w:p>
    <w:p w14:paraId="4DE17A5A" w14:textId="77777777" w:rsidR="009B54F3" w:rsidRPr="00FC5A7C" w:rsidRDefault="009B54F3" w:rsidP="00E02A1C">
      <w:pPr>
        <w:pStyle w:val="Heading2"/>
      </w:pPr>
      <w:bookmarkStart w:id="15" w:name="_Toc274313637"/>
      <w:r w:rsidRPr="00FC5A7C">
        <w:t>Framework architecture</w:t>
      </w:r>
      <w:bookmarkEnd w:id="15"/>
    </w:p>
    <w:p w14:paraId="11D0CB20" w14:textId="5F38FE98"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0E8795E4" w:rsidR="00327CE2" w:rsidRPr="003A574D" w:rsidRDefault="00C13446" w:rsidP="00327CE2">
      <w:pPr>
        <w:ind w:firstLine="284"/>
        <w:jc w:val="both"/>
      </w:pPr>
      <w:r>
        <w:rPr>
          <w:noProof/>
          <w:lang w:val="en-US" w:eastAsia="en-US"/>
        </w:rPr>
        <mc:AlternateContent>
          <mc:Choice Requires="wpg">
            <w:drawing>
              <wp:anchor distT="0" distB="0" distL="114300" distR="114300" simplePos="0" relativeHeight="251661312" behindDoc="0" locked="0" layoutInCell="1" allowOverlap="1" wp14:anchorId="34BBD903" wp14:editId="0154056D">
                <wp:simplePos x="0" y="0"/>
                <wp:positionH relativeFrom="column">
                  <wp:posOffset>457835</wp:posOffset>
                </wp:positionH>
                <wp:positionV relativeFrom="paragraph">
                  <wp:posOffset>535940</wp:posOffset>
                </wp:positionV>
                <wp:extent cx="5028565" cy="3611245"/>
                <wp:effectExtent l="0" t="0" r="635" b="0"/>
                <wp:wrapSquare wrapText="bothSides"/>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E36D3A" w:rsidRDefault="00E36D3A"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42.2pt;width:395.95pt;height:284.35pt;z-index:251661312;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E36D3A" w:rsidRDefault="00E36D3A"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square"/>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Pr>
        <w:ind w:firstLine="284"/>
        <w:jc w:val="both"/>
      </w:pP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16" w:name="_Toc274313638"/>
      <w:r w:rsidRPr="00AC51E7">
        <w:t>DWAN’s Model and its connection to Open Annotation Model</w:t>
      </w:r>
      <w:bookmarkEnd w:id="16"/>
    </w:p>
    <w:p w14:paraId="24F27E5A" w14:textId="4AF11A93" w:rsidR="00DD7C31" w:rsidRPr="00054EC0" w:rsidRDefault="00C86C3D" w:rsidP="00054EC0">
      <w:pPr>
        <w:ind w:firstLine="284"/>
        <w:jc w:val="both"/>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164BCD">
        <w:t xml:space="preserve">Figure </w:t>
      </w:r>
      <w:r w:rsidR="00164BCD">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29D0AC52" w14:textId="1E95557E" w:rsidR="009B54F3" w:rsidRPr="00AC51E7" w:rsidRDefault="009B54F3" w:rsidP="004C2791">
      <w:pPr>
        <w:ind w:firstLine="284"/>
        <w:jc w:val="both"/>
      </w:pPr>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E745961" w:rsidR="009B54F3" w:rsidRPr="00AC51E7" w:rsidRDefault="009B54F3" w:rsidP="004C2791">
      <w:pPr>
        <w:ind w:firstLine="284"/>
        <w:jc w:val="both"/>
      </w:pPr>
      <w:r w:rsidRPr="00AC51E7">
        <w:t xml:space="preserve">An annotation can have one or more </w:t>
      </w:r>
      <w:r w:rsidRPr="00AC51E7">
        <w:rPr>
          <w:i/>
          <w:iCs/>
        </w:rPr>
        <w:t>targets</w:t>
      </w:r>
      <w:r w:rsidRPr="00AC51E7">
        <w:t>. A tar</w:t>
      </w:r>
      <w:r w:rsidR="00C13446">
        <w:t xml:space="preserve">get (i.e. an inhabitant of the </w:t>
      </w:r>
      <w:r w:rsidR="00C13446" w:rsidRPr="00C13446">
        <w:rPr>
          <w:i/>
        </w:rPr>
        <w:t>Target</w:t>
      </w:r>
      <w:r w:rsidR="00C13446">
        <w:t xml:space="preserve"> </w:t>
      </w:r>
      <w:r w:rsidRPr="00AC51E7">
        <w:t xml:space="preserve">class) contains the reference to the web-document (a </w:t>
      </w:r>
      <w:r w:rsidRPr="00AC51E7">
        <w:rPr>
          <w:i/>
          <w:iCs/>
        </w:rPr>
        <w:t>source</w:t>
      </w:r>
      <w:r w:rsidRPr="00AC51E7">
        <w:t>) and the precise description of the document's fragment</w:t>
      </w:r>
      <w:r w:rsidR="00DE0CB1">
        <w:t>,</w:t>
      </w:r>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C4C2A94" w14:textId="72FD6019" w:rsidR="009B54F3"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r w:rsidR="00253D78">
        <w:t>XML</w:t>
      </w:r>
      <w:r w:rsidR="00253D78" w:rsidRPr="00AC51E7">
        <w:t xml:space="preserve"> </w:t>
      </w:r>
      <w:r w:rsidR="009B54F3" w:rsidRPr="00AC51E7">
        <w:t xml:space="preserve">text. In both cases a precise </w:t>
      </w:r>
      <w:r w:rsidR="00253D78">
        <w:t>MIME</w:t>
      </w:r>
      <w:r w:rsidR="009B54F3" w:rsidRPr="00AC51E7">
        <w:t>-type must be given by a client. For instance, a body can be a plain text</w:t>
      </w:r>
      <w:r w:rsidR="00DE0CB1">
        <w:t>,</w:t>
      </w:r>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21773261" w14:textId="77777777" w:rsidR="00657A2E" w:rsidRDefault="009B54F3" w:rsidP="00657A2E">
      <w:pPr>
        <w:keepNext/>
        <w:ind w:firstLine="284"/>
        <w:jc w:val="both"/>
      </w:pPr>
      <w:r>
        <w:rPr>
          <w:noProof/>
          <w:lang w:val="en-US" w:eastAsia="en-US"/>
        </w:rPr>
        <w:drawing>
          <wp:anchor distT="0" distB="0" distL="114300" distR="114300" simplePos="0" relativeHeight="251663360" behindDoc="0" locked="0" layoutInCell="1" allowOverlap="1" wp14:anchorId="1EFD3BEB" wp14:editId="352D99CF">
            <wp:simplePos x="0" y="0"/>
            <wp:positionH relativeFrom="column">
              <wp:posOffset>177165</wp:posOffset>
            </wp:positionH>
            <wp:positionV relativeFrom="margin">
              <wp:align>top</wp:align>
            </wp:positionV>
            <wp:extent cx="5270500" cy="4545330"/>
            <wp:effectExtent l="0" t="0" r="1270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14:sizeRelH relativeFrom="page">
              <wp14:pctWidth>0</wp14:pctWidth>
            </wp14:sizeRelH>
            <wp14:sizeRelV relativeFrom="page">
              <wp14:pctHeight>0</wp14:pctHeight>
            </wp14:sizeRelV>
          </wp:anchor>
        </w:drawing>
      </w:r>
    </w:p>
    <w:p w14:paraId="5F6C625F" w14:textId="53AF3151" w:rsidR="009B54F3" w:rsidRDefault="00657A2E" w:rsidP="00657A2E">
      <w:pPr>
        <w:pStyle w:val="Caption"/>
        <w:jc w:val="both"/>
      </w:pPr>
      <w:bookmarkStart w:id="17" w:name="_Ref274312359"/>
      <w:bookmarkStart w:id="18" w:name="_Ref274312372"/>
      <w:r>
        <w:t xml:space="preserve">Figure </w:t>
      </w:r>
      <w:r>
        <w:fldChar w:fldCharType="begin"/>
      </w:r>
      <w:r>
        <w:instrText xml:space="preserve"> SEQ Figure \* ARABIC </w:instrText>
      </w:r>
      <w:r>
        <w:fldChar w:fldCharType="separate"/>
      </w:r>
      <w:r w:rsidR="00D0263B">
        <w:rPr>
          <w:noProof/>
        </w:rPr>
        <w:t>2</w:t>
      </w:r>
      <w:r>
        <w:fldChar w:fldCharType="end"/>
      </w:r>
      <w:bookmarkEnd w:id="18"/>
      <w:r>
        <w:t>. A simplified class diagram representing the DWAN model.</w:t>
      </w:r>
      <w:bookmarkEnd w:id="17"/>
    </w:p>
    <w:p w14:paraId="689EF1F2" w14:textId="77777777" w:rsidR="00D0263B" w:rsidRDefault="00D0263B" w:rsidP="00AD007D">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 xml:space="preserve">see </w:t>
      </w:r>
      <w:r w:rsidR="0096047B">
        <w:fldChar w:fldCharType="begin"/>
      </w:r>
      <w:r w:rsidR="0096047B">
        <w:instrText xml:space="preserve"> REF _Ref274312672 \h </w:instrText>
      </w:r>
      <w:r w:rsidR="0096047B">
        <w:fldChar w:fldCharType="separate"/>
      </w:r>
      <w:r w:rsidR="00164BCD">
        <w:t xml:space="preserve">Figure </w:t>
      </w:r>
      <w:r w:rsidR="00164BCD">
        <w:rPr>
          <w:noProof/>
        </w:rPr>
        <w:t>3</w:t>
      </w:r>
      <w:r w:rsidR="0096047B">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19" w:author="Twan Goosen" w:date="2014-09-26T09:58:00Z">
        <w:r w:rsidR="00177779">
          <w:rPr>
            <w:rStyle w:val="FootnoteReference"/>
            <w:rFonts w:eastAsia="Times New Roman"/>
            <w:lang w:val="en-US" w:eastAsia="en-US"/>
          </w:rPr>
          <w:footnoteReference w:id="7"/>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1F412399" w14:textId="77777777" w:rsidR="00D0263B" w:rsidRDefault="00D0263B" w:rsidP="004C2791">
      <w:pPr>
        <w:ind w:firstLine="284"/>
        <w:jc w:val="both"/>
        <w:rPr>
          <w:rFonts w:eastAsia="Times New Roman" w:cs="Times New Roman"/>
        </w:rPr>
      </w:pPr>
    </w:p>
    <w:p w14:paraId="20FF5A02" w14:textId="77777777" w:rsidR="00D0263B" w:rsidRDefault="00D0263B" w:rsidP="004C2791">
      <w:pPr>
        <w:ind w:firstLine="284"/>
        <w:jc w:val="both"/>
        <w:rPr>
          <w:rFonts w:eastAsia="Times New Roman" w:cs="Times New Roman"/>
        </w:rPr>
      </w:pPr>
    </w:p>
    <w:p w14:paraId="6559B90C" w14:textId="180391BD" w:rsidR="009247B1" w:rsidRDefault="009247B1" w:rsidP="004C2791">
      <w:pPr>
        <w:ind w:firstLine="284"/>
        <w:jc w:val="both"/>
        <w:rPr>
          <w:rFonts w:eastAsia="Times New Roman" w:cs="Times New Roman"/>
        </w:rPr>
      </w:pPr>
      <w:r>
        <w:rPr>
          <w:rFonts w:eastAsia="Times New Roman" w:cs="Times New Roman"/>
        </w:rPr>
        <w:t>A p</w:t>
      </w:r>
      <w:r w:rsidR="00D0263B">
        <w:rPr>
          <w:noProof/>
          <w:lang w:val="en-US" w:eastAsia="en-US"/>
        </w:rPr>
        <w:drawing>
          <wp:anchor distT="0" distB="0" distL="114300" distR="114300" simplePos="0" relativeHeight="251662336" behindDoc="0" locked="0" layoutInCell="1" allowOverlap="1" wp14:anchorId="096CA025" wp14:editId="1A7540BC">
            <wp:simplePos x="0" y="0"/>
            <wp:positionH relativeFrom="column">
              <wp:posOffset>4445</wp:posOffset>
            </wp:positionH>
            <wp:positionV relativeFrom="margin">
              <wp:align>top</wp:align>
            </wp:positionV>
            <wp:extent cx="5626735" cy="4567555"/>
            <wp:effectExtent l="0" t="0" r="1206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6735" cy="45675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rPr>
        <w:t>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D0263B">
        <w:t xml:space="preserve">Figure </w:t>
      </w:r>
      <w:r w:rsidR="00D0263B">
        <w:rPr>
          <w:noProof/>
        </w:rPr>
        <w:t>5</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ind w:firstLine="284"/>
        <w:jc w:val="both"/>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jc w:val="both"/>
      </w:pPr>
      <w:bookmarkStart w:id="20" w:name="_Ref274571314"/>
      <w:r>
        <w:t xml:space="preserve">Figure </w:t>
      </w:r>
      <w:r>
        <w:fldChar w:fldCharType="begin"/>
      </w:r>
      <w:r>
        <w:instrText xml:space="preserve"> SEQ Figure \* ARABIC </w:instrText>
      </w:r>
      <w:r>
        <w:fldChar w:fldCharType="separate"/>
      </w:r>
      <w:r w:rsidR="00D0263B">
        <w:rPr>
          <w:noProof/>
        </w:rPr>
        <w:t>5</w:t>
      </w:r>
      <w:r>
        <w:fldChar w:fldCharType="end"/>
      </w:r>
      <w:bookmarkEnd w:id="20"/>
      <w:r>
        <w:t>. Example of an OA representation.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21"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4F81C923" w14:textId="77777777" w:rsidR="000F39F5" w:rsidRDefault="000F39F5" w:rsidP="004C2791">
      <w:pPr>
        <w:ind w:firstLine="284"/>
        <w:jc w:val="both"/>
      </w:pPr>
    </w:p>
    <w:p w14:paraId="410E3635" w14:textId="77777777" w:rsidR="000F39F5" w:rsidRDefault="000F39F5" w:rsidP="004C2791">
      <w:pPr>
        <w:ind w:firstLine="284"/>
        <w:jc w:val="both"/>
      </w:pPr>
    </w:p>
    <w:p w14:paraId="594257B5" w14:textId="77777777" w:rsidR="000F39F5" w:rsidRDefault="000F39F5" w:rsidP="004C2791">
      <w:pPr>
        <w:ind w:firstLine="284"/>
        <w:jc w:val="both"/>
      </w:pPr>
    </w:p>
    <w:p w14:paraId="612BAD64" w14:textId="77777777" w:rsidR="000F39F5" w:rsidRDefault="000F39F5" w:rsidP="004C2791">
      <w:pPr>
        <w:ind w:firstLine="284"/>
        <w:jc w:val="both"/>
      </w:pPr>
    </w:p>
    <w:p w14:paraId="63A7D215" w14:textId="77777777" w:rsidR="000F39F5" w:rsidRDefault="000F39F5" w:rsidP="004C2791">
      <w:pPr>
        <w:ind w:firstLine="284"/>
        <w:jc w:val="both"/>
      </w:pPr>
    </w:p>
    <w:p w14:paraId="38335A07" w14:textId="77777777" w:rsidR="000F39F5" w:rsidRDefault="000F39F5" w:rsidP="004C2791">
      <w:pPr>
        <w:ind w:firstLine="284"/>
        <w:jc w:val="both"/>
      </w:pPr>
    </w:p>
    <w:p w14:paraId="251195B0" w14:textId="77777777" w:rsidR="000F39F5" w:rsidRDefault="000F39F5" w:rsidP="004C2791">
      <w:pPr>
        <w:ind w:firstLine="284"/>
        <w:jc w:val="both"/>
      </w:pPr>
    </w:p>
    <w:p w14:paraId="2EA83DEE" w14:textId="77777777" w:rsidR="000F39F5" w:rsidRDefault="000F39F5" w:rsidP="004C2791">
      <w:pPr>
        <w:ind w:firstLine="284"/>
        <w:jc w:val="both"/>
      </w:pPr>
    </w:p>
    <w:p w14:paraId="0256A529" w14:textId="77777777" w:rsidR="009B54F3" w:rsidRPr="00FC5A7C" w:rsidRDefault="009B54F3" w:rsidP="000F39F5">
      <w:pPr>
        <w:pStyle w:val="Heading2"/>
        <w:tabs>
          <w:tab w:val="clear" w:pos="227"/>
          <w:tab w:val="num" w:pos="170"/>
        </w:tabs>
        <w:ind w:left="0" w:firstLine="284"/>
        <w:jc w:val="both"/>
      </w:pPr>
      <w:bookmarkStart w:id="22" w:name="_Toc274313639"/>
      <w:r w:rsidRPr="00FC5A7C">
        <w:t>DWAN Backend</w:t>
      </w:r>
      <w:bookmarkEnd w:id="22"/>
    </w:p>
    <w:p w14:paraId="25327AD1" w14:textId="77777777" w:rsidR="009B54F3" w:rsidRPr="00AC51E7" w:rsidRDefault="009B54F3" w:rsidP="000F39F5">
      <w:pPr>
        <w:pStyle w:val="Heading3"/>
        <w:ind w:left="663" w:firstLine="284"/>
        <w:jc w:val="both"/>
      </w:pPr>
      <w:bookmarkStart w:id="23" w:name="_Toc274313640"/>
      <w:r w:rsidRPr="00AC51E7">
        <w:t>Architecture</w:t>
      </w:r>
      <w:bookmarkEnd w:id="23"/>
    </w:p>
    <w:p w14:paraId="1C9E7AEC" w14:textId="77777777" w:rsidR="009B54F3" w:rsidRDefault="009B54F3" w:rsidP="000F39F5">
      <w:pPr>
        <w:ind w:firstLine="284"/>
        <w:jc w:val="both"/>
      </w:pPr>
    </w:p>
    <w:p w14:paraId="4C40BC86" w14:textId="77777777" w:rsidR="0096047B" w:rsidRDefault="009B54F3" w:rsidP="0096047B">
      <w:pPr>
        <w:keepNext/>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Caption"/>
        <w:jc w:val="both"/>
      </w:pPr>
      <w:r>
        <w:t xml:space="preserve">Figure </w:t>
      </w:r>
      <w:r>
        <w:fldChar w:fldCharType="begin"/>
      </w:r>
      <w:r>
        <w:instrText xml:space="preserve"> SEQ Figure \* ARABIC </w:instrText>
      </w:r>
      <w:r>
        <w:fldChar w:fldCharType="separate"/>
      </w:r>
      <w:r w:rsidR="00D0263B">
        <w:rPr>
          <w:noProof/>
        </w:rPr>
        <w:t>6</w:t>
      </w:r>
      <w:r>
        <w:fldChar w:fldCharType="end"/>
      </w:r>
      <w:r>
        <w:t>. The DWAN-backend architecture</w:t>
      </w:r>
    </w:p>
    <w:p w14:paraId="1BE747EC" w14:textId="77777777" w:rsidR="009B54F3" w:rsidRPr="00406B4D" w:rsidRDefault="009B54F3" w:rsidP="004C2791">
      <w:pPr>
        <w:pStyle w:val="Heading3"/>
        <w:ind w:firstLine="284"/>
        <w:jc w:val="both"/>
      </w:pPr>
      <w:bookmarkStart w:id="24" w:name="_Toc274313641"/>
      <w:r w:rsidRPr="00406B4D">
        <w:t>Database and Database Access Objects</w:t>
      </w:r>
      <w:bookmarkEnd w:id="24"/>
    </w:p>
    <w:p w14:paraId="7F2BB1E4" w14:textId="77777777" w:rsidR="00054EC0" w:rsidRDefault="009B54F3" w:rsidP="004C2791">
      <w:pPr>
        <w:ind w:firstLine="284"/>
        <w:jc w:val="both"/>
      </w:pPr>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pPr>
        <w:ind w:firstLine="284"/>
        <w:jc w:val="both"/>
      </w:pPr>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pPr>
        <w:jc w:val="both"/>
      </w:pPr>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0EE4F656" w:rsidR="009B54F3" w:rsidRDefault="009B54F3" w:rsidP="004C2791">
      <w:pPr>
        <w:ind w:firstLine="284"/>
        <w:jc w:val="both"/>
      </w:pPr>
      <w:r>
        <w:t>Due to the presence of join tables there must be a mechanism that takes care</w:t>
      </w:r>
      <w:r w:rsidR="00F05B88">
        <w:t xml:space="preserve"> of</w:t>
      </w:r>
      <w:ins w:id="25"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26" w:name="_Toc274313642"/>
      <w:r w:rsidRPr="00AC51E7">
        <w:t>REST Application Programming Interface</w:t>
      </w:r>
      <w:bookmarkEnd w:id="26"/>
    </w:p>
    <w:p w14:paraId="1B12D0F5" w14:textId="0C5DE65A" w:rsidR="009B54F3" w:rsidRPr="00AC51E7" w:rsidRDefault="009B54F3" w:rsidP="004C2791">
      <w:pPr>
        <w:ind w:firstLine="284"/>
        <w:jc w:val="both"/>
      </w:pPr>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pPr>
        <w:ind w:firstLine="284"/>
        <w:jc w:val="both"/>
      </w:pPr>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164BCD">
        <w:t xml:space="preserve">Table </w:t>
      </w:r>
      <w:r w:rsidR="00164BCD">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7" w:name="_Ref274312902"/>
      <w:r>
        <w:t xml:space="preserve">Table </w:t>
      </w:r>
      <w:r>
        <w:fldChar w:fldCharType="begin"/>
      </w:r>
      <w:r>
        <w:instrText xml:space="preserve"> SEQ Table \* ARABIC </w:instrText>
      </w:r>
      <w:r>
        <w:fldChar w:fldCharType="separate"/>
      </w:r>
      <w:r w:rsidR="00164BCD">
        <w:rPr>
          <w:noProof/>
        </w:rPr>
        <w:t>2</w:t>
      </w:r>
      <w:r>
        <w:fldChar w:fldCharType="end"/>
      </w:r>
      <w:bookmarkEnd w:id="27"/>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8" w:name="user-content-annotations"/>
      <w:bookmarkEnd w:id="28"/>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29"/>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29"/>
            <w:r w:rsidR="00886765">
              <w:rPr>
                <w:rStyle w:val="CommentReference"/>
              </w:rPr>
              <w:commentReference w:id="29"/>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r w:rsidR="00253D78">
              <w:rPr>
                <w:rFonts w:ascii="Times" w:eastAsia="Times New Roman" w:hAnsi="Times" w:cs="Times New Roman"/>
                <w:sz w:val="22"/>
                <w:szCs w:val="22"/>
              </w:rPr>
              <w:t xml:space="preserve"> annotations</w:t>
            </w:r>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DA3E2F">
        <w:trPr>
          <w:tblCellSpacing w:w="15" w:type="dxa"/>
        </w:trPr>
        <w:tc>
          <w:tcPr>
            <w:tcW w:w="2709"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3797"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530"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DA3E2F">
        <w:trPr>
          <w:tblCellSpacing w:w="15" w:type="dxa"/>
        </w:trPr>
        <w:tc>
          <w:tcPr>
            <w:tcW w:w="2709"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3797"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530"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DA3E2F">
        <w:trPr>
          <w:tblCellSpacing w:w="15" w:type="dxa"/>
        </w:trPr>
        <w:tc>
          <w:tcPr>
            <w:tcW w:w="2709"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3797"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r w:rsidR="008E138E">
              <w:rPr>
                <w:rFonts w:ascii="Times New Roman" w:eastAsia="Times New Roman" w:hAnsi="Times New Roman" w:cs="Times New Roman"/>
                <w:sz w:val="22"/>
                <w:szCs w:val="22"/>
              </w:rPr>
              <w:t xml:space="preserve">HTML </w:t>
            </w:r>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530"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A3E2F" w:rsidRPr="00CB0F7F" w14:paraId="7C1E7F9A" w14:textId="77777777" w:rsidTr="00DA3E2F">
        <w:trPr>
          <w:trHeight w:val="2138"/>
          <w:tblCellSpacing w:w="15" w:type="dxa"/>
        </w:trPr>
        <w:tc>
          <w:tcPr>
            <w:tcW w:w="2709"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3797"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74DD3834" w:rsidR="009B54F3" w:rsidRPr="00313D9B" w:rsidRDefault="009B54F3" w:rsidP="005E2DFF">
      <w:pPr>
        <w:ind w:firstLine="284"/>
        <w:jc w:val="both"/>
      </w:pPr>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30"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r w:rsidR="008E138E">
              <w:rPr>
                <w:rFonts w:ascii="Times New Roman" w:eastAsia="Times New Roman" w:hAnsi="Times New Roman" w:cs="Times New Roman"/>
                <w:sz w:val="22"/>
                <w:szCs w:val="22"/>
              </w:rPr>
              <w:t xml:space="preserve">client </w:t>
            </w:r>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31"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32" w:name="user-content-notebooks-implemented-but-n"/>
      <w:bookmarkEnd w:id="32"/>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Heading2"/>
      </w:pPr>
      <w:bookmarkStart w:id="33" w:name="_Toc274313643"/>
      <w:r w:rsidRPr="00FC5A7C">
        <w:t>DWAN frontend(s)</w:t>
      </w:r>
      <w:bookmarkEnd w:id="33"/>
    </w:p>
    <w:p w14:paraId="7E412B8E" w14:textId="77777777" w:rsidR="009B54F3" w:rsidRDefault="009B54F3" w:rsidP="00D57E43">
      <w:pPr>
        <w:pStyle w:val="Heading3"/>
      </w:pPr>
      <w:bookmarkStart w:id="34" w:name="_Toc274313644"/>
      <w:r w:rsidRPr="00FC5A7C">
        <w:t>Wired-Marker based frontend</w:t>
      </w:r>
      <w:bookmarkEnd w:id="34"/>
    </w:p>
    <w:p w14:paraId="6B103B2E" w14:textId="6857B6C2" w:rsidR="003354BB" w:rsidRPr="001904E6" w:rsidRDefault="001904E6" w:rsidP="001904E6">
      <w:pPr>
        <w:ind w:firstLine="284"/>
        <w:jc w:val="both"/>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 xml:space="preserve">and </w:t>
      </w:r>
      <w:commentRangeStart w:id="35"/>
      <w:r w:rsidR="003354BB" w:rsidRPr="001C44E2">
        <w:t>Prof. Okubo</w:t>
      </w:r>
      <w:commentRangeEnd w:id="35"/>
      <w:r w:rsidR="00EB6F98">
        <w:rPr>
          <w:rStyle w:val="CommentReference"/>
        </w:rPr>
        <w:commentReference w:id="35"/>
      </w:r>
      <w:r w:rsidR="003354BB">
        <w:rPr>
          <w:rStyle w:val="FootnoteReference"/>
        </w:rPr>
        <w:footnoteReference w:id="12"/>
      </w:r>
      <w:r w:rsidR="003354BB">
        <w:t xml:space="preserve">. </w:t>
      </w:r>
    </w:p>
    <w:p w14:paraId="68BB4081" w14:textId="3FA6709B" w:rsidR="003354BB" w:rsidRDefault="003354BB" w:rsidP="003354BB">
      <w:pPr>
        <w:ind w:firstLine="284"/>
        <w:jc w:val="both"/>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 this condition has been waived. </w:t>
      </w:r>
    </w:p>
    <w:p w14:paraId="72A68B2C" w14:textId="71568D04" w:rsidR="003354BB" w:rsidRDefault="003354BB" w:rsidP="003354BB">
      <w:pPr>
        <w:ind w:firstLine="284"/>
        <w:jc w:val="both"/>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3"/>
      </w:r>
      <w:r w:rsidR="00A9774E">
        <w:rPr>
          <w:lang w:val="en-US"/>
        </w:rPr>
        <w:t xml:space="preserve"> </w:t>
      </w:r>
      <w:r>
        <w:rPr>
          <w:lang w:val="en-US"/>
        </w:rPr>
        <w:t xml:space="preserve">file from the DASISH GitHub repository at </w:t>
      </w:r>
      <w:hyperlink r:id="rId30" w:history="1">
        <w:r w:rsidRPr="004E06CB">
          <w:rPr>
            <w:rStyle w:val="Hyperlink"/>
            <w:lang w:val="en-US"/>
          </w:rPr>
          <w:t>https://github.com/DASISH/dwan-client-wiredmarker/releases</w:t>
        </w:r>
      </w:hyperlink>
      <w:r>
        <w:rPr>
          <w:lang w:val="en-US"/>
        </w:rPr>
        <w:t xml:space="preserve">. More 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1705D72E" w:rsidR="003354BB" w:rsidRDefault="003354BB" w:rsidP="003354BB">
      <w:pPr>
        <w:ind w:firstLine="284"/>
        <w:jc w:val="both"/>
        <w:rPr>
          <w:lang w:val="en-US"/>
        </w:rPr>
      </w:pPr>
      <w:r w:rsidRPr="00002394">
        <w:rPr>
          <w:color w:val="000000" w:themeColor="text1"/>
        </w:rPr>
        <w:t xml:space="preserve">The source code is written in JavaScript and contains XUL files as well. </w:t>
      </w:r>
      <w:r>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1" w:history="1">
        <w:r w:rsidRPr="00002394">
          <w:rPr>
            <w:color w:val="000000" w:themeColor="text1"/>
            <w:lang w:val="en-US"/>
          </w:rPr>
          <w:t>user interface markup language</w:t>
        </w:r>
      </w:hyperlink>
      <w:r w:rsidRPr="00002394">
        <w:rPr>
          <w:color w:val="000000" w:themeColor="text1"/>
          <w:lang w:val="en-US"/>
        </w:rPr>
        <w:t xml:space="preserve"> developed by </w:t>
      </w:r>
      <w:hyperlink r:id="rId32" w:history="1">
        <w:r w:rsidRPr="00002394">
          <w:rPr>
            <w:color w:val="000000" w:themeColor="text1"/>
            <w:lang w:val="en-US"/>
          </w:rPr>
          <w:t>Mozilla</w:t>
        </w:r>
      </w:hyperlink>
      <w:r w:rsidRPr="00002394">
        <w:rPr>
          <w:color w:val="000000" w:themeColor="text1"/>
          <w:lang w:val="en-US"/>
        </w:rPr>
        <w:t xml:space="preserve">. XUL is implemented as an </w:t>
      </w:r>
      <w:hyperlink r:id="rId33" w:history="1">
        <w:r w:rsidRPr="00002394">
          <w:rPr>
            <w:color w:val="000000" w:themeColor="text1"/>
            <w:lang w:val="en-US"/>
          </w:rPr>
          <w:t>XML</w:t>
        </w:r>
      </w:hyperlink>
      <w:r w:rsidRPr="00002394">
        <w:rPr>
          <w:color w:val="000000" w:themeColor="text1"/>
          <w:lang w:val="en-US"/>
        </w:rPr>
        <w:t xml:space="preserve"> dialect; it allows for </w:t>
      </w:r>
      <w:hyperlink r:id="rId34"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5"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w:t>
      </w:r>
      <w:commentRangeStart w:id="36"/>
      <w:r w:rsidR="007D2E49">
        <w:rPr>
          <w:lang w:val="en-US"/>
        </w:rPr>
        <w:t>extension development</w:t>
      </w:r>
      <w:commentRangeEnd w:id="36"/>
      <w:r w:rsidR="007D2E49">
        <w:rPr>
          <w:rStyle w:val="CommentReference"/>
        </w:rPr>
        <w:commentReference w:id="36"/>
      </w:r>
      <w:r w:rsidR="007D2E49">
        <w:rPr>
          <w:lang w:val="en-US"/>
        </w:rPr>
        <w:t>.</w:t>
      </w:r>
    </w:p>
    <w:p w14:paraId="070D8ACF" w14:textId="2FFA0676" w:rsidR="003354BB" w:rsidRDefault="003354BB" w:rsidP="003354BB">
      <w:pPr>
        <w:ind w:firstLine="284"/>
        <w:jc w:val="both"/>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backend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1B83F0D5" w:rsidR="003354BB" w:rsidRDefault="003354BB" w:rsidP="003354BB">
      <w:pPr>
        <w:ind w:firstLine="284"/>
        <w:jc w:val="both"/>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Pr>
          <w:lang w:val="en-US"/>
        </w:rPr>
        <w:t>original document. The information about the colo</w:t>
      </w:r>
      <w:r w:rsidR="008E3288">
        <w:rPr>
          <w:lang w:val="en-US"/>
        </w:rPr>
        <w:t>u</w:t>
      </w:r>
      <w:r>
        <w:rPr>
          <w:lang w:val="en-US"/>
        </w:rPr>
        <w:t>r is represented as a CSS-property in the fragment as well.</w:t>
      </w:r>
    </w:p>
    <w:p w14:paraId="19BEFC64" w14:textId="39E9C6E4" w:rsidR="003354BB" w:rsidRDefault="003354BB" w:rsidP="003354BB">
      <w:pPr>
        <w:ind w:firstLine="284"/>
        <w:jc w:val="both"/>
        <w:rPr>
          <w:lang w:val="en-US"/>
        </w:rPr>
      </w:pPr>
      <w:r>
        <w:rPr>
          <w:lang w:val="en-US"/>
        </w:rPr>
        <w:t xml:space="preserve">Another user can view that annotation in his/her DWAN client simply by reloading the annotated page. An annotation made by other instances of DWAN client is listed in the directory of </w:t>
      </w:r>
      <w:r w:rsidR="008E3288">
        <w:rPr>
          <w:lang w:val="en-US"/>
        </w:rPr>
        <w:t xml:space="preserve"> </w:t>
      </w:r>
      <w:r w:rsidR="008E3288" w:rsidRPr="008E3288">
        <w:rPr>
          <w:i/>
          <w:lang w:val="en-US"/>
        </w:rPr>
        <w:t>i</w:t>
      </w:r>
      <w:r w:rsidRPr="008E3288">
        <w:rPr>
          <w:i/>
          <w:lang w:val="en-US"/>
        </w:rPr>
        <w:t>ncoming</w:t>
      </w:r>
      <w:r>
        <w:rPr>
          <w:lang w:val="en-US"/>
        </w:rPr>
        <w:t xml:space="preserve"> annotations on the left-hand side of the browser window</w:t>
      </w:r>
      <w:r w:rsidR="008E3288">
        <w:rPr>
          <w:lang w:val="en-US"/>
        </w:rPr>
        <w:t>. T</w:t>
      </w:r>
      <w:r>
        <w:rPr>
          <w:lang w:val="en-US"/>
        </w:rPr>
        <w:t xml:space="preserve">he corresponding annotated fragment appears as a light-yellow </w:t>
      </w:r>
      <w:r w:rsidR="00171600">
        <w:rPr>
          <w:lang w:val="en-US"/>
        </w:rPr>
        <w:t>colour</w:t>
      </w:r>
      <w:r>
        <w:rPr>
          <w:lang w:val="en-US"/>
        </w:rPr>
        <w:t xml:space="preserve">ed fragment. </w:t>
      </w:r>
    </w:p>
    <w:p w14:paraId="4EE55188" w14:textId="5CFAA286" w:rsidR="003354BB" w:rsidRDefault="003354BB" w:rsidP="003354BB">
      <w:pPr>
        <w:ind w:firstLine="284"/>
        <w:jc w:val="both"/>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on the database and transferred by the server on GET request of the client. Upgrading the DWAN client so that it will interpret the </w:t>
      </w:r>
      <w:r w:rsidR="00171600">
        <w:rPr>
          <w:lang w:val="en-US"/>
        </w:rPr>
        <w:t>colour</w:t>
      </w:r>
      <w:r>
        <w:rPr>
          <w:lang w:val="en-US"/>
        </w:rPr>
        <w:t xml:space="preserve"> correctly, is left to the future work</w:t>
      </w:r>
      <w:r w:rsidR="000F39F5">
        <w:rPr>
          <w:lang w:val="en-US"/>
        </w:rPr>
        <w:t>.</w:t>
      </w:r>
    </w:p>
    <w:p w14:paraId="4E75BA01" w14:textId="68799A2D" w:rsidR="003354BB" w:rsidRDefault="003354BB" w:rsidP="003354BB">
      <w:pPr>
        <w:ind w:firstLine="284"/>
        <w:jc w:val="both"/>
        <w:rPr>
          <w:lang w:val="en-US"/>
        </w:rPr>
      </w:pPr>
      <w:r>
        <w:rPr>
          <w:lang w:val="en-US"/>
        </w:rPr>
        <w:t xml:space="preserve">Annotations in the </w:t>
      </w:r>
      <w:r w:rsidRPr="008E3288">
        <w:rPr>
          <w:i/>
          <w:lang w:val="en-US"/>
        </w:rPr>
        <w:t>incoming</w:t>
      </w:r>
      <w:r>
        <w:rPr>
          <w:lang w:val="en-US"/>
        </w:rPr>
        <w:t xml:space="preserve"> folder always come from the backend database and are generated by another instance of the DWAN client. Annotations generated by “this” client are distributed across the subfolders (</w:t>
      </w:r>
      <w:r w:rsidRPr="008E3288">
        <w:rPr>
          <w:i/>
          <w:lang w:val="en-US"/>
        </w:rPr>
        <w:t>markers</w:t>
      </w:r>
      <w:r>
        <w:rPr>
          <w:lang w:val="en-US"/>
        </w:rPr>
        <w:t xml:space="preserve">) of the local folder according to their </w:t>
      </w:r>
      <w:r w:rsidR="00171600">
        <w:rPr>
          <w:lang w:val="en-US"/>
        </w:rPr>
        <w:t>colour</w:t>
      </w:r>
      <w:r>
        <w:rPr>
          <w:lang w:val="en-US"/>
        </w:rPr>
        <w:t xml:space="preserve">s. </w:t>
      </w:r>
    </w:p>
    <w:p w14:paraId="156D8BE9" w14:textId="5A4288D4" w:rsidR="003354BB" w:rsidRDefault="003354BB" w:rsidP="003354BB">
      <w:pPr>
        <w:ind w:firstLine="284"/>
        <w:jc w:val="both"/>
      </w:pPr>
      <w:r w:rsidRPr="00367B2F">
        <w:rPr>
          <w:rFonts w:cs="Arial"/>
          <w:color w:val="000000"/>
        </w:rPr>
        <w:t>In order to access the database and therefore 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 xml:space="preserve">log-in.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via Spring basic-authentication.</w:t>
      </w:r>
      <w:r>
        <w:t xml:space="preserve"> </w:t>
      </w:r>
      <w:r>
        <w:rPr>
          <w:rFonts w:cs="Arial"/>
          <w:color w:val="000000"/>
        </w:rPr>
        <w:t xml:space="preserve">If user’s </w:t>
      </w:r>
      <w:r w:rsidRPr="00367B2F">
        <w:rPr>
          <w:rFonts w:cs="Arial"/>
          <w:color w:val="000000"/>
        </w:rPr>
        <w:t>institution is listed as a S</w:t>
      </w:r>
      <w:r>
        <w:rPr>
          <w:rFonts w:cs="Arial"/>
          <w:color w:val="000000"/>
        </w:rPr>
        <w:t>hibboleth Identity Provider</w:t>
      </w:r>
      <w:r w:rsidRPr="00367B2F">
        <w:rPr>
          <w:rFonts w:cs="Arial"/>
          <w:color w:val="000000"/>
        </w:rPr>
        <w:t xml:space="preserve">, </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up and submitting the registration form referred to at the page </w:t>
      </w:r>
      <w:hyperlink r:id="rId36" w:history="1">
        <w:r w:rsidRPr="00367B2F">
          <w:rPr>
            <w:rStyle w:val="Hyperlink"/>
            <w:rFonts w:cs="Arial"/>
            <w:color w:val="1155CC"/>
          </w:rPr>
          <w:t>https://lux17.mpi.nl/ds/webannotator-basic/</w:t>
        </w:r>
      </w:hyperlink>
      <w:r>
        <w:t>. After that the user must set up server for working with basic</w:t>
      </w:r>
      <w:r w:rsidR="008E3288">
        <w:t xml:space="preserve"> </w:t>
      </w:r>
      <w:r>
        <w:t xml:space="preserve">authentication.  For this one goes to DASISH Web Annotator&gt;Settings&gt;Server and sets the </w:t>
      </w:r>
      <w:r w:rsidRPr="00367B2F">
        <w:t xml:space="preserve">link </w:t>
      </w:r>
      <w:hyperlink r:id="rId37" w:history="1">
        <w:r w:rsidRPr="00367B2F">
          <w:rPr>
            <w:rStyle w:val="Hyperlink"/>
            <w:rFonts w:cs="Arial"/>
            <w:color w:val="1155CC"/>
          </w:rPr>
          <w:t>https://lux17.mpi.nl/ds/webannotator-basic</w:t>
        </w:r>
      </w:hyperlink>
      <w:r w:rsidRPr="00367B2F">
        <w:t xml:space="preserve"> in the </w:t>
      </w:r>
      <w:r w:rsidRPr="008E3288">
        <w:rPr>
          <w:i/>
        </w:rPr>
        <w:t>User Specified</w:t>
      </w:r>
      <w:r w:rsidRPr="00367B2F">
        <w:t xml:space="preserve"> box </w:t>
      </w:r>
      <w:r>
        <w:t>.</w:t>
      </w:r>
    </w:p>
    <w:p w14:paraId="269D316D" w14:textId="77777777" w:rsidR="003354BB" w:rsidRDefault="003354BB" w:rsidP="003354BB">
      <w:pPr>
        <w:ind w:firstLine="284"/>
        <w:jc w:val="both"/>
      </w:pPr>
      <w:r>
        <w:t>When a user creates an annotation, the client sends it to the server together with a cached representation of the annotated page (on the moment of annotation).  A cached representation can be requested by the user later, for instance if the client cannot deliver the annotation because the page has been changed and the fragment cannot be resolved. Consult the manual for more detail. The cached representation is sent as a serialized DOM for the html document.  For images only links are sent</w:t>
      </w:r>
      <w:r w:rsidRPr="003A2A50">
        <w:t xml:space="preserve">.  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p>
    <w:p w14:paraId="777DFCE2" w14:textId="77777777" w:rsidR="003354BB" w:rsidRDefault="003354BB" w:rsidP="003354BB">
      <w:pPr>
        <w:ind w:firstLine="284"/>
        <w:jc w:val="both"/>
      </w:pPr>
      <w:r>
        <w:t>It is possible to annotate an image, but not its fragment. The mouse pointer must be on the image, and the rest of steps are the same as for annotating text.  The title and the annotation body are assigned automatically, with the annotation body getting the name of the image file. The title and the body can be edited later.</w:t>
      </w:r>
    </w:p>
    <w:p w14:paraId="375B6596" w14:textId="63E3693C" w:rsidR="003354BB" w:rsidRDefault="003354BB" w:rsidP="003354BB">
      <w:pPr>
        <w:ind w:firstLine="284"/>
        <w:jc w:val="both"/>
      </w:pPr>
      <w:r>
        <w:t>To edit</w:t>
      </w:r>
      <w:r w:rsidR="00EF0632">
        <w:t xml:space="preserve"> </w:t>
      </w:r>
      <w:r>
        <w:t xml:space="preserve">an annotation one selects it in the list on the left-hand side of the browser window.  Next, selecting </w:t>
      </w:r>
      <w:r w:rsidRPr="00EF0632">
        <w:rPr>
          <w:i/>
        </w:rPr>
        <w:t>Properties</w:t>
      </w:r>
      <w:r>
        <w:t xml:space="preserve"> triggers a pop-up form.  Altering its corresponding fields and tabs allows editing the annotation body and its title. </w:t>
      </w:r>
    </w:p>
    <w:p w14:paraId="4854EC28" w14:textId="2E40EED8" w:rsidR="003354BB" w:rsidRDefault="003354BB" w:rsidP="003354BB">
      <w:pPr>
        <w:ind w:firstLine="284"/>
        <w:jc w:val="both"/>
      </w:pPr>
      <w:r>
        <w:t xml:space="preserve">In the original Wired-Maker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given a particular annotation.  However, the DWAN framework assumes changing access rights. When an annotation is created by </w:t>
      </w:r>
      <w:r w:rsidR="00EF0632">
        <w:t xml:space="preserve">the </w:t>
      </w:r>
      <w:r>
        <w:t>DWAN client all registered users except the creator (</w:t>
      </w:r>
      <w:r w:rsidRPr="00EF0632">
        <w:rPr>
          <w:i/>
        </w:rPr>
        <w:t>owner</w:t>
      </w:r>
      <w:r>
        <w:t xml:space="preserve">)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p>
    <w:p w14:paraId="7CF48B00" w14:textId="0C17A29F" w:rsidR="003354BB" w:rsidRDefault="003354BB" w:rsidP="003354BB">
      <w:pPr>
        <w:ind w:firstLine="284"/>
        <w:jc w:val="both"/>
      </w:pPr>
      <w:r>
        <w:t>Working on the turning of Wired-Marker into a DWAN client, the DASISH team has figured out that four of Wired-Marker’s drawbacks cannot be fixed in reasonable amount of time. First, it does not allow multiple-target annotations that means that a text note can be put exactly on one fragment.  For instance one cannot annotate simultaneously two text fragments, by making a remark that they contradict each other.  The second drawback is already mentioned: an annotation read from the database loses its original colour while interpreted by the client</w:t>
      </w:r>
      <w:r>
        <w:rPr>
          <w:rStyle w:val="FootnoteReference"/>
        </w:rPr>
        <w:footnoteReference w:id="14"/>
      </w:r>
      <w:r>
        <w:t>.  Third, fragments of images cannot be annotated by Wired-Marker, but only the whole image.  Fourth, adding notebooks would demand significant refactoring of the original code.  In a sense, coloured directories of local folder can be seen as notebooks.</w:t>
      </w:r>
    </w:p>
    <w:p w14:paraId="4C858259" w14:textId="77777777" w:rsidR="003354BB" w:rsidRDefault="003354BB" w:rsidP="003354BB">
      <w:pPr>
        <w:ind w:firstLine="284"/>
        <w:jc w:val="both"/>
      </w:pPr>
      <w:r>
        <w:t>At the end of this section we sum up the features that have been added to (or changed in) Wired-Marker to adjust it to DASISH requirements:</w:t>
      </w:r>
    </w:p>
    <w:p w14:paraId="38E67A35" w14:textId="77777777" w:rsidR="003354BB" w:rsidRDefault="003354BB" w:rsidP="00EC5100">
      <w:pPr>
        <w:pStyle w:val="ListParagraph"/>
        <w:ind w:left="1004"/>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 xml:space="preserve">(e.g. sidebar, top menu, right-click menus, add-ons manager view), </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p>
    <w:p w14:paraId="7CEB0FFA" w14:textId="77777777" w:rsidR="003354BB" w:rsidRDefault="003354BB" w:rsidP="00EC5100">
      <w:pPr>
        <w:pStyle w:val="ListParagraph"/>
        <w:ind w:left="1004"/>
        <w:rPr>
          <w:lang w:val="en-US"/>
        </w:rPr>
      </w:pPr>
      <w:r w:rsidRPr="00EC5100">
        <w:rPr>
          <w:u w:val="single"/>
          <w:lang w:val="en-US"/>
        </w:rPr>
        <w:t>functionality</w:t>
      </w:r>
      <w:r w:rsidRPr="000C2DF3">
        <w:rPr>
          <w:lang w:val="en-US"/>
        </w:rPr>
        <w:t xml:space="preserve">:  </w:t>
      </w:r>
      <w:r>
        <w:rPr>
          <w:lang w:val="en-US"/>
        </w:rPr>
        <w:t xml:space="preserve">GET, PUT (update), </w:t>
      </w:r>
      <w:r w:rsidRPr="000C2DF3">
        <w:rPr>
          <w:lang w:val="en-US"/>
        </w:rPr>
        <w:t>POST</w:t>
      </w:r>
      <w:r>
        <w:rPr>
          <w:lang w:val="en-US"/>
        </w:rPr>
        <w:t xml:space="preserve">,  DELETE </w:t>
      </w:r>
      <w:r w:rsidRPr="000C2DF3">
        <w:rPr>
          <w:lang w:val="en-US"/>
        </w:rPr>
        <w:t xml:space="preserve"> annotations</w:t>
      </w:r>
      <w:r>
        <w:rPr>
          <w:lang w:val="en-US"/>
        </w:rPr>
        <w:t>;  POST and GET for cached representations; authentication (login/logout);</w:t>
      </w:r>
    </w:p>
    <w:p w14:paraId="60D0EA05" w14:textId="77777777" w:rsidR="003354BB" w:rsidRPr="00BE4AE2" w:rsidRDefault="003354BB" w:rsidP="00EC5100">
      <w:pPr>
        <w:pStyle w:val="ListParagraph"/>
        <w:ind w:left="1004"/>
        <w:jc w:val="both"/>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38" w:history="1">
        <w:r w:rsidRPr="00BE4AE2">
          <w:rPr>
            <w:color w:val="0000E9"/>
            <w:u w:val="single" w:color="0000E9"/>
            <w:lang w:val="en-US"/>
          </w:rPr>
          <w:t>http://www.wired-marker.org/en/index.html</w:t>
        </w:r>
      </w:hyperlink>
      <w:r w:rsidRPr="00BE4AE2">
        <w:rPr>
          <w:lang w:val="en-US"/>
        </w:rPr>
        <w:t>);  hyperanchor (</w:t>
      </w:r>
      <w:hyperlink r:id="rId39" w:history="1">
        <w:r w:rsidRPr="00BE4AE2">
          <w:rPr>
            <w:color w:val="0000E9"/>
            <w:u w:val="single" w:color="0000E9"/>
            <w:lang w:val="en-US"/>
          </w:rPr>
          <w:t>http://www.hyper-anchor.org/en/technical_format.html</w:t>
        </w:r>
      </w:hyperlink>
      <w:r w:rsidRPr="00BE4AE2">
        <w:rPr>
          <w:lang w:val="en-US"/>
        </w:rPr>
        <w:t>) mapping to xpointer (used on POST/GET) (</w:t>
      </w:r>
      <w:hyperlink r:id="rId40" w:history="1">
        <w:r w:rsidRPr="00BE4AE2">
          <w:rPr>
            <w:color w:val="0000E9"/>
            <w:u w:val="single" w:color="0000E9"/>
            <w:lang w:val="en-US"/>
          </w:rPr>
          <w:t>http://www.w3.org/TR/xptr-framework</w:t>
        </w:r>
      </w:hyperlink>
      <w:r w:rsidRPr="00BE4AE2">
        <w:rPr>
          <w:lang w:val="en-US"/>
        </w:rPr>
        <w:t>/, </w:t>
      </w:r>
      <w:hyperlink r:id="rId41" w:anchor="w3c_all" w:history="1">
        <w:r w:rsidRPr="00BE4AE2">
          <w:rPr>
            <w:color w:val="0000E9"/>
            <w:u w:val="single" w:color="0000E9"/>
            <w:lang w:val="en-US"/>
          </w:rPr>
          <w:t>http://www.w3.org/standards/techs/xpointer#w3c_all</w:t>
        </w:r>
      </w:hyperlink>
      <w:r w:rsidRPr="00BE4AE2">
        <w:rPr>
          <w:lang w:val="en-US"/>
        </w:rPr>
        <w:t>) </w:t>
      </w:r>
    </w:p>
    <w:p w14:paraId="49AEB9ED" w14:textId="77777777" w:rsidR="003354BB" w:rsidRDefault="003354BB" w:rsidP="003354BB">
      <w:pPr>
        <w:pStyle w:val="ListParagraph"/>
        <w:numPr>
          <w:ilvl w:val="0"/>
          <w:numId w:val="4"/>
        </w:numPr>
        <w:ind w:firstLine="284"/>
        <w:jc w:val="both"/>
        <w:rPr>
          <w:sz w:val="28"/>
          <w:szCs w:val="28"/>
          <w:lang w:val="en-US"/>
        </w:rPr>
      </w:pPr>
      <w:r>
        <w:rPr>
          <w:lang w:val="en-US"/>
        </w:rPr>
        <w:t xml:space="preserve"> getting updated annotation bodies</w:t>
      </w:r>
      <w:r>
        <w:rPr>
          <w:rStyle w:val="FootnoteReference"/>
          <w:lang w:val="en-US"/>
        </w:rPr>
        <w:footnoteReference w:id="15"/>
      </w:r>
      <w:r>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39" w:name="_Toc274313645"/>
      <w:r>
        <w:t>Frontend for ELAN</w:t>
      </w:r>
      <w:bookmarkEnd w:id="39"/>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 xml:space="preserve">named tier (#tier=Gebruik) </w:t>
      </w:r>
      <w:commentRangeStart w:id="40"/>
      <w:r w:rsidRPr="00203EF6">
        <w:rPr>
          <w:lang w:val="en-US"/>
        </w:rPr>
        <w:t>or even to a specific annotation (#anno=a1,</w:t>
      </w:r>
      <w:r>
        <w:rPr>
          <w:lang w:val="en-US"/>
        </w:rPr>
        <w:t xml:space="preserve"> </w:t>
      </w:r>
      <w:r w:rsidRPr="00203EF6">
        <w:rPr>
          <w:lang w:val="en-US"/>
        </w:rPr>
        <w:t>using its internal ID)</w:t>
      </w:r>
      <w:commentRangeEnd w:id="40"/>
      <w:r w:rsidR="00C31D54">
        <w:rPr>
          <w:rStyle w:val="CommentReference"/>
        </w:rPr>
        <w:commentReference w:id="40"/>
      </w:r>
      <w:r w:rsidRPr="00203EF6">
        <w:rPr>
          <w:lang w:val="en-US"/>
        </w:rPr>
        <w:t>.</w:t>
      </w:r>
    </w:p>
    <w:p w14:paraId="7B146E0C" w14:textId="56476AAA" w:rsidR="0006213B" w:rsidRPr="0006213B" w:rsidRDefault="0006213B" w:rsidP="0006213B">
      <w:commentRangeStart w:id="41"/>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41"/>
      <w:r w:rsidR="00C31D54">
        <w:rPr>
          <w:rStyle w:val="CommentReference"/>
        </w:rPr>
        <w:commentReference w:id="41"/>
      </w:r>
    </w:p>
    <w:p w14:paraId="2778BB19" w14:textId="16841FCE" w:rsidR="0006213B" w:rsidRDefault="009B54F3" w:rsidP="0006213B">
      <w:pPr>
        <w:pStyle w:val="Heading3"/>
        <w:ind w:firstLine="284"/>
        <w:jc w:val="both"/>
      </w:pPr>
      <w:bookmarkStart w:id="42" w:name="_Toc274313646"/>
      <w:r w:rsidRPr="00FC5A7C">
        <w:t xml:space="preserve">Frontend for </w:t>
      </w:r>
      <w:r w:rsidR="0006213B">
        <w:t>ANNEX</w:t>
      </w:r>
      <w:bookmarkEnd w:id="42"/>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F75CB89"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5004A1">
      <w:pPr>
        <w:pStyle w:val="Heading2"/>
      </w:pPr>
      <w:bookmarkStart w:id="43" w:name="_Toc274313647"/>
      <w:r w:rsidRPr="00C65213">
        <w:t>Testing Procedure</w:t>
      </w:r>
      <w:bookmarkEnd w:id="43"/>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2"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3"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44"/>
      <w:r w:rsidRPr="00B53C45">
        <w:rPr>
          <w:color w:val="1155CD"/>
          <w:lang w:val="en-US"/>
        </w:rPr>
        <w:t>https://github.com/DASISH/dwanbackend</w:t>
      </w:r>
      <w:commentRangeEnd w:id="44"/>
      <w:r w:rsidR="00602793">
        <w:rPr>
          <w:rStyle w:val="CommentReference"/>
        </w:rPr>
        <w:commentReference w:id="44"/>
      </w:r>
      <w:r w:rsidRPr="00B53C45">
        <w:rPr>
          <w:color w:val="252525"/>
          <w:lang w:val="en-US"/>
        </w:rPr>
        <w:t>.</w:t>
      </w:r>
    </w:p>
    <w:p w14:paraId="0EE73CD5" w14:textId="77777777" w:rsidR="00882503" w:rsidRPr="00B53C45" w:rsidRDefault="00882503" w:rsidP="00882503">
      <w:pPr>
        <w:ind w:firstLine="284"/>
        <w:jc w:val="both"/>
        <w:rPr>
          <w:lang w:val="en-US"/>
        </w:rPr>
      </w:pPr>
      <w:commentRangeStart w:id="45"/>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45"/>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45"/>
      </w:r>
    </w:p>
    <w:p w14:paraId="7A3C39D3" w14:textId="77777777" w:rsidR="00E8265E" w:rsidRDefault="00E8265E" w:rsidP="00E8265E">
      <w:pPr>
        <w:pStyle w:val="Heading1"/>
        <w:rPr>
          <w:rFonts w:eastAsia="Verdana Bold" w:hAnsi="Verdana Bold" w:cs="Verdana Bold"/>
          <w:u w:color="000000"/>
        </w:rPr>
      </w:pPr>
      <w:bookmarkStart w:id="46" w:name="_Toc274313648"/>
      <w:r>
        <w:rPr>
          <w:u w:color="000000"/>
        </w:rPr>
        <w:t>Social Sciences and Humanities: Results and Outlook</w:t>
      </w:r>
      <w:bookmarkEnd w:id="46"/>
    </w:p>
    <w:p w14:paraId="20D948E2" w14:textId="26C8B521" w:rsidR="007825C4" w:rsidRDefault="007825C4" w:rsidP="00F53938">
      <w:pPr>
        <w:ind w:firstLine="284"/>
        <w:jc w:val="both"/>
        <w:rPr>
          <w:rFonts w:ascii="Cambria" w:eastAsia="Cambria" w:hAnsi="Cambria" w:cs="Cambria"/>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77777777" w:rsidR="007825C4"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Heading2"/>
      </w:pPr>
      <w:bookmarkStart w:id="47" w:name="_Toc274313649"/>
      <w:r w:rsidRPr="00E8265E">
        <w:t>List of annotation tools used by the HSS community</w:t>
      </w:r>
      <w:bookmarkEnd w:id="47"/>
    </w:p>
    <w:p w14:paraId="066A816A" w14:textId="77BC36D3" w:rsidR="00A0772A"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b/>
          <w:bCs/>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http://dirt.projectbamboo.org/resources/annotatecom</w:t>
      </w:r>
    </w:p>
    <w:p w14:paraId="1D2A383D" w14:textId="5BC60082" w:rsidR="00A0772A"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cross-platform Advene application allows users to easily create comments and analyses of video documents, through the definition of time-aligned annotations and their mobilisation into automatically-generated or user-written comment views (HTML documents). Annotations can also be used to modify the rendition of the audiovisual document, thus providing virtual montage, captioning, navigation...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Advene framework provides models and tools allowing to design and reuse annotations schemas; annotate video streams according to these schemas; generate and create Stream-Time Based (mainly video-centred) or User-Time Based (mainly text-centred) visualisations of the annotations.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Bookends is reference management software that allows you to collect, annotate, and cite publications. Bookends performs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brat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brat is designed in particular for structured annotation, where the notes are not freeform text but have a fixed form that can be automatically processed and "interpreted" by a computer. brat also supports the annotation of n-ary associations that can link together any number of other annotations participating in specific roles. brat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iAnnotate</w:t>
      </w:r>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Full-featured app for reading, annotating, organizing, and sending PDFs. Offers ability to annotate PDFs with pen, highlighter, audio recordings, and photos.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HyperImage platform supports the linking of (audio)-visual objects, texts and mixed-media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Maphub in an online application for exploring and annotating digitized, high-resolution historic maps.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fully-annotated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NewRadial is an interactive visualization environment that uses an adapter system to display and combine content from remotely-served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MLA, APA, Chicago / Turabian and most-common Bluebook forms as an integrated citing and note-taking platform for individual or group projects. Prompts for analysis of source types and is unique in offering teaching support and personal help on any citation. Instructor / librarian view allows teacher to comment on work-in-progress providing just-in-time feedback in-context. Archives copies of web pages and pdfs which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Projects allows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QDA Miner is an easy-to-use mixed-methods qualitative data analysis software package for coding, annotating, retrieving and analyzing small and large collections of documents and images. QDA Miner may be used to analyze interview or focus-group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Qiqqa is a research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Sente is an academic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http://dirt.projectbamboo.org/resources/skim</w:t>
      </w:r>
    </w:p>
    <w:p w14:paraId="7AB1BBE6" w14:textId="11A2BA6F"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Skim is a PDF reader and note-taking software, with different </w:t>
      </w:r>
      <w:r w:rsidR="00171600">
        <w:rPr>
          <w:rFonts w:ascii="Cambria" w:eastAsia="Cambria" w:hAnsi="Cambria" w:cs="Cambria"/>
          <w:sz w:val="24"/>
          <w:szCs w:val="24"/>
          <w:u w:color="000000"/>
        </w:rPr>
        <w:t>colour</w:t>
      </w:r>
      <w:r>
        <w:rPr>
          <w:rFonts w:ascii="Cambria" w:eastAsia="Cambria" w:hAnsi="Cambria" w:cs="Cambria"/>
          <w:sz w:val="24"/>
          <w:szCs w:val="24"/>
          <w:u w:color="000000"/>
        </w:rPr>
        <w:t>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Skitch allows you to annotate, edit and share screen shots and images. Skitch has been acquired by Evernote Corp.</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UAM CorpusTool may be used for annotating a corpus as part of a linguistic study. The tool also allows to search for annotation forms and compare them to one another. It provides a graphical schema editor and saves annotations in a stand-off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This tool also allows you to easily create thumbnails of a whole image or one annotated part of an image--one less task to perform in a separate image editing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 which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VideoANT is an online environment that synchronizes web based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(text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F7F6A1" w14:textId="77777777" w:rsidR="00D86AF7" w:rsidRDefault="00D86AF7" w:rsidP="00D86AF7">
      <w:pPr>
        <w:rPr>
          <w:u w:color="000000"/>
        </w:rPr>
      </w:pPr>
    </w:p>
    <w:p w14:paraId="719B809F" w14:textId="77777777" w:rsidR="007825C4" w:rsidRPr="008B0FC6" w:rsidRDefault="007825C4" w:rsidP="008B0FC6">
      <w:pPr>
        <w:pStyle w:val="Heading2"/>
      </w:pPr>
      <w:bookmarkStart w:id="48" w:name="_Toc274313650"/>
      <w:r w:rsidRPr="008B0FC6">
        <w:t>Functionality mapping</w:t>
      </w:r>
      <w:bookmarkEnd w:id="48"/>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164BCD">
        <w:t xml:space="preserve">Table </w:t>
      </w:r>
      <w:r w:rsidR="00164BCD">
        <w:rPr>
          <w:noProof/>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Pr>
          <w:rFonts w:ascii="Cambria" w:eastAsia="Cambria" w:hAnsi="Cambria" w:cs="Cambria"/>
          <w:sz w:val="24"/>
          <w:szCs w:val="24"/>
          <w:u w:color="000000"/>
          <w:vertAlign w:val="superscript"/>
        </w:rPr>
        <w:footnoteReference w:id="17"/>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Caption"/>
        <w:keepNext/>
      </w:pPr>
      <w:bookmarkStart w:id="49" w:name="_Ref274313468"/>
      <w:r>
        <w:t xml:space="preserve">Table </w:t>
      </w:r>
      <w:r>
        <w:fldChar w:fldCharType="begin"/>
      </w:r>
      <w:r>
        <w:instrText xml:space="preserve"> SEQ Table \* ARABIC </w:instrText>
      </w:r>
      <w:r>
        <w:fldChar w:fldCharType="separate"/>
      </w:r>
      <w:r w:rsidR="00164BCD">
        <w:rPr>
          <w:noProof/>
        </w:rPr>
        <w:t>9</w:t>
      </w:r>
      <w:r>
        <w:fldChar w:fldCharType="end"/>
      </w:r>
      <w:bookmarkEnd w:id="49"/>
      <w:r>
        <w:t>.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1701"/>
        <w:gridCol w:w="1276"/>
        <w:gridCol w:w="1843"/>
        <w:gridCol w:w="850"/>
        <w:gridCol w:w="1134"/>
        <w:gridCol w:w="765"/>
      </w:tblGrid>
      <w:tr w:rsidR="004F738A" w14:paraId="6F5CF4B0" w14:textId="77777777" w:rsidTr="00BD4530">
        <w:trPr>
          <w:trHeight w:val="3305"/>
        </w:trPr>
        <w:tc>
          <w:tcPr>
            <w:tcW w:w="124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276"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r>
              <w:rPr>
                <w:rFonts w:ascii="Cambria" w:eastAsia="Cambria" w:hAnsi="Cambria" w:cs="Cambria"/>
                <w:sz w:val="24"/>
                <w:szCs w:val="24"/>
                <w:u w:color="000000"/>
              </w:rPr>
              <w:t>collaborative platform</w:t>
            </w:r>
          </w:p>
        </w:tc>
      </w:tr>
      <w:tr w:rsidR="004F738A" w14:paraId="5A17652F" w14:textId="77777777" w:rsidTr="00BD4530">
        <w:trPr>
          <w:trHeight w:val="535"/>
        </w:trPr>
        <w:tc>
          <w:tcPr>
            <w:tcW w:w="124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BD4530">
        <w:trPr>
          <w:trHeight w:val="131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DD7C31"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4" w:history="1">
              <w:r w:rsidR="007825C4">
                <w:rPr>
                  <w:rStyle w:val="Hyperlink1"/>
                  <w:rFonts w:eastAsia="Cambria" w:hAnsi="Cambria" w:cs="Cambria"/>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BD4530">
        <w:trPr>
          <w:trHeight w:val="2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BD4530">
        <w:trPr>
          <w:trHeight w:val="33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BD4530">
        <w:trPr>
          <w:trHeight w:val="535"/>
        </w:trPr>
        <w:tc>
          <w:tcPr>
            <w:tcW w:w="124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DD7C31"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5" w:history="1">
              <w:r w:rsidR="007825C4">
                <w:rPr>
                  <w:rStyle w:val="Hyperlink1"/>
                  <w:rFonts w:eastAsia="Cambria" w:hAnsi="Cambria" w:cs="Cambria"/>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276"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8964B29" w14:textId="509CFADB" w:rsidR="0048620A" w:rsidRDefault="0048620A" w:rsidP="0048620A">
      <w:pPr>
        <w:rPr>
          <w:lang w:eastAsia="en-US"/>
        </w:rPr>
      </w:pPr>
      <w:r>
        <w:t xml:space="preserve">Amongst potential candidates to be used as  DWAN frontend our top 10 would include the following software: </w:t>
      </w:r>
      <w:r w:rsidRPr="00BB71F1">
        <w:rPr>
          <w:i/>
          <w:lang w:eastAsia="en-US"/>
        </w:rPr>
        <w:t>ANNIS</w:t>
      </w:r>
      <w:r>
        <w:rPr>
          <w:lang w:eastAsia="en-US"/>
        </w:rPr>
        <w:t xml:space="preserve"> (specific for multilingual linguistic corpora),  </w:t>
      </w:r>
      <w:r w:rsidRPr="00BB71F1">
        <w:rPr>
          <w:i/>
          <w:lang w:eastAsia="en-US"/>
        </w:rPr>
        <w:t>BIBLIOPEDIA</w:t>
      </w:r>
      <w:r>
        <w:rPr>
          <w:lang w:eastAsia="en-US"/>
        </w:rPr>
        <w:t xml:space="preserve"> (designed to crawl scholarly resources). </w:t>
      </w:r>
      <w:r w:rsidRPr="00BB71F1">
        <w:rPr>
          <w:i/>
          <w:lang w:eastAsia="en-US"/>
        </w:rPr>
        <w:t>LitBlitz</w:t>
      </w:r>
      <w:r>
        <w:rPr>
          <w:lang w:eastAsia="en-US"/>
        </w:rPr>
        <w:t xml:space="preserve"> or NB (for faculties and students)</w:t>
      </w:r>
    </w:p>
    <w:p w14:paraId="1CC11459" w14:textId="5F562D36" w:rsidR="0048620A" w:rsidRPr="002938EE" w:rsidRDefault="0048620A" w:rsidP="0048620A">
      <w:pPr>
        <w:rPr>
          <w:lang w:eastAsia="en-US"/>
        </w:rPr>
      </w:pPr>
      <w:r w:rsidRPr="00BB71F1">
        <w:rPr>
          <w:i/>
          <w:lang w:eastAsia="en-US"/>
        </w:rPr>
        <w:t>MapHub</w:t>
      </w:r>
      <w:r>
        <w:rPr>
          <w:lang w:eastAsia="en-US"/>
        </w:rPr>
        <w:t xml:space="preserve"> (specific on annotating historic maps), Pliny (developed by KCL ), </w:t>
      </w:r>
      <w:r w:rsidRPr="00BB71F1">
        <w:rPr>
          <w:i/>
          <w:lang w:eastAsia="en-US"/>
        </w:rPr>
        <w:t>Pundit</w:t>
      </w:r>
      <w:r>
        <w:rPr>
          <w:lang w:eastAsia="en-US"/>
        </w:rPr>
        <w:t xml:space="preserve">, </w:t>
      </w:r>
      <w:r w:rsidRPr="00BB71F1">
        <w:rPr>
          <w:i/>
          <w:lang w:eastAsia="en-US"/>
        </w:rPr>
        <w:t>Uvic Image Markup Tool</w:t>
      </w:r>
      <w:r>
        <w:rPr>
          <w:lang w:eastAsia="en-US"/>
        </w:rPr>
        <w:t xml:space="preserve"> (specific for images), </w:t>
      </w:r>
      <w:r w:rsidRPr="00BB71F1">
        <w:rPr>
          <w:i/>
          <w:lang w:eastAsia="en-US"/>
        </w:rPr>
        <w:t>Virtual Lighbox</w:t>
      </w:r>
      <w:r>
        <w:rPr>
          <w:lang w:eastAsia="en-US"/>
        </w:rPr>
        <w:t xml:space="preserve"> (for Museums and Archives), </w:t>
      </w:r>
      <w:r w:rsidRPr="00BB71F1">
        <w:rPr>
          <w:i/>
          <w:lang w:eastAsia="en-US"/>
        </w:rPr>
        <w:t>Zotero</w:t>
      </w:r>
      <w:r>
        <w:rPr>
          <w:lang w:eastAsia="en-US"/>
        </w:rPr>
        <w:t xml:space="preserve"> (probably one the most common and used annotation tools among humanists), </w:t>
      </w:r>
      <w:r w:rsidRPr="00BB71F1">
        <w:rPr>
          <w:i/>
          <w:lang w:eastAsia="en-US"/>
        </w:rPr>
        <w:t>WebLicht</w:t>
      </w:r>
      <w:r>
        <w:rPr>
          <w:lang w:eastAsia="en-US"/>
        </w:rPr>
        <w:t xml:space="preserve"> .</w:t>
      </w: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Heading2"/>
      </w:pPr>
      <w:bookmarkStart w:id="50" w:name="_Toc274313651"/>
      <w:r w:rsidRPr="00E8265E">
        <w:t>Potential front-ends for DWAN in Social Sciences and Humanities.</w:t>
      </w:r>
      <w:bookmarkEnd w:id="50"/>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r>
        <w:rPr>
          <w:rFonts w:ascii="Cambria" w:eastAsia="Cambria" w:hAnsi="Cambria" w:cs="Cambria"/>
          <w:i/>
          <w:iCs/>
          <w:sz w:val="24"/>
          <w:szCs w:val="24"/>
          <w:u w:color="000000"/>
          <w:lang w:val="it-IT"/>
        </w:rPr>
        <w:t>Web page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other texts, bibliography, video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46"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Heading1"/>
      </w:pPr>
      <w:bookmarkStart w:id="51" w:name="_Toc274313652"/>
      <w:r w:rsidRPr="00AC51E7">
        <w:t>APPENDIX</w:t>
      </w:r>
      <w:bookmarkEnd w:id="51"/>
    </w:p>
    <w:p w14:paraId="5DDE796C" w14:textId="77777777" w:rsidR="009B54F3" w:rsidRPr="00AC51E7" w:rsidRDefault="009B54F3" w:rsidP="00D57E43">
      <w:pPr>
        <w:pStyle w:val="Heading2"/>
      </w:pPr>
      <w:bookmarkStart w:id="52" w:name="_Toc274313653"/>
      <w:r w:rsidRPr="00AC51E7">
        <w:t>Schema</w:t>
      </w:r>
      <w:bookmarkEnd w:id="52"/>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Heading2"/>
      </w:pPr>
      <w:bookmarkStart w:id="53" w:name="_Toc274313654"/>
      <w:r>
        <w:t>Wired-Marker-b</w:t>
      </w:r>
      <w:r w:rsidR="008567D2">
        <w:t xml:space="preserve">ased </w:t>
      </w:r>
      <w:r>
        <w:t>DWAN frontend</w:t>
      </w:r>
      <w:r w:rsidR="00BE3684">
        <w:t>.</w:t>
      </w:r>
      <w:r>
        <w:t xml:space="preserve"> </w:t>
      </w:r>
      <w:r w:rsidR="008567D2">
        <w:t>Manual</w:t>
      </w:r>
      <w:bookmarkEnd w:id="53"/>
      <w:r w:rsidR="008567D2">
        <w:t xml:space="preserve"> </w:t>
      </w:r>
    </w:p>
    <w:p w14:paraId="45C811E1" w14:textId="363C3023" w:rsidR="008567D2" w:rsidRDefault="003115F3" w:rsidP="003876BA">
      <w:pPr>
        <w:ind w:firstLine="284"/>
        <w:jc w:val="both"/>
      </w:pPr>
      <w:r>
        <w:t xml:space="preserve">This </w:t>
      </w:r>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7"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r w:rsidR="003115F3">
        <w:t>the</w:t>
      </w:r>
      <w:ins w:id="54"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7CD981CF"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bookmarkStart w:id="55" w:name="_GoBack"/>
      <w:bookmarkEnd w:id="55"/>
    </w:p>
    <w:p w14:paraId="66A9A26C" w14:textId="739442C7"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8"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9"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689F0638">
            <wp:extent cx="5537835" cy="3460994"/>
            <wp:effectExtent l="0" t="0" r="0" b="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7959" cy="3461072"/>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6"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2">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4">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5"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6"/>
      <w:headerReference w:type="first" r:id="rId57"/>
      <w:footerReference w:type="first" r:id="rId58"/>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Menzo windhouwer" w:date="2014-10-01T11:56:00Z" w:initials="Mw">
    <w:p w14:paraId="7299E77D" w14:textId="5A4E95D8" w:rsidR="00E36D3A" w:rsidRDefault="00E36D3A">
      <w:pPr>
        <w:pStyle w:val="CommentText"/>
      </w:pPr>
      <w:r>
        <w:rPr>
          <w:rStyle w:val="CommentReference"/>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r>
        <w:rPr>
          <w:i/>
        </w:rPr>
        <w:t>xpath</w:t>
      </w:r>
      <w:r>
        <w:t xml:space="preserve"> parameters to do a structured search in a XML body:</w:t>
      </w:r>
    </w:p>
    <w:p w14:paraId="62C27D52" w14:textId="77777777" w:rsidR="00E36D3A" w:rsidRDefault="00E36D3A">
      <w:pPr>
        <w:pStyle w:val="CommentText"/>
      </w:pPr>
    </w:p>
    <w:p w14:paraId="13D75E42" w14:textId="09BAA97E" w:rsidR="00E36D3A" w:rsidRDefault="00E36D3A">
      <w:pPr>
        <w:pStyle w:val="CommentText"/>
      </w:pPr>
      <w:r>
        <w:t>“</w:t>
      </w:r>
      <w:r w:rsidRPr="000B026A">
        <w:t>Parameter xpath allows to search over the parts of annota</w:t>
      </w:r>
      <w:r>
        <w:t>tions body, e.g. &lt;xpath&gt; may be b</w:t>
      </w:r>
      <w:r w:rsidRPr="000B026A">
        <w:rPr>
          <w:rFonts w:cs="Arial"/>
        </w:rPr>
        <w:t>ody[@type=’relation’]/relation=’contradiction’.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E36D3A" w:rsidRDefault="00E36D3A">
      <w:pPr>
        <w:pStyle w:val="CommentText"/>
      </w:pPr>
    </w:p>
    <w:p w14:paraId="557DD5E8" w14:textId="09AAF0BE" w:rsidR="00E36D3A" w:rsidRDefault="00E36D3A">
      <w:pPr>
        <w:pStyle w:val="CommentText"/>
      </w:pPr>
      <w:r>
        <w:t>(</w:t>
      </w:r>
      <w:hyperlink r:id="rId1" w:history="1">
        <w:r w:rsidRPr="00B47E54">
          <w:rPr>
            <w:rStyle w:val="Hyperlink"/>
          </w:rPr>
          <w:t>https://trac.clarin.eu/wiki/DASISH/SpecificationDocument?version=14</w:t>
        </w:r>
      </w:hyperlink>
      <w:r>
        <w:t>)</w:t>
      </w:r>
    </w:p>
    <w:p w14:paraId="2DB8FADC" w14:textId="77777777" w:rsidR="00E36D3A" w:rsidRDefault="00E36D3A">
      <w:pPr>
        <w:pStyle w:val="CommentText"/>
      </w:pPr>
    </w:p>
    <w:p w14:paraId="2C7C82A5" w14:textId="6A4C0C8B" w:rsidR="00E36D3A" w:rsidRDefault="00E36D3A">
      <w:pPr>
        <w:pStyle w:val="CommentText"/>
      </w:pPr>
      <w:r>
        <w:t>The XPath capabilities were lost along the way, but I think the functionality would still make sense to query XML annotation bodies. It could be a query on its own, or an additional filter for the full text search (search for ‘foo’ in XML bodies that satisfy XPath expression /a/b).</w:t>
      </w:r>
    </w:p>
    <w:p w14:paraId="01F14BB0" w14:textId="77777777" w:rsidR="00E36D3A" w:rsidRPr="00886765" w:rsidRDefault="00E36D3A">
      <w:pPr>
        <w:pStyle w:val="CommentText"/>
      </w:pPr>
    </w:p>
  </w:comment>
  <w:comment w:id="35" w:author="SND" w:date="2014-10-08T11:04:00Z" w:initials="S">
    <w:p w14:paraId="07DF3BAA" w14:textId="090C33C5" w:rsidR="00E36D3A" w:rsidRDefault="00E36D3A">
      <w:pPr>
        <w:pStyle w:val="CommentText"/>
      </w:pPr>
      <w:r>
        <w:rPr>
          <w:rStyle w:val="CommentReference"/>
        </w:rPr>
        <w:annotationRef/>
      </w:r>
      <w:r>
        <w:t xml:space="preserve">I could not find any web page URL pointing to Prof. Okubo, so we need to delete the footnote or send a request to </w:t>
      </w:r>
      <w:hyperlink r:id="rId2" w:history="1">
        <w:r w:rsidRPr="00FC3845">
          <w:rPr>
            <w:rStyle w:val="Hyperlink"/>
          </w:rPr>
          <w:t>wiredmarker@bits.cc</w:t>
        </w:r>
      </w:hyperlink>
      <w:r>
        <w:t xml:space="preserve"> asking for it.</w:t>
      </w:r>
    </w:p>
  </w:comment>
  <w:comment w:id="36" w:author="SND" w:date="2014-10-08T12:29:00Z" w:initials="S">
    <w:p w14:paraId="4A36C01C" w14:textId="77777777" w:rsidR="00E36D3A" w:rsidRDefault="00E36D3A" w:rsidP="007D2E49">
      <w:pPr>
        <w:pStyle w:val="CommentText"/>
      </w:pPr>
      <w:r>
        <w:rPr>
          <w:rStyle w:val="CommentReference"/>
        </w:rPr>
        <w:annotationRef/>
      </w:r>
      <w:r>
        <w:t>Maybe extend this paragraph with information concerning development setup using an extension proxy file, which also implies that the chrome.manifest file needs to be rewritten. (I need some more time to think about a more elaborate suggestion.)</w:t>
      </w:r>
    </w:p>
  </w:comment>
  <w:comment w:id="40" w:author="André Moreira" w:date="2014-10-06T13:45:00Z" w:initials="AM">
    <w:p w14:paraId="0F73EECF" w14:textId="11F18CE0" w:rsidR="00E36D3A" w:rsidRDefault="00E36D3A">
      <w:pPr>
        <w:pStyle w:val="CommentText"/>
      </w:pPr>
      <w:r>
        <w:rPr>
          <w:rStyle w:val="CommentReference"/>
        </w:rPr>
        <w:annotationRef/>
      </w:r>
      <w:r>
        <w:t>Decided to be removed?</w:t>
      </w:r>
    </w:p>
  </w:comment>
  <w:comment w:id="41" w:author="André Moreira" w:date="2014-10-06T13:48:00Z" w:initials="AM">
    <w:p w14:paraId="64CBBB7D" w14:textId="35A75641" w:rsidR="00E36D3A" w:rsidRDefault="00E36D3A">
      <w:pPr>
        <w:pStyle w:val="CommentText"/>
      </w:pPr>
      <w:r>
        <w:rPr>
          <w:rStyle w:val="CommentReference"/>
        </w:rPr>
        <w:annotationRef/>
      </w:r>
      <w:r>
        <w:t>As discussed previously,  I think this can be highly misleading since the cached representation can be the actual EAF file serialization which is presentable on ELAN’s UI.</w:t>
      </w:r>
    </w:p>
  </w:comment>
  <w:comment w:id="44" w:author="Menzo windhouwer" w:date="2014-10-10T14:15:00Z" w:initials="Mw">
    <w:p w14:paraId="4CB37FB8" w14:textId="14A0D174" w:rsidR="00E36D3A" w:rsidRDefault="00E36D3A">
      <w:pPr>
        <w:pStyle w:val="CommentText"/>
      </w:pPr>
      <w:r>
        <w:rPr>
          <w:rStyle w:val="CommentReference"/>
        </w:rPr>
        <w:annotationRef/>
      </w:r>
      <w:r>
        <w:t>Not a link just colour</w:t>
      </w:r>
    </w:p>
  </w:comment>
  <w:comment w:id="45" w:author="Menzo windhouwer" w:date="2014-09-26T11:39:00Z" w:initials="Mw">
    <w:p w14:paraId="6F7DF128" w14:textId="7057222B" w:rsidR="00E36D3A" w:rsidRDefault="00E36D3A">
      <w:pPr>
        <w:pStyle w:val="CommentText"/>
      </w:pPr>
      <w:r>
        <w:rPr>
          <w:rStyle w:val="CommentReference"/>
        </w:rPr>
        <w:annotationRef/>
      </w:r>
      <w:r>
        <w:t>Does this describe some continuous testing?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E36D3A" w:rsidRDefault="00E36D3A" w:rsidP="00A23DDA">
      <w:r>
        <w:separator/>
      </w:r>
    </w:p>
    <w:p w14:paraId="217A9C6C" w14:textId="77777777" w:rsidR="00E36D3A" w:rsidRDefault="00E36D3A"/>
  </w:endnote>
  <w:endnote w:type="continuationSeparator" w:id="0">
    <w:p w14:paraId="739F4B63" w14:textId="77777777" w:rsidR="00E36D3A" w:rsidRDefault="00E36D3A" w:rsidP="00A23DDA">
      <w:r>
        <w:continuationSeparator/>
      </w:r>
    </w:p>
    <w:p w14:paraId="411BFEB0" w14:textId="77777777" w:rsidR="00E36D3A" w:rsidRDefault="00E36D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E36D3A" w:rsidRDefault="00E36D3A"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E36D3A" w:rsidRDefault="00E36D3A"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E36D3A" w:rsidRPr="00F01A89" w:rsidRDefault="00E36D3A"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E36D3A" w:rsidRPr="00F01A89" w:rsidRDefault="00E36D3A"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E36D3A" w:rsidRDefault="00E36D3A"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3938">
      <w:rPr>
        <w:rStyle w:val="PageNumber"/>
        <w:noProof/>
      </w:rPr>
      <w:t>60</w:t>
    </w:r>
    <w:r>
      <w:rPr>
        <w:rStyle w:val="PageNumber"/>
      </w:rPr>
      <w:fldChar w:fldCharType="end"/>
    </w:r>
  </w:p>
  <w:p w14:paraId="2C69DE15" w14:textId="77777777" w:rsidR="00E36D3A" w:rsidRPr="00F01A89" w:rsidRDefault="00E36D3A"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E36D3A" w:rsidRDefault="00E36D3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E36D3A" w:rsidRPr="00F01A89" w:rsidRDefault="00E36D3A"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E36D3A" w:rsidRDefault="00E36D3A" w:rsidP="00A23DDA">
      <w:r>
        <w:separator/>
      </w:r>
    </w:p>
    <w:p w14:paraId="30CA5746" w14:textId="77777777" w:rsidR="00E36D3A" w:rsidRDefault="00E36D3A"/>
  </w:footnote>
  <w:footnote w:type="continuationSeparator" w:id="0">
    <w:p w14:paraId="7F57249A" w14:textId="77777777" w:rsidR="00E36D3A" w:rsidRDefault="00E36D3A" w:rsidP="00A23DDA">
      <w:r>
        <w:continuationSeparator/>
      </w:r>
    </w:p>
    <w:p w14:paraId="4D24358F" w14:textId="77777777" w:rsidR="00E36D3A" w:rsidRDefault="00E36D3A"/>
  </w:footnote>
  <w:footnote w:id="1">
    <w:p w14:paraId="22EC0D6A" w14:textId="7114CCD9" w:rsidR="00E36D3A" w:rsidRPr="00BC36E0" w:rsidRDefault="00E36D3A">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5CA64B4B" w:rsidR="00E36D3A" w:rsidRPr="003E7C51" w:rsidRDefault="00E36D3A"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E36D3A" w:rsidRPr="00E9198E" w:rsidRDefault="00E36D3A">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E36D3A" w:rsidRPr="00D308B5" w:rsidRDefault="00E36D3A"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E36D3A" w:rsidRPr="00DE0CB1" w:rsidRDefault="00E36D3A">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E36D3A" w:rsidRPr="00BD0F09" w:rsidRDefault="00E36D3A">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E36D3A" w:rsidRPr="00DF25F5" w:rsidRDefault="00E36D3A">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E36D3A" w:rsidRPr="001904E6" w:rsidRDefault="00E36D3A">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E36D3A" w:rsidRPr="001904E6" w:rsidRDefault="00E36D3A">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6CD5BB84" w:rsidR="00E36D3A" w:rsidRPr="006A3CD1" w:rsidRDefault="00E36D3A">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E36D3A" w:rsidRPr="002B3F95" w:rsidRDefault="00E36D3A"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375FFA0E" w14:textId="77777777" w:rsidR="00E36D3A" w:rsidRPr="002B3F95" w:rsidRDefault="00E36D3A" w:rsidP="003354BB">
      <w:pPr>
        <w:pStyle w:val="FootnoteText"/>
      </w:pPr>
      <w:r>
        <w:rPr>
          <w:rStyle w:val="FootnoteReference"/>
        </w:rPr>
        <w:footnoteRef/>
      </w:r>
      <w:r>
        <w:t xml:space="preserve"> </w:t>
      </w:r>
      <w:r w:rsidRPr="001C44E2">
        <w:t>Prof. Okubo</w:t>
      </w:r>
    </w:p>
  </w:footnote>
  <w:footnote w:id="13">
    <w:p w14:paraId="0367611C" w14:textId="2D94D9F8" w:rsidR="00E36D3A" w:rsidRPr="00EC5100" w:rsidRDefault="00E36D3A">
      <w:pPr>
        <w:pStyle w:val="FootnoteText"/>
        <w:rPr>
          <w:lang w:val="nl-NL"/>
        </w:rPr>
      </w:pPr>
      <w:r>
        <w:rPr>
          <w:rStyle w:val="FootnoteReference"/>
        </w:rPr>
        <w:footnoteRef/>
      </w:r>
      <w:r>
        <w:t xml:space="preserve"> XPI stands for </w:t>
      </w:r>
      <w:r w:rsidRPr="00E673B4">
        <w:t>Cross Platform Installer (file extension)</w:t>
      </w:r>
      <w:r>
        <w:t>.</w:t>
      </w:r>
    </w:p>
  </w:footnote>
  <w:footnote w:id="14">
    <w:p w14:paraId="41E2C5D9" w14:textId="1C119D9A" w:rsidR="00E36D3A" w:rsidRPr="005B3FF2" w:rsidRDefault="00E36D3A" w:rsidP="003354BB">
      <w:pPr>
        <w:pStyle w:val="FootnoteText"/>
        <w:rPr>
          <w:ins w:id="37" w:author="Menzo windhouwer" w:date="2014-10-06T15:05:00Z"/>
          <w:lang w:val="nl-NL"/>
        </w:rPr>
      </w:pPr>
      <w:r>
        <w:rPr>
          <w:rStyle w:val="FootnoteReference"/>
        </w:rPr>
        <w:footnoteRef/>
      </w:r>
      <w:r>
        <w:rPr>
          <w:lang w:val="nl-NL"/>
        </w:rPr>
        <w:t xml:space="preserve"> The problem is being fixed at the time of writing this document.</w:t>
      </w:r>
    </w:p>
  </w:footnote>
  <w:footnote w:id="15">
    <w:p w14:paraId="33CCF119" w14:textId="6AD7CBEC" w:rsidR="00E36D3A" w:rsidRPr="000C2DF3" w:rsidRDefault="00E36D3A" w:rsidP="003354BB">
      <w:pPr>
        <w:pStyle w:val="FootnoteText"/>
        <w:rPr>
          <w:ins w:id="38" w:author="Menzo windhouwer" w:date="2014-10-06T15:05:00Z"/>
          <w:lang w:val="nl-NL"/>
        </w:rPr>
      </w:pPr>
      <w:r>
        <w:rPr>
          <w:rStyle w:val="FootnoteReference"/>
        </w:rPr>
        <w:footnoteRef/>
      </w:r>
      <w:r>
        <w:t xml:space="preserve"> </w:t>
      </w:r>
      <w:r>
        <w:rPr>
          <w:lang w:val="nl-NL"/>
        </w:rPr>
        <w:t>Implementation to be added.</w:t>
      </w:r>
    </w:p>
  </w:footnote>
  <w:footnote w:id="16">
    <w:p w14:paraId="04AFEF9F" w14:textId="77777777" w:rsidR="00E36D3A" w:rsidRPr="00D86AF7" w:rsidRDefault="00E36D3A"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7">
    <w:p w14:paraId="6C8859C9" w14:textId="77777777" w:rsidR="00E36D3A" w:rsidRPr="00C65213" w:rsidRDefault="00E36D3A"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E36D3A" w:rsidRDefault="00E36D3A">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E36D3A" w:rsidRDefault="00E36D3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E36D3A" w:rsidRPr="00F01A89" w:rsidRDefault="00E36D3A" w:rsidP="00F01A89">
    <w:pPr>
      <w:pStyle w:val="Header"/>
      <w:jc w:val="center"/>
      <w:rPr>
        <w:rFonts w:ascii="Verdana" w:hAnsi="Verdana"/>
      </w:rPr>
    </w:pPr>
    <w:r w:rsidRPr="00F01A89">
      <w:rPr>
        <w:rFonts w:ascii="Verdana" w:hAnsi="Verdana"/>
      </w:rPr>
      <w:t xml:space="preserve"> </w:t>
    </w:r>
  </w:p>
  <w:p w14:paraId="28301E04" w14:textId="77777777" w:rsidR="00E36D3A" w:rsidRDefault="00E36D3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E36D3A" w:rsidRPr="00F01A89" w:rsidRDefault="00E36D3A"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24AF4"/>
    <w:rsid w:val="00030CEB"/>
    <w:rsid w:val="000331F2"/>
    <w:rsid w:val="0003379A"/>
    <w:rsid w:val="00035044"/>
    <w:rsid w:val="00036E4C"/>
    <w:rsid w:val="000414AD"/>
    <w:rsid w:val="00043CA1"/>
    <w:rsid w:val="00044834"/>
    <w:rsid w:val="000535BF"/>
    <w:rsid w:val="0005451F"/>
    <w:rsid w:val="00054EC0"/>
    <w:rsid w:val="0006213B"/>
    <w:rsid w:val="000627D6"/>
    <w:rsid w:val="00063EB6"/>
    <w:rsid w:val="000654F7"/>
    <w:rsid w:val="000708C6"/>
    <w:rsid w:val="00072CB4"/>
    <w:rsid w:val="000760E6"/>
    <w:rsid w:val="00077CDA"/>
    <w:rsid w:val="00077FDB"/>
    <w:rsid w:val="00083EA7"/>
    <w:rsid w:val="00085DE1"/>
    <w:rsid w:val="0009243D"/>
    <w:rsid w:val="00095239"/>
    <w:rsid w:val="00096190"/>
    <w:rsid w:val="000A3FCB"/>
    <w:rsid w:val="000A6FD6"/>
    <w:rsid w:val="000B4EF3"/>
    <w:rsid w:val="000B61B9"/>
    <w:rsid w:val="000B7175"/>
    <w:rsid w:val="000C2DF3"/>
    <w:rsid w:val="000C7AF1"/>
    <w:rsid w:val="000D3503"/>
    <w:rsid w:val="000D5535"/>
    <w:rsid w:val="000D76F8"/>
    <w:rsid w:val="000E172B"/>
    <w:rsid w:val="000E505C"/>
    <w:rsid w:val="000F0050"/>
    <w:rsid w:val="000F39F5"/>
    <w:rsid w:val="000F4E73"/>
    <w:rsid w:val="00105797"/>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5FA"/>
    <w:rsid w:val="00177779"/>
    <w:rsid w:val="00181106"/>
    <w:rsid w:val="00181C8B"/>
    <w:rsid w:val="001839B2"/>
    <w:rsid w:val="001846CC"/>
    <w:rsid w:val="001904E6"/>
    <w:rsid w:val="00191707"/>
    <w:rsid w:val="001970CE"/>
    <w:rsid w:val="00197BFA"/>
    <w:rsid w:val="001A3540"/>
    <w:rsid w:val="001A4416"/>
    <w:rsid w:val="001A7E41"/>
    <w:rsid w:val="001B0954"/>
    <w:rsid w:val="001B1701"/>
    <w:rsid w:val="001B54FD"/>
    <w:rsid w:val="001B7538"/>
    <w:rsid w:val="001C074F"/>
    <w:rsid w:val="001C1067"/>
    <w:rsid w:val="001C1FB1"/>
    <w:rsid w:val="001C44E2"/>
    <w:rsid w:val="001C5FE9"/>
    <w:rsid w:val="001D1195"/>
    <w:rsid w:val="001D4267"/>
    <w:rsid w:val="001E077C"/>
    <w:rsid w:val="001E1C6B"/>
    <w:rsid w:val="001E1FD7"/>
    <w:rsid w:val="001E3F78"/>
    <w:rsid w:val="001E780A"/>
    <w:rsid w:val="001F5650"/>
    <w:rsid w:val="00203EF6"/>
    <w:rsid w:val="00204463"/>
    <w:rsid w:val="00205859"/>
    <w:rsid w:val="00212081"/>
    <w:rsid w:val="002120BD"/>
    <w:rsid w:val="00213308"/>
    <w:rsid w:val="0021428F"/>
    <w:rsid w:val="002171BE"/>
    <w:rsid w:val="00225241"/>
    <w:rsid w:val="002314DE"/>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B4A19"/>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27CE2"/>
    <w:rsid w:val="00330384"/>
    <w:rsid w:val="00330633"/>
    <w:rsid w:val="003347B8"/>
    <w:rsid w:val="003352A0"/>
    <w:rsid w:val="003354BB"/>
    <w:rsid w:val="003376AD"/>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053B"/>
    <w:rsid w:val="003B62CF"/>
    <w:rsid w:val="003C1A01"/>
    <w:rsid w:val="003C1B45"/>
    <w:rsid w:val="003C1EB7"/>
    <w:rsid w:val="003C2117"/>
    <w:rsid w:val="003C42A7"/>
    <w:rsid w:val="003D3B63"/>
    <w:rsid w:val="003D4AD9"/>
    <w:rsid w:val="003E45F6"/>
    <w:rsid w:val="003E639B"/>
    <w:rsid w:val="003E7C51"/>
    <w:rsid w:val="003F1B27"/>
    <w:rsid w:val="003F53D4"/>
    <w:rsid w:val="003F53F7"/>
    <w:rsid w:val="003F6A9B"/>
    <w:rsid w:val="00402CA2"/>
    <w:rsid w:val="004040DE"/>
    <w:rsid w:val="0040688C"/>
    <w:rsid w:val="00410318"/>
    <w:rsid w:val="00412586"/>
    <w:rsid w:val="00414223"/>
    <w:rsid w:val="00417B0F"/>
    <w:rsid w:val="00421696"/>
    <w:rsid w:val="00433F88"/>
    <w:rsid w:val="00434BD2"/>
    <w:rsid w:val="004419EC"/>
    <w:rsid w:val="004421D9"/>
    <w:rsid w:val="00442747"/>
    <w:rsid w:val="00442F9A"/>
    <w:rsid w:val="00443507"/>
    <w:rsid w:val="004466EF"/>
    <w:rsid w:val="00451449"/>
    <w:rsid w:val="00455104"/>
    <w:rsid w:val="004560D7"/>
    <w:rsid w:val="00461779"/>
    <w:rsid w:val="004622FE"/>
    <w:rsid w:val="00473495"/>
    <w:rsid w:val="00476573"/>
    <w:rsid w:val="00482F4C"/>
    <w:rsid w:val="0048437B"/>
    <w:rsid w:val="00484FDB"/>
    <w:rsid w:val="0048620A"/>
    <w:rsid w:val="004910F3"/>
    <w:rsid w:val="004927C1"/>
    <w:rsid w:val="004A08F3"/>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765A1"/>
    <w:rsid w:val="00581442"/>
    <w:rsid w:val="00583440"/>
    <w:rsid w:val="00590D02"/>
    <w:rsid w:val="0059482E"/>
    <w:rsid w:val="00596E35"/>
    <w:rsid w:val="005A6F0D"/>
    <w:rsid w:val="005A7879"/>
    <w:rsid w:val="005A7AC1"/>
    <w:rsid w:val="005B05F8"/>
    <w:rsid w:val="005B222E"/>
    <w:rsid w:val="005B3FF2"/>
    <w:rsid w:val="005B6B18"/>
    <w:rsid w:val="005B7F8E"/>
    <w:rsid w:val="005C5044"/>
    <w:rsid w:val="005D0D3F"/>
    <w:rsid w:val="005D1DB5"/>
    <w:rsid w:val="005D4E7B"/>
    <w:rsid w:val="005D7EC6"/>
    <w:rsid w:val="005E0C4D"/>
    <w:rsid w:val="005E2DFF"/>
    <w:rsid w:val="005F2987"/>
    <w:rsid w:val="005F38BB"/>
    <w:rsid w:val="005F50DA"/>
    <w:rsid w:val="0060262E"/>
    <w:rsid w:val="00602793"/>
    <w:rsid w:val="00602E14"/>
    <w:rsid w:val="00611AE9"/>
    <w:rsid w:val="00616EC6"/>
    <w:rsid w:val="00620E0C"/>
    <w:rsid w:val="00626239"/>
    <w:rsid w:val="006320B2"/>
    <w:rsid w:val="00641B82"/>
    <w:rsid w:val="00645790"/>
    <w:rsid w:val="00647AB6"/>
    <w:rsid w:val="00657A2E"/>
    <w:rsid w:val="00663075"/>
    <w:rsid w:val="00666F9E"/>
    <w:rsid w:val="006675A2"/>
    <w:rsid w:val="00670F14"/>
    <w:rsid w:val="00673592"/>
    <w:rsid w:val="00676C91"/>
    <w:rsid w:val="0067779D"/>
    <w:rsid w:val="00677993"/>
    <w:rsid w:val="006818AF"/>
    <w:rsid w:val="00682C18"/>
    <w:rsid w:val="00685A14"/>
    <w:rsid w:val="00687310"/>
    <w:rsid w:val="00687A4E"/>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5FAD"/>
    <w:rsid w:val="006F6149"/>
    <w:rsid w:val="00711193"/>
    <w:rsid w:val="007130CA"/>
    <w:rsid w:val="007152B2"/>
    <w:rsid w:val="0071581B"/>
    <w:rsid w:val="007221F5"/>
    <w:rsid w:val="00724ED1"/>
    <w:rsid w:val="0072524A"/>
    <w:rsid w:val="00725679"/>
    <w:rsid w:val="007269AD"/>
    <w:rsid w:val="007311B2"/>
    <w:rsid w:val="00731684"/>
    <w:rsid w:val="00732A8C"/>
    <w:rsid w:val="00736986"/>
    <w:rsid w:val="00740743"/>
    <w:rsid w:val="0074201E"/>
    <w:rsid w:val="007512CF"/>
    <w:rsid w:val="007552BE"/>
    <w:rsid w:val="00756A7A"/>
    <w:rsid w:val="00762C8A"/>
    <w:rsid w:val="0076577D"/>
    <w:rsid w:val="007666C4"/>
    <w:rsid w:val="00772215"/>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C5582"/>
    <w:rsid w:val="007C6FED"/>
    <w:rsid w:val="007D0212"/>
    <w:rsid w:val="007D2D5D"/>
    <w:rsid w:val="007D2E49"/>
    <w:rsid w:val="007D342D"/>
    <w:rsid w:val="007D759B"/>
    <w:rsid w:val="007D794D"/>
    <w:rsid w:val="007E1597"/>
    <w:rsid w:val="007E4020"/>
    <w:rsid w:val="007E4839"/>
    <w:rsid w:val="007E62F9"/>
    <w:rsid w:val="007E69B1"/>
    <w:rsid w:val="007F04A6"/>
    <w:rsid w:val="007F08E4"/>
    <w:rsid w:val="007F0D7E"/>
    <w:rsid w:val="007F1975"/>
    <w:rsid w:val="00800C1D"/>
    <w:rsid w:val="0080152A"/>
    <w:rsid w:val="00802D9D"/>
    <w:rsid w:val="00803BCA"/>
    <w:rsid w:val="00810F69"/>
    <w:rsid w:val="00813178"/>
    <w:rsid w:val="0081577D"/>
    <w:rsid w:val="008160A4"/>
    <w:rsid w:val="00820A9B"/>
    <w:rsid w:val="008234BA"/>
    <w:rsid w:val="008271CC"/>
    <w:rsid w:val="00827C62"/>
    <w:rsid w:val="0083168D"/>
    <w:rsid w:val="008338E3"/>
    <w:rsid w:val="00834EE1"/>
    <w:rsid w:val="008416C8"/>
    <w:rsid w:val="0084181E"/>
    <w:rsid w:val="008447E9"/>
    <w:rsid w:val="00853EA3"/>
    <w:rsid w:val="00855CC1"/>
    <w:rsid w:val="008567D2"/>
    <w:rsid w:val="008628C5"/>
    <w:rsid w:val="008629BD"/>
    <w:rsid w:val="008655A3"/>
    <w:rsid w:val="00870080"/>
    <w:rsid w:val="008745CD"/>
    <w:rsid w:val="008766DA"/>
    <w:rsid w:val="008814D7"/>
    <w:rsid w:val="00882018"/>
    <w:rsid w:val="00882503"/>
    <w:rsid w:val="00883E5E"/>
    <w:rsid w:val="00886765"/>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3BC5"/>
    <w:rsid w:val="008E11B1"/>
    <w:rsid w:val="008E138E"/>
    <w:rsid w:val="008E3288"/>
    <w:rsid w:val="008F148F"/>
    <w:rsid w:val="008F19FE"/>
    <w:rsid w:val="008F2712"/>
    <w:rsid w:val="008F3C8F"/>
    <w:rsid w:val="008F5D4C"/>
    <w:rsid w:val="0090476A"/>
    <w:rsid w:val="009070F0"/>
    <w:rsid w:val="00910E13"/>
    <w:rsid w:val="00911F0D"/>
    <w:rsid w:val="009247B1"/>
    <w:rsid w:val="009357AB"/>
    <w:rsid w:val="009374EB"/>
    <w:rsid w:val="00944AE0"/>
    <w:rsid w:val="00951275"/>
    <w:rsid w:val="00951307"/>
    <w:rsid w:val="00955965"/>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0E43"/>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0772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CBD"/>
    <w:rsid w:val="00A81E60"/>
    <w:rsid w:val="00A87D85"/>
    <w:rsid w:val="00A9774E"/>
    <w:rsid w:val="00AA57BA"/>
    <w:rsid w:val="00AB76DB"/>
    <w:rsid w:val="00AC26EE"/>
    <w:rsid w:val="00AC54B2"/>
    <w:rsid w:val="00AC5927"/>
    <w:rsid w:val="00AD007D"/>
    <w:rsid w:val="00AD13C4"/>
    <w:rsid w:val="00AE024E"/>
    <w:rsid w:val="00AE2119"/>
    <w:rsid w:val="00AE3B23"/>
    <w:rsid w:val="00AE6512"/>
    <w:rsid w:val="00AE6BCF"/>
    <w:rsid w:val="00AF42E2"/>
    <w:rsid w:val="00AF62C3"/>
    <w:rsid w:val="00AF693A"/>
    <w:rsid w:val="00B051B6"/>
    <w:rsid w:val="00B0701E"/>
    <w:rsid w:val="00B12F45"/>
    <w:rsid w:val="00B21F95"/>
    <w:rsid w:val="00B248C6"/>
    <w:rsid w:val="00B273BB"/>
    <w:rsid w:val="00B32B7F"/>
    <w:rsid w:val="00B351E0"/>
    <w:rsid w:val="00B371D2"/>
    <w:rsid w:val="00B45AEF"/>
    <w:rsid w:val="00B46CE9"/>
    <w:rsid w:val="00B506C7"/>
    <w:rsid w:val="00B53C45"/>
    <w:rsid w:val="00B53D93"/>
    <w:rsid w:val="00B54409"/>
    <w:rsid w:val="00B5469F"/>
    <w:rsid w:val="00B54801"/>
    <w:rsid w:val="00B57542"/>
    <w:rsid w:val="00B601F7"/>
    <w:rsid w:val="00B61739"/>
    <w:rsid w:val="00B712B4"/>
    <w:rsid w:val="00B74DCF"/>
    <w:rsid w:val="00B80725"/>
    <w:rsid w:val="00B82914"/>
    <w:rsid w:val="00B8303D"/>
    <w:rsid w:val="00B8537B"/>
    <w:rsid w:val="00B864B4"/>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36E0"/>
    <w:rsid w:val="00BC6C4E"/>
    <w:rsid w:val="00BD0545"/>
    <w:rsid w:val="00BD0F09"/>
    <w:rsid w:val="00BD3867"/>
    <w:rsid w:val="00BD3D9B"/>
    <w:rsid w:val="00BD453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3260"/>
    <w:rsid w:val="00C13446"/>
    <w:rsid w:val="00C15100"/>
    <w:rsid w:val="00C15EE6"/>
    <w:rsid w:val="00C1728E"/>
    <w:rsid w:val="00C27F6D"/>
    <w:rsid w:val="00C31D54"/>
    <w:rsid w:val="00C33816"/>
    <w:rsid w:val="00C34C4F"/>
    <w:rsid w:val="00C353A7"/>
    <w:rsid w:val="00C40720"/>
    <w:rsid w:val="00C40F85"/>
    <w:rsid w:val="00C42FB2"/>
    <w:rsid w:val="00C45B98"/>
    <w:rsid w:val="00C46318"/>
    <w:rsid w:val="00C4762D"/>
    <w:rsid w:val="00C519E9"/>
    <w:rsid w:val="00C544E8"/>
    <w:rsid w:val="00C57528"/>
    <w:rsid w:val="00C60E7A"/>
    <w:rsid w:val="00C65213"/>
    <w:rsid w:val="00C7164C"/>
    <w:rsid w:val="00C720AD"/>
    <w:rsid w:val="00C758D8"/>
    <w:rsid w:val="00C810F6"/>
    <w:rsid w:val="00C813F5"/>
    <w:rsid w:val="00C83D2D"/>
    <w:rsid w:val="00C86C3D"/>
    <w:rsid w:val="00C90F2D"/>
    <w:rsid w:val="00CA2254"/>
    <w:rsid w:val="00CA3215"/>
    <w:rsid w:val="00CA4645"/>
    <w:rsid w:val="00CA796B"/>
    <w:rsid w:val="00CB0F7F"/>
    <w:rsid w:val="00CB38B4"/>
    <w:rsid w:val="00CB3E99"/>
    <w:rsid w:val="00CD42E0"/>
    <w:rsid w:val="00CE2251"/>
    <w:rsid w:val="00CE5CF7"/>
    <w:rsid w:val="00CE5EB0"/>
    <w:rsid w:val="00CE716C"/>
    <w:rsid w:val="00CF50F4"/>
    <w:rsid w:val="00CF748A"/>
    <w:rsid w:val="00D001CD"/>
    <w:rsid w:val="00D01511"/>
    <w:rsid w:val="00D0263B"/>
    <w:rsid w:val="00D039A2"/>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1C17"/>
    <w:rsid w:val="00D97A6B"/>
    <w:rsid w:val="00DA364E"/>
    <w:rsid w:val="00DA3910"/>
    <w:rsid w:val="00DA3E2F"/>
    <w:rsid w:val="00DA5AD1"/>
    <w:rsid w:val="00DA5F82"/>
    <w:rsid w:val="00DA7B66"/>
    <w:rsid w:val="00DB0B9B"/>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F0280"/>
    <w:rsid w:val="00DF25F5"/>
    <w:rsid w:val="00DF2922"/>
    <w:rsid w:val="00DF4882"/>
    <w:rsid w:val="00E001C6"/>
    <w:rsid w:val="00E02A1C"/>
    <w:rsid w:val="00E04E00"/>
    <w:rsid w:val="00E059CB"/>
    <w:rsid w:val="00E07A5C"/>
    <w:rsid w:val="00E10CC9"/>
    <w:rsid w:val="00E10E4F"/>
    <w:rsid w:val="00E11D53"/>
    <w:rsid w:val="00E11FF8"/>
    <w:rsid w:val="00E1482E"/>
    <w:rsid w:val="00E17D8A"/>
    <w:rsid w:val="00E20B4D"/>
    <w:rsid w:val="00E20BE8"/>
    <w:rsid w:val="00E21F10"/>
    <w:rsid w:val="00E235DA"/>
    <w:rsid w:val="00E30652"/>
    <w:rsid w:val="00E30E8B"/>
    <w:rsid w:val="00E32166"/>
    <w:rsid w:val="00E32B6D"/>
    <w:rsid w:val="00E36AC7"/>
    <w:rsid w:val="00E36D3A"/>
    <w:rsid w:val="00E4018E"/>
    <w:rsid w:val="00E41E77"/>
    <w:rsid w:val="00E445D4"/>
    <w:rsid w:val="00E47895"/>
    <w:rsid w:val="00E50A04"/>
    <w:rsid w:val="00E54AC7"/>
    <w:rsid w:val="00E564A5"/>
    <w:rsid w:val="00E565E2"/>
    <w:rsid w:val="00E673B4"/>
    <w:rsid w:val="00E74B0E"/>
    <w:rsid w:val="00E766D9"/>
    <w:rsid w:val="00E8265E"/>
    <w:rsid w:val="00E83931"/>
    <w:rsid w:val="00E83AC8"/>
    <w:rsid w:val="00E908EC"/>
    <w:rsid w:val="00E9198E"/>
    <w:rsid w:val="00E950B0"/>
    <w:rsid w:val="00E95F5E"/>
    <w:rsid w:val="00E97DB5"/>
    <w:rsid w:val="00EA03A5"/>
    <w:rsid w:val="00EA08F8"/>
    <w:rsid w:val="00EA294F"/>
    <w:rsid w:val="00EA5AB4"/>
    <w:rsid w:val="00EB37DD"/>
    <w:rsid w:val="00EB425F"/>
    <w:rsid w:val="00EB6F98"/>
    <w:rsid w:val="00EC2698"/>
    <w:rsid w:val="00EC5100"/>
    <w:rsid w:val="00EC6F7E"/>
    <w:rsid w:val="00EC7E62"/>
    <w:rsid w:val="00ED1D25"/>
    <w:rsid w:val="00ED4E53"/>
    <w:rsid w:val="00EE4DBF"/>
    <w:rsid w:val="00EE73A5"/>
    <w:rsid w:val="00EF0632"/>
    <w:rsid w:val="00EF27E3"/>
    <w:rsid w:val="00EF3495"/>
    <w:rsid w:val="00EF43B4"/>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BA3"/>
    <w:rsid w:val="00F267EA"/>
    <w:rsid w:val="00F30C50"/>
    <w:rsid w:val="00F310D7"/>
    <w:rsid w:val="00F31C25"/>
    <w:rsid w:val="00F344BA"/>
    <w:rsid w:val="00F34AFA"/>
    <w:rsid w:val="00F34EF7"/>
    <w:rsid w:val="00F350CA"/>
    <w:rsid w:val="00F37031"/>
    <w:rsid w:val="00F40027"/>
    <w:rsid w:val="00F41596"/>
    <w:rsid w:val="00F431CD"/>
    <w:rsid w:val="00F4790E"/>
    <w:rsid w:val="00F51F1E"/>
    <w:rsid w:val="00F53938"/>
    <w:rsid w:val="00F64884"/>
    <w:rsid w:val="00F648FC"/>
    <w:rsid w:val="00F715E5"/>
    <w:rsid w:val="00F73DA9"/>
    <w:rsid w:val="00F759D5"/>
    <w:rsid w:val="00F765B5"/>
    <w:rsid w:val="00F83489"/>
    <w:rsid w:val="00F842DF"/>
    <w:rsid w:val="00F86DA6"/>
    <w:rsid w:val="00F9590E"/>
    <w:rsid w:val="00F96362"/>
    <w:rsid w:val="00FA049A"/>
    <w:rsid w:val="00FA176F"/>
    <w:rsid w:val="00FA3782"/>
    <w:rsid w:val="00FA3D69"/>
    <w:rsid w:val="00FA5236"/>
    <w:rsid w:val="00FA7FFA"/>
    <w:rsid w:val="00FB25D9"/>
    <w:rsid w:val="00FB2683"/>
    <w:rsid w:val="00FB2C54"/>
    <w:rsid w:val="00FC240E"/>
    <w:rsid w:val="00FC2819"/>
    <w:rsid w:val="00FC3C4B"/>
    <w:rsid w:val="00FC4BCE"/>
    <w:rsid w:val="00FC5631"/>
    <w:rsid w:val="00FD36DB"/>
    <w:rsid w:val="00FE33F3"/>
    <w:rsid w:val="00FE35AE"/>
    <w:rsid w:val="00FE569A"/>
    <w:rsid w:val="00FE7671"/>
    <w:rsid w:val="00FF5EDB"/>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 Id="rId2" Type="http://schemas.openxmlformats.org/officeDocument/2006/relationships/hyperlink" Target="mailto:wiredmarker@bits.cc"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hyperlink" Target="http://kb.mozillazine.org/Profile_folder_-_Firefox" TargetMode="External"/><Relationship Id="rId56" Type="http://schemas.openxmlformats.org/officeDocument/2006/relationships/footer" Target="footer4.xml"/><Relationship Id="rId57" Type="http://schemas.openxmlformats.org/officeDocument/2006/relationships/header" Target="header3.xml"/><Relationship Id="rId58" Type="http://schemas.openxmlformats.org/officeDocument/2006/relationships/footer" Target="footer5.xml"/><Relationship Id="rId59" Type="http://schemas.openxmlformats.org/officeDocument/2006/relationships/fontTable" Target="fontTable.xml"/><Relationship Id="rId40" Type="http://schemas.openxmlformats.org/officeDocument/2006/relationships/hyperlink" Target="http://www.w3.org/TR/xptr-framework" TargetMode="External"/><Relationship Id="rId41" Type="http://schemas.openxmlformats.org/officeDocument/2006/relationships/hyperlink" Target="http://www.w3.org/standards/techs/xpointer" TargetMode="External"/><Relationship Id="rId42" Type="http://schemas.openxmlformats.org/officeDocument/2006/relationships/hyperlink" Target="https://github.com/DASISH/dwan-testing" TargetMode="External"/><Relationship Id="rId43" Type="http://schemas.openxmlformats.org/officeDocument/2006/relationships/hyperlink" Target="https://github.com/DASISH/dwanclientwiredmarker" TargetMode="External"/><Relationship Id="rId44" Type="http://schemas.openxmlformats.org/officeDocument/2006/relationships/hyperlink" Target="http://www.google.com/url?q=http%253a%252f%252fa.nnotate.com&amp;sa=d&amp;sntz=1&amp;usg=afqjcnhcw2xm4yrxjhigg5htglagckxmdw" TargetMode="External"/><Relationship Id="rId45" Type="http://schemas.openxmlformats.org/officeDocument/2006/relationships/hyperlink" Target="http://www.google.com/url?q=http%253a%252f%252fatlas.ti&amp;sa=d&amp;sntz=1&amp;usg=afqjcnezcxeb-0hvkhmotmxq23ju8syo1q" TargetMode="External"/><Relationship Id="rId46" Type="http://schemas.openxmlformats.org/officeDocument/2006/relationships/hyperlink" Target="http://www.youtube.com" TargetMode="External"/><Relationship Id="rId47" Type="http://schemas.openxmlformats.org/officeDocument/2006/relationships/hyperlink" Target="http://www.mozilla.org/en-US/firefox/new/" TargetMode="External"/><Relationship Id="rId48" Type="http://schemas.openxmlformats.org/officeDocument/2006/relationships/hyperlink" Target="https://lux17.mpi.nl/ds/webannotator-basic/" TargetMode="External"/><Relationship Id="rId49" Type="http://schemas.openxmlformats.org/officeDocument/2006/relationships/hyperlink" Target="https://lux17.mpi.nl/ds/webannotator-basi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s://github.com/DASISH/dwan-client-wiredmarker/releases" TargetMode="External"/><Relationship Id="rId31" Type="http://schemas.openxmlformats.org/officeDocument/2006/relationships/hyperlink" Target="http://en.wikipedia.org/wiki/User_interface_markup_language" TargetMode="External"/><Relationship Id="rId32" Type="http://schemas.openxmlformats.org/officeDocument/2006/relationships/hyperlink" Target="http://en.wikipedia.org/wiki/Mozilla" TargetMode="External"/><Relationship Id="rId33" Type="http://schemas.openxmlformats.org/officeDocument/2006/relationships/hyperlink" Target="http://en.wikipedia.org/wiki/XML" TargetMode="External"/><Relationship Id="rId34" Type="http://schemas.openxmlformats.org/officeDocument/2006/relationships/hyperlink" Target="http://en.wikipedia.org/wiki/Graphical_user_interface" TargetMode="External"/><Relationship Id="rId35" Type="http://schemas.openxmlformats.org/officeDocument/2006/relationships/hyperlink" Target="http://en.wikipedia.org/wiki/Web_page" TargetMode="External"/><Relationship Id="rId36" Type="http://schemas.openxmlformats.org/officeDocument/2006/relationships/hyperlink" Target="https://lux17.mpi.nl/ds/webannotator-basic/" TargetMode="External"/><Relationship Id="rId37" Type="http://schemas.openxmlformats.org/officeDocument/2006/relationships/hyperlink" Target="https://lux17.mpi.nl/ds/webannotator-basic" TargetMode="External"/><Relationship Id="rId38" Type="http://schemas.openxmlformats.org/officeDocument/2006/relationships/hyperlink" Target="http://www.wired-marker.org/en/index.html" TargetMode="External"/><Relationship Id="rId39" Type="http://schemas.openxmlformats.org/officeDocument/2006/relationships/hyperlink" Target="http://www.hyper-anchor.org/en/technical_format.html"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comments" Target="comments.xml"/><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1781E-626E-E842-ACE9-A75D31420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62</Pages>
  <Words>20387</Words>
  <Characters>116207</Characters>
  <Application>Microsoft Macintosh Word</Application>
  <DocSecurity>0</DocSecurity>
  <Lines>968</Lines>
  <Paragraphs>272</Paragraphs>
  <ScaleCrop>false</ScaleCrop>
  <Company>Göteborgs universitet</Company>
  <LinksUpToDate>false</LinksUpToDate>
  <CharactersWithSpaces>136322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120</cp:revision>
  <cp:lastPrinted>2014-10-10T11:37:00Z</cp:lastPrinted>
  <dcterms:created xsi:type="dcterms:W3CDTF">2014-10-06T11:37:00Z</dcterms:created>
  <dcterms:modified xsi:type="dcterms:W3CDTF">2014-10-10T12:44:00Z</dcterms:modified>
</cp:coreProperties>
</file>