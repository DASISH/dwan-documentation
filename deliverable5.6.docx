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r w:rsidR="00083EA7" w:rsidRPr="006904DC">
        <w:rPr>
          <w:rFonts w:ascii="Verdana" w:hAnsi="Verdana" w:cs="Arial"/>
          <w:sz w:val="22"/>
          <w:szCs w:val="22"/>
        </w:rPr>
        <w:t xml:space="preserve">Valentina Ascuitti (KCL), </w:t>
      </w:r>
      <w:r w:rsidR="00DC32DA" w:rsidRPr="006904DC">
        <w:rPr>
          <w:rFonts w:ascii="Verdana" w:hAnsi="Verdana" w:cs="Arial"/>
          <w:sz w:val="22"/>
          <w:szCs w:val="22"/>
        </w:rPr>
        <w:t xml:space="preserve">Daan Broeder (MPG-TLA),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r w:rsidR="00083EA7" w:rsidRPr="006904DC">
        <w:rPr>
          <w:rFonts w:ascii="Verdana" w:hAnsi="Verdana" w:cs="Arial"/>
          <w:sz w:val="22"/>
          <w:szCs w:val="22"/>
        </w:rPr>
        <w:t xml:space="preserve">Indrek Jentson (University of Tartu), </w:t>
      </w:r>
      <w:r w:rsidR="00F73DA9" w:rsidRPr="006904DC">
        <w:rPr>
          <w:rFonts w:ascii="Verdana" w:hAnsi="Verdana" w:cs="Arial"/>
          <w:sz w:val="22"/>
          <w:szCs w:val="22"/>
        </w:rPr>
        <w:t>Kees-Jan van de Looi (MPG</w:t>
      </w:r>
      <w:r w:rsidR="003C1A01" w:rsidRPr="006904DC">
        <w:rPr>
          <w:rFonts w:ascii="Verdana" w:hAnsi="Verdana" w:cs="Arial"/>
          <w:sz w:val="22"/>
          <w:szCs w:val="22"/>
        </w:rPr>
        <w:t xml:space="preserve">-TLA), </w:t>
      </w:r>
      <w:r w:rsidR="00DC32DA" w:rsidRPr="006904DC">
        <w:rPr>
          <w:rFonts w:ascii="Verdana" w:hAnsi="Verdana" w:cs="Arial"/>
          <w:sz w:val="22"/>
          <w:szCs w:val="22"/>
        </w:rPr>
        <w:t xml:space="preserve">Olof Olsson (UGOT), Stephanie Roth (UGOT), Olha Shkaravska  (MPG-TLA),  </w:t>
      </w:r>
      <w:r w:rsidR="00083EA7" w:rsidRPr="006904DC">
        <w:rPr>
          <w:rFonts w:ascii="Verdana" w:hAnsi="Verdana" w:cs="Arial"/>
          <w:sz w:val="22"/>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Table of Contents</w:t>
          </w:r>
          <w:bookmarkStart w:id="0" w:name="_GoBack"/>
          <w:bookmarkEnd w:id="0"/>
        </w:p>
        <w:p w14:paraId="217D5FA9" w14:textId="77777777" w:rsidR="00D92D48"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D92D48">
            <w:rPr>
              <w:noProof/>
            </w:rPr>
            <w:t>2.</w:t>
          </w:r>
          <w:r w:rsidR="00D92D48">
            <w:rPr>
              <w:b w:val="0"/>
              <w:noProof/>
              <w:lang w:val="en-US" w:eastAsia="ja-JP"/>
            </w:rPr>
            <w:tab/>
          </w:r>
          <w:r w:rsidR="00D92D48">
            <w:rPr>
              <w:noProof/>
            </w:rPr>
            <w:t>Executive Summary</w:t>
          </w:r>
          <w:r w:rsidR="00D92D48">
            <w:rPr>
              <w:noProof/>
            </w:rPr>
            <w:tab/>
          </w:r>
          <w:r w:rsidR="00D92D48">
            <w:rPr>
              <w:noProof/>
            </w:rPr>
            <w:fldChar w:fldCharType="begin"/>
          </w:r>
          <w:r w:rsidR="00D92D48">
            <w:rPr>
              <w:noProof/>
            </w:rPr>
            <w:instrText xml:space="preserve"> PAGEREF _Toc274571962 \h </w:instrText>
          </w:r>
          <w:r w:rsidR="00D92D48">
            <w:rPr>
              <w:noProof/>
            </w:rPr>
          </w:r>
          <w:r w:rsidR="00D92D48">
            <w:rPr>
              <w:noProof/>
            </w:rPr>
            <w:fldChar w:fldCharType="separate"/>
          </w:r>
          <w:r w:rsidR="00D92D48">
            <w:rPr>
              <w:noProof/>
            </w:rPr>
            <w:t>1</w:t>
          </w:r>
          <w:r w:rsidR="00D92D48">
            <w:rPr>
              <w:noProof/>
            </w:rPr>
            <w:fldChar w:fldCharType="end"/>
          </w:r>
        </w:p>
        <w:p w14:paraId="61CBA0B9" w14:textId="77777777" w:rsidR="00D92D48" w:rsidRDefault="00D92D48">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the DWAN framework</w:t>
          </w:r>
          <w:r>
            <w:rPr>
              <w:noProof/>
            </w:rPr>
            <w:tab/>
          </w:r>
          <w:r>
            <w:rPr>
              <w:noProof/>
            </w:rPr>
            <w:fldChar w:fldCharType="begin"/>
          </w:r>
          <w:r>
            <w:rPr>
              <w:noProof/>
            </w:rPr>
            <w:instrText xml:space="preserve"> PAGEREF _Toc274571963 \h </w:instrText>
          </w:r>
          <w:r>
            <w:rPr>
              <w:noProof/>
            </w:rPr>
          </w:r>
          <w:r>
            <w:rPr>
              <w:noProof/>
            </w:rPr>
            <w:fldChar w:fldCharType="separate"/>
          </w:r>
          <w:r>
            <w:rPr>
              <w:noProof/>
            </w:rPr>
            <w:t>2</w:t>
          </w:r>
          <w:r>
            <w:rPr>
              <w:noProof/>
            </w:rPr>
            <w:fldChar w:fldCharType="end"/>
          </w:r>
        </w:p>
        <w:p w14:paraId="5BE1BA3D" w14:textId="77777777" w:rsidR="00D92D48" w:rsidRDefault="00D92D48">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_Toc274571964 \h </w:instrText>
          </w:r>
          <w:r>
            <w:rPr>
              <w:noProof/>
            </w:rPr>
          </w:r>
          <w:r>
            <w:rPr>
              <w:noProof/>
            </w:rPr>
            <w:fldChar w:fldCharType="separate"/>
          </w:r>
          <w:r>
            <w:rPr>
              <w:noProof/>
            </w:rPr>
            <w:t>2</w:t>
          </w:r>
          <w:r>
            <w:rPr>
              <w:noProof/>
            </w:rPr>
            <w:fldChar w:fldCharType="end"/>
          </w:r>
        </w:p>
        <w:p w14:paraId="7DB2989D" w14:textId="77777777" w:rsidR="00D92D48" w:rsidRDefault="00D92D48">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_Toc274571965 \h </w:instrText>
          </w:r>
          <w:r>
            <w:rPr>
              <w:noProof/>
            </w:rPr>
          </w:r>
          <w:r>
            <w:rPr>
              <w:noProof/>
            </w:rPr>
            <w:fldChar w:fldCharType="separate"/>
          </w:r>
          <w:r>
            <w:rPr>
              <w:noProof/>
            </w:rPr>
            <w:t>2</w:t>
          </w:r>
          <w:r>
            <w:rPr>
              <w:noProof/>
            </w:rPr>
            <w:fldChar w:fldCharType="end"/>
          </w:r>
        </w:p>
        <w:p w14:paraId="4795B2CD" w14:textId="77777777" w:rsidR="00D92D48" w:rsidRDefault="00D92D48">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_Toc274571966 \h </w:instrText>
          </w:r>
          <w:r>
            <w:rPr>
              <w:noProof/>
            </w:rPr>
          </w:r>
          <w:r>
            <w:rPr>
              <w:noProof/>
            </w:rPr>
            <w:fldChar w:fldCharType="separate"/>
          </w:r>
          <w:r>
            <w:rPr>
              <w:noProof/>
            </w:rPr>
            <w:t>4</w:t>
          </w:r>
          <w:r>
            <w:rPr>
              <w:noProof/>
            </w:rPr>
            <w:fldChar w:fldCharType="end"/>
          </w:r>
        </w:p>
        <w:p w14:paraId="54F92E60" w14:textId="77777777" w:rsidR="00D92D48" w:rsidRDefault="00D92D48">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_Toc274571967 \h </w:instrText>
          </w:r>
          <w:r>
            <w:rPr>
              <w:noProof/>
            </w:rPr>
          </w:r>
          <w:r>
            <w:rPr>
              <w:noProof/>
            </w:rPr>
            <w:fldChar w:fldCharType="separate"/>
          </w:r>
          <w:r>
            <w:rPr>
              <w:noProof/>
            </w:rPr>
            <w:t>4</w:t>
          </w:r>
          <w:r>
            <w:rPr>
              <w:noProof/>
            </w:rPr>
            <w:fldChar w:fldCharType="end"/>
          </w:r>
        </w:p>
        <w:p w14:paraId="7674F2C9" w14:textId="77777777" w:rsidR="00D92D48" w:rsidRDefault="00D92D48">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State of the art on September 2012</w:t>
          </w:r>
          <w:r>
            <w:rPr>
              <w:noProof/>
            </w:rPr>
            <w:tab/>
          </w:r>
          <w:r>
            <w:rPr>
              <w:noProof/>
            </w:rPr>
            <w:fldChar w:fldCharType="begin"/>
          </w:r>
          <w:r>
            <w:rPr>
              <w:noProof/>
            </w:rPr>
            <w:instrText xml:space="preserve"> PAGEREF _Toc274571968 \h </w:instrText>
          </w:r>
          <w:r>
            <w:rPr>
              <w:noProof/>
            </w:rPr>
          </w:r>
          <w:r>
            <w:rPr>
              <w:noProof/>
            </w:rPr>
            <w:fldChar w:fldCharType="separate"/>
          </w:r>
          <w:r>
            <w:rPr>
              <w:noProof/>
            </w:rPr>
            <w:t>4</w:t>
          </w:r>
          <w:r>
            <w:rPr>
              <w:noProof/>
            </w:rPr>
            <w:fldChar w:fldCharType="end"/>
          </w:r>
        </w:p>
        <w:p w14:paraId="7F930805" w14:textId="77777777" w:rsidR="00D92D48" w:rsidRDefault="00D92D48">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_Toc274571969 \h </w:instrText>
          </w:r>
          <w:r>
            <w:rPr>
              <w:noProof/>
            </w:rPr>
          </w:r>
          <w:r>
            <w:rPr>
              <w:noProof/>
            </w:rPr>
            <w:fldChar w:fldCharType="separate"/>
          </w:r>
          <w:r>
            <w:rPr>
              <w:noProof/>
            </w:rPr>
            <w:t>8</w:t>
          </w:r>
          <w:r>
            <w:rPr>
              <w:noProof/>
            </w:rPr>
            <w:fldChar w:fldCharType="end"/>
          </w:r>
        </w:p>
        <w:p w14:paraId="46A7A386" w14:textId="77777777" w:rsidR="00D92D48" w:rsidRDefault="00D92D48">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_Toc274571970 \h </w:instrText>
          </w:r>
          <w:r>
            <w:rPr>
              <w:noProof/>
            </w:rPr>
          </w:r>
          <w:r>
            <w:rPr>
              <w:noProof/>
            </w:rPr>
            <w:fldChar w:fldCharType="separate"/>
          </w:r>
          <w:r>
            <w:rPr>
              <w:noProof/>
            </w:rPr>
            <w:t>9</w:t>
          </w:r>
          <w:r>
            <w:rPr>
              <w:noProof/>
            </w:rPr>
            <w:fldChar w:fldCharType="end"/>
          </w:r>
        </w:p>
        <w:p w14:paraId="28392153" w14:textId="77777777" w:rsidR="00D92D48" w:rsidRDefault="00D92D48">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_Toc274571971 \h </w:instrText>
          </w:r>
          <w:r>
            <w:rPr>
              <w:noProof/>
            </w:rPr>
          </w:r>
          <w:r>
            <w:rPr>
              <w:noProof/>
            </w:rPr>
            <w:fldChar w:fldCharType="separate"/>
          </w:r>
          <w:r>
            <w:rPr>
              <w:noProof/>
            </w:rPr>
            <w:t>9</w:t>
          </w:r>
          <w:r>
            <w:rPr>
              <w:noProof/>
            </w:rPr>
            <w:fldChar w:fldCharType="end"/>
          </w:r>
        </w:p>
        <w:p w14:paraId="32C0383B" w14:textId="77777777" w:rsidR="00D92D48" w:rsidRDefault="00D92D48">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_Toc274571972 \h </w:instrText>
          </w:r>
          <w:r>
            <w:rPr>
              <w:noProof/>
            </w:rPr>
          </w:r>
          <w:r>
            <w:rPr>
              <w:noProof/>
            </w:rPr>
            <w:fldChar w:fldCharType="separate"/>
          </w:r>
          <w:r>
            <w:rPr>
              <w:noProof/>
            </w:rPr>
            <w:t>10</w:t>
          </w:r>
          <w:r>
            <w:rPr>
              <w:noProof/>
            </w:rPr>
            <w:fldChar w:fldCharType="end"/>
          </w:r>
        </w:p>
        <w:p w14:paraId="133A096D" w14:textId="77777777" w:rsidR="00D92D48" w:rsidRDefault="00D92D48">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_Toc274571973 \h </w:instrText>
          </w:r>
          <w:r>
            <w:rPr>
              <w:noProof/>
            </w:rPr>
          </w:r>
          <w:r>
            <w:rPr>
              <w:noProof/>
            </w:rPr>
            <w:fldChar w:fldCharType="separate"/>
          </w:r>
          <w:r>
            <w:rPr>
              <w:noProof/>
            </w:rPr>
            <w:t>14</w:t>
          </w:r>
          <w:r>
            <w:rPr>
              <w:noProof/>
            </w:rPr>
            <w:fldChar w:fldCharType="end"/>
          </w:r>
        </w:p>
        <w:p w14:paraId="348853D8" w14:textId="77777777" w:rsidR="00D92D48" w:rsidRDefault="00D92D48">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_Toc274571974 \h </w:instrText>
          </w:r>
          <w:r>
            <w:rPr>
              <w:noProof/>
            </w:rPr>
          </w:r>
          <w:r>
            <w:rPr>
              <w:noProof/>
            </w:rPr>
            <w:fldChar w:fldCharType="separate"/>
          </w:r>
          <w:r>
            <w:rPr>
              <w:noProof/>
            </w:rPr>
            <w:t>14</w:t>
          </w:r>
          <w:r>
            <w:rPr>
              <w:noProof/>
            </w:rPr>
            <w:fldChar w:fldCharType="end"/>
          </w:r>
        </w:p>
        <w:p w14:paraId="6D05569D" w14:textId="77777777" w:rsidR="00D92D48" w:rsidRDefault="00D92D48">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_Toc274571975 \h </w:instrText>
          </w:r>
          <w:r>
            <w:rPr>
              <w:noProof/>
            </w:rPr>
          </w:r>
          <w:r>
            <w:rPr>
              <w:noProof/>
            </w:rPr>
            <w:fldChar w:fldCharType="separate"/>
          </w:r>
          <w:r>
            <w:rPr>
              <w:noProof/>
            </w:rPr>
            <w:t>14</w:t>
          </w:r>
          <w:r>
            <w:rPr>
              <w:noProof/>
            </w:rPr>
            <w:fldChar w:fldCharType="end"/>
          </w:r>
        </w:p>
        <w:p w14:paraId="00D8BA61" w14:textId="77777777" w:rsidR="00D92D48" w:rsidRDefault="00D92D48">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_Toc274571976 \h </w:instrText>
          </w:r>
          <w:r>
            <w:rPr>
              <w:noProof/>
            </w:rPr>
          </w:r>
          <w:r>
            <w:rPr>
              <w:noProof/>
            </w:rPr>
            <w:fldChar w:fldCharType="separate"/>
          </w:r>
          <w:r>
            <w:rPr>
              <w:noProof/>
            </w:rPr>
            <w:t>15</w:t>
          </w:r>
          <w:r>
            <w:rPr>
              <w:noProof/>
            </w:rPr>
            <w:fldChar w:fldCharType="end"/>
          </w:r>
        </w:p>
        <w:p w14:paraId="1572B9BD" w14:textId="77777777" w:rsidR="00D92D48" w:rsidRDefault="00D92D48">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_Toc274571977 \h </w:instrText>
          </w:r>
          <w:r>
            <w:rPr>
              <w:noProof/>
            </w:rPr>
          </w:r>
          <w:r>
            <w:rPr>
              <w:noProof/>
            </w:rPr>
            <w:fldChar w:fldCharType="separate"/>
          </w:r>
          <w:r>
            <w:rPr>
              <w:noProof/>
            </w:rPr>
            <w:t>21</w:t>
          </w:r>
          <w:r>
            <w:rPr>
              <w:noProof/>
            </w:rPr>
            <w:fldChar w:fldCharType="end"/>
          </w:r>
        </w:p>
        <w:p w14:paraId="6D4C385D" w14:textId="77777777" w:rsidR="00D92D48" w:rsidRDefault="00D92D48">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_Toc274571978 \h </w:instrText>
          </w:r>
          <w:r>
            <w:rPr>
              <w:noProof/>
            </w:rPr>
          </w:r>
          <w:r>
            <w:rPr>
              <w:noProof/>
            </w:rPr>
            <w:fldChar w:fldCharType="separate"/>
          </w:r>
          <w:r>
            <w:rPr>
              <w:noProof/>
            </w:rPr>
            <w:t>21</w:t>
          </w:r>
          <w:r>
            <w:rPr>
              <w:noProof/>
            </w:rPr>
            <w:fldChar w:fldCharType="end"/>
          </w:r>
        </w:p>
        <w:p w14:paraId="201B2FAD" w14:textId="77777777" w:rsidR="00D92D48" w:rsidRDefault="00D92D48">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_Toc274571979 \h </w:instrText>
          </w:r>
          <w:r>
            <w:rPr>
              <w:noProof/>
            </w:rPr>
          </w:r>
          <w:r>
            <w:rPr>
              <w:noProof/>
            </w:rPr>
            <w:fldChar w:fldCharType="separate"/>
          </w:r>
          <w:r>
            <w:rPr>
              <w:noProof/>
            </w:rPr>
            <w:t>23</w:t>
          </w:r>
          <w:r>
            <w:rPr>
              <w:noProof/>
            </w:rPr>
            <w:fldChar w:fldCharType="end"/>
          </w:r>
        </w:p>
        <w:p w14:paraId="4E00C0A9" w14:textId="77777777" w:rsidR="00D92D48" w:rsidRDefault="00D92D48">
          <w:pPr>
            <w:pStyle w:val="TOC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_Toc274571980 \h </w:instrText>
          </w:r>
          <w:r>
            <w:rPr>
              <w:noProof/>
            </w:rPr>
          </w:r>
          <w:r>
            <w:rPr>
              <w:noProof/>
            </w:rPr>
            <w:fldChar w:fldCharType="separate"/>
          </w:r>
          <w:r>
            <w:rPr>
              <w:noProof/>
            </w:rPr>
            <w:t>24</w:t>
          </w:r>
          <w:r>
            <w:rPr>
              <w:noProof/>
            </w:rPr>
            <w:fldChar w:fldCharType="end"/>
          </w:r>
        </w:p>
        <w:p w14:paraId="0DEBF1CF" w14:textId="77777777" w:rsidR="00D92D48" w:rsidRDefault="00D92D48">
          <w:pPr>
            <w:pStyle w:val="TOC2"/>
            <w:tabs>
              <w:tab w:val="left" w:pos="792"/>
              <w:tab w:val="right" w:leader="dot" w:pos="9056"/>
            </w:tabs>
            <w:rPr>
              <w:b w:val="0"/>
              <w:noProof/>
              <w:sz w:val="24"/>
              <w:szCs w:val="24"/>
              <w:lang w:val="en-US" w:eastAsia="ja-JP"/>
            </w:rPr>
          </w:pPr>
          <w:r>
            <w:rPr>
              <w:noProof/>
            </w:rPr>
            <w:t>5.5</w:t>
          </w:r>
          <w:r>
            <w:rPr>
              <w:b w:val="0"/>
              <w:noProof/>
              <w:sz w:val="24"/>
              <w:szCs w:val="24"/>
              <w:lang w:val="en-US" w:eastAsia="ja-JP"/>
            </w:rPr>
            <w:tab/>
          </w:r>
          <w:r>
            <w:rPr>
              <w:noProof/>
            </w:rPr>
            <w:t>Testing Procedure</w:t>
          </w:r>
          <w:r>
            <w:rPr>
              <w:noProof/>
            </w:rPr>
            <w:tab/>
          </w:r>
          <w:r>
            <w:rPr>
              <w:noProof/>
            </w:rPr>
            <w:fldChar w:fldCharType="begin"/>
          </w:r>
          <w:r>
            <w:rPr>
              <w:noProof/>
            </w:rPr>
            <w:instrText xml:space="preserve"> PAGEREF _Toc274571981 \h </w:instrText>
          </w:r>
          <w:r>
            <w:rPr>
              <w:noProof/>
            </w:rPr>
          </w:r>
          <w:r>
            <w:rPr>
              <w:noProof/>
            </w:rPr>
            <w:fldChar w:fldCharType="separate"/>
          </w:r>
          <w:r>
            <w:rPr>
              <w:noProof/>
            </w:rPr>
            <w:t>24</w:t>
          </w:r>
          <w:r>
            <w:rPr>
              <w:noProof/>
            </w:rPr>
            <w:fldChar w:fldCharType="end"/>
          </w:r>
        </w:p>
        <w:p w14:paraId="2FA84095" w14:textId="77777777" w:rsidR="00D92D48" w:rsidRDefault="00D92D48">
          <w:pPr>
            <w:pStyle w:val="TOC1"/>
            <w:tabs>
              <w:tab w:val="left" w:pos="438"/>
              <w:tab w:val="right" w:leader="dot" w:pos="9056"/>
            </w:tabs>
            <w:rPr>
              <w:b w:val="0"/>
              <w:noProof/>
              <w:lang w:val="en-US" w:eastAsia="ja-JP"/>
            </w:rPr>
          </w:pPr>
          <w:r w:rsidRPr="002F2B67">
            <w:rPr>
              <w:rFonts w:eastAsia="Verdana Bold" w:hAnsi="Verdana Bold" w:cs="Verdana Bold"/>
              <w:noProof/>
              <w:u w:color="000000"/>
            </w:rPr>
            <w:t>6.</w:t>
          </w:r>
          <w:r>
            <w:rPr>
              <w:b w:val="0"/>
              <w:noProof/>
              <w:lang w:val="en-US" w:eastAsia="ja-JP"/>
            </w:rPr>
            <w:tab/>
          </w:r>
          <w:r w:rsidRPr="002F2B67">
            <w:rPr>
              <w:noProof/>
              <w:u w:color="000000"/>
            </w:rPr>
            <w:t>Social Sciences and Humanities: Results and Outlook</w:t>
          </w:r>
          <w:r>
            <w:rPr>
              <w:noProof/>
            </w:rPr>
            <w:tab/>
          </w:r>
          <w:r>
            <w:rPr>
              <w:noProof/>
            </w:rPr>
            <w:fldChar w:fldCharType="begin"/>
          </w:r>
          <w:r>
            <w:rPr>
              <w:noProof/>
            </w:rPr>
            <w:instrText xml:space="preserve"> PAGEREF _Toc274571982 \h </w:instrText>
          </w:r>
          <w:r>
            <w:rPr>
              <w:noProof/>
            </w:rPr>
          </w:r>
          <w:r>
            <w:rPr>
              <w:noProof/>
            </w:rPr>
            <w:fldChar w:fldCharType="separate"/>
          </w:r>
          <w:r>
            <w:rPr>
              <w:noProof/>
            </w:rPr>
            <w:t>25</w:t>
          </w:r>
          <w:r>
            <w:rPr>
              <w:noProof/>
            </w:rPr>
            <w:fldChar w:fldCharType="end"/>
          </w:r>
        </w:p>
        <w:p w14:paraId="64C25850" w14:textId="77777777" w:rsidR="00D92D48" w:rsidRDefault="00D92D48">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_Toc274571983 \h </w:instrText>
          </w:r>
          <w:r>
            <w:rPr>
              <w:noProof/>
            </w:rPr>
          </w:r>
          <w:r>
            <w:rPr>
              <w:noProof/>
            </w:rPr>
            <w:fldChar w:fldCharType="separate"/>
          </w:r>
          <w:r>
            <w:rPr>
              <w:noProof/>
            </w:rPr>
            <w:t>26</w:t>
          </w:r>
          <w:r>
            <w:rPr>
              <w:noProof/>
            </w:rPr>
            <w:fldChar w:fldCharType="end"/>
          </w:r>
        </w:p>
        <w:p w14:paraId="0EC2DA25" w14:textId="77777777" w:rsidR="00D92D48" w:rsidRDefault="00D92D48">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_Toc274571984 \h </w:instrText>
          </w:r>
          <w:r>
            <w:rPr>
              <w:noProof/>
            </w:rPr>
          </w:r>
          <w:r>
            <w:rPr>
              <w:noProof/>
            </w:rPr>
            <w:fldChar w:fldCharType="separate"/>
          </w:r>
          <w:r>
            <w:rPr>
              <w:noProof/>
            </w:rPr>
            <w:t>38</w:t>
          </w:r>
          <w:r>
            <w:rPr>
              <w:noProof/>
            </w:rPr>
            <w:fldChar w:fldCharType="end"/>
          </w:r>
        </w:p>
        <w:p w14:paraId="64377230" w14:textId="77777777" w:rsidR="00D92D48" w:rsidRDefault="00D92D48">
          <w:pPr>
            <w:pStyle w:val="TOC2"/>
            <w:tabs>
              <w:tab w:val="left" w:pos="792"/>
              <w:tab w:val="right" w:leader="dot" w:pos="9056"/>
            </w:tabs>
            <w:rPr>
              <w:b w:val="0"/>
              <w:noProof/>
              <w:sz w:val="24"/>
              <w:szCs w:val="24"/>
              <w:lang w:val="en-US" w:eastAsia="ja-JP"/>
            </w:rPr>
          </w:pPr>
          <w:r>
            <w:rPr>
              <w:noProof/>
            </w:rPr>
            <w:t>6.3</w:t>
          </w:r>
          <w:r>
            <w:rPr>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_Toc274571985 \h </w:instrText>
          </w:r>
          <w:r>
            <w:rPr>
              <w:noProof/>
            </w:rPr>
          </w:r>
          <w:r>
            <w:rPr>
              <w:noProof/>
            </w:rPr>
            <w:fldChar w:fldCharType="separate"/>
          </w:r>
          <w:r>
            <w:rPr>
              <w:noProof/>
            </w:rPr>
            <w:t>43</w:t>
          </w:r>
          <w:r>
            <w:rPr>
              <w:noProof/>
            </w:rPr>
            <w:fldChar w:fldCharType="end"/>
          </w:r>
        </w:p>
        <w:p w14:paraId="3E2496D8" w14:textId="77777777" w:rsidR="00D92D48" w:rsidRDefault="00D92D48">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_Toc274571986 \h </w:instrText>
          </w:r>
          <w:r>
            <w:rPr>
              <w:noProof/>
            </w:rPr>
          </w:r>
          <w:r>
            <w:rPr>
              <w:noProof/>
            </w:rPr>
            <w:fldChar w:fldCharType="separate"/>
          </w:r>
          <w:r>
            <w:rPr>
              <w:noProof/>
            </w:rPr>
            <w:t>50</w:t>
          </w:r>
          <w:r>
            <w:rPr>
              <w:noProof/>
            </w:rPr>
            <w:fldChar w:fldCharType="end"/>
          </w:r>
        </w:p>
        <w:p w14:paraId="1CBBBC88" w14:textId="77777777" w:rsidR="00D92D48" w:rsidRDefault="00D92D48">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_Toc274571987 \h </w:instrText>
          </w:r>
          <w:r>
            <w:rPr>
              <w:noProof/>
            </w:rPr>
          </w:r>
          <w:r>
            <w:rPr>
              <w:noProof/>
            </w:rPr>
            <w:fldChar w:fldCharType="separate"/>
          </w:r>
          <w:r>
            <w:rPr>
              <w:noProof/>
            </w:rPr>
            <w:t>50</w:t>
          </w:r>
          <w:r>
            <w:rPr>
              <w:noProof/>
            </w:rPr>
            <w:fldChar w:fldCharType="end"/>
          </w:r>
        </w:p>
        <w:p w14:paraId="693C5BA3" w14:textId="77777777" w:rsidR="00D92D48" w:rsidRDefault="00D92D48">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_Toc274571988 \h </w:instrText>
          </w:r>
          <w:r>
            <w:rPr>
              <w:noProof/>
            </w:rPr>
          </w:r>
          <w:r>
            <w:rPr>
              <w:noProof/>
            </w:rPr>
            <w:fldChar w:fldCharType="separate"/>
          </w:r>
          <w:r>
            <w:rPr>
              <w:noProof/>
            </w:rPr>
            <w:t>56</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1" w:name="_Toc321908457"/>
      <w:bookmarkStart w:id="2" w:name="_Toc249071741"/>
      <w:bookmarkStart w:id="3" w:name="_Toc265847849"/>
      <w:bookmarkStart w:id="4" w:name="_Toc274571962"/>
      <w:r w:rsidRPr="00666F9E">
        <w:t>Executive S</w:t>
      </w:r>
      <w:r w:rsidR="004B325D" w:rsidRPr="00666F9E">
        <w:t>ummary</w:t>
      </w:r>
      <w:bookmarkEnd w:id="1"/>
      <w:bookmarkEnd w:id="2"/>
      <w:bookmarkEnd w:id="3"/>
      <w:bookmarkEnd w:id="4"/>
    </w:p>
    <w:p w14:paraId="0220C87A" w14:textId="2947F025"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r w:rsidR="00BE1D4E" w:rsidRPr="00677993">
        <w:rPr>
          <w:color w:val="000000" w:themeColor="text1"/>
        </w:rPr>
        <w:t>Internet</w:t>
      </w:r>
      <w:r>
        <w:t xml:space="preserve"> </w:t>
      </w:r>
      <w:r w:rsidR="00021A05">
        <w:t>creates</w:t>
      </w:r>
      <w:r w:rsidR="009B54F3" w:rsidRPr="009B54F3">
        <w:t xml:space="preserve"> new chances for collaboration. </w:t>
      </w:r>
      <w:r>
        <w:t xml:space="preserve"> Indeed, equipped with </w:t>
      </w:r>
      <w:r w:rsidR="00BE1D4E">
        <w:t>special</w:t>
      </w:r>
      <w:r>
        <w:t xml:space="preserve"> software</w:t>
      </w:r>
      <w:r w:rsidR="00021A05">
        <w:t xml:space="preserve">, </w:t>
      </w:r>
      <w:r w:rsidR="009B54F3" w:rsidRPr="009B54F3">
        <w:t>researche</w:t>
      </w:r>
      <w:r w:rsidR="00021A05">
        <w:t xml:space="preserve">rs from different institution, </w:t>
      </w:r>
      <w:r w:rsidR="009B54F3" w:rsidRPr="009B54F3">
        <w:t>countries</w:t>
      </w:r>
      <w:r w:rsidR="00021A05">
        <w:t xml:space="preserve"> and fields</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store the results of </w:t>
      </w:r>
      <w:r w:rsidR="009B54F3" w:rsidRPr="009B54F3">
        <w:rPr>
          <w:i/>
        </w:rPr>
        <w:t>collaborative intellectual work either as an annotation of a single fragment</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55E872A7"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w:t>
      </w:r>
      <w:r w:rsidR="005D7EC6">
        <w:t xml:space="preserve">of </w:t>
      </w:r>
      <w:r w:rsidR="00021A05">
        <w:t xml:space="preserve">the </w:t>
      </w:r>
      <w:r w:rsidRPr="009B54F3">
        <w:t xml:space="preserve">server </w:t>
      </w:r>
      <w:r w:rsidR="00021A05">
        <w:t>software and the database,</w:t>
      </w:r>
      <w:r w:rsidR="007E1597">
        <w:t xml:space="preserve"> </w:t>
      </w:r>
      <w:r w:rsidR="00021A05">
        <w:t xml:space="preserve">and possibly multiple </w:t>
      </w:r>
      <w:r w:rsidR="00021A05" w:rsidRPr="00021A05">
        <w:rPr>
          <w:i/>
        </w:rPr>
        <w:t>frontends</w:t>
      </w:r>
      <w:r w:rsidR="00021A05">
        <w:t xml:space="preserve"> (clients)</w:t>
      </w:r>
      <w:r w:rsidR="007E1597">
        <w:t xml:space="preserve">. Developed within DASISH project </w:t>
      </w:r>
      <w:r w:rsidR="00A24DEB">
        <w:t xml:space="preserve">the </w:t>
      </w:r>
      <w:r w:rsidR="007E1597">
        <w:t xml:space="preserve">DWAN tool </w:t>
      </w:r>
      <w:r w:rsidR="00AA57BA">
        <w:t xml:space="preserve">is an instance of </w:t>
      </w:r>
      <w:r w:rsidR="00A24DEB">
        <w:t xml:space="preserve">the </w:t>
      </w:r>
      <w:r w:rsidR="00AA57BA">
        <w:t xml:space="preserve">DWAN framework. It </w:t>
      </w:r>
      <w:r w:rsidR="007E1597">
        <w:t xml:space="preserve">consists of the </w:t>
      </w:r>
      <w:r w:rsidR="00AA57BA">
        <w:t>backend</w:t>
      </w:r>
      <w:r w:rsidR="007E1597">
        <w:t xml:space="preserve"> part and the client</w:t>
      </w:r>
      <w:r w:rsidR="00BF4655">
        <w:t>,</w:t>
      </w:r>
      <w:r w:rsidR="007E1597">
        <w:t xml:space="preserve"> which is a significantly adjusted </w:t>
      </w:r>
      <w:r w:rsidR="00C83D2D">
        <w:t xml:space="preserve">version of the </w:t>
      </w:r>
      <w:r w:rsidR="00C83D2D" w:rsidRPr="00AA57BA">
        <w:rPr>
          <w:i/>
        </w:rPr>
        <w:t>Wired Marker</w:t>
      </w:r>
      <w:r w:rsidR="00C83D2D">
        <w:t xml:space="preserve"> </w:t>
      </w:r>
      <w:r w:rsidR="00296E24">
        <w:t xml:space="preserve">Firefox extension.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r w:rsidRPr="009B54F3">
        <w:t>are stored together with</w:t>
      </w:r>
      <w:r w:rsidR="00BD545C">
        <w:t xml:space="preserve"> the</w:t>
      </w:r>
      <w:r w:rsidRPr="009B54F3">
        <w:t xml:space="preserve">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7A08612A" w:rsidR="009B54F3" w:rsidRDefault="00AA57BA" w:rsidP="007F1975">
      <w:pPr>
        <w:ind w:firstLine="284"/>
        <w:jc w:val="both"/>
      </w:pPr>
      <w:r>
        <w:t>A client in</w:t>
      </w:r>
      <w:r w:rsidR="0072524A">
        <w:t xml:space="preserve"> the</w:t>
      </w:r>
      <w:r>
        <w:t xml:space="preserve"> DWAN framework </w:t>
      </w:r>
      <w:r w:rsidR="009B54F3" w:rsidRPr="009B54F3">
        <w:t xml:space="preserve">exchanges data with the server by sending REST requests </w:t>
      </w:r>
      <w:r>
        <w:t>and getting respon</w:t>
      </w:r>
      <w:r w:rsidR="00BE505C">
        <w:t>se</w:t>
      </w:r>
      <w:r>
        <w:t>s</w:t>
      </w:r>
      <w:r w:rsidR="009B54F3" w:rsidRPr="009B54F3">
        <w:t xml:space="preserve">. Client-request bodies and </w:t>
      </w:r>
      <w:r>
        <w:t>serv</w:t>
      </w:r>
      <w:r w:rsidR="00212081">
        <w:t>er's respon</w:t>
      </w:r>
      <w:r w:rsidR="00BE505C">
        <w:t>se</w:t>
      </w:r>
      <w:r w:rsidR="00212081">
        <w:t xml:space="preserve">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Heading1"/>
      </w:pPr>
      <w:r>
        <w:t xml:space="preserve"> </w:t>
      </w:r>
      <w:bookmarkStart w:id="5" w:name="_Toc274571963"/>
      <w:r>
        <w:t xml:space="preserve">Introduction to </w:t>
      </w:r>
      <w:r w:rsidR="00BE505C">
        <w:t xml:space="preserve">the </w:t>
      </w:r>
      <w:r w:rsidR="0074201E">
        <w:t>DWAN framework</w:t>
      </w:r>
      <w:bookmarkEnd w:id="5"/>
    </w:p>
    <w:p w14:paraId="5A557227" w14:textId="6A0D2B1F" w:rsidR="005B7F8E" w:rsidRDefault="005B7F8E" w:rsidP="005B7F8E">
      <w:pPr>
        <w:pStyle w:val="Heading2"/>
      </w:pPr>
      <w:bookmarkStart w:id="6" w:name="_Toc274571964"/>
      <w:r>
        <w:t>Motivation</w:t>
      </w:r>
      <w:bookmarkEnd w:id="6"/>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388D269B"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software, e.g. EAF-files, created </w:t>
      </w:r>
      <w:r w:rsidRPr="00BC36E0">
        <w:t>by</w:t>
      </w:r>
      <w:r w:rsidR="00BC36E0" w:rsidRPr="00BC36E0">
        <w:t xml:space="preserve"> </w:t>
      </w:r>
      <w:r w:rsidR="00BC36E0">
        <w:t>ELAN (</w:t>
      </w:r>
      <w:r w:rsidR="00BC36E0" w:rsidRPr="00BC36E0">
        <w:t>EUDICO Linguistic Annotator</w:t>
      </w:r>
      <w:r w:rsidR="00BC36E0">
        <w:t>)</w:t>
      </w:r>
      <w:r w:rsidR="00BC36E0">
        <w:rPr>
          <w:rStyle w:val="FootnoteReference"/>
          <w:rFonts w:ascii="Verdana" w:hAnsi="Verdana"/>
          <w:color w:val="000000" w:themeColor="text1"/>
        </w:rPr>
        <w:footnoteReference w:id="1"/>
      </w:r>
      <w:r w:rsidRPr="009B54F3">
        <w:rPr>
          <w:color w:val="000000" w:themeColor="text1"/>
        </w:rPr>
        <w:t>.</w:t>
      </w:r>
    </w:p>
    <w:p w14:paraId="04FF5B88" w14:textId="2ABF27DC" w:rsidR="003D3B63" w:rsidRDefault="003D3B63" w:rsidP="005B7F8E">
      <w:pPr>
        <w:pStyle w:val="Heading2"/>
      </w:pPr>
      <w:bookmarkStart w:id="7" w:name="_Toc274571965"/>
      <w:r>
        <w:t>User scenarios</w:t>
      </w:r>
      <w:bookmarkEnd w:id="7"/>
    </w:p>
    <w:p w14:paraId="2BBC7183" w14:textId="725188D1"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w:t>
      </w:r>
      <w:r w:rsidR="00BF4655">
        <w:t>,</w:t>
      </w:r>
      <w:r>
        <w:t xml:space="preserve">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w:t>
      </w:r>
      <w:r w:rsidR="001846CC">
        <w:t xml:space="preserve"> the presented deliverable</w:t>
      </w:r>
      <w:r>
        <w:t>.</w:t>
      </w:r>
    </w:p>
    <w:p w14:paraId="1677171F" w14:textId="12D740F9" w:rsidR="00442747" w:rsidRDefault="00442747" w:rsidP="00982AB0">
      <w:pPr>
        <w:ind w:firstLine="284"/>
        <w:jc w:val="both"/>
      </w:pPr>
      <w:r>
        <w:t xml:space="preserve">The term </w:t>
      </w:r>
      <w:r w:rsidRPr="00442747">
        <w:rPr>
          <w:i/>
        </w:rPr>
        <w:t>principa</w:t>
      </w:r>
      <w:r w:rsidRPr="007A07FE">
        <w:rPr>
          <w:i/>
        </w:rPr>
        <w:t>l</w:t>
      </w:r>
      <w:r>
        <w:t>, which we use below, in general denotes either a user or a group of user</w:t>
      </w:r>
      <w:r w:rsidR="00C83D2D">
        <w:t>s</w:t>
      </w:r>
      <w:r>
        <w:t>. At present</w:t>
      </w:r>
      <w:r w:rsidR="00BF4655">
        <w:t>,</w:t>
      </w:r>
      <w:r>
        <w:t xml:space="preserve">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4E20C1B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w:t>
      </w:r>
      <w:r w:rsidR="00BE505C">
        <w:rPr>
          <w:lang w:val="en-US"/>
        </w:rPr>
        <w:t>completely</w:t>
      </w:r>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Indeed, it can be seen that the page has been</w:t>
      </w:r>
      <w:r>
        <w:rPr>
          <w:sz w:val="26"/>
          <w:szCs w:val="26"/>
          <w:lang w:val="en-US"/>
        </w:rPr>
        <w:t xml:space="preserve"> </w:t>
      </w:r>
      <w:r>
        <w:rPr>
          <w:lang w:val="en-US"/>
        </w:rPr>
        <w:t>updated.</w:t>
      </w:r>
    </w:p>
    <w:p w14:paraId="0CE9C23C" w14:textId="543FCE64"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w:t>
      </w:r>
      <w:r w:rsidR="00BE505C">
        <w:rPr>
          <w:lang w:val="en-US"/>
        </w:rPr>
        <w:t xml:space="preserve">the </w:t>
      </w:r>
      <w:r w:rsidR="008A4265">
        <w:rPr>
          <w:lang w:val="en-US"/>
        </w:rPr>
        <w:t>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 xml:space="preserve">if (s)he has </w:t>
      </w:r>
      <w:r w:rsidR="00BE505C">
        <w:rPr>
          <w:lang w:val="en-US"/>
        </w:rPr>
        <w:t xml:space="preserve">the </w:t>
      </w:r>
      <w:r w:rsidR="00F86DA6">
        <w:rPr>
          <w:lang w:val="en-US"/>
        </w:rPr>
        <w:t xml:space="preserve">Wired-Marker-based </w:t>
      </w:r>
      <w:r w:rsidR="008A4265">
        <w:rPr>
          <w:lang w:val="en-US"/>
        </w:rPr>
        <w:t>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5DF36BAB" w:rsidR="003D3B63" w:rsidRDefault="0083168D" w:rsidP="00982AB0">
      <w:pPr>
        <w:ind w:firstLine="284"/>
        <w:jc w:val="both"/>
        <w:rPr>
          <w:lang w:val="en-US"/>
        </w:rPr>
      </w:pPr>
      <w:r>
        <w:rPr>
          <w:lang w:val="en-US"/>
        </w:rPr>
        <w:t xml:space="preserve">The </w:t>
      </w:r>
      <w:r w:rsidR="00EC6F7E">
        <w:rPr>
          <w:lang w:val="en-US"/>
        </w:rPr>
        <w:t xml:space="preserve">Wired-Marker-based </w:t>
      </w:r>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r w:rsidR="00756A7A">
        <w:rPr>
          <w:lang w:val="en-US"/>
        </w:rPr>
        <w:t xml:space="preserve">HTML </w:t>
      </w:r>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w:t>
      </w:r>
      <w:r>
        <w:rPr>
          <w:lang w:val="en-US"/>
        </w:rPr>
        <w:t>changing</w:t>
      </w:r>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76DDB7CF" w:rsidR="003E7C51" w:rsidRDefault="003E7C51" w:rsidP="00982AB0">
      <w:pPr>
        <w:ind w:firstLine="284"/>
        <w:jc w:val="both"/>
        <w:rPr>
          <w:sz w:val="26"/>
          <w:szCs w:val="26"/>
          <w:lang w:val="en-US"/>
        </w:rPr>
      </w:pPr>
      <w:r>
        <w:rPr>
          <w:lang w:val="en-US"/>
        </w:rPr>
        <w:t xml:space="preserve">Updating access modes is implemented through backend’s </w:t>
      </w:r>
      <w:r w:rsidR="00756A7A">
        <w:rPr>
          <w:lang w:val="en-US"/>
        </w:rPr>
        <w:t xml:space="preserve">HTML </w:t>
      </w:r>
      <w:r>
        <w:rPr>
          <w:lang w:val="en-US"/>
        </w:rPr>
        <w:t>forms because changing access rights is not implemented in Wired Marker, and adding this feature to DWAN frontend would be quite time consuming.</w:t>
      </w:r>
      <w:r>
        <w:rPr>
          <w:rStyle w:val="FootnoteReference"/>
          <w:lang w:val="en-US"/>
        </w:rPr>
        <w:footnoteReference w:id="2"/>
      </w:r>
      <w:r>
        <w:rPr>
          <w:lang w:val="en-US"/>
        </w:rPr>
        <w:t xml:space="preserve">  </w:t>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4AB82339" w:rsidR="00E9198E" w:rsidRDefault="00F431CD" w:rsidP="00D25DC4">
      <w:pPr>
        <w:ind w:firstLine="284"/>
        <w:jc w:val="both"/>
        <w:rPr>
          <w:lang w:val="en-US"/>
        </w:rPr>
      </w:pPr>
      <w:r>
        <w:rPr>
          <w:lang w:val="en-US"/>
        </w:rPr>
        <w:t xml:space="preserve">Initially </w:t>
      </w:r>
      <w:r w:rsidR="00E21F10">
        <w:rPr>
          <w:lang w:val="en-US"/>
        </w:rPr>
        <w:t xml:space="preserve">the </w:t>
      </w:r>
      <w:r w:rsidR="00EC6F7E">
        <w:rPr>
          <w:lang w:val="en-US"/>
        </w:rPr>
        <w:t xml:space="preserve">Wired-Marker-based </w:t>
      </w:r>
      <w:r>
        <w:rPr>
          <w:lang w:val="en-US"/>
        </w:rPr>
        <w:t>DWAN client generates the set of pre-defined folders (</w:t>
      </w:r>
      <w:r w:rsidR="00171600">
        <w:rPr>
          <w:lang w:val="en-US"/>
        </w:rPr>
        <w:t>colour</w:t>
      </w:r>
      <w:r>
        <w:rPr>
          <w:lang w:val="en-US"/>
        </w:rPr>
        <w:t xml:space="preserve">ed “marker”) for the logged-in principal. </w:t>
      </w:r>
      <w:r w:rsidR="00E9198E">
        <w:rPr>
          <w:lang w:val="en-US"/>
        </w:rPr>
        <w:t xml:space="preserve">Annotations are sorted by the corresponding </w:t>
      </w:r>
      <w:r w:rsidR="00171600">
        <w:rPr>
          <w:lang w:val="en-US"/>
        </w:rPr>
        <w:t>colour</w:t>
      </w:r>
      <w:r w:rsidR="00E9198E">
        <w:rPr>
          <w:lang w:val="en-US"/>
        </w:rPr>
        <w:t>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sidR="00171600">
        <w:rPr>
          <w:lang w:val="en-US"/>
        </w:rPr>
        <w:t>colour</w:t>
      </w:r>
      <w:r>
        <w:rPr>
          <w:lang w:val="en-US"/>
        </w:rPr>
        <w:t xml:space="preserve">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03AADA3C" w:rsidR="003D3B63" w:rsidRPr="00E9198E" w:rsidRDefault="00E9198E" w:rsidP="00E9198E">
      <w:pPr>
        <w:ind w:firstLine="284"/>
        <w:jc w:val="both"/>
        <w:rPr>
          <w:lang w:val="en-US"/>
        </w:rPr>
      </w:pPr>
      <w:r>
        <w:rPr>
          <w:lang w:val="en-US"/>
        </w:rPr>
        <w:t xml:space="preserve">The </w:t>
      </w:r>
      <w:r w:rsidR="00171600">
        <w:rPr>
          <w:lang w:val="en-US"/>
        </w:rPr>
        <w:t>colour</w:t>
      </w:r>
      <w:r>
        <w:rPr>
          <w:lang w:val="en-US"/>
        </w:rPr>
        <w:t xml:space="preserve"> information is sent to</w:t>
      </w:r>
      <w:r w:rsidR="0059482E">
        <w:rPr>
          <w:lang w:val="en-US"/>
        </w:rPr>
        <w:t xml:space="preserve"> the</w:t>
      </w:r>
      <w:r>
        <w:rPr>
          <w:lang w:val="en-US"/>
        </w:rPr>
        <w:t xml:space="preserve"> server when an annotation is posted. </w:t>
      </w:r>
      <w:r w:rsidR="003D3B63">
        <w:rPr>
          <w:lang w:val="en-US"/>
        </w:rPr>
        <w:t xml:space="preserve">Unfortunately, </w:t>
      </w:r>
      <w:r>
        <w:rPr>
          <w:lang w:val="en-US"/>
        </w:rPr>
        <w:t xml:space="preserve">sorting annotations by </w:t>
      </w:r>
      <w:r w:rsidR="00171600">
        <w:rPr>
          <w:lang w:val="en-US"/>
        </w:rPr>
        <w:t>colour</w:t>
      </w:r>
      <w:r>
        <w:rPr>
          <w:lang w:val="en-US"/>
        </w:rPr>
        <w:t xml:space="preserve">s is </w:t>
      </w:r>
      <w:r w:rsidR="00E21F10">
        <w:rPr>
          <w:lang w:val="en-US"/>
        </w:rPr>
        <w:t>visible</w:t>
      </w:r>
      <w:r>
        <w:rPr>
          <w:lang w:val="en-US"/>
        </w:rPr>
        <w:t xml:space="preserve"> only by the creator of the annotations and only on that</w:t>
      </w:r>
      <w:r w:rsidR="0059482E">
        <w:rPr>
          <w:lang w:val="en-US"/>
        </w:rPr>
        <w:t xml:space="preserve"> client</w:t>
      </w:r>
      <w:r>
        <w:rPr>
          <w:lang w:val="en-US"/>
        </w:rPr>
        <w:t xml:space="preserve"> </w:t>
      </w:r>
      <w:r w:rsidR="00D25DC4">
        <w:rPr>
          <w:lang w:val="en-US"/>
        </w:rPr>
        <w:t xml:space="preserve">instance where </w:t>
      </w:r>
      <w:r w:rsidR="003D3B63">
        <w:rPr>
          <w:lang w:val="en-US"/>
        </w:rPr>
        <w:t xml:space="preserve">these annotations </w:t>
      </w:r>
      <w:r>
        <w:rPr>
          <w:lang w:val="en-US"/>
        </w:rPr>
        <w:t xml:space="preserve">have been </w:t>
      </w:r>
      <w:r w:rsidR="003D3B63">
        <w:rPr>
          <w:lang w:val="en-US"/>
        </w:rPr>
        <w:t>created. </w:t>
      </w:r>
      <w:r>
        <w:rPr>
          <w:lang w:val="en-US"/>
        </w:rPr>
        <w:t xml:space="preserve"> For the time being a </w:t>
      </w:r>
      <w:r w:rsidR="003D3B63">
        <w:rPr>
          <w:lang w:val="en-US"/>
        </w:rPr>
        <w:t>client</w:t>
      </w:r>
      <w:r>
        <w:rPr>
          <w:lang w:val="en-US"/>
        </w:rPr>
        <w:t xml:space="preserve"> cannot interpret </w:t>
      </w:r>
      <w:r w:rsidR="00171600">
        <w:rPr>
          <w:lang w:val="en-US"/>
        </w:rPr>
        <w:t>colour</w:t>
      </w:r>
      <w:r>
        <w:rPr>
          <w:lang w:val="en-US"/>
        </w:rPr>
        <w:t xml:space="preserve"> information that it gets from the server and all annotations </w:t>
      </w:r>
      <w:r w:rsidR="00C46318">
        <w:rPr>
          <w:lang w:val="en-US"/>
        </w:rPr>
        <w:t xml:space="preserve">created by other client instances </w:t>
      </w:r>
      <w:r>
        <w:rPr>
          <w:lang w:val="en-US"/>
        </w:rPr>
        <w:t>are collected in</w:t>
      </w:r>
      <w:r w:rsidR="00BF4655">
        <w:rPr>
          <w:lang w:val="en-US"/>
        </w:rPr>
        <w:t xml:space="preserve"> </w:t>
      </w:r>
      <w:r w:rsidR="0059482E">
        <w:rPr>
          <w:lang w:val="en-US"/>
        </w:rPr>
        <w:t>a</w:t>
      </w:r>
      <w:r>
        <w:rPr>
          <w:lang w:val="en-US"/>
        </w:rPr>
        <w:t xml:space="preserve"> folder called </w:t>
      </w:r>
      <w:r w:rsidRPr="00E9198E">
        <w:rPr>
          <w:i/>
          <w:lang w:val="en-US"/>
        </w:rPr>
        <w:t>incoming</w:t>
      </w:r>
      <w:r>
        <w:rPr>
          <w:lang w:val="en-US"/>
        </w:rPr>
        <w:t xml:space="preserve"> and have light-yellow </w:t>
      </w:r>
      <w:r w:rsidR="00171600">
        <w:rPr>
          <w:lang w:val="en-US"/>
        </w:rPr>
        <w:t>colour</w:t>
      </w:r>
      <w:r w:rsidR="003D3B63">
        <w:rPr>
          <w:lang w:val="en-US"/>
        </w:rPr>
        <w:t xml:space="preserve">. </w:t>
      </w:r>
      <w:r>
        <w:rPr>
          <w:rStyle w:val="FootnoteReference"/>
          <w:lang w:val="en-US"/>
        </w:rPr>
        <w:footnoteReference w:id="3"/>
      </w:r>
    </w:p>
    <w:p w14:paraId="721005D1" w14:textId="77777777" w:rsidR="00E9198E" w:rsidRDefault="00E9198E" w:rsidP="00982AB0">
      <w:pPr>
        <w:ind w:firstLine="284"/>
        <w:jc w:val="both"/>
        <w:rPr>
          <w:lang w:val="en-US"/>
        </w:rPr>
      </w:pPr>
    </w:p>
    <w:p w14:paraId="163C33E8" w14:textId="33B4F0D3" w:rsidR="005B7F8E" w:rsidRDefault="003B053B" w:rsidP="005B7F8E">
      <w:pPr>
        <w:pStyle w:val="Heading2"/>
      </w:pPr>
      <w:bookmarkStart w:id="8" w:name="_Toc274571966"/>
      <w:r>
        <w:t>R</w:t>
      </w:r>
      <w:r w:rsidR="00D063B5">
        <w:t>equirements</w:t>
      </w:r>
      <w:bookmarkEnd w:id="8"/>
      <w:r w:rsidR="005B7F8E">
        <w:t xml:space="preserve"> </w:t>
      </w:r>
    </w:p>
    <w:p w14:paraId="2E75189D" w14:textId="18CDBD9F" w:rsidR="007E1597" w:rsidRPr="009B54F3" w:rsidRDefault="00D063B5" w:rsidP="00D063B5">
      <w:pPr>
        <w:ind w:firstLine="284"/>
        <w:jc w:val="both"/>
      </w:pPr>
      <w:r>
        <w:t xml:space="preserve">In </w:t>
      </w:r>
      <w:r w:rsidR="00E21F10">
        <w:t xml:space="preserve">the </w:t>
      </w:r>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w:t>
      </w:r>
      <w:r w:rsidR="003E639B">
        <w:t xml:space="preserve"> A</w:t>
      </w:r>
      <w:r w:rsidR="007E1597" w:rsidRPr="009B54F3">
        <w:t xml:space="preserve">nnotations and information about annotated </w:t>
      </w:r>
      <w:r w:rsidR="00AA57BA">
        <w:t>targets</w:t>
      </w:r>
      <w:r w:rsidR="007E1597" w:rsidRPr="009B54F3">
        <w:t xml:space="preserve"> 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Storing cached representations allows to retrieve the cop</w:t>
      </w:r>
      <w:r w:rsidR="00BF4655">
        <w:t xml:space="preserve">y of an annotated document when </w:t>
      </w:r>
      <w:r w:rsidR="007E1597" w:rsidRPr="009B54F3">
        <w:t xml:space="preserve">the actual web-document under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It may happen when the corresponding fragment has been significantly changed or disappeared. </w:t>
      </w:r>
    </w:p>
    <w:p w14:paraId="040B4D1E" w14:textId="641B0F41" w:rsidR="005B7F8E" w:rsidRDefault="007E1597" w:rsidP="00D063B5">
      <w:pPr>
        <w:ind w:firstLine="284"/>
        <w:jc w:val="both"/>
      </w:pPr>
      <w:r w:rsidRPr="009B54F3">
        <w:t xml:space="preserve">A client </w:t>
      </w:r>
      <w:r w:rsidR="003D3B63">
        <w:t xml:space="preserve">and a server </w:t>
      </w:r>
      <w:r w:rsidRPr="009B54F3">
        <w:t xml:space="preserve">exchange data </w:t>
      </w:r>
      <w:r w:rsidR="003D3B63">
        <w:t xml:space="preserve">via sending </w:t>
      </w:r>
      <w:r w:rsidRPr="009B54F3">
        <w:t xml:space="preserve">REST requests </w:t>
      </w:r>
      <w:r w:rsidR="003D3B63">
        <w:t>and respon</w:t>
      </w:r>
      <w:r w:rsidR="00BF4655">
        <w:t>ses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r w:rsidR="00BF4655">
        <w:t>,</w:t>
      </w:r>
      <w:r w:rsidR="003D3B63">
        <w:t xml:space="preserve"> which </w:t>
      </w:r>
      <w:r w:rsidRPr="009B54F3">
        <w:t xml:space="preserve">is a part of the server-side software. </w:t>
      </w:r>
      <w:r w:rsidR="003D3B63">
        <w:t xml:space="preserve">It </w:t>
      </w:r>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9" w:name="_Toc274571967"/>
      <w:r>
        <w:t>Annotation Tools</w:t>
      </w:r>
      <w:bookmarkEnd w:id="9"/>
    </w:p>
    <w:p w14:paraId="05317FD8" w14:textId="5E4784DD" w:rsidR="00FC5631" w:rsidRDefault="009B54F3" w:rsidP="00FC5631">
      <w:pPr>
        <w:pStyle w:val="Heading2"/>
      </w:pPr>
      <w:bookmarkStart w:id="10" w:name="_Toc274571968"/>
      <w:r w:rsidRPr="00AC51E7">
        <w:t>S</w:t>
      </w:r>
      <w:r w:rsidR="00BF4655">
        <w:t>t</w:t>
      </w:r>
      <w:r w:rsidRPr="00AC51E7">
        <w:t>ate of the art on September 201</w:t>
      </w:r>
      <w:r w:rsidR="00FC5631">
        <w:t>2</w:t>
      </w:r>
      <w:bookmarkEnd w:id="10"/>
    </w:p>
    <w:p w14:paraId="3DA8D848" w14:textId="5CD9A5F9" w:rsidR="00FC5631" w:rsidRDefault="00FC5631" w:rsidP="000760E6">
      <w:pPr>
        <w:ind w:firstLine="284"/>
        <w:jc w:val="both"/>
      </w:pPr>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it is open software, if it can be adjusted to communicate with the backend,</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164BCD">
        <w:t xml:space="preserve">Table </w:t>
      </w:r>
      <w:r w:rsidR="00164BCD">
        <w:rPr>
          <w:noProof/>
        </w:rPr>
        <w:t>1</w:t>
      </w:r>
      <w:r w:rsidR="00B82914">
        <w:fldChar w:fldCharType="end"/>
      </w:r>
      <w:r w:rsidR="00B82914">
        <w:t xml:space="preserve"> r</w:t>
      </w:r>
      <w:r w:rsidR="0030135F">
        <w:t>epresent</w:t>
      </w:r>
      <w:r w:rsidR="00657A2E">
        <w:t>s</w:t>
      </w:r>
      <w:r w:rsidR="0030135F">
        <w:t xml:space="preserve"> the results of the investigation.</w:t>
      </w:r>
    </w:p>
    <w:p w14:paraId="17FA789D" w14:textId="77777777" w:rsidR="00FC5631" w:rsidRPr="00FC5631" w:rsidRDefault="00FC5631" w:rsidP="00FC5631"/>
    <w:p w14:paraId="339DA61A" w14:textId="14EA7A5D" w:rsidR="00D579C1" w:rsidRDefault="00D579C1" w:rsidP="00D579C1">
      <w:pPr>
        <w:pStyle w:val="Caption"/>
        <w:keepNext/>
      </w:pPr>
      <w:bookmarkStart w:id="11" w:name="_Ref274312483"/>
      <w:bookmarkStart w:id="12" w:name="_Ref274312017"/>
      <w:r>
        <w:t xml:space="preserve">Table </w:t>
      </w:r>
      <w:r>
        <w:fldChar w:fldCharType="begin"/>
      </w:r>
      <w:r>
        <w:instrText xml:space="preserve"> SEQ Table \* ARABIC </w:instrText>
      </w:r>
      <w:r>
        <w:fldChar w:fldCharType="separate"/>
      </w:r>
      <w:r w:rsidR="00164BCD">
        <w:rPr>
          <w:noProof/>
        </w:rPr>
        <w:t>1</w:t>
      </w:r>
      <w:r>
        <w:fldChar w:fldCharType="end"/>
      </w:r>
      <w:bookmarkEnd w:id="11"/>
      <w:r>
        <w:t>. Annotation tools available by Autumn 2012</w:t>
      </w:r>
      <w:bookmarkEnd w:id="12"/>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state</w:t>
            </w:r>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A.nnotate</w:t>
            </w:r>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AnnotationEdit</w:t>
            </w:r>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Annotea</w:t>
            </w:r>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release jan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MacOS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bookmarklet</w:t>
            </w:r>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Blerp</w:t>
            </w:r>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IE PlugIn,</w:t>
            </w:r>
            <w:r>
              <w:rPr>
                <w:rFonts w:ascii="Calibri" w:eastAsia="Times New Roman" w:hAnsi="Calibri" w:cs="Times New Roman"/>
                <w:color w:val="000000"/>
                <w:sz w:val="20"/>
                <w:szCs w:val="20"/>
                <w:lang w:val="en-US" w:eastAsia="en-US"/>
              </w:rPr>
              <w:br/>
              <w:t>Firefox addOn</w:t>
            </w:r>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BounceApp</w:t>
            </w:r>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Free  app</w:t>
            </w:r>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The Comm</w:t>
            </w:r>
            <w:r w:rsidR="00D344BA" w:rsidRPr="00FC5631">
              <w:rPr>
                <w:rFonts w:ascii="Calibri" w:eastAsia="Times New Roman" w:hAnsi="Calibri" w:cs="Times New Roman"/>
                <w:color w:val="000000"/>
                <w:sz w:val="20"/>
                <w:szCs w:val="20"/>
                <w:lang w:val="en-US" w:eastAsia="en-US"/>
              </w:rPr>
              <w:t>entor</w:t>
            </w:r>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CritLink</w:t>
            </w:r>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Annotating web-documents in local networks and on the internet. Different colour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 bcomment (bule, #)</w:t>
            </w:r>
            <w:r>
              <w:rPr>
                <w:rFonts w:ascii="Calibri" w:eastAsia="Times New Roman" w:hAnsi="Calibri" w:cs="Times New Roman"/>
                <w:color w:val="000000"/>
                <w:sz w:val="20"/>
                <w:szCs w:val="20"/>
                <w:lang w:val="en-US" w:eastAsia="en-US"/>
              </w:rPr>
              <w:t>, query (orange</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Crocodoc</w:t>
            </w:r>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r w:rsidR="00F310D7">
              <w:rPr>
                <w:rFonts w:ascii="Calibri" w:eastAsia="Times New Roman" w:hAnsi="Calibri" w:cs="Times New Roman"/>
                <w:color w:val="000000"/>
                <w:sz w:val="20"/>
                <w:szCs w:val="20"/>
                <w:lang w:val="en-US" w:eastAsia="en-US"/>
              </w:rPr>
              <w:t>Pwerpoint</w:t>
            </w:r>
            <w:r>
              <w:rPr>
                <w:rFonts w:ascii="Calibri" w:eastAsia="Times New Roman" w:hAnsi="Calibri" w:cs="Times New Roman"/>
                <w:color w:val="000000"/>
                <w:sz w:val="20"/>
                <w:szCs w:val="20"/>
                <w:lang w:val="en-US" w:eastAsia="en-US"/>
              </w:rPr>
              <w:t xml:space="preserve"> documents are saved on Crocodoc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web-pages, saved to Diigo library, Diigo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DrawHere</w:t>
            </w:r>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r w:rsidR="00DF0280">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bookmarklet</w:t>
            </w:r>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ThirdVoice</w:t>
            </w:r>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0D4E3641" w14:textId="5F770482" w:rsidR="00D344BA" w:rsidRPr="00FC5631" w:rsidRDefault="004E726B" w:rsidP="00BF465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w:t>
            </w:r>
            <w:ins w:id="13" w:author="Olha Shakaravska" w:date="2014-10-10T10:45:00Z">
              <w:r w:rsidR="00BF4655">
                <w:rPr>
                  <w:rFonts w:ascii="Calibri" w:eastAsia="Times New Roman" w:hAnsi="Calibri" w:cs="Times New Roman"/>
                  <w:color w:val="000000"/>
                  <w:sz w:val="20"/>
                  <w:szCs w:val="20"/>
                  <w:lang w:val="en-US" w:eastAsia="en-US"/>
                </w:rPr>
                <w:t>f</w:t>
              </w:r>
            </w:ins>
            <w:r>
              <w:rPr>
                <w:rFonts w:ascii="Calibri" w:eastAsia="Times New Roman" w:hAnsi="Calibri" w:cs="Times New Roman"/>
                <w:color w:val="000000"/>
                <w:sz w:val="20"/>
                <w:szCs w:val="20"/>
                <w:lang w:val="en-US" w:eastAsia="en-US"/>
              </w:rPr>
              <w:t>ox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t>their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Bookmarklet</w:t>
            </w:r>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“skitch” : annotating pdf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genomes</w:t>
            </w:r>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TrailFire</w:t>
            </w:r>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t>categrozing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REddIT</w:t>
            </w:r>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w:t>
            </w:r>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ReframeIT</w:t>
            </w:r>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obviously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Scrible</w:t>
            </w:r>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under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premium,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SharedCopy</w:t>
            </w:r>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ShiftSpace</w:t>
            </w:r>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license </w:t>
            </w:r>
            <w:r w:rsidR="00D344BA" w:rsidRPr="00FC5631">
              <w:rPr>
                <w:rFonts w:ascii="Calibri" w:eastAsia="Times New Roman" w:hAnsi="Calibri" w:cs="Times New Roman"/>
                <w:color w:val="000000"/>
                <w:sz w:val="20"/>
                <w:szCs w:val="20"/>
                <w:lang w:val="en-US" w:eastAsia="en-US"/>
              </w:rPr>
              <w:t> </w:t>
            </w:r>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WebNotes</w:t>
            </w:r>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platinum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DD7C31" w:rsidP="00883E5E">
            <w:hyperlink r:id="rId15"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Keeppy</w:t>
            </w:r>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DD7C31" w:rsidP="00F765B5">
            <w:hyperlink r:id="rId16" w:history="1">
              <w:r w:rsidR="00F765B5" w:rsidRPr="00883E5E">
                <w:rPr>
                  <w:rStyle w:val="Hyperlink"/>
                  <w:rFonts w:ascii="Calibri" w:eastAsia="Times New Roman" w:hAnsi="Calibri" w:cs="Times New Roman"/>
                  <w:sz w:val="20"/>
                  <w:szCs w:val="20"/>
                  <w:lang w:val="en-US" w:eastAsia="en-US"/>
                </w:rPr>
                <w:t>http://www.keeppy.com/</w:t>
              </w:r>
            </w:hyperlink>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 xml:space="preserve">a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Loomp</w:t>
            </w:r>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license information, short technical information  and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with RDFa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7"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MarkITUp</w:t>
            </w:r>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jTagEditor, </w:t>
            </w:r>
          </w:p>
        </w:tc>
        <w:tc>
          <w:tcPr>
            <w:tcW w:w="670" w:type="pct"/>
          </w:tcPr>
          <w:p w14:paraId="14231AC4" w14:textId="77777777" w:rsidR="00F765B5" w:rsidRDefault="00F765B5" w:rsidP="00883E5E"/>
        </w:tc>
        <w:tc>
          <w:tcPr>
            <w:tcW w:w="968" w:type="pct"/>
          </w:tcPr>
          <w:p w14:paraId="4011630E" w14:textId="6EE5C21F" w:rsidR="00F765B5" w:rsidRDefault="008745CD" w:rsidP="00883E5E">
            <w:r w:rsidRPr="00883E5E">
              <w:rPr>
                <w:rFonts w:ascii="Calibri" w:hAnsi="Calibri"/>
                <w:color w:val="000000"/>
                <w:sz w:val="20"/>
                <w:szCs w:val="20"/>
              </w:rPr>
              <w:t>needs jQuery 1.4.2 Javascript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8"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NotateIT</w:t>
            </w:r>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r>
              <w:rPr>
                <w:rFonts w:ascii="Calibri" w:hAnsi="Calibri"/>
                <w:color w:val="000000"/>
                <w:sz w:val="20"/>
                <w:szCs w:val="20"/>
              </w:rPr>
              <w:t>not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r>
              <w:rPr>
                <w:rFonts w:ascii="Calibri" w:hAnsi="Calibri"/>
                <w:color w:val="000000"/>
                <w:sz w:val="20"/>
                <w:szCs w:val="20"/>
              </w:rPr>
              <w:t>only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DD7C31" w:rsidP="00FC5631">
            <w:hyperlink r:id="rId19"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WebKlipper</w:t>
            </w:r>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15ECDD9E" w:rsidR="009B54F3" w:rsidRDefault="000F4E73" w:rsidP="001A4416">
      <w:pPr>
        <w:jc w:val="both"/>
      </w:pPr>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589C52F7"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r w:rsidR="00BF4655">
        <w:t>h</w:t>
      </w:r>
      <w:r w:rsidR="00AE6BCF">
        <w:t xml:space="preserve">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2A5D5CBD" w:rsidR="00616EC6" w:rsidRDefault="00520EE9" w:rsidP="006A4CC7">
      <w:pPr>
        <w:ind w:firstLine="284"/>
        <w:jc w:val="both"/>
      </w:pPr>
      <w:r>
        <w:t xml:space="preserve">Another tool, called </w:t>
      </w:r>
      <w:r w:rsidRPr="006A4CC7">
        <w:rPr>
          <w:i/>
        </w:rPr>
        <w:t>PundIt</w:t>
      </w:r>
      <w:r>
        <w:t xml:space="preserve"> can do more than Wired-Marker, </w:t>
      </w:r>
      <w:r w:rsidR="00AC54B2">
        <w:t>but unfortunate</w:t>
      </w:r>
      <w:r w:rsidR="00616EC6">
        <w:t xml:space="preserve">ly by the time when DASISH task 5.6 team had to make a decision, it was not yet available and it got Open Source license after  development of DWAN had </w:t>
      </w:r>
      <w:r w:rsidR="00DB5FA8">
        <w:t xml:space="preserve">already </w:t>
      </w:r>
      <w:r w:rsidR="00616EC6">
        <w:t>started.</w:t>
      </w:r>
    </w:p>
    <w:p w14:paraId="0F45272D" w14:textId="77777777" w:rsidR="00616EC6" w:rsidRDefault="00616EC6" w:rsidP="009B54F3"/>
    <w:p w14:paraId="589AC3E0" w14:textId="57E4F4D6" w:rsidR="009B54F3" w:rsidRPr="00AC51E7" w:rsidRDefault="009B54F3" w:rsidP="009B54F3">
      <w:pPr>
        <w:pStyle w:val="Heading2"/>
      </w:pPr>
      <w:bookmarkStart w:id="14" w:name="_Toc274571969"/>
      <w:r w:rsidRPr="00AC51E7">
        <w:t>Developments after September 2012</w:t>
      </w:r>
      <w:bookmarkEnd w:id="14"/>
      <w:r w:rsidRPr="00AC51E7">
        <w:t xml:space="preserve"> </w:t>
      </w:r>
    </w:p>
    <w:p w14:paraId="1B8282B1" w14:textId="5B707E63" w:rsidR="00616EC6" w:rsidRDefault="00616EC6" w:rsidP="00892C2B">
      <w:pPr>
        <w:ind w:firstLine="284"/>
        <w:jc w:val="both"/>
      </w:pPr>
      <w:r w:rsidRPr="00892C2B">
        <w:rPr>
          <w:i/>
        </w:rPr>
        <w:t>PundIt</w:t>
      </w:r>
      <w:r>
        <w:t xml:space="preserve"> allows </w:t>
      </w:r>
      <w:r w:rsidR="00DB5FA8">
        <w:t xml:space="preserve">to </w:t>
      </w:r>
      <w:r>
        <w:t>annotate images and their fragments</w:t>
      </w:r>
      <w:r w:rsidR="00BD0F09" w:rsidRPr="00BD0F09">
        <w:t xml:space="preserve">. Moreover the tool allows </w:t>
      </w:r>
      <w:r w:rsidR="00DB5FA8" w:rsidRPr="00BD0F09">
        <w:t>to</w:t>
      </w:r>
      <w:r w:rsidR="00DB5FA8">
        <w:t xml:space="preserve"> </w:t>
      </w:r>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r w:rsidR="00327CE2">
        <w:t xml:space="preserve"> </w:t>
      </w:r>
      <w:r w:rsidRPr="00892C2B">
        <w:rPr>
          <w:i/>
        </w:rPr>
        <w:t>PundIt</w:t>
      </w:r>
      <w:r>
        <w:t xml:space="preserve"> has a feature</w:t>
      </w:r>
      <w:r w:rsidR="00BF4655">
        <w:t>,</w:t>
      </w:r>
      <w:r>
        <w:t xml:space="preserve"> which in some cases may be considered as </w:t>
      </w:r>
      <w:r w:rsidR="00990186">
        <w:t xml:space="preserve">an </w:t>
      </w:r>
      <w:r>
        <w:t xml:space="preserve">inconvenience. 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xml:space="preserve">”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ind w:firstLine="284"/>
        <w:jc w:val="both"/>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31EBE286" w14:textId="054D1174" w:rsidR="009B54F3" w:rsidRPr="00085FCC" w:rsidRDefault="009B54F3" w:rsidP="00E02A1C">
      <w:pPr>
        <w:pStyle w:val="Heading1"/>
      </w:pPr>
      <w:bookmarkStart w:id="15" w:name="_Toc274571970"/>
      <w:r w:rsidRPr="00085FCC">
        <w:t>D</w:t>
      </w:r>
      <w:r>
        <w:t>ASISH</w:t>
      </w:r>
      <w:r w:rsidRPr="00085FCC">
        <w:t xml:space="preserve"> Web Annotator (DWAN)</w:t>
      </w:r>
      <w:bookmarkEnd w:id="15"/>
    </w:p>
    <w:p w14:paraId="4DE17A5A" w14:textId="77777777" w:rsidR="009B54F3" w:rsidRPr="00FC5A7C" w:rsidRDefault="009B54F3" w:rsidP="00E02A1C">
      <w:pPr>
        <w:pStyle w:val="Heading2"/>
      </w:pPr>
      <w:bookmarkStart w:id="16" w:name="_Toc274571971"/>
      <w:r w:rsidRPr="00FC5A7C">
        <w:t>Framework architecture</w:t>
      </w:r>
      <w:bookmarkEnd w:id="16"/>
    </w:p>
    <w:p w14:paraId="11D0CB20" w14:textId="5F38FE98"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r w:rsidR="00327CE2">
        <w:t xml:space="preserve"> </w:t>
      </w:r>
    </w:p>
    <w:p w14:paraId="1E668CEC" w14:textId="0E8795E4" w:rsidR="00327CE2" w:rsidRPr="003A574D" w:rsidRDefault="00C13446" w:rsidP="00327CE2">
      <w:pPr>
        <w:ind w:firstLine="284"/>
        <w:jc w:val="both"/>
      </w:pPr>
      <w:r>
        <w:rPr>
          <w:noProof/>
          <w:lang w:val="en-US" w:eastAsia="en-US"/>
        </w:rPr>
        <mc:AlternateContent>
          <mc:Choice Requires="wpg">
            <w:drawing>
              <wp:anchor distT="0" distB="0" distL="114300" distR="114300" simplePos="0" relativeHeight="251661312" behindDoc="0" locked="0" layoutInCell="1" allowOverlap="1" wp14:anchorId="34BBD903" wp14:editId="0154056D">
                <wp:simplePos x="0" y="0"/>
                <wp:positionH relativeFrom="column">
                  <wp:posOffset>457835</wp:posOffset>
                </wp:positionH>
                <wp:positionV relativeFrom="paragraph">
                  <wp:posOffset>535940</wp:posOffset>
                </wp:positionV>
                <wp:extent cx="5028565" cy="3611245"/>
                <wp:effectExtent l="0" t="0" r="635" b="0"/>
                <wp:wrapSquare wrapText="bothSides"/>
                <wp:docPr id="8" name="Group 8"/>
                <wp:cNvGraphicFramePr/>
                <a:graphic xmlns:a="http://schemas.openxmlformats.org/drawingml/2006/main">
                  <a:graphicData uri="http://schemas.microsoft.com/office/word/2010/wordprocessingGroup">
                    <wpg:wgp>
                      <wpg:cNvGrpSpPr/>
                      <wpg:grpSpPr>
                        <a:xfrm>
                          <a:off x="0" y="0"/>
                          <a:ext cx="5028565" cy="3611245"/>
                          <a:chOff x="0" y="0"/>
                          <a:chExt cx="5257165" cy="3869055"/>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57165" cy="3513455"/>
                          </a:xfrm>
                          <a:prstGeom prst="rect">
                            <a:avLst/>
                          </a:prstGeom>
                        </pic:spPr>
                      </pic:pic>
                      <wps:wsp>
                        <wps:cNvPr id="2" name="Text Box 2"/>
                        <wps:cNvSpPr txBox="1"/>
                        <wps:spPr>
                          <a:xfrm>
                            <a:off x="0" y="3570605"/>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14D7C1" w14:textId="39AB35B5" w:rsidR="00E36D3A" w:rsidRDefault="00E36D3A"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6.05pt;margin-top:42.2pt;width:395.95pt;height:284.35pt;z-index:251661312;mso-width-relative:margin;mso-height-relative:margin" coordsize="5257165,38690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1" o:title=""/>
                  <v:path arrowok="t"/>
                </v:shape>
                <v:shapetype id="_x0000_t202" coordsize="21600,21600" o:spt="202" path="m0,0l0,21600,21600,21600,21600,0xe">
                  <v:stroke joinstyle="miter"/>
                  <v:path gradientshapeok="t" o:connecttype="rect"/>
                </v:shapetype>
                <v:shape id="Text Box 2" o:spid="_x0000_s1028" type="#_x0000_t202" style="position:absolute;top:3570605;width:525716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814D7C1" w14:textId="39AB35B5" w:rsidR="00E36D3A" w:rsidRDefault="00E36D3A"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v:shape>
                <w10:wrap type="square"/>
              </v:group>
            </w:pict>
          </mc:Fallback>
        </mc:AlternateContent>
      </w:r>
      <w:r w:rsidR="00327CE2">
        <w:t>DWAN is also especially meant to cater for specific linguistic tools that through their use of linguistic data formats can annotate specific linguistic items such as lexical items, annotation tags etc.</w:t>
      </w:r>
    </w:p>
    <w:p w14:paraId="5E1FB1D3" w14:textId="6287CB1A" w:rsidR="009B54F3" w:rsidRDefault="009B54F3" w:rsidP="004C2791">
      <w:pPr>
        <w:ind w:firstLine="284"/>
        <w:jc w:val="both"/>
      </w:pP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Heading2"/>
        <w:ind w:firstLine="284"/>
      </w:pPr>
      <w:bookmarkStart w:id="17" w:name="_Toc274571972"/>
      <w:r w:rsidRPr="00AC51E7">
        <w:t>DWAN’s Model and its connection to Open Annotation Model</w:t>
      </w:r>
      <w:bookmarkEnd w:id="17"/>
    </w:p>
    <w:p w14:paraId="24F27E5A" w14:textId="4AF11A93" w:rsidR="00DD7C31" w:rsidRPr="00054EC0" w:rsidRDefault="00C86C3D" w:rsidP="00054EC0">
      <w:pPr>
        <w:ind w:firstLine="284"/>
        <w:jc w:val="both"/>
        <w:rPr>
          <w:lang w:val="en-US"/>
        </w:rPr>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w:t>
      </w:r>
      <w:r w:rsidR="00657A2E">
        <w:t xml:space="preserve">(see </w:t>
      </w:r>
      <w:r w:rsidR="00657A2E">
        <w:fldChar w:fldCharType="begin"/>
      </w:r>
      <w:r w:rsidR="00657A2E">
        <w:instrText xml:space="preserve"> REF _Ref274312372 \h </w:instrText>
      </w:r>
      <w:r w:rsidR="00657A2E">
        <w:fldChar w:fldCharType="separate"/>
      </w:r>
      <w:r w:rsidR="00164BCD">
        <w:t xml:space="preserve">Figure </w:t>
      </w:r>
      <w:r w:rsidR="00164BCD">
        <w:rPr>
          <w:noProof/>
        </w:rPr>
        <w:t>2</w:t>
      </w:r>
      <w:r w:rsidR="00657A2E">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5"/>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29D0AC52" w14:textId="1E95557E" w:rsidR="009B54F3" w:rsidRPr="00AC51E7" w:rsidRDefault="009B54F3" w:rsidP="004C2791">
      <w:pPr>
        <w:ind w:firstLine="284"/>
        <w:jc w:val="both"/>
      </w:pPr>
      <w:r w:rsidRPr="00AC51E7">
        <w:t>An annotation</w:t>
      </w:r>
      <w:r w:rsidR="00054EC0">
        <w:t xml:space="preserve"> in DWAN</w:t>
      </w:r>
      <w:r w:rsidRPr="00AC51E7">
        <w:t xml:space="preserve">, i.e. an inhabitant of the class </w:t>
      </w:r>
      <w:r w:rsidRPr="00AC51E7">
        <w:rPr>
          <w:i/>
          <w:iCs/>
        </w:rPr>
        <w:t>Annotation</w:t>
      </w:r>
      <w:r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otnoteReference"/>
        </w:rPr>
        <w:footnoteReference w:id="6"/>
      </w:r>
      <w:r w:rsidRPr="00AC51E7">
        <w:t xml:space="preserve"> </w:t>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E745961" w:rsidR="009B54F3" w:rsidRPr="00AC51E7" w:rsidRDefault="009B54F3" w:rsidP="004C2791">
      <w:pPr>
        <w:ind w:firstLine="284"/>
        <w:jc w:val="both"/>
      </w:pPr>
      <w:r w:rsidRPr="00AC51E7">
        <w:t xml:space="preserve">An annotation can have one or more </w:t>
      </w:r>
      <w:r w:rsidRPr="00AC51E7">
        <w:rPr>
          <w:i/>
          <w:iCs/>
        </w:rPr>
        <w:t>targets</w:t>
      </w:r>
      <w:r w:rsidRPr="00AC51E7">
        <w:t>. A tar</w:t>
      </w:r>
      <w:r w:rsidR="00C13446">
        <w:t xml:space="preserve">get (i.e. an inhabitant of the </w:t>
      </w:r>
      <w:r w:rsidR="00C13446" w:rsidRPr="00C13446">
        <w:rPr>
          <w:i/>
        </w:rPr>
        <w:t>Target</w:t>
      </w:r>
      <w:r w:rsidR="00C13446">
        <w:t xml:space="preserve"> </w:t>
      </w:r>
      <w:r w:rsidRPr="00AC51E7">
        <w:t xml:space="preserve">class) contains the reference to the web-document (a </w:t>
      </w:r>
      <w:r w:rsidRPr="00AC51E7">
        <w:rPr>
          <w:i/>
          <w:iCs/>
        </w:rPr>
        <w:t>source</w:t>
      </w:r>
      <w:r w:rsidRPr="00AC51E7">
        <w:t>) and the precise description of the document's fragment</w:t>
      </w:r>
      <w:r w:rsidR="00DE0CB1">
        <w:t>,</w:t>
      </w:r>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0C4C2A94" w14:textId="72FD6019" w:rsidR="009B54F3" w:rsidRDefault="00C86C3D" w:rsidP="004C2791">
      <w:pPr>
        <w:ind w:firstLine="284"/>
        <w:jc w:val="both"/>
      </w:pPr>
      <w:r>
        <w:t>The s</w:t>
      </w:r>
      <w:r w:rsidR="009B54F3" w:rsidRPr="00AC51E7">
        <w:t xml:space="preserve">emantics of an annotation is given in its body. In the implementation a body </w:t>
      </w:r>
      <w:r w:rsidR="0029132C">
        <w:t>is</w:t>
      </w:r>
      <w:r w:rsidR="009B54F3" w:rsidRPr="00AC51E7">
        <w:t xml:space="preserve"> an arbitrary text or an </w:t>
      </w:r>
      <w:r w:rsidR="00253D78">
        <w:t>XML</w:t>
      </w:r>
      <w:r w:rsidR="00253D78" w:rsidRPr="00AC51E7">
        <w:t xml:space="preserve"> </w:t>
      </w:r>
      <w:r w:rsidR="009B54F3" w:rsidRPr="00AC51E7">
        <w:t xml:space="preserve">text. In both cases a precise </w:t>
      </w:r>
      <w:r w:rsidR="00253D78">
        <w:t>MIME</w:t>
      </w:r>
      <w:r w:rsidR="009B54F3" w:rsidRPr="00AC51E7">
        <w:t>-type must be given by a client. For instance, a body can be a plain text</w:t>
      </w:r>
      <w:r w:rsidR="00DE0CB1">
        <w:t>,</w:t>
      </w:r>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r w:rsidR="00E11FF8">
        <w:t xml:space="preserve">  </w:t>
      </w:r>
      <w:r w:rsidR="009B54F3" w:rsidRPr="00AC51E7">
        <w:t>Annotations can be gathered in notebooks.</w:t>
      </w:r>
    </w:p>
    <w:p w14:paraId="21773261" w14:textId="77777777" w:rsidR="00657A2E" w:rsidRDefault="009B54F3" w:rsidP="00657A2E">
      <w:pPr>
        <w:keepNext/>
        <w:ind w:firstLine="284"/>
        <w:jc w:val="both"/>
      </w:pPr>
      <w:r>
        <w:rPr>
          <w:noProof/>
          <w:lang w:val="en-US" w:eastAsia="en-US"/>
        </w:rPr>
        <w:drawing>
          <wp:anchor distT="0" distB="0" distL="114300" distR="114300" simplePos="0" relativeHeight="251663360" behindDoc="0" locked="0" layoutInCell="1" allowOverlap="1" wp14:anchorId="1EFD3BEB" wp14:editId="352D99CF">
            <wp:simplePos x="0" y="0"/>
            <wp:positionH relativeFrom="column">
              <wp:posOffset>177165</wp:posOffset>
            </wp:positionH>
            <wp:positionV relativeFrom="margin">
              <wp:align>top</wp:align>
            </wp:positionV>
            <wp:extent cx="5270500" cy="4545330"/>
            <wp:effectExtent l="0" t="0" r="1270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14:sizeRelH relativeFrom="page">
              <wp14:pctWidth>0</wp14:pctWidth>
            </wp14:sizeRelH>
            <wp14:sizeRelV relativeFrom="page">
              <wp14:pctHeight>0</wp14:pctHeight>
            </wp14:sizeRelV>
          </wp:anchor>
        </w:drawing>
      </w:r>
    </w:p>
    <w:p w14:paraId="5F6C625F" w14:textId="53AF3151" w:rsidR="009B54F3" w:rsidRDefault="00657A2E" w:rsidP="00657A2E">
      <w:pPr>
        <w:pStyle w:val="Caption"/>
        <w:jc w:val="both"/>
      </w:pPr>
      <w:bookmarkStart w:id="18" w:name="_Ref274312359"/>
      <w:bookmarkStart w:id="19" w:name="_Ref274312372"/>
      <w:r>
        <w:t xml:space="preserve">Figure </w:t>
      </w:r>
      <w:r>
        <w:fldChar w:fldCharType="begin"/>
      </w:r>
      <w:r>
        <w:instrText xml:space="preserve"> SEQ Figure \* ARABIC </w:instrText>
      </w:r>
      <w:r>
        <w:fldChar w:fldCharType="separate"/>
      </w:r>
      <w:r w:rsidR="00D0263B">
        <w:rPr>
          <w:noProof/>
        </w:rPr>
        <w:t>2</w:t>
      </w:r>
      <w:r>
        <w:fldChar w:fldCharType="end"/>
      </w:r>
      <w:bookmarkEnd w:id="19"/>
      <w:r>
        <w:t>. A simplified class diagram representing the DWAN model.</w:t>
      </w:r>
      <w:bookmarkEnd w:id="18"/>
    </w:p>
    <w:p w14:paraId="689EF1F2" w14:textId="77777777" w:rsidR="00D0263B" w:rsidRDefault="00D0263B" w:rsidP="00AD007D">
      <w:pPr>
        <w:ind w:firstLine="284"/>
        <w:jc w:val="both"/>
      </w:pPr>
    </w:p>
    <w:p w14:paraId="7C9DB64B" w14:textId="0952A04C" w:rsidR="009247B1" w:rsidRDefault="00AD007D" w:rsidP="00AD007D">
      <w:pPr>
        <w:ind w:firstLine="284"/>
        <w:jc w:val="both"/>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 xml:space="preserve">see </w:t>
      </w:r>
      <w:r w:rsidR="0096047B">
        <w:fldChar w:fldCharType="begin"/>
      </w:r>
      <w:r w:rsidR="0096047B">
        <w:instrText xml:space="preserve"> REF _Ref274312672 \h </w:instrText>
      </w:r>
      <w:r w:rsidR="0096047B">
        <w:fldChar w:fldCharType="separate"/>
      </w:r>
      <w:r w:rsidR="00164BCD">
        <w:t xml:space="preserve">Figure </w:t>
      </w:r>
      <w:r w:rsidR="00164BCD">
        <w:rPr>
          <w:noProof/>
        </w:rPr>
        <w:t>3</w:t>
      </w:r>
      <w:r w:rsidR="0096047B">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05ECB7F4" w14:textId="03A4DDBE" w:rsidR="009247B1" w:rsidRDefault="009247B1" w:rsidP="004C2791">
      <w:pPr>
        <w:ind w:firstLine="284"/>
        <w:jc w:val="both"/>
        <w:rPr>
          <w:rFonts w:eastAsia="Times New Roman"/>
          <w:lang w:val="en-US" w:eastAsia="en-US"/>
        </w:rPr>
      </w:pPr>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 see the figure above. The properties </w:t>
      </w:r>
      <w:r w:rsidRPr="009247B1">
        <w:rPr>
          <w:rFonts w:ascii="Courier" w:hAnsi="Courier" w:cs="Courier"/>
          <w:sz w:val="20"/>
          <w:szCs w:val="20"/>
          <w:lang w:val="en-US" w:eastAsia="en-US"/>
        </w:rPr>
        <w:t>oa:hasState</w:t>
      </w:r>
      <w:r w:rsidRPr="009247B1">
        <w:rPr>
          <w:lang w:val="en-US" w:eastAsia="en-US"/>
        </w:rPr>
        <w:t xml:space="preserve"> and </w:t>
      </w:r>
      <w:r w:rsidRPr="009247B1">
        <w:rPr>
          <w:rFonts w:ascii="Courier" w:hAnsi="Courier" w:cs="Courier"/>
          <w:sz w:val="20"/>
          <w:szCs w:val="20"/>
          <w:lang w:val="en-US" w:eastAsia="en-US"/>
        </w:rPr>
        <w:t>oa:cachedSource</w:t>
      </w:r>
      <w:r w:rsidRPr="009247B1">
        <w:rPr>
          <w:lang w:val="en-US" w:eastAsia="en-US"/>
        </w:rPr>
        <w:t xml:space="preserve"> are used. The metadata of the cached representation are presented via dc-properties and dctypes:</w:t>
      </w:r>
      <w:r>
        <w:rPr>
          <w:lang w:val="en-US" w:eastAsia="en-US"/>
        </w:rPr>
        <w:t xml:space="preserve"> </w:t>
      </w:r>
      <w:r w:rsidRPr="009247B1">
        <w:rPr>
          <w:rFonts w:eastAsia="Times New Roman"/>
          <w:lang w:val="en-US" w:eastAsia="en-US"/>
        </w:rPr>
        <w:t xml:space="preserve">mimeType is presented as </w:t>
      </w:r>
      <w:r w:rsidRPr="009247B1">
        <w:rPr>
          <w:rFonts w:ascii="Courier" w:hAnsi="Courier" w:cs="Courier"/>
          <w:sz w:val="20"/>
          <w:szCs w:val="20"/>
          <w:lang w:val="en-US" w:eastAsia="en-US"/>
        </w:rPr>
        <w:t>​dc:format</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dc:publisher</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dc:description</w:t>
      </w:r>
      <w:r w:rsidRPr="009247B1">
        <w:rPr>
          <w:rFonts w:eastAsia="Times New Roman"/>
          <w:lang w:val="en-US" w:eastAsia="en-US"/>
        </w:rPr>
        <w:t>; note that ​</w:t>
      </w:r>
      <w:r w:rsidRPr="009247B1">
        <w:rPr>
          <w:rFonts w:ascii="Courier" w:hAnsi="Courier" w:cs="Courier"/>
          <w:sz w:val="20"/>
          <w:szCs w:val="20"/>
          <w:lang w:val="en-US" w:eastAsia="en-US"/>
        </w:rPr>
        <w:t>dc:type</w:t>
      </w:r>
      <w:r w:rsidRPr="009247B1">
        <w:rPr>
          <w:rFonts w:eastAsia="Times New Roman"/>
          <w:lang w:val="en-US" w:eastAsia="en-US"/>
        </w:rPr>
        <w:t xml:space="preserve"> cannot be used here because its value must (recommended) be from the DCMI Type Vocabulary</w:t>
      </w:r>
      <w:ins w:id="20" w:author="Twan Goosen" w:date="2014-09-26T09:58:00Z">
        <w:r w:rsidR="00177779">
          <w:rPr>
            <w:rStyle w:val="FootnoteReference"/>
            <w:rFonts w:eastAsia="Times New Roman"/>
            <w:lang w:val="en-US" w:eastAsia="en-US"/>
          </w:rPr>
          <w:footnoteReference w:id="7"/>
        </w:r>
      </w:ins>
      <w:r w:rsidRPr="009247B1">
        <w:rPr>
          <w:rFonts w:eastAsia="Times New Roman"/>
          <w:lang w:val="en-US" w:eastAsia="en-US"/>
        </w:rPr>
        <w:t xml:space="preserve">; therefore, e.g. "screenshot" would not be a good value here. Moreover, a cached representation must have one of the dctypes as </w:t>
      </w:r>
      <w:r w:rsidRPr="009247B1">
        <w:rPr>
          <w:rFonts w:ascii="Courier" w:hAnsi="Courier" w:cs="Courier"/>
          <w:sz w:val="20"/>
          <w:szCs w:val="20"/>
          <w:lang w:val="en-US" w:eastAsia="en-US"/>
        </w:rPr>
        <w:t>rdf:type</w:t>
      </w:r>
      <w:r w:rsidRPr="009247B1">
        <w:rPr>
          <w:rFonts w:eastAsia="Times New Roman"/>
          <w:lang w:val="en-US" w:eastAsia="en-US"/>
        </w:rPr>
        <w:t xml:space="preserve">, and it must be compliant with </w:t>
      </w:r>
      <w:r w:rsidRPr="009247B1">
        <w:rPr>
          <w:rFonts w:ascii="Courier" w:eastAsia="Times New Roman" w:hAnsi="Courier"/>
          <w:sz w:val="20"/>
          <w:szCs w:val="20"/>
          <w:lang w:val="en-US" w:eastAsia="en-US"/>
        </w:rPr>
        <w:t>dc:format value</w:t>
      </w:r>
      <w:r w:rsidRPr="009247B1">
        <w:rPr>
          <w:rFonts w:eastAsia="Times New Roman"/>
          <w:lang w:val="en-US" w:eastAsia="en-US"/>
        </w:rPr>
        <w:t xml:space="preserve">. For instance, if </w:t>
      </w:r>
      <w:r w:rsidRPr="00FB2683">
        <w:rPr>
          <w:rFonts w:ascii="Courier" w:eastAsia="Times New Roman" w:hAnsi="Courier"/>
          <w:sz w:val="20"/>
          <w:szCs w:val="20"/>
          <w:lang w:val="en-US" w:eastAsia="en-US"/>
        </w:rPr>
        <w:t>dc:format</w:t>
      </w:r>
      <w:r w:rsidRPr="009247B1">
        <w:rPr>
          <w:rFonts w:eastAsia="Times New Roman"/>
          <w:lang w:val="en-US" w:eastAsia="en-US"/>
        </w:rPr>
        <w:t xml:space="preserve"> is "image/png" then the corresponding </w:t>
      </w:r>
      <w:r w:rsidRPr="009247B1">
        <w:rPr>
          <w:rFonts w:ascii="Courier" w:hAnsi="Courier" w:cs="Courier"/>
          <w:sz w:val="20"/>
          <w:szCs w:val="20"/>
          <w:lang w:val="en-US" w:eastAsia="en-US"/>
        </w:rPr>
        <w:t>rdf:type</w:t>
      </w:r>
      <w:r w:rsidRPr="009247B1">
        <w:rPr>
          <w:rFonts w:eastAsia="Times New Roman"/>
          <w:lang w:val="en-US" w:eastAsia="en-US"/>
        </w:rPr>
        <w:t xml:space="preserve"> must be </w:t>
      </w:r>
      <w:r w:rsidRPr="009247B1">
        <w:rPr>
          <w:rFonts w:ascii="Courier" w:hAnsi="Courier" w:cs="Courier"/>
          <w:sz w:val="20"/>
          <w:szCs w:val="20"/>
          <w:lang w:val="en-US" w:eastAsia="en-US"/>
        </w:rPr>
        <w:t>dctypes:Image</w:t>
      </w:r>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1F412399" w14:textId="77777777" w:rsidR="00D0263B" w:rsidRDefault="00D0263B" w:rsidP="004C2791">
      <w:pPr>
        <w:ind w:firstLine="284"/>
        <w:jc w:val="both"/>
        <w:rPr>
          <w:rFonts w:eastAsia="Times New Roman" w:cs="Times New Roman"/>
        </w:rPr>
      </w:pPr>
    </w:p>
    <w:p w14:paraId="20FF5A02" w14:textId="77777777" w:rsidR="00D0263B" w:rsidRDefault="00D0263B" w:rsidP="004C2791">
      <w:pPr>
        <w:ind w:firstLine="284"/>
        <w:jc w:val="both"/>
        <w:rPr>
          <w:rFonts w:eastAsia="Times New Roman" w:cs="Times New Roman"/>
        </w:rPr>
      </w:pPr>
    </w:p>
    <w:p w14:paraId="6559B90C" w14:textId="180391BD" w:rsidR="009247B1" w:rsidRDefault="009247B1" w:rsidP="004C2791">
      <w:pPr>
        <w:ind w:firstLine="284"/>
        <w:jc w:val="both"/>
        <w:rPr>
          <w:rFonts w:eastAsia="Times New Roman" w:cs="Times New Roman"/>
        </w:rPr>
      </w:pPr>
      <w:r>
        <w:rPr>
          <w:rFonts w:eastAsia="Times New Roman" w:cs="Times New Roman"/>
        </w:rPr>
        <w:t>A p</w:t>
      </w:r>
      <w:r w:rsidR="00D0263B">
        <w:rPr>
          <w:noProof/>
          <w:lang w:val="en-US" w:eastAsia="en-US"/>
        </w:rPr>
        <w:drawing>
          <wp:anchor distT="0" distB="0" distL="114300" distR="114300" simplePos="0" relativeHeight="251662336" behindDoc="0" locked="0" layoutInCell="1" allowOverlap="1" wp14:anchorId="096CA025" wp14:editId="1A7540BC">
            <wp:simplePos x="0" y="0"/>
            <wp:positionH relativeFrom="column">
              <wp:posOffset>4445</wp:posOffset>
            </wp:positionH>
            <wp:positionV relativeFrom="margin">
              <wp:align>top</wp:align>
            </wp:positionV>
            <wp:extent cx="5626735" cy="4567555"/>
            <wp:effectExtent l="0" t="0" r="1206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3">
                      <a:extLst>
                        <a:ext uri="{28A0092B-C50C-407E-A947-70E740481C1C}">
                          <a14:useLocalDpi xmlns:a14="http://schemas.microsoft.com/office/drawing/2010/main" val="0"/>
                        </a:ext>
                      </a:extLst>
                    </a:blip>
                    <a:stretch>
                      <a:fillRect/>
                    </a:stretch>
                  </pic:blipFill>
                  <pic:spPr>
                    <a:xfrm>
                      <a:off x="0" y="0"/>
                      <a:ext cx="5626735" cy="45675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rPr>
        <w:t>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4"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D0263B">
        <w:t xml:space="preserve">Figure </w:t>
      </w:r>
      <w:r w:rsidR="00D0263B">
        <w:rPr>
          <w:noProof/>
        </w:rPr>
        <w:t>5</w:t>
      </w:r>
      <w:r w:rsidR="00D0263B">
        <w:rPr>
          <w:rFonts w:eastAsia="Times New Roman" w:cs="Times New Roman"/>
        </w:rPr>
        <w:fldChar w:fldCharType="end"/>
      </w:r>
      <w:r w:rsidR="00D0263B">
        <w:rPr>
          <w:rFonts w:eastAsia="Times New Roman" w:cs="Times New Roman"/>
        </w:rPr>
        <w:t>.</w:t>
      </w:r>
    </w:p>
    <w:p w14:paraId="62CB1A83" w14:textId="77777777" w:rsidR="0096047B" w:rsidRDefault="008B40E3" w:rsidP="0096047B">
      <w:pPr>
        <w:keepNext/>
        <w:ind w:firstLine="284"/>
        <w:jc w:val="both"/>
      </w:pPr>
      <w:r>
        <w:rPr>
          <w:rFonts w:eastAsia="Times New Roman"/>
          <w:noProof/>
          <w:lang w:val="en-US" w:eastAsia="en-US"/>
        </w:rPr>
        <w:drawing>
          <wp:inline distT="0" distB="0" distL="0" distR="0" wp14:anchorId="708C52F1" wp14:editId="4E9EFB01">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6FAA9B3" w14:textId="14B0A971" w:rsidR="00FB2683" w:rsidRPr="009247B1" w:rsidRDefault="0096047B" w:rsidP="0096047B">
      <w:pPr>
        <w:pStyle w:val="Caption"/>
        <w:jc w:val="both"/>
      </w:pPr>
      <w:bookmarkStart w:id="21" w:name="_Ref274571314"/>
      <w:r>
        <w:t xml:space="preserve">Figure </w:t>
      </w:r>
      <w:r>
        <w:fldChar w:fldCharType="begin"/>
      </w:r>
      <w:r>
        <w:instrText xml:space="preserve"> SEQ Figure \* ARABIC </w:instrText>
      </w:r>
      <w:r>
        <w:fldChar w:fldCharType="separate"/>
      </w:r>
      <w:r w:rsidR="00D0263B">
        <w:rPr>
          <w:noProof/>
        </w:rPr>
        <w:t>5</w:t>
      </w:r>
      <w:r>
        <w:fldChar w:fldCharType="end"/>
      </w:r>
      <w:bookmarkEnd w:id="21"/>
      <w:r>
        <w:t>. Example of an OA representation. Principal.</w:t>
      </w:r>
    </w:p>
    <w:p w14:paraId="6ECE9413" w14:textId="77777777" w:rsidR="008B40E3" w:rsidRDefault="008B40E3" w:rsidP="004C2791">
      <w:pPr>
        <w:ind w:firstLine="284"/>
        <w:jc w:val="both"/>
      </w:pPr>
    </w:p>
    <w:p w14:paraId="0B9DC2D6" w14:textId="65DBD0E2" w:rsidR="009247B1" w:rsidRDefault="00FB2683" w:rsidP="004C2791">
      <w:pPr>
        <w:ind w:firstLine="284"/>
        <w:jc w:val="both"/>
      </w:pPr>
      <w:r>
        <w:t>An annotation body in DASISH can be any correct xml 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ins w:id="22" w:author="Menzo windhouwer" w:date="2014-09-26T11:24:00Z">
        <w:r w:rsidR="00253D78">
          <w:t>:</w:t>
        </w:r>
      </w:ins>
      <w:r>
        <w:t xml:space="preserve">types and one of the dc:formats, and possibly additional relevant properties, such as </w:t>
      </w:r>
      <w:r>
        <w:rPr>
          <w:rStyle w:val="HTMLCode"/>
        </w:rPr>
        <w:t>cnt:chars</w:t>
      </w:r>
      <w:r>
        <w:t xml:space="preserve"> for text values.</w:t>
      </w:r>
    </w:p>
    <w:p w14:paraId="4F81C923" w14:textId="77777777" w:rsidR="000F39F5" w:rsidRDefault="000F39F5" w:rsidP="004C2791">
      <w:pPr>
        <w:ind w:firstLine="284"/>
        <w:jc w:val="both"/>
      </w:pPr>
    </w:p>
    <w:p w14:paraId="410E3635" w14:textId="77777777" w:rsidR="000F39F5" w:rsidRDefault="000F39F5" w:rsidP="004C2791">
      <w:pPr>
        <w:ind w:firstLine="284"/>
        <w:jc w:val="both"/>
      </w:pPr>
    </w:p>
    <w:p w14:paraId="594257B5" w14:textId="77777777" w:rsidR="000F39F5" w:rsidRDefault="000F39F5" w:rsidP="004C2791">
      <w:pPr>
        <w:ind w:firstLine="284"/>
        <w:jc w:val="both"/>
      </w:pPr>
    </w:p>
    <w:p w14:paraId="612BAD64" w14:textId="77777777" w:rsidR="000F39F5" w:rsidRDefault="000F39F5" w:rsidP="004C2791">
      <w:pPr>
        <w:ind w:firstLine="284"/>
        <w:jc w:val="both"/>
      </w:pPr>
    </w:p>
    <w:p w14:paraId="63A7D215" w14:textId="77777777" w:rsidR="000F39F5" w:rsidRDefault="000F39F5" w:rsidP="004C2791">
      <w:pPr>
        <w:ind w:firstLine="284"/>
        <w:jc w:val="both"/>
      </w:pPr>
    </w:p>
    <w:p w14:paraId="38335A07" w14:textId="77777777" w:rsidR="000F39F5" w:rsidRDefault="000F39F5" w:rsidP="004C2791">
      <w:pPr>
        <w:ind w:firstLine="284"/>
        <w:jc w:val="both"/>
      </w:pPr>
    </w:p>
    <w:p w14:paraId="251195B0" w14:textId="77777777" w:rsidR="000F39F5" w:rsidRDefault="000F39F5" w:rsidP="004C2791">
      <w:pPr>
        <w:ind w:firstLine="284"/>
        <w:jc w:val="both"/>
      </w:pPr>
    </w:p>
    <w:p w14:paraId="2EA83DEE" w14:textId="77777777" w:rsidR="000F39F5" w:rsidRDefault="000F39F5" w:rsidP="004C2791">
      <w:pPr>
        <w:ind w:firstLine="284"/>
        <w:jc w:val="both"/>
      </w:pPr>
    </w:p>
    <w:p w14:paraId="0256A529" w14:textId="77777777" w:rsidR="009B54F3" w:rsidRPr="00FC5A7C" w:rsidRDefault="009B54F3" w:rsidP="000F39F5">
      <w:pPr>
        <w:pStyle w:val="Heading2"/>
        <w:tabs>
          <w:tab w:val="clear" w:pos="227"/>
          <w:tab w:val="num" w:pos="170"/>
        </w:tabs>
        <w:ind w:left="0" w:firstLine="284"/>
        <w:jc w:val="both"/>
      </w:pPr>
      <w:bookmarkStart w:id="23" w:name="_Toc274571973"/>
      <w:r w:rsidRPr="00FC5A7C">
        <w:t>DWAN Backend</w:t>
      </w:r>
      <w:bookmarkEnd w:id="23"/>
    </w:p>
    <w:p w14:paraId="25327AD1" w14:textId="77777777" w:rsidR="009B54F3" w:rsidRPr="00AC51E7" w:rsidRDefault="009B54F3" w:rsidP="000F39F5">
      <w:pPr>
        <w:pStyle w:val="Heading3"/>
        <w:ind w:left="663" w:firstLine="284"/>
        <w:jc w:val="both"/>
      </w:pPr>
      <w:bookmarkStart w:id="24" w:name="_Toc274571974"/>
      <w:r w:rsidRPr="00AC51E7">
        <w:t>Architecture</w:t>
      </w:r>
      <w:bookmarkEnd w:id="24"/>
    </w:p>
    <w:p w14:paraId="1C9E7AEC" w14:textId="77777777" w:rsidR="009B54F3" w:rsidRDefault="009B54F3" w:rsidP="000F39F5">
      <w:pPr>
        <w:ind w:firstLine="284"/>
        <w:jc w:val="both"/>
      </w:pPr>
    </w:p>
    <w:p w14:paraId="4C40BC86" w14:textId="77777777" w:rsidR="0096047B" w:rsidRDefault="009B54F3" w:rsidP="0096047B">
      <w:pPr>
        <w:keepNext/>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06DE5ECB" w14:textId="4EDB0E76" w:rsidR="009B54F3" w:rsidRDefault="0096047B" w:rsidP="0096047B">
      <w:pPr>
        <w:pStyle w:val="Caption"/>
        <w:jc w:val="both"/>
      </w:pPr>
      <w:r>
        <w:t xml:space="preserve">Figure </w:t>
      </w:r>
      <w:r>
        <w:fldChar w:fldCharType="begin"/>
      </w:r>
      <w:r>
        <w:instrText xml:space="preserve"> SEQ Figure \* ARABIC </w:instrText>
      </w:r>
      <w:r>
        <w:fldChar w:fldCharType="separate"/>
      </w:r>
      <w:r w:rsidR="00D0263B">
        <w:rPr>
          <w:noProof/>
        </w:rPr>
        <w:t>6</w:t>
      </w:r>
      <w:r>
        <w:fldChar w:fldCharType="end"/>
      </w:r>
      <w:r>
        <w:t>. The DWAN-backend architecture</w:t>
      </w:r>
    </w:p>
    <w:p w14:paraId="1BE747EC" w14:textId="77777777" w:rsidR="009B54F3" w:rsidRPr="00406B4D" w:rsidRDefault="009B54F3" w:rsidP="004C2791">
      <w:pPr>
        <w:pStyle w:val="Heading3"/>
        <w:ind w:firstLine="284"/>
        <w:jc w:val="both"/>
      </w:pPr>
      <w:bookmarkStart w:id="25" w:name="_Toc274571975"/>
      <w:r w:rsidRPr="00406B4D">
        <w:t>Database and Database Access Objects</w:t>
      </w:r>
      <w:bookmarkEnd w:id="25"/>
    </w:p>
    <w:p w14:paraId="7F2BB1E4" w14:textId="77777777" w:rsidR="00054EC0" w:rsidRDefault="009B54F3" w:rsidP="004C2791">
      <w:pPr>
        <w:ind w:firstLine="284"/>
        <w:jc w:val="both"/>
      </w:pPr>
      <w:r>
        <w:t xml:space="preserve">A PostgreSQL </w:t>
      </w:r>
      <w:r w:rsidR="00F40027">
        <w:t xml:space="preserve">relational </w:t>
      </w:r>
      <w:r>
        <w:t xml:space="preserve">database provides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&lt;id&gt;, e.g.</w:t>
      </w:r>
    </w:p>
    <w:p w14:paraId="24DB64AC" w14:textId="77777777" w:rsidR="00054EC0" w:rsidRDefault="000019D0" w:rsidP="004C2791">
      <w:pPr>
        <w:ind w:firstLine="284"/>
        <w:jc w:val="both"/>
      </w:pPr>
      <w:r>
        <w:t xml:space="preserve"> </w:t>
      </w:r>
      <w:r w:rsidR="009B54F3" w:rsidRPr="000019D0">
        <w:rPr>
          <w:i/>
        </w:rPr>
        <w:t>https:/dasish.mpi.nl/api/annotations/e3c83</w:t>
      </w:r>
      <w:r w:rsidRPr="000019D0">
        <w:rPr>
          <w:i/>
        </w:rPr>
        <w:t>4f0-34c4-11e3-aa6e-0800200c9a66</w:t>
      </w:r>
      <w:r w:rsidR="009B54F3">
        <w:t xml:space="preserve">. </w:t>
      </w:r>
    </w:p>
    <w:p w14:paraId="12BEE8BA" w14:textId="0FB1EDCF" w:rsidR="009B54F3" w:rsidRDefault="000019D0" w:rsidP="00054EC0">
      <w:pPr>
        <w:jc w:val="both"/>
      </w:pPr>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4DB3117E" w:rsidR="009B54F3" w:rsidRDefault="009B54F3" w:rsidP="004C2791">
      <w:pPr>
        <w:ind w:firstLine="284"/>
        <w:jc w:val="both"/>
      </w:pPr>
      <w:r>
        <w:t>Further</w:t>
      </w:r>
      <w:r w:rsidR="00F40027">
        <w:t>more</w:t>
      </w:r>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407C6503" w14:textId="6F59D43A" w:rsidR="009B54F3" w:rsidRDefault="009B54F3" w:rsidP="004C2791">
      <w:pPr>
        <w:ind w:firstLine="284"/>
        <w:jc w:val="both"/>
      </w:pPr>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 which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otnoteReference"/>
          <w:i/>
        </w:rPr>
        <w:footnoteReference w:id="8"/>
      </w:r>
      <w:r w:rsidR="00F04E24">
        <w:t>, which utilises a JDBC</w:t>
      </w:r>
      <w:r w:rsidR="00A40CB4">
        <w:rPr>
          <w:rStyle w:val="FootnoteReference"/>
        </w:rPr>
        <w:footnoteReference w:id="9"/>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0EE4F656" w:rsidR="009B54F3" w:rsidRDefault="009B54F3" w:rsidP="004C2791">
      <w:pPr>
        <w:ind w:firstLine="284"/>
        <w:jc w:val="both"/>
      </w:pPr>
      <w:r>
        <w:t>Due to the presence of join tables there must be a mechanism that takes care</w:t>
      </w:r>
      <w:r w:rsidR="00F05B88">
        <w:t xml:space="preserve"> of</w:t>
      </w:r>
      <w:ins w:id="26" w:author="Twan Goosen" w:date="2014-09-26T10:04:00Z">
        <w:r w:rsidR="00F04E24">
          <w:t xml:space="preserve"> </w:t>
        </w:r>
      </w:ins>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25404D01" w14:textId="04EFEA76"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27" w:name="_Toc274571976"/>
      <w:r w:rsidRPr="00AC51E7">
        <w:t>REST Application Programming Interface</w:t>
      </w:r>
      <w:bookmarkEnd w:id="27"/>
    </w:p>
    <w:p w14:paraId="1B12D0F5" w14:textId="0C5DE65A" w:rsidR="009B54F3" w:rsidRPr="00AC51E7" w:rsidRDefault="009B54F3" w:rsidP="004C2791">
      <w:pPr>
        <w:ind w:firstLine="284"/>
        <w:jc w:val="both"/>
      </w:pPr>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which the server must recognise and respond </w:t>
      </w:r>
      <w:r w:rsidR="00513368">
        <w:t xml:space="preserve">to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3BE7153B" w14:textId="33AC9B5E" w:rsidR="009B54F3" w:rsidRPr="00AC51E7" w:rsidRDefault="005A7AC1" w:rsidP="004C2791">
      <w:pPr>
        <w:ind w:firstLine="284"/>
        <w:jc w:val="both"/>
      </w:pPr>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142B48">
        <w:t xml:space="preserve">identification procedure (e.g. </w:t>
      </w:r>
      <w:r w:rsidR="009B54F3" w:rsidRPr="00142B48">
        <w:rPr>
          <w:i/>
        </w:rPr>
        <w:t>Shibboleth</w:t>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71814B5" w14:textId="0D6615E2"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2296887C"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164BCD">
        <w:t xml:space="preserve">Table </w:t>
      </w:r>
      <w:r w:rsidR="00164BCD">
        <w:rPr>
          <w:noProof/>
        </w:rPr>
        <w:t>2</w:t>
      </w:r>
      <w:r w:rsidR="0096047B">
        <w:fldChar w:fldCharType="end"/>
      </w:r>
      <w:r>
        <w:t xml:space="preserve">. </w:t>
      </w:r>
    </w:p>
    <w:p w14:paraId="155D2EAA" w14:textId="77777777" w:rsidR="00583440" w:rsidRPr="00AC51E7" w:rsidRDefault="00583440" w:rsidP="00583440"/>
    <w:p w14:paraId="60FEE13D" w14:textId="1324D17F" w:rsidR="0096047B" w:rsidRDefault="0096047B" w:rsidP="0096047B">
      <w:pPr>
        <w:pStyle w:val="Caption"/>
        <w:keepNext/>
      </w:pPr>
      <w:bookmarkStart w:id="28" w:name="_Ref274312902"/>
      <w:r>
        <w:t xml:space="preserve">Table </w:t>
      </w:r>
      <w:r>
        <w:fldChar w:fldCharType="begin"/>
      </w:r>
      <w:r>
        <w:instrText xml:space="preserve"> SEQ Table \* ARABIC </w:instrText>
      </w:r>
      <w:r>
        <w:fldChar w:fldCharType="separate"/>
      </w:r>
      <w:r w:rsidR="00164BCD">
        <w:rPr>
          <w:noProof/>
        </w:rPr>
        <w:t>2</w:t>
      </w:r>
      <w:r>
        <w:fldChar w:fldCharType="end"/>
      </w:r>
      <w:bookmarkEnd w:id="28"/>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r w:rsidRPr="003A28CF">
              <w:rPr>
                <w:rFonts w:ascii="Times" w:eastAsia="Times New Roman" w:hAnsi="Times" w:cs="Times New Roman"/>
                <w:b/>
                <w:bCs/>
                <w:sz w:val="22"/>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r w:rsidRPr="003A28CF">
              <w:rPr>
                <w:rFonts w:ascii="Times" w:eastAsia="Times New Roman" w:hAnsi="Times" w:cs="Times New Roman"/>
                <w:b/>
                <w:bCs/>
                <w:sz w:val="22"/>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date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7"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8"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p w14:paraId="6C2130F2" w14:textId="240DA19E"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principal with the given prid</w:t>
            </w:r>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r w:rsidR="009B54F3" w:rsidRPr="00793B08">
              <w:rPr>
                <w:rFonts w:ascii="Times" w:eastAsia="Times New Roman" w:hAnsi="Times" w:cs="Times New Roman"/>
                <w:i/>
                <w:iCs/>
                <w:sz w:val="22"/>
                <w:szCs w:val="22"/>
              </w:rPr>
              <w:t>prid</w:t>
            </w:r>
            <w:r w:rsidR="009B54F3" w:rsidRPr="00793B08">
              <w:rPr>
                <w:rFonts w:ascii="Times" w:eastAsia="Times New Roman" w:hAnsi="Times" w:cs="Times New Roman"/>
                <w:sz w:val="22"/>
                <w:szCs w:val="22"/>
              </w:rPr>
              <w:t xml:space="preserve"> is logged-in;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CurrenPrincipalInfo</w:t>
            </w:r>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api/principals/info?email=</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29" w:name="user-content-annotations"/>
      <w:bookmarkEnd w:id="29"/>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r w:rsidRPr="00AC51E7">
        <w:rPr>
          <w:rFonts w:ascii="Times" w:hAnsi="Times" w:cs="Times New Roman"/>
          <w:b/>
          <w:bCs/>
          <w:szCs w:val="20"/>
        </w:rPr>
        <w:t>api/annotations</w:t>
      </w:r>
    </w:p>
    <w:p w14:paraId="7B8005C1" w14:textId="384774F2"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GET api/annotations?</w:t>
            </w:r>
          </w:p>
          <w:p w14:paraId="57912842"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link=</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commentRangeStart w:id="30"/>
            <w:r w:rsidRPr="006B0F8C">
              <w:rPr>
                <w:rFonts w:ascii="Times" w:eastAsia="Times New Roman" w:hAnsi="Times" w:cs="Times New Roman"/>
                <w:sz w:val="22"/>
                <w:szCs w:val="22"/>
              </w:rPr>
              <w:t>ns=</w:t>
            </w:r>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commentRangeEnd w:id="30"/>
            <w:r w:rsidR="00886765">
              <w:rPr>
                <w:rStyle w:val="CommentReference"/>
              </w:rPr>
              <w:commentReference w:id="30"/>
            </w:r>
            <w:r w:rsidRPr="006B0F8C">
              <w:rPr>
                <w:rFonts w:ascii="Times" w:eastAsia="Times New Roman" w:hAnsi="Times" w:cs="Times New Roman"/>
                <w:sz w:val="22"/>
                <w:szCs w:val="22"/>
              </w:rPr>
              <w:t>&amp;owner=</w:t>
            </w:r>
            <w:r w:rsidRPr="006B0F8C">
              <w:rPr>
                <w:rFonts w:ascii="Courier" w:hAnsi="Courier" w:cs="Courier"/>
                <w:sz w:val="22"/>
                <w:szCs w:val="22"/>
              </w:rPr>
              <w:t>prid</w:t>
            </w:r>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after=</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before=</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6884E49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r w:rsidR="00253D78">
              <w:rPr>
                <w:rFonts w:ascii="Times" w:eastAsia="Times New Roman" w:hAnsi="Times" w:cs="Times New Roman"/>
                <w:sz w:val="22"/>
                <w:szCs w:val="22"/>
              </w:rPr>
              <w:t xml:space="preserve"> annotations</w:t>
            </w:r>
            <w:r>
              <w:rPr>
                <w:rFonts w:ascii="Times" w:eastAsia="Times New Roman" w:hAnsi="Times" w:cs="Times New Roman"/>
                <w:sz w:val="22"/>
                <w:szCs w:val="22"/>
              </w:rPr>
              <w:t xml:space="preserve"> filtered </w:t>
            </w:r>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r w:rsidRPr="00F016F9">
              <w:rPr>
                <w:rFonts w:ascii="Times" w:eastAsia="Times New Roman" w:hAnsi="Times" w:cs="Times New Roman"/>
                <w:i/>
                <w:sz w:val="22"/>
                <w:szCs w:val="22"/>
              </w:rPr>
              <w:t>uri</w:t>
            </w:r>
            <w:r>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AnnotationInfoList</w:t>
            </w:r>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POST api/annotations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bl>
    <w:p w14:paraId="0385F27B" w14:textId="77777777" w:rsidR="009B54F3" w:rsidRPr="00560CE9" w:rsidRDefault="009B54F3" w:rsidP="009B54F3">
      <w:pPr>
        <w:spacing w:before="100" w:beforeAutospacing="1" w:after="100" w:afterAutospacing="1"/>
        <w:rPr>
          <w:rFonts w:ascii="Times" w:hAnsi="Times" w:cs="Times New Roman"/>
        </w:rPr>
      </w:pPr>
      <w:r w:rsidRPr="00560CE9">
        <w:rPr>
          <w:rFonts w:ascii="Times" w:hAnsi="Times" w:cs="Times New Roman"/>
          <w:b/>
          <w:bCs/>
        </w:rPr>
        <w:t>api/annotations/</w:t>
      </w:r>
      <w:r w:rsidRPr="00560CE9">
        <w:rPr>
          <w:rFonts w:ascii="Courier" w:hAnsi="Courier" w:cs="Courier"/>
          <w:b/>
          <w:bCs/>
        </w:rPr>
        <w:t>aid</w:t>
      </w:r>
    </w:p>
    <w:p w14:paraId="7A4E40C7" w14:textId="4D41E066"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791719B" w14:textId="7C034E0E" w:rsidR="009B54F3" w:rsidRPr="006B0F8C" w:rsidRDefault="009B54F3" w:rsidP="00583440">
      <w:pPr>
        <w:rPr>
          <w:rFonts w:eastAsia="Times New Roman"/>
          <w:sz w:val="22"/>
          <w:szCs w:val="22"/>
        </w:rPr>
      </w:pPr>
    </w:p>
    <w:p w14:paraId="5ECDED67" w14:textId="285E2F19"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r w:rsidR="009B54F3" w:rsidRPr="00C13260">
              <w:rPr>
                <w:rFonts w:ascii="Times New Roman" w:hAnsi="Times New Roman" w:cs="Times New Roman"/>
                <w:i/>
                <w:sz w:val="22"/>
                <w:szCs w:val="22"/>
              </w:rPr>
              <w:t>tid</w:t>
            </w:r>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ReferenceList</w:t>
            </w:r>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DELETE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734A92B3" w:rsidR="009B54F3" w:rsidRPr="006B0F8C" w:rsidRDefault="008E138E" w:rsidP="00C13260">
            <w:pPr>
              <w:rPr>
                <w:rFonts w:ascii="Times" w:eastAsia="Times New Roman" w:hAnsi="Times" w:cs="Times New Roman"/>
                <w:sz w:val="22"/>
                <w:szCs w:val="22"/>
              </w:rPr>
            </w:pPr>
            <w:r>
              <w:rPr>
                <w:rFonts w:ascii="Times" w:eastAsia="Times New Roman" w:hAnsi="Times" w:cs="Times New Roman"/>
                <w:sz w:val="22"/>
                <w:szCs w:val="22"/>
              </w:rPr>
              <w:t>U</w:t>
            </w:r>
            <w:r w:rsidRPr="006B0F8C">
              <w:rPr>
                <w:rFonts w:ascii="Times" w:eastAsia="Times New Roman" w:hAnsi="Times" w:cs="Times New Roman"/>
                <w:sz w:val="22"/>
                <w:szCs w:val="22"/>
              </w:rPr>
              <w:t xml:space="preserve">pdates </w:t>
            </w:r>
            <w:r w:rsidR="009B54F3" w:rsidRPr="006B0F8C">
              <w:rPr>
                <w:rFonts w:ascii="Times" w:eastAsia="Times New Roman" w:hAnsi="Times" w:cs="Times New Roman"/>
                <w:sz w:val="22"/>
                <w:szCs w:val="22"/>
              </w:rPr>
              <w:t xml:space="preserve">the annotation with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For instance, it is used when </w:t>
            </w:r>
            <w:r w:rsidR="009B54F3" w:rsidRPr="00C13260">
              <w:rPr>
                <w:rFonts w:ascii="Times New Roman" w:hAnsi="Times New Roman" w:cs="Times New Roman"/>
                <w:i/>
                <w:sz w:val="22"/>
                <w:szCs w:val="22"/>
              </w:rPr>
              <w:t>prid</w:t>
            </w:r>
            <w:r w:rsidR="009B54F3"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009B54F3" w:rsidRPr="006B0F8C">
              <w:rPr>
                <w:rFonts w:ascii="Times" w:eastAsia="Times New Roman" w:hAnsi="Times" w:cs="Times New Roman"/>
                <w:sz w:val="22"/>
                <w:szCs w:val="22"/>
              </w:rPr>
              <w:t xml:space="preserve"> change annotated fragments. (See PUT api/annotations/</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PermissionList</w:t>
            </w:r>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nvelope PermissionResponseBody</w:t>
            </w:r>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r w:rsidR="00AF62C3" w:rsidRPr="00AF62C3">
              <w:rPr>
                <w:rFonts w:ascii="Times" w:eastAsia="Times New Roman" w:hAnsi="Times" w:cs="Times New Roman"/>
                <w:i/>
                <w:sz w:val="22"/>
                <w:szCs w:val="22"/>
              </w:rPr>
              <w:t>prid</w:t>
            </w:r>
            <w:r>
              <w:rPr>
                <w:rFonts w:ascii="Times" w:eastAsia="Times New Roman" w:hAnsi="Times" w:cs="Times New Roman"/>
                <w:sz w:val="22"/>
                <w:szCs w:val="22"/>
              </w:rPr>
              <w:t>. New access mode is given in the body of the request.</w:t>
            </w:r>
          </w:p>
        </w:tc>
        <w:tc>
          <w:tcPr>
            <w:tcW w:w="0" w:type="auto"/>
            <w:vAlign w:val="center"/>
            <w:hideMark/>
          </w:tcPr>
          <w:p w14:paraId="0B678A77" w14:textId="0EEAE194" w:rsidR="009B54F3" w:rsidRPr="006B0F8C" w:rsidRDefault="00AF62C3" w:rsidP="00E02A1C">
            <w:pPr>
              <w:jc w:val="right"/>
              <w:rPr>
                <w:rFonts w:ascii="Times" w:eastAsia="Times New Roman" w:hAnsi="Times" w:cs="Times New Roman"/>
                <w:sz w:val="22"/>
                <w:szCs w:val="22"/>
              </w:rPr>
            </w:pPr>
            <w:r>
              <w:rPr>
                <w:rFonts w:ascii="Times" w:eastAsia="Times New Roman" w:hAnsi="Times" w:cs="Times New Roman"/>
                <w:sz w:val="22"/>
                <w:szCs w:val="22"/>
              </w:rPr>
              <w:t>String messaging how many rows have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r w:rsidRPr="00313D9B">
        <w:rPr>
          <w:rFonts w:ascii="Times" w:hAnsi="Times" w:cs="Times New Roman"/>
          <w:b/>
          <w:bCs/>
          <w:szCs w:val="20"/>
        </w:rPr>
        <w:t>api/targets</w:t>
      </w:r>
    </w:p>
    <w:p w14:paraId="4C3C49E1" w14:textId="32A34D5C"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70F61879" w14:textId="77777777" w:rsidTr="00DA3E2F">
        <w:trPr>
          <w:tblHeader/>
          <w:tblCellSpacing w:w="15" w:type="dxa"/>
        </w:trPr>
        <w:tc>
          <w:tcPr>
            <w:tcW w:w="2709"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3797"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530"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DA3E2F">
        <w:trPr>
          <w:tblCellSpacing w:w="15" w:type="dxa"/>
        </w:trPr>
        <w:tc>
          <w:tcPr>
            <w:tcW w:w="2709"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i/>
                <w:sz w:val="22"/>
                <w:szCs w:val="22"/>
              </w:rPr>
              <w:t xml:space="preserve"> </w:t>
            </w:r>
          </w:p>
        </w:tc>
        <w:tc>
          <w:tcPr>
            <w:tcW w:w="3797"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530"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DA3E2F">
        <w:trPr>
          <w:tblCellSpacing w:w="15" w:type="dxa"/>
        </w:trPr>
        <w:tc>
          <w:tcPr>
            <w:tcW w:w="2709"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/versions</w:t>
            </w:r>
          </w:p>
        </w:tc>
        <w:tc>
          <w:tcPr>
            <w:tcW w:w="3797"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r w:rsidR="009B54F3" w:rsidRPr="00CB0F7F">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530"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ReferenceList</w:t>
            </w:r>
          </w:p>
        </w:tc>
      </w:tr>
      <w:tr w:rsidR="00D57E43" w:rsidRPr="00CB0F7F" w14:paraId="4B664961" w14:textId="77777777" w:rsidTr="00DA3E2F">
        <w:trPr>
          <w:tblCellSpacing w:w="15" w:type="dxa"/>
        </w:trPr>
        <w:tc>
          <w:tcPr>
            <w:tcW w:w="2709"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POST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r w:rsidRPr="00CB0F7F">
              <w:rPr>
                <w:rFonts w:ascii="Times New Roman" w:hAnsi="Times New Roman" w:cs="Times New Roman"/>
                <w:i/>
                <w:sz w:val="22"/>
                <w:szCs w:val="22"/>
              </w:rPr>
              <w:t>fragmentdescriptorstring</w:t>
            </w:r>
            <w:r w:rsidRPr="00CB0F7F">
              <w:rPr>
                <w:rFonts w:ascii="Times New Roman" w:eastAsia="Times New Roman" w:hAnsi="Times New Roman" w:cs="Times New Roman"/>
                <w:sz w:val="22"/>
                <w:szCs w:val="22"/>
              </w:rPr>
              <w:t>/cached</w:t>
            </w:r>
          </w:p>
        </w:tc>
        <w:tc>
          <w:tcPr>
            <w:tcW w:w="3797" w:type="dxa"/>
            <w:vAlign w:val="center"/>
            <w:hideMark/>
          </w:tcPr>
          <w:p w14:paraId="1E5E215A" w14:textId="63DCAAAD"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r w:rsidR="009B54F3" w:rsidRPr="005E0C4D">
              <w:rPr>
                <w:rFonts w:ascii="Times New Roman" w:eastAsia="Times New Roman" w:hAnsi="Times New Roman" w:cs="Times New Roman"/>
                <w:i/>
                <w:sz w:val="22"/>
                <w:szCs w:val="22"/>
              </w:rPr>
              <w:t>CachedRepresentationInfo</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chacher representation itself: </w:t>
            </w:r>
            <w:r w:rsidR="008E138E">
              <w:rPr>
                <w:rFonts w:ascii="Times New Roman" w:eastAsia="Times New Roman" w:hAnsi="Times New Roman" w:cs="Times New Roman"/>
                <w:sz w:val="22"/>
                <w:szCs w:val="22"/>
              </w:rPr>
              <w:t xml:space="preserve">HTML </w:t>
            </w:r>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530"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CachedRepresentationInfo</w:t>
            </w:r>
          </w:p>
        </w:tc>
      </w:tr>
      <w:tr w:rsidR="00DA3E2F" w:rsidRPr="00CB0F7F" w14:paraId="7C1E7F9A" w14:textId="77777777" w:rsidTr="00DA3E2F">
        <w:trPr>
          <w:trHeight w:val="2138"/>
          <w:tblCellSpacing w:w="15" w:type="dxa"/>
        </w:trPr>
        <w:tc>
          <w:tcPr>
            <w:tcW w:w="2709"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DELETE api/targets/</w:t>
            </w:r>
            <w:r w:rsidRPr="005E0C4D">
              <w:rPr>
                <w:rFonts w:ascii="Times New Roman" w:hAnsi="Times New Roman" w:cs="Times New Roman"/>
                <w:i/>
                <w:sz w:val="22"/>
                <w:szCs w:val="22"/>
              </w:rPr>
              <w:t>tid</w:t>
            </w:r>
            <w:r w:rsidRPr="00CB0F7F">
              <w:rPr>
                <w:rFonts w:ascii="Times New Roman" w:eastAsia="Times New Roman" w:hAnsi="Times New Roman" w:cs="Times New Roman"/>
                <w:sz w:val="22"/>
                <w:szCs w:val="22"/>
              </w:rPr>
              <w:t>/cached/</w:t>
            </w:r>
            <w:r w:rsidRPr="005E0C4D">
              <w:rPr>
                <w:rFonts w:ascii="Times New Roman" w:hAnsi="Times New Roman" w:cs="Times New Roman"/>
                <w:i/>
                <w:sz w:val="22"/>
                <w:szCs w:val="22"/>
              </w:rPr>
              <w:t>cid</w:t>
            </w:r>
            <w:r w:rsidRPr="00CB0F7F">
              <w:rPr>
                <w:rFonts w:ascii="Times New Roman" w:eastAsia="Times New Roman" w:hAnsi="Times New Roman" w:cs="Times New Roman"/>
                <w:sz w:val="22"/>
                <w:szCs w:val="22"/>
              </w:rPr>
              <w:t xml:space="preserve"> </w:t>
            </w:r>
          </w:p>
        </w:tc>
        <w:tc>
          <w:tcPr>
            <w:tcW w:w="3797" w:type="dxa"/>
            <w:vAlign w:val="center"/>
            <w:hideMark/>
          </w:tcPr>
          <w:p w14:paraId="363632EB" w14:textId="238CACBB"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 The cached representation is removed from the database as well, unless there are more references to this representation.</w:t>
            </w:r>
          </w:p>
        </w:tc>
        <w:tc>
          <w:tcPr>
            <w:tcW w:w="2530"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r w:rsidRPr="00784277">
        <w:rPr>
          <w:rFonts w:ascii="Times" w:hAnsi="Times" w:cs="Times New Roman"/>
          <w:b/>
          <w:bCs/>
        </w:rPr>
        <w:t>api/cached</w:t>
      </w:r>
    </w:p>
    <w:p w14:paraId="15267F7C" w14:textId="74DD3834" w:rsidR="009B54F3" w:rsidRPr="00313D9B" w:rsidRDefault="009B54F3" w:rsidP="005E2DFF">
      <w:pPr>
        <w:ind w:firstLine="284"/>
        <w:jc w:val="both"/>
      </w:pPr>
      <w:r w:rsidRPr="00313D9B">
        <w:t>It is possible to store the ca</w:t>
      </w:r>
      <w:r w:rsidR="00F07AB2">
        <w:t>c</w:t>
      </w:r>
      <w:r w:rsidRPr="00313D9B">
        <w:t xml:space="preserve">hed representation not only of the fragment precisely corresponding to annotation's target but 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t>rectangle</w:t>
      </w:r>
      <w:r w:rsidRPr="00313D9B">
        <w:t>.</w:t>
      </w:r>
    </w:p>
    <w:p w14:paraId="00F56455" w14:textId="01EEFEB3" w:rsidR="009B54F3" w:rsidRPr="00313D9B" w:rsidRDefault="009B54F3" w:rsidP="009B54F3">
      <w:pPr>
        <w:rPr>
          <w:rFonts w:ascii="Times" w:eastAsia="Times New Roman" w:hAnsi="Times" w:cs="Times New Roman"/>
          <w:szCs w:val="20"/>
        </w:rPr>
      </w:pPr>
    </w:p>
    <w:p w14:paraId="4593F92D" w14:textId="28DF023F"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CachedRepresentationInfo</w:t>
            </w:r>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/stream</w:t>
            </w:r>
          </w:p>
        </w:tc>
        <w:tc>
          <w:tcPr>
            <w:tcW w:w="0" w:type="auto"/>
            <w:vAlign w:val="center"/>
            <w:hideMark/>
          </w:tcPr>
          <w:p w14:paraId="07AA66D1" w14:textId="6E281891"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31"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13435EE0"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r w:rsidR="008E138E">
              <w:rPr>
                <w:rFonts w:ascii="Times New Roman" w:eastAsia="Times New Roman" w:hAnsi="Times New Roman" w:cs="Times New Roman"/>
                <w:sz w:val="22"/>
                <w:szCs w:val="22"/>
              </w:rPr>
              <w:t xml:space="preserve">client </w:t>
            </w:r>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32"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Image</w:t>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33" w:name="user-content-notebooks-implemented-but-n"/>
      <w:bookmarkEnd w:id="33"/>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10"/>
      </w:r>
    </w:p>
    <w:p w14:paraId="7C9EE64C" w14:textId="7EE32DFD" w:rsidR="009B54F3" w:rsidRPr="0001090B" w:rsidRDefault="009B54F3" w:rsidP="0001090B">
      <w:pPr>
        <w:spacing w:before="100" w:beforeAutospacing="1" w:after="100" w:afterAutospacing="1"/>
        <w:rPr>
          <w:rFonts w:ascii="Times" w:hAnsi="Times" w:cs="Times New Roman"/>
          <w:b/>
          <w:bCs/>
          <w:szCs w:val="20"/>
        </w:rPr>
      </w:pPr>
      <w:r w:rsidRPr="00313D9B">
        <w:rPr>
          <w:rFonts w:ascii="Times" w:hAnsi="Times" w:cs="Times New Roman"/>
          <w:b/>
          <w:bCs/>
          <w:szCs w:val="20"/>
        </w:rPr>
        <w:t>api/notebooks</w:t>
      </w:r>
    </w:p>
    <w:p w14:paraId="61885F6F" w14:textId="15BD99EC" w:rsidR="0096047B" w:rsidRDefault="0096047B" w:rsidP="0096047B">
      <w:pPr>
        <w:pStyle w:val="Caption"/>
        <w:keepNext/>
      </w:pPr>
      <w:r>
        <w:t xml:space="preserve">Table </w:t>
      </w:r>
      <w:r>
        <w:fldChar w:fldCharType="begin"/>
      </w:r>
      <w:r>
        <w:instrText xml:space="preserve"> SEQ Table \* ARABIC </w:instrText>
      </w:r>
      <w:r>
        <w:fldChar w:fldCharType="separate"/>
      </w:r>
      <w:r w:rsidR="00164BCD">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notebook-infos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NotebookInfoList</w:t>
            </w:r>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who allowed to read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r w:rsidR="009B54F3" w:rsidRPr="006A3CD1">
              <w:rPr>
                <w:rFonts w:ascii="Times New Roman" w:hAnsi="Times New Roman" w:cs="Times New Roman"/>
                <w:i/>
                <w:sz w:val="22"/>
                <w:szCs w:val="22"/>
              </w:rPr>
              <w:t>nid</w:t>
            </w:r>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t>maximumAnnotations=</w:t>
            </w:r>
          </w:p>
          <w:p w14:paraId="56552C3C" w14:textId="77777777" w:rsidR="00663075" w:rsidRDefault="009B54F3" w:rsidP="00663075">
            <w:pPr>
              <w:rPr>
                <w:rFonts w:ascii="Times New Roman" w:eastAsia="Times New Roman" w:hAnsi="Times New Roman" w:cs="Times New Roman"/>
                <w:sz w:val="22"/>
                <w:szCs w:val="22"/>
              </w:rPr>
            </w:pPr>
            <w:r w:rsidRPr="00663075">
              <w:rPr>
                <w:rFonts w:ascii="Times New Roman" w:eastAsia="Times New Roman" w:hAnsi="Times New Roman" w:cs="Times New Roman"/>
                <w:i/>
                <w:sz w:val="22"/>
                <w:szCs w:val="22"/>
              </w:rPr>
              <w:t>limit</w:t>
            </w:r>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t>startAnnotation=</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orderby=</w:t>
            </w:r>
            <w:r w:rsidRPr="00663075">
              <w:rPr>
                <w:rFonts w:ascii="Times New Roman" w:eastAsia="Times New Roman" w:hAnsi="Times New Roman" w:cs="Times New Roman"/>
                <w:i/>
                <w:sz w:val="22"/>
                <w:szCs w:val="22"/>
              </w:rPr>
              <w:t>orderby</w:t>
            </w:r>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orderingMode=</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r w:rsidR="009B54F3" w:rsidRPr="006A3CD1">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optional </w:t>
            </w:r>
            <w:r w:rsidR="009B54F3" w:rsidRPr="00E20BE8">
              <w:rPr>
                <w:rFonts w:ascii="Times New Roman" w:eastAsia="Times New Roman" w:hAnsi="Times New Roman" w:cs="Times New Roman"/>
                <w:i/>
                <w:sz w:val="22"/>
                <w:szCs w:val="22"/>
              </w:rPr>
              <w:t>maximumAnnotations</w:t>
            </w:r>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r w:rsidR="009B54F3" w:rsidRPr="00E20BE8">
              <w:rPr>
                <w:rFonts w:ascii="Times New Roman" w:eastAsia="Times New Roman" w:hAnsi="Times New Roman" w:cs="Times New Roman"/>
                <w:i/>
                <w:sz w:val="22"/>
                <w:szCs w:val="22"/>
              </w:rPr>
              <w:t>startAnnotation</w:t>
            </w:r>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 w:val="22"/>
                <w:szCs w:val="22"/>
              </w:rPr>
              <w:t>orderby</w:t>
            </w:r>
            <w:r w:rsidR="009B54F3" w:rsidRPr="006A3CD1">
              <w:rPr>
                <w:rFonts w:ascii="Times New Roman" w:eastAsia="Times New Roman" w:hAnsi="Times New Roman" w:cs="Times New Roman"/>
                <w:sz w:val="22"/>
                <w:szCs w:val="22"/>
              </w:rPr>
              <w:t xml:space="preserve">, specifies the RDF property used to order the annotations (default: dc:created ), optional </w:t>
            </w:r>
            <w:r w:rsidR="009B54F3" w:rsidRPr="00E20BE8">
              <w:rPr>
                <w:rFonts w:ascii="Times New Roman" w:eastAsia="Times New Roman" w:hAnsi="Times New Roman" w:cs="Times New Roman"/>
                <w:i/>
                <w:sz w:val="22"/>
                <w:szCs w:val="22"/>
              </w:rPr>
              <w:t>orderingMode</w:t>
            </w:r>
            <w:r w:rsidR="009B54F3" w:rsidRPr="006A3CD1">
              <w:rPr>
                <w:rFonts w:ascii="Times New Roman" w:eastAsia="Times New Roman" w:hAnsi="Times New Roman" w:cs="Times New Roman"/>
                <w:sz w:val="22"/>
                <w:szCs w:val="22"/>
              </w:rPr>
              <w:t xml:space="preserve"> specifies if the results should be sorted using a descending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 xml:space="preserve">=1 or an ascending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r w:rsidR="009B54F3" w:rsidRPr="00E20BE8">
              <w:rPr>
                <w:rFonts w:ascii="Times New Roman" w:hAnsi="Times New Roman" w:cs="Times New Roman"/>
                <w:i/>
                <w:sz w:val="22"/>
                <w:szCs w:val="22"/>
              </w:rPr>
              <w:t>nid</w:t>
            </w:r>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DELETE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Annotations stay, they just lose connection to </w:t>
            </w:r>
            <w:r w:rsidR="009B54F3" w:rsidRPr="00E20BE8">
              <w:rPr>
                <w:rFonts w:ascii="Times New Roman" w:hAnsi="Times New Roman" w:cs="Times New Roman"/>
                <w:i/>
                <w:sz w:val="22"/>
                <w:szCs w:val="22"/>
              </w:rPr>
              <w:t>nid</w:t>
            </w:r>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https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 w:val="22"/>
                <w:szCs w:val="22"/>
              </w:rPr>
              <w:t>nid</w:t>
            </w:r>
            <w:r w:rsidR="009B54F3" w:rsidRPr="006A3CD1">
              <w:rPr>
                <w:rFonts w:ascii="Times New Roman" w:eastAsia="Times New Roman" w:hAnsi="Times New Roman" w:cs="Times New Roman"/>
                <w:sz w:val="22"/>
                <w:szCs w:val="22"/>
              </w:rPr>
              <w:t>?annotation=</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bl>
    <w:p w14:paraId="69967258" w14:textId="77777777" w:rsidR="009B54F3" w:rsidRPr="00FC5A7C" w:rsidRDefault="009B54F3" w:rsidP="00D57E43">
      <w:pPr>
        <w:pStyle w:val="Heading2"/>
      </w:pPr>
      <w:bookmarkStart w:id="34" w:name="_Toc274571977"/>
      <w:r w:rsidRPr="00FC5A7C">
        <w:t>DWAN frontend(s)</w:t>
      </w:r>
      <w:bookmarkEnd w:id="34"/>
    </w:p>
    <w:p w14:paraId="7E412B8E" w14:textId="77777777" w:rsidR="009B54F3" w:rsidRDefault="009B54F3" w:rsidP="00D57E43">
      <w:pPr>
        <w:pStyle w:val="Heading3"/>
      </w:pPr>
      <w:bookmarkStart w:id="35" w:name="_Toc274571978"/>
      <w:r w:rsidRPr="00FC5A7C">
        <w:t>Wired-Marker based frontend</w:t>
      </w:r>
      <w:bookmarkEnd w:id="35"/>
    </w:p>
    <w:p w14:paraId="6B103B2E" w14:textId="6857B6C2" w:rsidR="003354BB" w:rsidRPr="001904E6" w:rsidRDefault="001904E6" w:rsidP="001904E6">
      <w:pPr>
        <w:ind w:firstLine="284"/>
        <w:jc w:val="both"/>
        <w:rPr>
          <w:lang w:val="en-US"/>
        </w:rPr>
      </w:pPr>
      <w:r>
        <w:t xml:space="preserve">The original </w:t>
      </w:r>
      <w:r w:rsidRPr="001904E6">
        <w:rPr>
          <w:i/>
        </w:rPr>
        <w:t>Wired</w:t>
      </w:r>
      <w:r w:rsidR="000535BF">
        <w:rPr>
          <w:i/>
        </w:rPr>
        <w:t>-</w:t>
      </w:r>
      <w:r w:rsidRPr="001904E6">
        <w:rPr>
          <w:i/>
        </w:rPr>
        <w:t>Marker</w:t>
      </w:r>
      <w:r>
        <w:t xml:space="preserv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1"/>
      </w:r>
      <w:r w:rsidR="003354BB">
        <w:t xml:space="preserve"> </w:t>
      </w:r>
      <w:r w:rsidR="003354BB" w:rsidRPr="001C44E2">
        <w:t xml:space="preserve">and </w:t>
      </w:r>
      <w:commentRangeStart w:id="36"/>
      <w:r w:rsidR="003354BB" w:rsidRPr="001C44E2">
        <w:t>Prof. Okubo</w:t>
      </w:r>
      <w:commentRangeEnd w:id="36"/>
      <w:r w:rsidR="00EB6F98">
        <w:rPr>
          <w:rStyle w:val="CommentReference"/>
        </w:rPr>
        <w:commentReference w:id="36"/>
      </w:r>
      <w:r w:rsidR="003354BB">
        <w:rPr>
          <w:rStyle w:val="FootnoteReference"/>
        </w:rPr>
        <w:footnoteReference w:id="12"/>
      </w:r>
      <w:r w:rsidR="003354BB">
        <w:t xml:space="preserve">. </w:t>
      </w:r>
    </w:p>
    <w:p w14:paraId="68BB4081" w14:textId="3FA6709B" w:rsidR="003354BB" w:rsidRDefault="003354BB" w:rsidP="003354BB">
      <w:pPr>
        <w:ind w:firstLine="284"/>
        <w:jc w:val="both"/>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MPI this condition has been waived. </w:t>
      </w:r>
    </w:p>
    <w:p w14:paraId="72A68B2C" w14:textId="71568D04" w:rsidR="003354BB" w:rsidRDefault="003354BB" w:rsidP="003354BB">
      <w:pPr>
        <w:ind w:firstLine="284"/>
        <w:jc w:val="both"/>
        <w:rPr>
          <w:rFonts w:ascii="Arial" w:hAnsi="Arial" w:cs="Arial"/>
          <w:color w:val="343434"/>
          <w:lang w:val="en-US"/>
        </w:rPr>
      </w:pPr>
      <w:r>
        <w:rPr>
          <w:lang w:val="en-US"/>
        </w:rPr>
        <w:t xml:space="preserve">Wired-Marker as well as its derivative 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3"/>
      </w:r>
      <w:r w:rsidR="00A9774E">
        <w:rPr>
          <w:lang w:val="en-US"/>
        </w:rPr>
        <w:t xml:space="preserve"> </w:t>
      </w:r>
      <w:r>
        <w:rPr>
          <w:lang w:val="en-US"/>
        </w:rPr>
        <w:t xml:space="preserve">file from the DASISH GitHub repository at </w:t>
      </w:r>
      <w:hyperlink r:id="rId30" w:history="1">
        <w:r w:rsidRPr="004E06CB">
          <w:rPr>
            <w:rStyle w:val="Hyperlink"/>
            <w:lang w:val="en-US"/>
          </w:rPr>
          <w:t>https://github.com/DASISH/dwan-client-wiredmarker/releases</w:t>
        </w:r>
      </w:hyperlink>
      <w:r>
        <w:rPr>
          <w:lang w:val="en-US"/>
        </w:rPr>
        <w:t xml:space="preserve">. More 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7A360FEA" w14:textId="1705D72E" w:rsidR="003354BB" w:rsidRDefault="003354BB" w:rsidP="003354BB">
      <w:pPr>
        <w:ind w:firstLine="284"/>
        <w:jc w:val="both"/>
        <w:rPr>
          <w:lang w:val="en-US"/>
        </w:rPr>
      </w:pPr>
      <w:r w:rsidRPr="00002394">
        <w:rPr>
          <w:color w:val="000000" w:themeColor="text1"/>
        </w:rPr>
        <w:t xml:space="preserve">The source code is written in JavaScript and contains XUL files as well. </w:t>
      </w:r>
      <w:r>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1" w:history="1">
        <w:r w:rsidRPr="00002394">
          <w:rPr>
            <w:color w:val="000000" w:themeColor="text1"/>
            <w:lang w:val="en-US"/>
          </w:rPr>
          <w:t>user interface markup language</w:t>
        </w:r>
      </w:hyperlink>
      <w:r w:rsidRPr="00002394">
        <w:rPr>
          <w:color w:val="000000" w:themeColor="text1"/>
          <w:lang w:val="en-US"/>
        </w:rPr>
        <w:t xml:space="preserve"> developed by </w:t>
      </w:r>
      <w:hyperlink r:id="rId32" w:history="1">
        <w:r w:rsidRPr="00002394">
          <w:rPr>
            <w:color w:val="000000" w:themeColor="text1"/>
            <w:lang w:val="en-US"/>
          </w:rPr>
          <w:t>Mozilla</w:t>
        </w:r>
      </w:hyperlink>
      <w:r w:rsidRPr="00002394">
        <w:rPr>
          <w:color w:val="000000" w:themeColor="text1"/>
          <w:lang w:val="en-US"/>
        </w:rPr>
        <w:t xml:space="preserve">. XUL is implemented as an </w:t>
      </w:r>
      <w:hyperlink r:id="rId33" w:history="1">
        <w:r w:rsidRPr="00002394">
          <w:rPr>
            <w:color w:val="000000" w:themeColor="text1"/>
            <w:lang w:val="en-US"/>
          </w:rPr>
          <w:t>XML</w:t>
        </w:r>
      </w:hyperlink>
      <w:r w:rsidRPr="00002394">
        <w:rPr>
          <w:color w:val="000000" w:themeColor="text1"/>
          <w:lang w:val="en-US"/>
        </w:rPr>
        <w:t xml:space="preserve"> dialect; it allows for </w:t>
      </w:r>
      <w:hyperlink r:id="rId34"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5"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w:t>
      </w:r>
      <w:commentRangeStart w:id="37"/>
      <w:r w:rsidR="007D2E49">
        <w:rPr>
          <w:lang w:val="en-US"/>
        </w:rPr>
        <w:t>extension development</w:t>
      </w:r>
      <w:commentRangeEnd w:id="37"/>
      <w:r w:rsidR="007D2E49">
        <w:rPr>
          <w:rStyle w:val="CommentReference"/>
        </w:rPr>
        <w:commentReference w:id="37"/>
      </w:r>
      <w:r w:rsidR="007D2E49">
        <w:rPr>
          <w:lang w:val="en-US"/>
        </w:rPr>
        <w:t>.</w:t>
      </w:r>
    </w:p>
    <w:p w14:paraId="070D8ACF" w14:textId="2FFA0676" w:rsidR="003354BB" w:rsidRDefault="003354BB" w:rsidP="003354BB">
      <w:pPr>
        <w:ind w:firstLine="284"/>
        <w:jc w:val="both"/>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Pr>
          <w:lang w:val="en-US"/>
        </w:rPr>
        <w:t xml:space="preserve"> is a highlighter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An annotated fragment can be a text fragment or </w:t>
      </w:r>
      <w:r w:rsidR="00F07AB2">
        <w:rPr>
          <w:lang w:val="en-US"/>
        </w:rPr>
        <w:t>an</w:t>
      </w:r>
      <w:r>
        <w:rPr>
          <w:lang w:val="en-US"/>
        </w:rPr>
        <w:t xml:space="preserve"> image</w:t>
      </w:r>
      <w:r w:rsidR="00F07AB2">
        <w:rPr>
          <w:lang w:val="en-US"/>
        </w:rPr>
        <w:t xml:space="preserve">  inserted in the document.</w:t>
      </w:r>
      <w:r>
        <w:rPr>
          <w:lang w:val="en-US"/>
        </w:rPr>
        <w:t xml:space="preserve"> This feature is present in </w:t>
      </w:r>
      <w:r w:rsidR="00BA4136">
        <w:rPr>
          <w:lang w:val="en-US"/>
        </w:rPr>
        <w:t xml:space="preserve">the </w:t>
      </w:r>
      <w:r>
        <w:rPr>
          <w:lang w:val="en-US"/>
        </w:rPr>
        <w:t xml:space="preserve">DWAN client as well. On top of that, an annotated fragment is preserved not only in the local client database </w:t>
      </w:r>
      <w:r w:rsidR="00BD0545">
        <w:rPr>
          <w:lang w:val="en-US"/>
        </w:rPr>
        <w:t>that is connected to</w:t>
      </w:r>
      <w:r>
        <w:rPr>
          <w:lang w:val="en-US"/>
        </w:rPr>
        <w:t xml:space="preserve"> the extension but also sent by </w:t>
      </w:r>
      <w:r w:rsidR="008E3288">
        <w:rPr>
          <w:lang w:val="en-US"/>
        </w:rPr>
        <w:t xml:space="preserve">the </w:t>
      </w:r>
      <w:r>
        <w:rPr>
          <w:lang w:val="en-US"/>
        </w:rPr>
        <w:t xml:space="preserve">DWAN client as an XML file to the backend database where it is stored. </w:t>
      </w:r>
      <w:r w:rsidR="00B0701E">
        <w:rPr>
          <w:lang w:val="en-US"/>
        </w:rPr>
        <w:t xml:space="preserve">The </w:t>
      </w:r>
      <w:r>
        <w:rPr>
          <w:lang w:val="en-US"/>
        </w:rPr>
        <w:t>DASISH developers have implemented synchronization of the local and the back</w:t>
      </w:r>
      <w:r w:rsidR="00894327">
        <w:rPr>
          <w:lang w:val="en-US"/>
        </w:rPr>
        <w:t>-</w:t>
      </w:r>
      <w:r>
        <w:rPr>
          <w:lang w:val="en-US"/>
        </w:rPr>
        <w:t>e</w:t>
      </w:r>
      <w:r w:rsidR="00894327">
        <w:rPr>
          <w:lang w:val="en-US"/>
        </w:rPr>
        <w:t>n</w:t>
      </w:r>
      <w:r>
        <w:rPr>
          <w:lang w:val="en-US"/>
        </w:rPr>
        <w:t>d</w:t>
      </w:r>
      <w:r w:rsidR="00894327">
        <w:rPr>
          <w:lang w:val="en-US"/>
        </w:rPr>
        <w:t xml:space="preserve"> </w:t>
      </w:r>
      <w:r>
        <w:rPr>
          <w:lang w:val="en-US"/>
        </w:rPr>
        <w:t>database.</w:t>
      </w:r>
    </w:p>
    <w:p w14:paraId="2D92D1FC" w14:textId="1B83F0D5" w:rsidR="003354BB" w:rsidRDefault="003354BB" w:rsidP="003354BB">
      <w:pPr>
        <w:ind w:firstLine="284"/>
        <w:jc w:val="both"/>
        <w:rPr>
          <w:lang w:val="en-US"/>
        </w:rPr>
      </w:pPr>
      <w:r>
        <w:rPr>
          <w:lang w:val="en-US"/>
        </w:rPr>
        <w:t xml:space="preserve">The fragment is represented by the XPointer link that consists of the link to the page and the fragment descriptor defining the location of the fragment in </w:t>
      </w:r>
      <w:r w:rsidR="008E3288">
        <w:rPr>
          <w:lang w:val="en-US"/>
        </w:rPr>
        <w:t xml:space="preserve">an </w:t>
      </w:r>
      <w:r>
        <w:rPr>
          <w:lang w:val="en-US"/>
        </w:rPr>
        <w:t>original document. The information about the colo</w:t>
      </w:r>
      <w:r w:rsidR="008E3288">
        <w:rPr>
          <w:lang w:val="en-US"/>
        </w:rPr>
        <w:t>u</w:t>
      </w:r>
      <w:r>
        <w:rPr>
          <w:lang w:val="en-US"/>
        </w:rPr>
        <w:t>r is represented as a CSS-property in the fragment as well.</w:t>
      </w:r>
    </w:p>
    <w:p w14:paraId="19BEFC64" w14:textId="39E9C6E4" w:rsidR="003354BB" w:rsidRDefault="003354BB" w:rsidP="003354BB">
      <w:pPr>
        <w:ind w:firstLine="284"/>
        <w:jc w:val="both"/>
        <w:rPr>
          <w:lang w:val="en-US"/>
        </w:rPr>
      </w:pPr>
      <w:r>
        <w:rPr>
          <w:lang w:val="en-US"/>
        </w:rPr>
        <w:t xml:space="preserve">Another user can view that annotation in his/her DWAN client simply by reloading the annotated page. An annotation made by other instances of DWAN client is listed in the directory of </w:t>
      </w:r>
      <w:r w:rsidR="008E3288">
        <w:rPr>
          <w:lang w:val="en-US"/>
        </w:rPr>
        <w:t xml:space="preserve"> </w:t>
      </w:r>
      <w:r w:rsidR="008E3288" w:rsidRPr="008E3288">
        <w:rPr>
          <w:i/>
          <w:lang w:val="en-US"/>
        </w:rPr>
        <w:t>i</w:t>
      </w:r>
      <w:r w:rsidRPr="008E3288">
        <w:rPr>
          <w:i/>
          <w:lang w:val="en-US"/>
        </w:rPr>
        <w:t>ncoming</w:t>
      </w:r>
      <w:r>
        <w:rPr>
          <w:lang w:val="en-US"/>
        </w:rPr>
        <w:t xml:space="preserve"> annotations on the left-hand side of the browser window</w:t>
      </w:r>
      <w:r w:rsidR="008E3288">
        <w:rPr>
          <w:lang w:val="en-US"/>
        </w:rPr>
        <w:t>. T</w:t>
      </w:r>
      <w:r>
        <w:rPr>
          <w:lang w:val="en-US"/>
        </w:rPr>
        <w:t xml:space="preserve">he corresponding annotated fragment appears as a light-yellow </w:t>
      </w:r>
      <w:r w:rsidR="00171600">
        <w:rPr>
          <w:lang w:val="en-US"/>
        </w:rPr>
        <w:t>colour</w:t>
      </w:r>
      <w:r>
        <w:rPr>
          <w:lang w:val="en-US"/>
        </w:rPr>
        <w:t xml:space="preserve">ed fragment. </w:t>
      </w:r>
    </w:p>
    <w:p w14:paraId="4EE55188" w14:textId="5CFAA286" w:rsidR="003354BB" w:rsidRDefault="003354BB" w:rsidP="003354BB">
      <w:pPr>
        <w:ind w:firstLine="284"/>
        <w:jc w:val="both"/>
        <w:rPr>
          <w:lang w:val="en-US"/>
        </w:rPr>
      </w:pPr>
      <w:r>
        <w:rPr>
          <w:lang w:val="en-US"/>
        </w:rPr>
        <w:t xml:space="preserve">The original </w:t>
      </w:r>
      <w:r w:rsidR="00171600">
        <w:rPr>
          <w:lang w:val="en-US"/>
        </w:rPr>
        <w:t>colour</w:t>
      </w:r>
      <w:r>
        <w:rPr>
          <w:lang w:val="en-US"/>
        </w:rPr>
        <w:t xml:space="preserve">s, set up by other instances of the client, are not displayed, but they are saved on the database and transferred by the server on GET request of the client. Upgrading the DWAN client so that it will interpret the </w:t>
      </w:r>
      <w:r w:rsidR="00171600">
        <w:rPr>
          <w:lang w:val="en-US"/>
        </w:rPr>
        <w:t>colour</w:t>
      </w:r>
      <w:r>
        <w:rPr>
          <w:lang w:val="en-US"/>
        </w:rPr>
        <w:t xml:space="preserve"> correctly, is left to the future work</w:t>
      </w:r>
      <w:r w:rsidR="000F39F5">
        <w:rPr>
          <w:lang w:val="en-US"/>
        </w:rPr>
        <w:t>.</w:t>
      </w:r>
    </w:p>
    <w:p w14:paraId="4E75BA01" w14:textId="68799A2D" w:rsidR="003354BB" w:rsidRDefault="003354BB" w:rsidP="003354BB">
      <w:pPr>
        <w:ind w:firstLine="284"/>
        <w:jc w:val="both"/>
        <w:rPr>
          <w:lang w:val="en-US"/>
        </w:rPr>
      </w:pPr>
      <w:r>
        <w:rPr>
          <w:lang w:val="en-US"/>
        </w:rPr>
        <w:t xml:space="preserve">Annotations in the </w:t>
      </w:r>
      <w:r w:rsidRPr="008E3288">
        <w:rPr>
          <w:i/>
          <w:lang w:val="en-US"/>
        </w:rPr>
        <w:t>incoming</w:t>
      </w:r>
      <w:r>
        <w:rPr>
          <w:lang w:val="en-US"/>
        </w:rPr>
        <w:t xml:space="preserve"> folder always come from the backend database and are generated by another instance of the DWAN client. Annotations generated by “this” client are distributed across the subfolders (</w:t>
      </w:r>
      <w:r w:rsidRPr="008E3288">
        <w:rPr>
          <w:i/>
          <w:lang w:val="en-US"/>
        </w:rPr>
        <w:t>markers</w:t>
      </w:r>
      <w:r>
        <w:rPr>
          <w:lang w:val="en-US"/>
        </w:rPr>
        <w:t xml:space="preserve">) of the local folder according to their </w:t>
      </w:r>
      <w:r w:rsidR="00171600">
        <w:rPr>
          <w:lang w:val="en-US"/>
        </w:rPr>
        <w:t>colour</w:t>
      </w:r>
      <w:r>
        <w:rPr>
          <w:lang w:val="en-US"/>
        </w:rPr>
        <w:t xml:space="preserve">s. </w:t>
      </w:r>
    </w:p>
    <w:p w14:paraId="156D8BE9" w14:textId="5A4288D4" w:rsidR="003354BB" w:rsidRDefault="003354BB" w:rsidP="003354BB">
      <w:pPr>
        <w:ind w:firstLine="284"/>
        <w:jc w:val="both"/>
      </w:pPr>
      <w:r w:rsidRPr="00367B2F">
        <w:rPr>
          <w:rFonts w:cs="Arial"/>
          <w:color w:val="000000"/>
        </w:rPr>
        <w:t>In order to access the database and therefore 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 xml:space="preserve">log-in. DWAN offers two ways of </w:t>
      </w:r>
      <w:r w:rsidRPr="00367B2F">
        <w:rPr>
          <w:rFonts w:cs="Arial"/>
          <w:color w:val="000000"/>
        </w:rPr>
        <w:t>auth</w:t>
      </w:r>
      <w:r>
        <w:rPr>
          <w:rFonts w:cs="Arial"/>
          <w:color w:val="000000"/>
        </w:rPr>
        <w:t xml:space="preserve">entication, via </w:t>
      </w:r>
      <w:r w:rsidRPr="00433F88">
        <w:rPr>
          <w:rFonts w:cs="Arial"/>
          <w:i/>
          <w:color w:val="000000"/>
        </w:rPr>
        <w:t>Shibbole</w:t>
      </w:r>
      <w:r>
        <w:rPr>
          <w:rFonts w:cs="Arial"/>
          <w:i/>
          <w:color w:val="000000"/>
        </w:rPr>
        <w:t>th</w:t>
      </w:r>
      <w:r>
        <w:rPr>
          <w:rFonts w:cs="Arial"/>
          <w:color w:val="000000"/>
        </w:rPr>
        <w:t xml:space="preserve"> or</w:t>
      </w:r>
      <w:r w:rsidRPr="00367B2F">
        <w:rPr>
          <w:rFonts w:cs="Arial"/>
          <w:color w:val="000000"/>
        </w:rPr>
        <w:t xml:space="preserve"> </w:t>
      </w:r>
      <w:r>
        <w:rPr>
          <w:rFonts w:cs="Arial"/>
          <w:color w:val="000000"/>
        </w:rPr>
        <w:t>via Spring basic-authentication.</w:t>
      </w:r>
      <w:r>
        <w:t xml:space="preserve"> </w:t>
      </w:r>
      <w:r>
        <w:rPr>
          <w:rFonts w:cs="Arial"/>
          <w:color w:val="000000"/>
        </w:rPr>
        <w:t xml:space="preserve">If user’s </w:t>
      </w:r>
      <w:r w:rsidRPr="00367B2F">
        <w:rPr>
          <w:rFonts w:cs="Arial"/>
          <w:color w:val="000000"/>
        </w:rPr>
        <w:t>institution is listed as a S</w:t>
      </w:r>
      <w:r>
        <w:rPr>
          <w:rFonts w:cs="Arial"/>
          <w:color w:val="000000"/>
        </w:rPr>
        <w:t>hibboleth Identity Provider</w:t>
      </w:r>
      <w:r w:rsidRPr="00367B2F">
        <w:rPr>
          <w:rFonts w:cs="Arial"/>
          <w:color w:val="000000"/>
        </w:rPr>
        <w:t xml:space="preserve">, </w:t>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up and submitting the registration form referred to at the page </w:t>
      </w:r>
      <w:hyperlink r:id="rId36" w:history="1">
        <w:r w:rsidRPr="00367B2F">
          <w:rPr>
            <w:rStyle w:val="Hyperlink"/>
            <w:rFonts w:cs="Arial"/>
            <w:color w:val="1155CC"/>
          </w:rPr>
          <w:t>https://lux17.mpi.nl/ds/webannotator-basic/</w:t>
        </w:r>
      </w:hyperlink>
      <w:r>
        <w:t>. After that the user must set up server for working with basic</w:t>
      </w:r>
      <w:r w:rsidR="008E3288">
        <w:t xml:space="preserve"> </w:t>
      </w:r>
      <w:r>
        <w:t xml:space="preserve">authentication.  For this one goes to DASISH Web Annotator&gt;Settings&gt;Server and sets the </w:t>
      </w:r>
      <w:r w:rsidRPr="00367B2F">
        <w:t xml:space="preserve">link </w:t>
      </w:r>
      <w:hyperlink r:id="rId37" w:history="1">
        <w:r w:rsidRPr="00367B2F">
          <w:rPr>
            <w:rStyle w:val="Hyperlink"/>
            <w:rFonts w:cs="Arial"/>
            <w:color w:val="1155CC"/>
          </w:rPr>
          <w:t>https://lux17.mpi.nl/ds/webannotator-basic</w:t>
        </w:r>
      </w:hyperlink>
      <w:r w:rsidRPr="00367B2F">
        <w:t xml:space="preserve"> in the </w:t>
      </w:r>
      <w:r w:rsidRPr="008E3288">
        <w:rPr>
          <w:i/>
        </w:rPr>
        <w:t>User Specified</w:t>
      </w:r>
      <w:r w:rsidRPr="00367B2F">
        <w:t xml:space="preserve"> box </w:t>
      </w:r>
      <w:r>
        <w:t>.</w:t>
      </w:r>
    </w:p>
    <w:p w14:paraId="269D316D" w14:textId="77777777" w:rsidR="003354BB" w:rsidRDefault="003354BB" w:rsidP="003354BB">
      <w:pPr>
        <w:ind w:firstLine="284"/>
        <w:jc w:val="both"/>
      </w:pPr>
      <w:r>
        <w:t>When a user creates an annotation, the client sends it to the server together with a cached representation of the annotated page (on the moment of annotation).  A cached representation can be requested by the user later, for instance if the client cannot deliver the annotation because the page has been changed and the fragment cannot be resolved. Consult the manual for more detail. The cached representation is sent as a serialized DOM for the html document.  For images only links are sent</w:t>
      </w:r>
      <w:r w:rsidRPr="003A2A50">
        <w:t xml:space="preserve">.  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arker, but not posted to the backend for now</w:t>
      </w:r>
      <w:r>
        <w:t>.</w:t>
      </w:r>
    </w:p>
    <w:p w14:paraId="777DFCE2" w14:textId="77777777" w:rsidR="003354BB" w:rsidRDefault="003354BB" w:rsidP="003354BB">
      <w:pPr>
        <w:ind w:firstLine="284"/>
        <w:jc w:val="both"/>
      </w:pPr>
      <w:r>
        <w:t>It is possible to annotate an image, but not its fragment. The mouse pointer must be on the image, and the rest of steps are the same as for annotating text.  The title and the annotation body are assigned automatically, with the annotation body getting the name of the image file. The title and the body can be edited later.</w:t>
      </w:r>
    </w:p>
    <w:p w14:paraId="375B6596" w14:textId="63E3693C" w:rsidR="003354BB" w:rsidRDefault="003354BB" w:rsidP="003354BB">
      <w:pPr>
        <w:ind w:firstLine="284"/>
        <w:jc w:val="both"/>
      </w:pPr>
      <w:r>
        <w:t>To edit</w:t>
      </w:r>
      <w:r w:rsidR="00EF0632">
        <w:t xml:space="preserve"> </w:t>
      </w:r>
      <w:r>
        <w:t xml:space="preserve">an annotation one selects it in the list on the left-hand side of the browser window.  Next, selecting </w:t>
      </w:r>
      <w:r w:rsidRPr="00EF0632">
        <w:rPr>
          <w:i/>
        </w:rPr>
        <w:t>Properties</w:t>
      </w:r>
      <w:r>
        <w:t xml:space="preserve"> triggers a pop-up form.  Altering its corresponding fields and tabs allows editing the annotation body and its title. </w:t>
      </w:r>
    </w:p>
    <w:p w14:paraId="4854EC28" w14:textId="2E40EED8" w:rsidR="003354BB" w:rsidRDefault="003354BB" w:rsidP="003354BB">
      <w:pPr>
        <w:ind w:firstLine="284"/>
        <w:jc w:val="both"/>
      </w:pPr>
      <w:r>
        <w:t xml:space="preserve">In the original Wired-Maker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given a particular annotation.  However, the DWAN framework assumes changing access rights. When an annotation is created by </w:t>
      </w:r>
      <w:r w:rsidR="00EF0632">
        <w:t xml:space="preserve">the </w:t>
      </w:r>
      <w:r>
        <w:t>DWAN client all registered users except the creator (</w:t>
      </w:r>
      <w:r w:rsidRPr="00EF0632">
        <w:rPr>
          <w:i/>
        </w:rPr>
        <w:t>owner</w:t>
      </w:r>
      <w:r>
        <w:t xml:space="preserve">) get </w:t>
      </w:r>
      <w:r w:rsidRPr="00085DE1">
        <w:rPr>
          <w:i/>
        </w:rPr>
        <w:t>read</w:t>
      </w:r>
      <w:r>
        <w:t xml:space="preserve"> access.  The owner has </w:t>
      </w:r>
      <w:r w:rsidRPr="00085DE1">
        <w:rPr>
          <w:i/>
        </w:rPr>
        <w:t>write</w:t>
      </w:r>
      <w:r>
        <w:t xml:space="preserve"> access and can change the rights of other users. Additional HTML forms are produced by backend server upon the request from the client, filling which allows the owner to reassign the rights for a particular user and an annotation, or change the public access mode for a given annotation.</w:t>
      </w:r>
    </w:p>
    <w:p w14:paraId="7CF48B00" w14:textId="0C17A29F" w:rsidR="003354BB" w:rsidRDefault="003354BB" w:rsidP="003354BB">
      <w:pPr>
        <w:ind w:firstLine="284"/>
        <w:jc w:val="both"/>
      </w:pPr>
      <w:r>
        <w:t>Working on the turning of Wired-Marker into a DWAN client, the DASISH team has figured out that four of Wired-Marker’s drawbacks cannot be fixed in reasonable amount of time. First, it does not allow multiple-target annotations that means that a text note can be put exactly on one fragment.  For instance one cannot annotate simultaneously two text fragments, by making a remark that they contradict each other.  The second drawback is already mentioned: an annotation read from the database loses its original colour while interpreted by the client</w:t>
      </w:r>
      <w:r>
        <w:rPr>
          <w:rStyle w:val="FootnoteReference"/>
        </w:rPr>
        <w:footnoteReference w:id="14"/>
      </w:r>
      <w:r>
        <w:t>.  Third, fragments of images cannot be annotated by Wired-Marker, but only the whole image.  Fourth, adding notebooks would demand significant refactoring of the original code.  In a sense, coloured directories of local folder can be seen as notebooks.</w:t>
      </w:r>
    </w:p>
    <w:p w14:paraId="4C858259" w14:textId="77777777" w:rsidR="003354BB" w:rsidRDefault="003354BB" w:rsidP="003354BB">
      <w:pPr>
        <w:ind w:firstLine="284"/>
        <w:jc w:val="both"/>
      </w:pPr>
      <w:r>
        <w:t>At the end of this section we sum up the features that have been added to (or changed in) Wired-Marker to adjust it to DASISH requirements:</w:t>
      </w:r>
    </w:p>
    <w:p w14:paraId="38E67A35" w14:textId="77777777" w:rsidR="003354BB" w:rsidRDefault="003354BB" w:rsidP="00EC5100">
      <w:pPr>
        <w:pStyle w:val="ListParagraph"/>
        <w:ind w:left="1004"/>
        <w:rPr>
          <w:lang w:val="en-US"/>
        </w:rPr>
      </w:pPr>
      <w:r w:rsidRPr="00EC5100">
        <w:rPr>
          <w:u w:val="single"/>
        </w:rPr>
        <w:t>design</w:t>
      </w:r>
      <w:r>
        <w:t xml:space="preserve">: </w:t>
      </w:r>
      <w:r w:rsidRPr="000C2DF3">
        <w:rPr>
          <w:lang w:val="en-US"/>
        </w:rPr>
        <w:t>c</w:t>
      </w:r>
      <w:r>
        <w:rPr>
          <w:lang w:val="en-US"/>
        </w:rPr>
        <w:t xml:space="preserve">ustomization of existing visual features </w:t>
      </w:r>
      <w:r w:rsidRPr="000C2DF3">
        <w:rPr>
          <w:lang w:val="en-US"/>
        </w:rPr>
        <w:t xml:space="preserve">(e.g. sidebar, top menu, right-click menus, add-ons manager view), </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p>
    <w:p w14:paraId="7CEB0FFA" w14:textId="77777777" w:rsidR="003354BB" w:rsidRDefault="003354BB" w:rsidP="00EC5100">
      <w:pPr>
        <w:pStyle w:val="ListParagraph"/>
        <w:ind w:left="1004"/>
        <w:rPr>
          <w:lang w:val="en-US"/>
        </w:rPr>
      </w:pPr>
      <w:r w:rsidRPr="00EC5100">
        <w:rPr>
          <w:u w:val="single"/>
          <w:lang w:val="en-US"/>
        </w:rPr>
        <w:t>functionality</w:t>
      </w:r>
      <w:r w:rsidRPr="000C2DF3">
        <w:rPr>
          <w:lang w:val="en-US"/>
        </w:rPr>
        <w:t xml:space="preserve">:  </w:t>
      </w:r>
      <w:r>
        <w:rPr>
          <w:lang w:val="en-US"/>
        </w:rPr>
        <w:t xml:space="preserve">GET, PUT (update), </w:t>
      </w:r>
      <w:r w:rsidRPr="000C2DF3">
        <w:rPr>
          <w:lang w:val="en-US"/>
        </w:rPr>
        <w:t>POST</w:t>
      </w:r>
      <w:r>
        <w:rPr>
          <w:lang w:val="en-US"/>
        </w:rPr>
        <w:t xml:space="preserve">,  DELETE </w:t>
      </w:r>
      <w:r w:rsidRPr="000C2DF3">
        <w:rPr>
          <w:lang w:val="en-US"/>
        </w:rPr>
        <w:t xml:space="preserve"> annotations</w:t>
      </w:r>
      <w:r>
        <w:rPr>
          <w:lang w:val="en-US"/>
        </w:rPr>
        <w:t>;  POST and GET for cached representations; authentication (login/logout);</w:t>
      </w:r>
    </w:p>
    <w:p w14:paraId="60D0EA05" w14:textId="77777777" w:rsidR="003354BB" w:rsidRPr="00BE4AE2" w:rsidRDefault="003354BB" w:rsidP="00EC5100">
      <w:pPr>
        <w:pStyle w:val="ListParagraph"/>
        <w:ind w:left="1004"/>
        <w:jc w:val="both"/>
        <w:rPr>
          <w:sz w:val="28"/>
          <w:szCs w:val="28"/>
          <w:lang w:val="en-US"/>
        </w:rPr>
      </w:pPr>
      <w:r w:rsidRPr="00EC5100">
        <w:rPr>
          <w:u w:val="single"/>
          <w:lang w:val="en-US"/>
        </w:rPr>
        <w:t>miscellaneous</w:t>
      </w:r>
      <w:r w:rsidRPr="000C2DF3">
        <w:rPr>
          <w:lang w:val="en-US"/>
        </w:rPr>
        <w:t>: rewrite of chrome.manifest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hyperlink r:id="rId38" w:history="1">
        <w:r w:rsidRPr="00BE4AE2">
          <w:rPr>
            <w:color w:val="0000E9"/>
            <w:u w:val="single" w:color="0000E9"/>
            <w:lang w:val="en-US"/>
          </w:rPr>
          <w:t>http://www.wired-marker.org/en/index.html</w:t>
        </w:r>
      </w:hyperlink>
      <w:r w:rsidRPr="00BE4AE2">
        <w:rPr>
          <w:lang w:val="en-US"/>
        </w:rPr>
        <w:t>);  hyperanchor (</w:t>
      </w:r>
      <w:hyperlink r:id="rId39" w:history="1">
        <w:r w:rsidRPr="00BE4AE2">
          <w:rPr>
            <w:color w:val="0000E9"/>
            <w:u w:val="single" w:color="0000E9"/>
            <w:lang w:val="en-US"/>
          </w:rPr>
          <w:t>http://www.hyper-anchor.org/en/technical_format.html</w:t>
        </w:r>
      </w:hyperlink>
      <w:r w:rsidRPr="00BE4AE2">
        <w:rPr>
          <w:lang w:val="en-US"/>
        </w:rPr>
        <w:t>) mapping to xpointer (used on POST/GET) (</w:t>
      </w:r>
      <w:hyperlink r:id="rId40" w:history="1">
        <w:r w:rsidRPr="00BE4AE2">
          <w:rPr>
            <w:color w:val="0000E9"/>
            <w:u w:val="single" w:color="0000E9"/>
            <w:lang w:val="en-US"/>
          </w:rPr>
          <w:t>http://www.w3.org/TR/xptr-framework</w:t>
        </w:r>
      </w:hyperlink>
      <w:r w:rsidRPr="00BE4AE2">
        <w:rPr>
          <w:lang w:val="en-US"/>
        </w:rPr>
        <w:t>/, </w:t>
      </w:r>
      <w:hyperlink r:id="rId41" w:anchor="w3c_all" w:history="1">
        <w:r w:rsidRPr="00BE4AE2">
          <w:rPr>
            <w:color w:val="0000E9"/>
            <w:u w:val="single" w:color="0000E9"/>
            <w:lang w:val="en-US"/>
          </w:rPr>
          <w:t>http://www.w3.org/standards/techs/xpointer#w3c_all</w:t>
        </w:r>
      </w:hyperlink>
      <w:r w:rsidRPr="00BE4AE2">
        <w:rPr>
          <w:lang w:val="en-US"/>
        </w:rPr>
        <w:t>) </w:t>
      </w:r>
    </w:p>
    <w:p w14:paraId="49AEB9ED" w14:textId="77777777" w:rsidR="003354BB" w:rsidRDefault="003354BB" w:rsidP="003354BB">
      <w:pPr>
        <w:pStyle w:val="ListParagraph"/>
        <w:numPr>
          <w:ilvl w:val="0"/>
          <w:numId w:val="4"/>
        </w:numPr>
        <w:ind w:firstLine="284"/>
        <w:jc w:val="both"/>
        <w:rPr>
          <w:sz w:val="28"/>
          <w:szCs w:val="28"/>
          <w:lang w:val="en-US"/>
        </w:rPr>
      </w:pPr>
      <w:r>
        <w:rPr>
          <w:lang w:val="en-US"/>
        </w:rPr>
        <w:t xml:space="preserve"> getting updated annotation bodies</w:t>
      </w:r>
      <w:r>
        <w:rPr>
          <w:rStyle w:val="FootnoteReference"/>
          <w:lang w:val="en-US"/>
        </w:rPr>
        <w:footnoteReference w:id="15"/>
      </w:r>
      <w:r>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40" w:name="_Toc274571979"/>
      <w:r>
        <w:t>Frontend for ELAN</w:t>
      </w:r>
      <w:bookmarkEnd w:id="40"/>
    </w:p>
    <w:p w14:paraId="59CEC0B0" w14:textId="231DA515"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5F8622A5"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r w:rsidR="008655A3">
        <w:rPr>
          <w:lang w:val="en-US"/>
        </w:rPr>
        <w:t>identifier.</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 xml:space="preserve">named tier (#tier=Gebruik) </w:t>
      </w:r>
      <w:commentRangeStart w:id="41"/>
      <w:r w:rsidRPr="00203EF6">
        <w:rPr>
          <w:lang w:val="en-US"/>
        </w:rPr>
        <w:t>or even to a specific annotation (#anno=a1,</w:t>
      </w:r>
      <w:r>
        <w:rPr>
          <w:lang w:val="en-US"/>
        </w:rPr>
        <w:t xml:space="preserve"> </w:t>
      </w:r>
      <w:r w:rsidRPr="00203EF6">
        <w:rPr>
          <w:lang w:val="en-US"/>
        </w:rPr>
        <w:t>using its internal ID)</w:t>
      </w:r>
      <w:commentRangeEnd w:id="41"/>
      <w:r w:rsidR="00C31D54">
        <w:rPr>
          <w:rStyle w:val="CommentReference"/>
        </w:rPr>
        <w:commentReference w:id="41"/>
      </w:r>
      <w:r w:rsidRPr="00203EF6">
        <w:rPr>
          <w:lang w:val="en-US"/>
        </w:rPr>
        <w:t>.</w:t>
      </w:r>
    </w:p>
    <w:p w14:paraId="7B146E0C" w14:textId="56476AAA" w:rsidR="0006213B" w:rsidRPr="0006213B" w:rsidRDefault="0006213B" w:rsidP="0006213B">
      <w:commentRangeStart w:id="42"/>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commentRangeEnd w:id="42"/>
      <w:r w:rsidR="00C31D54">
        <w:rPr>
          <w:rStyle w:val="CommentReference"/>
        </w:rPr>
        <w:commentReference w:id="42"/>
      </w:r>
    </w:p>
    <w:p w14:paraId="2778BB19" w14:textId="16841FCE" w:rsidR="0006213B" w:rsidRDefault="009B54F3" w:rsidP="0006213B">
      <w:pPr>
        <w:pStyle w:val="Heading3"/>
        <w:ind w:firstLine="284"/>
        <w:jc w:val="both"/>
      </w:pPr>
      <w:bookmarkStart w:id="43" w:name="_Toc274571980"/>
      <w:r w:rsidRPr="00FC5A7C">
        <w:t xml:space="preserve">Frontend for </w:t>
      </w:r>
      <w:r w:rsidR="0006213B">
        <w:t>ANNEX</w:t>
      </w:r>
      <w:bookmarkEnd w:id="43"/>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F75CB89"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w:t>
      </w:r>
      <w:r w:rsidR="00C31D54">
        <w:t>, specifically ANNEX’s URLs accept time period (‘time=’ and ‘duration=’) and tier specification (‘tier=’) parameters</w:t>
      </w:r>
      <w:r>
        <w:t>. This consequently eliminates the need for the EAF URN desc</w:t>
      </w:r>
      <w:r w:rsidRPr="006C199B">
        <w:t>ribed</w:t>
      </w:r>
      <w:r>
        <w:t xml:space="preserve"> in the ELAN section of this document</w:t>
      </w:r>
      <w:r w:rsidR="00E908EC">
        <w:t>.</w:t>
      </w:r>
    </w:p>
    <w:p w14:paraId="7C41EED6" w14:textId="77777777" w:rsidR="0006213B" w:rsidRPr="0006213B" w:rsidRDefault="0006213B" w:rsidP="0006213B"/>
    <w:p w14:paraId="1E554E25" w14:textId="4A773457" w:rsidR="00203EF6" w:rsidRPr="00C65213" w:rsidRDefault="00476573" w:rsidP="005004A1">
      <w:pPr>
        <w:pStyle w:val="Heading2"/>
      </w:pPr>
      <w:bookmarkStart w:id="44" w:name="_Toc274571981"/>
      <w:r w:rsidRPr="00C65213">
        <w:t>Testing Procedure</w:t>
      </w:r>
      <w:bookmarkEnd w:id="44"/>
    </w:p>
    <w:p w14:paraId="5A5ADC38" w14:textId="3F5BB7A9"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2" w:history="1">
        <w:r w:rsidR="00882503" w:rsidRPr="00617412">
          <w:rPr>
            <w:rStyle w:val="Hyperli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ind w:firstLine="284"/>
        <w:jc w:val="both"/>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GitHub </w:t>
      </w:r>
      <w:hyperlink r:id="rId43"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commentRangeStart w:id="45"/>
      <w:r w:rsidRPr="00B53C45">
        <w:rPr>
          <w:color w:val="1155CD"/>
          <w:lang w:val="en-US"/>
        </w:rPr>
        <w:t>https://github.com/DASISH/dwanbackend</w:t>
      </w:r>
      <w:commentRangeEnd w:id="45"/>
      <w:r w:rsidR="00602793">
        <w:rPr>
          <w:rStyle w:val="CommentReference"/>
        </w:rPr>
        <w:commentReference w:id="45"/>
      </w:r>
      <w:r w:rsidRPr="00B53C45">
        <w:rPr>
          <w:color w:val="252525"/>
          <w:lang w:val="en-US"/>
        </w:rPr>
        <w:t>.</w:t>
      </w:r>
    </w:p>
    <w:p w14:paraId="0EE73CD5" w14:textId="77777777" w:rsidR="00882503" w:rsidRPr="00B53C45" w:rsidRDefault="00882503" w:rsidP="00882503">
      <w:pPr>
        <w:ind w:firstLine="284"/>
        <w:jc w:val="both"/>
        <w:rPr>
          <w:lang w:val="en-US"/>
        </w:rPr>
      </w:pPr>
      <w:commentRangeStart w:id="46"/>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r w:rsidRPr="00B53C45">
        <w:rPr>
          <w:lang w:val="en-US"/>
        </w:rPr>
        <w:t>suspended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commentRangeEnd w:id="46"/>
    <w:p w14:paraId="15DE5ECB" w14:textId="77777777" w:rsidR="00882503" w:rsidRPr="00B53C45" w:rsidRDefault="001765FA" w:rsidP="006C0835">
      <w:pPr>
        <w:ind w:firstLine="284"/>
        <w:jc w:val="both"/>
        <w:rPr>
          <w:rFonts w:ascii="Times" w:hAnsi="Times" w:cs="ArialMT"/>
          <w:color w:val="000000"/>
          <w:lang w:val="en-US"/>
        </w:rPr>
      </w:pPr>
      <w:r>
        <w:rPr>
          <w:rStyle w:val="CommentReference"/>
        </w:rPr>
        <w:commentReference w:id="46"/>
      </w:r>
    </w:p>
    <w:p w14:paraId="7A3C39D3" w14:textId="77777777" w:rsidR="00E8265E" w:rsidRDefault="00E8265E" w:rsidP="00E8265E">
      <w:pPr>
        <w:pStyle w:val="Heading1"/>
        <w:rPr>
          <w:rFonts w:eastAsia="Verdana Bold" w:hAnsi="Verdana Bold" w:cs="Verdana Bold"/>
          <w:u w:color="000000"/>
        </w:rPr>
      </w:pPr>
      <w:bookmarkStart w:id="47" w:name="_Toc274571982"/>
      <w:r>
        <w:rPr>
          <w:u w:color="000000"/>
        </w:rPr>
        <w:t>Social Sciences and Humanities: Results and Outlook</w:t>
      </w:r>
      <w:bookmarkEnd w:id="47"/>
    </w:p>
    <w:p w14:paraId="20D948E2" w14:textId="26C8B521" w:rsidR="007825C4" w:rsidRDefault="007825C4" w:rsidP="00F53938">
      <w:pPr>
        <w:ind w:firstLine="284"/>
        <w:jc w:val="both"/>
        <w:rPr>
          <w:rFonts w:ascii="Cambria" w:eastAsia="Cambria" w:hAnsi="Cambria" w:cs="Cambria"/>
          <w:u w:color="000000"/>
        </w:rPr>
      </w:pPr>
      <w:r>
        <w:rPr>
          <w:u w:color="000000"/>
        </w:rPr>
        <w:t xml:space="preserve">Annotation is an activity which runs throughout all scholarly work in all disciplines. The purpose of this section is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4ACDD167" w14:textId="77777777" w:rsidR="007825C4" w:rsidRDefault="007825C4" w:rsidP="00A0772A">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review will comprise of three main elements: a list of software annotation tools drawn from the Tools e-Registry for E-Social science, Arts and Humanities (TERESAH) registry, which is the primary output of DASISH Work Package 2; a mapping of these tools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functionality and, where it can be determined, their usages to the typology proposed by Dunn and Hedges (2012)</w:t>
      </w:r>
      <w:r>
        <w:rPr>
          <w:rFonts w:ascii="Cambria" w:eastAsia="Cambria" w:hAnsi="Cambria" w:cs="Cambria"/>
          <w:sz w:val="24"/>
          <w:szCs w:val="24"/>
          <w:u w:color="000000"/>
          <w:vertAlign w:val="superscript"/>
        </w:rPr>
        <w:footnoteReference w:id="16"/>
      </w:r>
      <w:r>
        <w:rPr>
          <w:rFonts w:ascii="Cambria" w:eastAsia="Cambria" w:hAnsi="Cambria" w:cs="Cambria"/>
          <w:sz w:val="24"/>
          <w:szCs w:val="24"/>
          <w:u w:color="000000"/>
        </w:rPr>
        <w:t xml:space="preserve"> in their report on crowd-sourcing in cultural heritage and the humanities; and a set of user scenarios based on this analysis.</w:t>
      </w:r>
    </w:p>
    <w:p w14:paraId="54E74B50" w14:textId="77777777" w:rsidR="007825C4" w:rsidRPr="00E8265E" w:rsidRDefault="007825C4" w:rsidP="00E8265E">
      <w:pPr>
        <w:pStyle w:val="Heading2"/>
      </w:pPr>
      <w:bookmarkStart w:id="48" w:name="_Toc274571983"/>
      <w:r w:rsidRPr="00E8265E">
        <w:t>List of annotation tools used by the HSS community</w:t>
      </w:r>
      <w:bookmarkEnd w:id="48"/>
    </w:p>
    <w:p w14:paraId="066A816A" w14:textId="77BC36D3" w:rsidR="00A0772A" w:rsidRDefault="007825C4" w:rsidP="00A0772A">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b/>
          <w:bCs/>
          <w:sz w:val="24"/>
          <w:szCs w:val="24"/>
          <w:u w:color="000000"/>
        </w:rPr>
      </w:pPr>
      <w:r>
        <w:rPr>
          <w:rFonts w:ascii="Cambria" w:eastAsia="Cambria" w:hAnsi="Cambria" w:cs="Cambria"/>
          <w:sz w:val="24"/>
          <w:szCs w:val="24"/>
          <w:u w:color="000000"/>
        </w:rPr>
        <w:t>The following list of tools has been generated from a simple search using the keyword annot* in the Tools e-Registry for E-Social science, Arts and Humanities (TERESAH) registry, currently under development for WP2.</w:t>
      </w:r>
    </w:p>
    <w:p w14:paraId="103EE3D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A.nnotate.com</w:t>
      </w:r>
    </w:p>
    <w:p w14:paraId="57B88F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http://dirt.projectbamboo.org/resources/annotatecom</w:t>
      </w:r>
    </w:p>
    <w:p w14:paraId="1D2A383D" w14:textId="5BC60082" w:rsidR="00A0772A"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A.nnotate.com allows you to annotate documents and images online. You may also collaborate on documents and index files. A.nnotate.com supports PDF and MS Office file formats, and runs on all common web browsers.</w:t>
      </w:r>
    </w:p>
    <w:p w14:paraId="380058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4BCA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ANNIS</w:t>
      </w:r>
    </w:p>
    <w:p w14:paraId="76A9FF5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ANNIS2 is an open source, versatile web browser-based search and visualization architecture for complex multilevel linguistic corpora with diverse types of annotation. ANNIS, which stands for ANNotation of Information Structure,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w:t>
      </w:r>
    </w:p>
    <w:p w14:paraId="72B6BA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The diagram below illustrates the data flow from multiple annotation tools into the merged XML format and the ANNIS application.</w:t>
      </w:r>
    </w:p>
    <w:p w14:paraId="67282F4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AB4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Advene</w:t>
      </w:r>
    </w:p>
    <w:p w14:paraId="453769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cross-platform Advene application allows users to easily create comments and analyses of video documents, through the definition of time-aligned annotations and their mobilisation into automatically-generated or user-written comment views (HTML documents). Annotations can also be used to modify the rendition of the audiovisual document, thus providing virtual montage, captioning, navigation... capabilities. Users can exchange their comments/analyses in the form of Advene packages, independently from the video itself.</w:t>
      </w:r>
    </w:p>
    <w:p w14:paraId="79C764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Advene framework provides models and tools allowing to design and reuse annotations schemas; annotate video streams according to these schemas; generate and create Stream-Time Based (mainly video-centred) or User-Time Based (mainly text-centred) visualisations of the annotations. Schemas (annotation- and relation-types), annotations and relations, queries and views can be clustered and shared in units called packages. Hypervideo documents are generated when needed, both from packages (for annotation and view description) and DVDs (audiovisual streams).</w:t>
      </w:r>
    </w:p>
    <w:p w14:paraId="715473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FE38A8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Annotation Graph Toolkit (AGTK)</w:t>
      </w:r>
    </w:p>
    <w:p w14:paraId="67461D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 Graphs are a formal framework for representing linguistic annotations of time series data. (Note: last updated 2007).</w:t>
      </w:r>
    </w:p>
    <w:p w14:paraId="07EE793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2AD83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it-IT"/>
        </w:rPr>
        <w:t>Annotator</w:t>
      </w:r>
    </w:p>
    <w:p w14:paraId="358999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Annotator is an open source JavaScript library that developers can include on their pages (along with jQuery) to allow users to annotate content. Annotations can be stored in AnnotateIt.</w:t>
      </w:r>
    </w:p>
    <w:p w14:paraId="7AE15F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30EEB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Annotator\'s Workbench</w:t>
      </w:r>
    </w:p>
    <w:p w14:paraId="5E73D0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http://dirt.projectbamboo.org/resources/annotators-workbench</w:t>
      </w:r>
    </w:p>
    <w:p w14:paraId="1C1535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Annotator's Workbench is a software tool that enables users to create a collection from a set of existing video files, segment that collection, create annotations and assign vocabulary terms to the segments, and control access. This tool is part of the Ethnographic Video for Institution and Analysis (EVIA) Digital Archive Project at Indiana University and the University of Michigan.</w:t>
      </w:r>
    </w:p>
    <w:p w14:paraId="74B330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94F9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Annotorious</w:t>
      </w:r>
    </w:p>
    <w:p w14:paraId="1C95303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http://dirt.projectbamboo.org/resources/annotorious</w:t>
      </w:r>
    </w:p>
    <w:p w14:paraId="226733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Web-based image annotation tool, built specifically for integration with existing Web pages or portal environments. Annotorious is also available as a plugin to the Annotator Web annotation system by the Open Knowledge Foundation.</w:t>
      </w:r>
    </w:p>
    <w:p w14:paraId="6C2506F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3893C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Annozilla (Annotea on Mozilla)</w:t>
      </w:r>
    </w:p>
    <w:p w14:paraId="22D73DC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http://dirt.projectbamboo.org/resources/annozilla-annotea-mozilla</w:t>
      </w:r>
    </w:p>
    <w:p w14:paraId="3669DF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Annozilla allows you to view and create annotations associated with a web page. To use Annozilla you need to install the packages and get set up with an account with the W3C test server.</w:t>
      </w:r>
    </w:p>
    <w:p w14:paraId="16B1D90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FE07D5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Anvil</w:t>
      </w:r>
    </w:p>
    <w:p w14:paraId="223681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http://dirt.projectbamboo.org/resources/anvil</w:t>
      </w:r>
    </w:p>
    <w:p w14:paraId="2010EDC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ANVIL is a free video annotation tool. It offers multi-layered annotation based on a user-defined coding scheme.</w:t>
      </w:r>
    </w:p>
    <w:p w14:paraId="447D917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042CE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pt-PT"/>
        </w:rPr>
        <w:t>Atlas.ti</w:t>
      </w:r>
    </w:p>
    <w:p w14:paraId="3DE70B8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http://dirt.projectbamboo.org/resources/atlasti</w:t>
      </w:r>
    </w:p>
    <w:p w14:paraId="63B144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purpose of ATLAS.ti is to help researchers uncover and systematically analyze complex phenomena hidden in text and multimedia data. The program provides tools that let the user locate, code, and annotate findings in primary data material, to weigh and evaluate their importance, and to visualize complex relations between them.</w:t>
      </w:r>
    </w:p>
    <w:p w14:paraId="22A59C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6C4FA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Bibliopedia</w:t>
      </w:r>
    </w:p>
    <w:p w14:paraId="4437EE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http://dirt.projectbamboo.org/resources/bibliopedia</w:t>
      </w:r>
    </w:p>
    <w:p w14:paraId="30C050E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Bibliopedia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We envisage Bibliopedia as an open, research-enabling platform designed to unify the many disparate, closed silos of scholarly information available today, and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w:t>
      </w:r>
    </w:p>
    <w:p w14:paraId="5CEDB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25A92E3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65FD8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Bookends</w:t>
      </w:r>
    </w:p>
    <w:p w14:paraId="0603F6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http://dirt.projectbamboo.org/resources/bookends</w:t>
      </w:r>
    </w:p>
    <w:p w14:paraId="6116BB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Bookends is reference management software that allows you to collect, annotate, and cite publications. Bookends performs Internet searches to retrieve references and associated web pages, or find and import references from other locations.</w:t>
      </w:r>
    </w:p>
    <w:p w14:paraId="4024A28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7CC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brat rapid annotation tool</w:t>
      </w:r>
    </w:p>
    <w:p w14:paraId="471523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http://dirt.projectbamboo.org/resources/brat-rapid-annotation-tool</w:t>
      </w:r>
    </w:p>
    <w:p w14:paraId="10F9E7A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This online tool can be used for a wide variety of annotation tasks, including visualization and collaboration. </w:t>
      </w:r>
    </w:p>
    <w:p w14:paraId="5E3793E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brat is designed in particular for structured annotation, where the notes are not freeform text but have a fixed form that can be automatically processed and "interpreted" by a computer. brat also supports the annotation of n-ary associations that can link together any number of other annotations participating in specific roles. brat also implements a number of features relying on natural language processing techniques to support human annotation efforts.</w:t>
      </w:r>
    </w:p>
    <w:p w14:paraId="153105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Other applications include entity mention detection, event extraction, coreference resolution, chunking, dependency syntax, meta-knowledge, and corpora annotation.</w:t>
      </w:r>
    </w:p>
    <w:p w14:paraId="14B700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iAnnotate</w:t>
      </w:r>
    </w:p>
    <w:p w14:paraId="4BA1C9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http://dirt.projectbamboo.org/resources/iannotate</w:t>
      </w:r>
    </w:p>
    <w:p w14:paraId="18C8D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Full-featured app for reading, annotating, organizing, and sending PDFs. Offers ability to annotate PDFs with pen, highlighter, audio recordings, and photos. For iPad or Android.</w:t>
      </w:r>
    </w:p>
    <w:p w14:paraId="6C66DC7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4124C58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CLAWS Tagger</w:t>
      </w:r>
    </w:p>
    <w:p w14:paraId="3ABBAA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http://www.arts-humanities.net/tools/claws_tagger</w:t>
      </w:r>
    </w:p>
    <w:p w14:paraId="4C76DF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software tool for performing Parts-of-Speech (POS) tagging - the classification of words into one or more categories based upon its definition, relationship with other words, or other context - on a body of text. CLAWS (Constituent Likelihood Automatic Word-tagging System) uses several methods to identify parts of speech, most notably a system called Hidden Markov models (HMMs) which involve counting cases and making a table of the probabilities of certain sequences of words. For example, if an article and verb appear together, the next word is more likely to be a preposition, article, or noun, rather than another verb.</w:t>
      </w:r>
    </w:p>
    <w:p w14:paraId="0772C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B0C9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GATE</w:t>
      </w:r>
    </w:p>
    <w:p w14:paraId="6E1C9B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http://dirt.projectbamboo.org/resources/gate</w:t>
      </w:r>
    </w:p>
    <w:p w14:paraId="5A80EA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GATE (General Architecture for Text Engineering) is a sophisticated framework that allows manual and automatic annotation as well as the processing of all kinds of language resources. GATE has a broad community of users and developers, and comes with diverse plugins for specific linguistic tasks.</w:t>
      </w:r>
    </w:p>
    <w:p w14:paraId="1EACF3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C0F8B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Fleck</w:t>
      </w:r>
    </w:p>
    <w:p w14:paraId="2B6F3D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http://dirt.projectbamboo.org/resources/fleck</w:t>
      </w:r>
    </w:p>
    <w:p w14:paraId="6593572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Fleck is a browser extension that allows you to collect bookmarks and annotate web pages.</w:t>
      </w:r>
    </w:p>
    <w:p w14:paraId="60828E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w:t>
      </w:r>
    </w:p>
    <w:p w14:paraId="0BA040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1DCE9D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http://dirt.projectbamboo.org/resources/fromthepage</w:t>
      </w:r>
    </w:p>
    <w:p w14:paraId="1A7C99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 is free software that allows volunteers to transcribe handwritten documents on-line. It's easy to index and annotate subjects within a text using a simple, wiki-like mark-up. Users can discuss difficult writing or obscure words within a page to refine their transcription. The resulting text is hosted on the web, making documents easy to read and search.</w:t>
      </w:r>
    </w:p>
    <w:p w14:paraId="390697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0118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Greenshot</w:t>
      </w:r>
    </w:p>
    <w:p w14:paraId="3E2064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http://dirt.projectbamboo.org/resources/greenshot</w:t>
      </w:r>
    </w:p>
    <w:p w14:paraId="7BC25D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Windows tool for annotating, editing, and sharing screen shots and images.</w:t>
      </w:r>
    </w:p>
    <w:p w14:paraId="6A7B2A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225F1B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HyperImage</w:t>
      </w:r>
    </w:p>
    <w:p w14:paraId="54B5A0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http://dirt.projectbamboo.org/resources/hyperimage</w:t>
      </w:r>
    </w:p>
    <w:p w14:paraId="56C974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HyperImage platform supports the linking of (audio)-visual objects, texts and mixed-media documents. References between images in total, regions of images, annotations regarding the images, and other media, are achieved by means of hyperlinks.</w:t>
      </w:r>
    </w:p>
    <w:p w14:paraId="0993B0A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1EC9CA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fr-FR"/>
        </w:rPr>
        <w:t>Juxta</w:t>
      </w:r>
    </w:p>
    <w:p w14:paraId="6D42B6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http://dirt.projectbamboo.org/resources/juxta</w:t>
      </w:r>
    </w:p>
    <w:p w14:paraId="335C009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is an open-source cross-platform tool for comparing and collating multiple witnesses to a single textual work. The software allows users to set any of the witnesses as the base text, to add or remove witness texts, to switch the base text at will, and to annotate Juxta-revealed comparisons and save the results.</w:t>
      </w:r>
    </w:p>
    <w:p w14:paraId="6B9028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comes with several kinds of analytic visualizations. The primary collation gives a split frame comparison of a base text with a witness text, along with a display of the digital images from which the base text is derived. Juxta displays a heat map of all textual variants and allows the user to locate — at the level of any textual unit — all witness variations from the base text. A histogram of Juxta collations is particularly useful for long documents. This visualization displays the density of all variation from the base text and serves as a useful finding aid for specific variants. Juxta can also output a lemmatized schedule (in HTML format) of the textual variants in any set of comparisons.</w:t>
      </w:r>
    </w:p>
    <w:p w14:paraId="147B23C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1896A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LitBlitz Literature Notes Manager</w:t>
      </w:r>
    </w:p>
    <w:p w14:paraId="715988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http://dirt.projectbamboo.org/resources/litblitz-literature-notes-manager</w:t>
      </w:r>
    </w:p>
    <w:p w14:paraId="12C511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Overview</w:t>
      </w:r>
    </w:p>
    <w:p w14:paraId="2D3746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is free web-based beta software that aims to improve how students and researchers manage their notes for literature reviews, assignment research and more. With LitBlitz, you can:</w:t>
      </w:r>
    </w:p>
    <w:p w14:paraId="3CA599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Avoid hours of printing, highlighting, organizing and typing</w:t>
      </w:r>
    </w:p>
    <w:p w14:paraId="37F2ED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Save money involved in printing 100s to 1000s of pages</w:t>
      </w:r>
    </w:p>
    <w:p w14:paraId="7D7B11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Highlight and write notes without shuffling a stack of papers</w:t>
      </w:r>
    </w:p>
    <w:p w14:paraId="75495F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Organise your notes into digital notebooks in real-time</w:t>
      </w:r>
    </w:p>
    <w:p w14:paraId="1AE7A4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Easily transfer notes to your draft review/assignment</w:t>
      </w:r>
    </w:p>
    <w:p w14:paraId="43A613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LitBlitz v1.0 is currently available as a Google Chrome extension. </w:t>
      </w:r>
    </w:p>
    <w:p w14:paraId="554564B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How LitBlitz Is Different</w:t>
      </w:r>
    </w:p>
    <w:p w14:paraId="6234B76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was designed from the ground-up to solve problems other annotation and notetaking services haven't looked at or have solved poorly. It's is different from popular notetaking and archiving softwarelike Evernote in that it allows users to:</w:t>
      </w:r>
    </w:p>
    <w:p w14:paraId="1B6E15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 Take text and image snippets from their document/webpage sources rather than forcing the user to archive entire documents</w:t>
      </w:r>
    </w:p>
    <w:p w14:paraId="692AC4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 Write "Own Notes" (personal insights) related to snippets to enable rapid draft writing and context building</w:t>
      </w:r>
    </w:p>
    <w:p w14:paraId="28BAA9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(3) Manage these snippets in themed digital notebooks for fast, easy reference </w:t>
      </w:r>
    </w:p>
    <w:p w14:paraId="1BFAE0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 from founder: We are very open to improving through suggestions from librarians, academics and Ed Tech professionals - feel free to contact us via our website litblitz.net</w:t>
      </w:r>
    </w:p>
    <w:p w14:paraId="027CAA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39AE6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MMax2</w:t>
      </w:r>
    </w:p>
    <w:p w14:paraId="688BC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http://www.arts-humanities.net/tools/mmax2</w:t>
      </w:r>
    </w:p>
    <w:p w14:paraId="55AA05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MMax2 is a text annotation tool for creating and visualizing annotations. It has advanced and customizable methods for information and relation visualization.</w:t>
      </w:r>
    </w:p>
    <w:p w14:paraId="7694EB7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A19C11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MapHub</w:t>
      </w:r>
    </w:p>
    <w:p w14:paraId="59127F0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http://dirt.projectbamboo.org/resources/maphub</w:t>
      </w:r>
    </w:p>
    <w:p w14:paraId="35A0154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Maphub in an online application for exploring and annotating digitized, high-resolution historic maps. All user-contributed annotations are shared via the Maphub Open Annotation API.</w:t>
      </w:r>
    </w:p>
    <w:p w14:paraId="595DD1B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7F4309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Mediathread</w:t>
      </w:r>
    </w:p>
    <w:p w14:paraId="49CDCA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http://dirt.projectbamboo.org/resources/mediathread</w:t>
      </w:r>
    </w:p>
    <w:p w14:paraId="76E829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Mediathread is an open-source platform for exploration, analysis, and organization of web-based multimedia content. It interoperates with a variety of image and video collections (such as YouTube, Flickr, library databases, and course libraries), enabling users to lift items out of these collections and into a scholarly analysis environment. In Mediathread, items can then be clipped, annotated, organized, and embedded into compositions and other written analysis.</w:t>
      </w:r>
    </w:p>
    <w:p w14:paraId="438B0A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827556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Melita</w:t>
      </w:r>
    </w:p>
    <w:p w14:paraId="2804A72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http://www.arts-humanities.net/tools/melita</w:t>
      </w:r>
    </w:p>
    <w:p w14:paraId="558DC0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Melita is a text annotation tool that uses Adaptive Information Extraction to identify text of relevance to user-defined scenarios. In the initial stages of use the user trains the tool to annotate sections of text, which are recorded as a set of rules. The rules may be revised and refined over time to improve accuracy and subsequently applied to similar texts. The application is now discontinued and has been replaced by AKTive Media.</w:t>
      </w:r>
    </w:p>
    <w:p w14:paraId="3A0DFC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99E0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NB</w:t>
      </w:r>
    </w:p>
    <w:p w14:paraId="3B55C8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http://dirt.projectbamboo.org/resources/nb</w:t>
      </w:r>
    </w:p>
    <w:p w14:paraId="6501392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NB is designed for faculty and students to collaboratively annotate PDFs in an online environment. The faculty member can upload course material (e.g. readings), and make it available to their students. Students can then create public and private annotations on those PDFs. NB includes a feature for faculty and (optionally) students to download the resulting fully-annotated PDFs.</w:t>
      </w:r>
    </w:p>
    <w:p w14:paraId="7AFA0A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56509A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NewRadial (INKE)</w:t>
      </w:r>
    </w:p>
    <w:p w14:paraId="702F68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http://dirt.projectbamboo.org/resources/newradial-inke</w:t>
      </w:r>
    </w:p>
    <w:p w14:paraId="65DB83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NewRadial is an interactive visualization environment that uses an adapter system to display and combine content from remotely-served or locally situated databases. Although initially designed for use with image-based databases, NewRadial</w:t>
      </w:r>
      <w:r>
        <w:rPr>
          <w:rFonts w:ascii="Cambria" w:eastAsia="Cambria" w:hAnsi="Cambria" w:cs="Cambria"/>
          <w:sz w:val="24"/>
          <w:szCs w:val="24"/>
          <w:u w:color="000000"/>
          <w:lang w:val="fr-FR"/>
        </w:rPr>
        <w:t>’</w:t>
      </w:r>
      <w:r>
        <w:rPr>
          <w:rFonts w:ascii="Cambria" w:eastAsia="Cambria" w:hAnsi="Cambria" w:cs="Cambria"/>
          <w:sz w:val="24"/>
          <w:szCs w:val="24"/>
          <w:u w:color="000000"/>
        </w:rPr>
        <w:t>s capabilities have been extended to handle the manipulation and annotation, in a visual field, of text-based databases. This adaptive ability makes it ideal for use with literary works, and—given its web-based functionality--ideal for collecting, associating and displaying independent databases together in the same visual field for use by a particular knowledge community.</w:t>
      </w:r>
    </w:p>
    <w:p w14:paraId="3148453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NewRadial prototype encourages three types of work:</w:t>
      </w:r>
    </w:p>
    <w:p w14:paraId="3C9308B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w:t>
      </w:r>
      <w:r>
        <w:rPr>
          <w:rFonts w:ascii="Cambria" w:eastAsia="Cambria" w:hAnsi="Cambria" w:cs="Cambria"/>
          <w:sz w:val="24"/>
          <w:szCs w:val="24"/>
          <w:u w:color="000000"/>
        </w:rPr>
        <w:tab/>
        <w:t xml:space="preserve"> A simple search, sorting and manipulation of database objects in a visual field for the purposes of early scholarly inquiry and curiosity-based research</w:t>
      </w:r>
    </w:p>
    <w:p w14:paraId="6FC263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w:t>
      </w:r>
      <w:r>
        <w:rPr>
          <w:rFonts w:ascii="Cambria" w:eastAsia="Cambria" w:hAnsi="Cambria" w:cs="Cambria"/>
          <w:sz w:val="24"/>
          <w:szCs w:val="24"/>
          <w:u w:color="000000"/>
        </w:rPr>
        <w:tab/>
        <w:t>Initial, raw and in-process commentary on connections and associations between database objects. Within the database</w:t>
      </w:r>
      <w:r>
        <w:rPr>
          <w:rFonts w:ascii="Cambria" w:eastAsia="Cambria" w:hAnsi="Cambria" w:cs="Cambria"/>
          <w:sz w:val="24"/>
          <w:szCs w:val="24"/>
          <w:u w:color="000000"/>
          <w:lang w:val="fr-FR"/>
        </w:rPr>
        <w:t>’</w:t>
      </w:r>
      <w:r>
        <w:rPr>
          <w:rFonts w:ascii="Cambria" w:eastAsia="Cambria" w:hAnsi="Cambria" w:cs="Cambria"/>
          <w:sz w:val="24"/>
          <w:szCs w:val="24"/>
          <w:u w:color="000000"/>
        </w:rPr>
        <w:t>s visual field, scholars can add comments on such correlations, thus starting conversations, discussions and debates relating to such ideas. These discussions are hosted and archived by the NewRadial server.</w:t>
      </w:r>
    </w:p>
    <w:p w14:paraId="0F6536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3.</w:t>
      </w:r>
      <w:r>
        <w:rPr>
          <w:rFonts w:ascii="Cambria" w:eastAsia="Cambria" w:hAnsi="Cambria" w:cs="Cambria"/>
          <w:sz w:val="24"/>
          <w:szCs w:val="24"/>
          <w:u w:color="000000"/>
        </w:rPr>
        <w:tab/>
        <w:t>Larger edition projects in which a community is able to centralize and sort specific selections from a larger database. NewRadial can be used to construct these curated environments, browse such environments, and (if desired) encourage secondary scholarship to proliferate in and around such projects.</w:t>
      </w:r>
    </w:p>
    <w:p w14:paraId="38DB7C1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code: http://sourceforge.net/projects/newradial-inke/</w:t>
      </w:r>
    </w:p>
    <w:p w14:paraId="573362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951102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NoodleTools</w:t>
      </w:r>
    </w:p>
    <w:p w14:paraId="65E592D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http://dirt.projectbamboo.org/resources/noodletools</w:t>
      </w:r>
    </w:p>
    <w:p w14:paraId="33401B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MLA, APA, Chicago / Turabian and most-common Bluebook forms as an integrated citing and note-taking platform for individual or group projects. Prompts for analysis of source types and is unique in offering teaching support and personal help on any citation. Instructor / librarian view allows teacher to comment on work-in-progress providing just-in-time feedback in-context. Archives copies of web pages and pdfs which can be annotated. Dashboard provides long-term access to a portfolio of work.</w:t>
      </w:r>
    </w:p>
    <w:p w14:paraId="3D642B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F2D3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NoteBook</w:t>
      </w:r>
    </w:p>
    <w:p w14:paraId="6C9F8A5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http://dirt.projectbamboo.org/resources/notebook</w:t>
      </w:r>
    </w:p>
    <w:p w14:paraId="3F8B96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NoteBook is an application that offers a notebook-like interface for organizing digital information. Technical features include the ability to take notes and edit, add sticky notes, copy/paste information, diagram and sketch, annotate, import/export files, and more.</w:t>
      </w:r>
    </w:p>
    <w:p w14:paraId="69253D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AC512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Pliny</w:t>
      </w:r>
    </w:p>
    <w:p w14:paraId="71B19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http://dirt.projectbamboo.org/resources/pliny</w:t>
      </w:r>
    </w:p>
    <w:p w14:paraId="457106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Pliny is a note-taking and annotation tool. It may be used with both digital (web pages, images, PDF files) and non-digital (books, printed articles) materials. Pliny is a desktop application that runs on your computer, and manages annotations and notes that you gather as you are reading.</w:t>
      </w:r>
    </w:p>
    <w:p w14:paraId="1C1F956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2B39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 Pad</w:t>
      </w:r>
    </w:p>
    <w:p w14:paraId="3FE4FCB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http://dirt.projectbamboo.org/resources/project-pad</w:t>
      </w:r>
    </w:p>
    <w:p w14:paraId="4EC07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 Pad is web-based system for media annotation and collaboration for teaching and learning and scholarly applications. Project Pad provides tools for browsing and working with audio, video, and images from digital repositories. The user may organize and annotate excerpts within their own "online notebook</w:t>
      </w:r>
    </w:p>
    <w:p w14:paraId="49A8347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F081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Projects</w:t>
      </w:r>
    </w:p>
    <w:p w14:paraId="299C83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http://dirt.projectbamboo.org/resources/projects</w:t>
      </w:r>
    </w:p>
    <w:p w14:paraId="7477E38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Projects allows researchers to organise and manage all their research outputs in a safe, simple and structured way. It</w:t>
      </w:r>
      <w:r>
        <w:rPr>
          <w:rFonts w:ascii="Cambria" w:eastAsia="Cambria" w:hAnsi="Cambria" w:cs="Cambria"/>
          <w:sz w:val="24"/>
          <w:szCs w:val="24"/>
          <w:u w:color="000000"/>
          <w:lang w:val="fr-FR"/>
        </w:rPr>
        <w:t>’</w:t>
      </w:r>
      <w:r>
        <w:rPr>
          <w:rFonts w:ascii="Cambria" w:eastAsia="Cambria" w:hAnsi="Cambria" w:cs="Cambria"/>
          <w:sz w:val="24"/>
          <w:szCs w:val="24"/>
          <w:u w:color="000000"/>
        </w:rPr>
        <w:t>s designed to help academics, at any stage of their career, keep track and stay on top of all their results. It</w:t>
      </w:r>
      <w:r>
        <w:rPr>
          <w:rFonts w:ascii="Cambria" w:eastAsia="Cambria" w:hAnsi="Cambria" w:cs="Cambria"/>
          <w:sz w:val="24"/>
          <w:szCs w:val="24"/>
          <w:u w:color="000000"/>
          <w:lang w:val="fr-FR"/>
        </w:rPr>
        <w:t>’</w:t>
      </w:r>
      <w:r>
        <w:rPr>
          <w:rFonts w:ascii="Cambria" w:eastAsia="Cambria" w:hAnsi="Cambria" w:cs="Cambria"/>
          <w:sz w:val="24"/>
          <w:szCs w:val="24"/>
          <w:u w:color="000000"/>
        </w:rPr>
        <w:t>s a light, useful and slick application that integrates into a researcher</w:t>
      </w:r>
      <w:r>
        <w:rPr>
          <w:rFonts w:ascii="Cambria" w:eastAsia="Cambria" w:hAnsi="Cambria" w:cs="Cambria"/>
          <w:sz w:val="24"/>
          <w:szCs w:val="24"/>
          <w:u w:color="000000"/>
          <w:lang w:val="fr-FR"/>
        </w:rPr>
        <w:t>’</w:t>
      </w:r>
      <w:r>
        <w:rPr>
          <w:rFonts w:ascii="Cambria" w:eastAsia="Cambria" w:hAnsi="Cambria" w:cs="Cambria"/>
          <w:sz w:val="24"/>
          <w:szCs w:val="24"/>
          <w:u w:color="000000"/>
        </w:rPr>
        <w:t>s existing workflow to help them work more efficiently and ensure they have more time for making discoveries.</w:t>
      </w:r>
    </w:p>
    <w:p w14:paraId="366066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B37903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Pundit</w:t>
      </w:r>
    </w:p>
    <w:p w14:paraId="0DA518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http://dirt.projectbamboo.org/resources/pundit</w:t>
      </w:r>
    </w:p>
    <w:p w14:paraId="11A124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a semantic annotation and augmentation tool. It enables users to create structured data while annotating web pages.</w:t>
      </w:r>
    </w:p>
    <w:p w14:paraId="6DFE37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w:t>
      </w:r>
    </w:p>
    <w:p w14:paraId="4C9B20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62FC93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designed to enable groups of users to share their annotations and collaboratively create structured knowledge.</w:t>
      </w:r>
    </w:p>
    <w:p w14:paraId="2246A6F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7FE18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QDA Miner - Qualitative Data Analysis Software for Qualitative Research</w:t>
      </w:r>
    </w:p>
    <w:p w14:paraId="43FC517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http://dirt.projectbamboo.org/resources/qda-miner-qualitative-data-analysis-software-qualitative-research</w:t>
      </w:r>
    </w:p>
    <w:p w14:paraId="41CEE08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QDA Miner is an easy-to-use mixed-methods qualitative data analysis software package for coding, annotating, retrieving and analyzing small and large collections of documents and images. QDA Miner may be used to analyze interview or focus-group transcripts, legal documents, journal articles, even entire books, as well as drawing, photographs, paintings, and other types of visual documents. Its seamless integration with SimStat, a statistical data analysis tool, and WordStat, a content analysis and text-mining module, gives you unprecedented flexibility for analyzing text and relating its content to structured information, including numerical and categorical data.</w:t>
      </w:r>
    </w:p>
    <w:p w14:paraId="38889D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For more information, visit http://provalisresearch.com/products/qualitative-data-analysis-software/</w:t>
      </w:r>
    </w:p>
    <w:p w14:paraId="6C006E5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954B9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sv-SE"/>
        </w:rPr>
        <w:t>Qigga</w:t>
      </w:r>
    </w:p>
    <w:p w14:paraId="658251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http://dirt.projectbamboo.org/resources/qigga</w:t>
      </w:r>
    </w:p>
    <w:p w14:paraId="536C2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Qiqqa is a research management software that allows you to organize large numbers of papers; find new papers to read and new information about papers you already have; review materials and create annotation reports. Qiqqa has several PDF tools that also allow you to convert from PDFs to text, and use a clipboard function to cut and paste text into your document.</w:t>
      </w:r>
    </w:p>
    <w:p w14:paraId="78314E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6A7C5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Rehersal Assistant</w:t>
      </w:r>
    </w:p>
    <w:p w14:paraId="3D56EC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http://dirt.projectbamboo.org/resources/rehersal-assistant</w:t>
      </w:r>
    </w:p>
    <w:p w14:paraId="4AB785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Rehearsal Assistant is an open source voice/audio recorder. You may organize recordings, record reminders and lists, and annotate events.</w:t>
      </w:r>
    </w:p>
    <w:p w14:paraId="7D9502A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92CFA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Sente</w:t>
      </w:r>
    </w:p>
    <w:p w14:paraId="1335FCF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http://dirt.projectbamboo.org/resources/sente</w:t>
      </w:r>
    </w:p>
    <w:p w14:paraId="19372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Sente is an academic reference management software that allows you to build a research library online; annotate and take notes on PDFs; add references from EBSCOHost and JSTOR; and share materials with students or colleagues.</w:t>
      </w:r>
    </w:p>
    <w:p w14:paraId="72F6B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7A64F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SharedCopy</w:t>
      </w:r>
    </w:p>
    <w:p w14:paraId="387FFB9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http://dirt.projectbamboo.org/resources/sharedcopy</w:t>
      </w:r>
    </w:p>
    <w:p w14:paraId="20E4DC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SharedCopy allows you to annotate and collaborate on web pages. SharedCopy works with Twitter, Basecamp, etc and also has APIs that enable it to integrate with other online services.</w:t>
      </w:r>
    </w:p>
    <w:p w14:paraId="06FB51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2631B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Skim</w:t>
      </w:r>
    </w:p>
    <w:p w14:paraId="5F1D1B6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http://dirt.projectbamboo.org/resources/skim</w:t>
      </w:r>
    </w:p>
    <w:p w14:paraId="7AB1BBE6" w14:textId="11A2BA6F"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Skim is a PDF reader and note-taking software, with different </w:t>
      </w:r>
      <w:r w:rsidR="00171600">
        <w:rPr>
          <w:rFonts w:ascii="Cambria" w:eastAsia="Cambria" w:hAnsi="Cambria" w:cs="Cambria"/>
          <w:sz w:val="24"/>
          <w:szCs w:val="24"/>
          <w:u w:color="000000"/>
        </w:rPr>
        <w:t>colour</w:t>
      </w:r>
      <w:r>
        <w:rPr>
          <w:rFonts w:ascii="Cambria" w:eastAsia="Cambria" w:hAnsi="Cambria" w:cs="Cambria"/>
          <w:sz w:val="24"/>
          <w:szCs w:val="24"/>
          <w:u w:color="000000"/>
        </w:rPr>
        <w:t>s of highlighting, annotation, sticky notes, numerous export formats and searching and filtering notes.</w:t>
      </w:r>
    </w:p>
    <w:p w14:paraId="0F82533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5BEB4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Skitch</w:t>
      </w:r>
    </w:p>
    <w:p w14:paraId="500E3F7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http://dirt.projectbamboo.org/resources/skitch</w:t>
      </w:r>
    </w:p>
    <w:p w14:paraId="4DA5DC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Skitch allows you to annotate, edit and share screen shots and images. Skitch has been acquired by Evernote Corp.</w:t>
      </w:r>
    </w:p>
    <w:p w14:paraId="6EFF4E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6706C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Springpad</w:t>
      </w:r>
    </w:p>
    <w:p w14:paraId="327B4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http://dirt.projectbamboo.org/resources/springpad-0</w:t>
      </w:r>
    </w:p>
    <w:p w14:paraId="3F898C9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Springpad allows you to create, organize and share annotations and notes. You may bookmark web pages, search online products, use tags to better organize your information, create your own digital cork-board, and share your information by making your pages "public."</w:t>
      </w:r>
    </w:p>
    <w:p w14:paraId="1AE28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9255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Thinkport Annotator</w:t>
      </w:r>
    </w:p>
    <w:p w14:paraId="08D8482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http://dirt.projectbamboo.org/resources/thinkport-annotator</w:t>
      </w:r>
    </w:p>
    <w:p w14:paraId="6C53C08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 allows you to analyze any block of text created by other authors. You may use virtualmarkers to highlight important passages, questions, thoughts, or add comments.</w:t>
      </w:r>
    </w:p>
    <w:p w14:paraId="640CE1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D3E677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a-DK"/>
        </w:rPr>
        <w:t>Trailfire</w:t>
      </w:r>
    </w:p>
    <w:p w14:paraId="3E14D1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http://dirt.projectbamboo.org/resources/trailfire</w:t>
      </w:r>
    </w:p>
    <w:p w14:paraId="3FC41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Trailfire allows you to create "trails" -- or guides -- that link together web sites, add notes, and find content via other people's trails.</w:t>
      </w:r>
    </w:p>
    <w:p w14:paraId="60FEF4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0024F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UAM CorpusTool</w:t>
      </w:r>
    </w:p>
    <w:p w14:paraId="63AA818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http://dirt.projectbamboo.org/resources/uam-corpustool</w:t>
      </w:r>
    </w:p>
    <w:p w14:paraId="1F38692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UAM CorpusTool may be used for annotating a corpus as part of a linguistic study. The tool also allows to search for annotation forms and compare them to one another. It provides a graphical schema editor and saves annotations in a stand-off XML format.</w:t>
      </w:r>
    </w:p>
    <w:p w14:paraId="52276E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D5D34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UVic Image Markup Tool</w:t>
      </w:r>
    </w:p>
    <w:p w14:paraId="1F1647D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http://dirt.projectbamboo.org/resources/uvic-image-markup-tool</w:t>
      </w:r>
    </w:p>
    <w:p w14:paraId="34CE09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Image Markup Tool allows you to "describe and annotate images, and store the resulting data in TEI XML files," all within a "simple enough interface that it can be used by people with little or no experience in editing XML code." Designed to be Windows-only, but can be successfully run on Linux using Wine.</w:t>
      </w:r>
    </w:p>
    <w:p w14:paraId="5F54EE4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Features:</w:t>
      </w:r>
    </w:p>
    <w:p w14:paraId="58463D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Supports "a wide variety of image formats"</w:t>
      </w:r>
    </w:p>
    <w:p w14:paraId="19A720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Saves markup information in conformant TEI P5 XML files</w:t>
      </w:r>
    </w:p>
    <w:p w14:paraId="3B97A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Create simple web output to display the annotated image in an interactive format</w:t>
      </w:r>
    </w:p>
    <w:p w14:paraId="432334E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Simple, graphical interface lets you see the image and the fields for entering your markup notes</w:t>
      </w:r>
    </w:p>
    <w:p w14:paraId="38B0884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are visually represented on the image</w:t>
      </w:r>
    </w:p>
    <w:p w14:paraId="676A20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View and hide different pieces of annotation as you work to see overlap or remove visual clutter</w:t>
      </w:r>
    </w:p>
    <w:p w14:paraId="6D5E8A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knowledgeable TEI users to add additional TEI markup tags to their annotations</w:t>
      </w:r>
    </w:p>
    <w:p w14:paraId="5EFD7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access and manipulation of standard schema used, as well as creation of additional schema</w:t>
      </w:r>
    </w:p>
    <w:p w14:paraId="3D452A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Can handle multiple images in one file</w:t>
      </w:r>
    </w:p>
    <w:p w14:paraId="218C956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Advantages:</w:t>
      </w:r>
    </w:p>
    <w:p w14:paraId="294B3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Does for images all the wonderful things that XML markup does for text</w:t>
      </w:r>
    </w:p>
    <w:p w14:paraId="4699FD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Program checks XML for well-formedness and provides some basic assistance in automatically correcting ill-formed XML</w:t>
      </w:r>
    </w:p>
    <w:p w14:paraId="1CA7AE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Menu command for creating zip packages (containing image file, XML markup file, and associated schema files) provides an easy solution for moving projects</w:t>
      </w:r>
    </w:p>
    <w:p w14:paraId="67E5D2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This tool also allows you to easily create thumbnails of a whole image or one annotated part of an image--one less task to perform in a separate image editing tool</w:t>
      </w:r>
    </w:p>
    <w:p w14:paraId="76CD6C6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Disadvantages:</w:t>
      </w:r>
    </w:p>
    <w:p w14:paraId="41C3D0E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Editing done to Image Markup's XML files in an external editor may not be preserved: Image Markup Tool "will not guarantee to preserve XML code which is added to one of its files in an external editor (although it will try)" </w:t>
      </w:r>
    </w:p>
    <w:p w14:paraId="10321D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 output provides only a starting place for web display, and is not a one-stop shop for a finished web product</w:t>
      </w:r>
    </w:p>
    <w:p w14:paraId="6DB348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Tips:</w:t>
      </w:r>
    </w:p>
    <w:p w14:paraId="11FF4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Although the program documentation states that little or no user experience with XML markup is needed, it would be advisable to have, at the minimum, some familiarity with the basic concepts of markup (an introductory understanding of HTML, for instance).</w:t>
      </w:r>
    </w:p>
    <w:p w14:paraId="0A59AE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If you are interested in manipulating schemas, they are presented as ODD files (rather than schemas) which are then used to generate the schemas</w:t>
      </w:r>
    </w:p>
    <w:p w14:paraId="2D8797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BF61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VARD</w:t>
      </w:r>
    </w:p>
    <w:p w14:paraId="5A17E8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http://dirt.projectbamboo.org/resources/vard</w:t>
      </w:r>
    </w:p>
    <w:p w14:paraId="623076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VARD 2 is an interactive piece of software produced in Java designed to assist users of historical corpora in dealing with spelling variation, particularly in Early Modern English texts. The tool is intended to be a pre-processor to other corpus linguistic methods such as keyword analysis, collocations and annotation (e.g. POS and semantic tagging), the aim being to improve the accuracy of these tools</w:t>
      </w:r>
    </w:p>
    <w:p w14:paraId="784F4C7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VARD 2 software uses techniques derived from modern spell checkers to find candidate modern form replacements for spelling variants found within historical texts. The user can choose to process texts manually, selecting a candidate replacement offered by the system; automatically, allowing the system to use the best candidate replacement found; or semi-automatically, training the tool on a sample of the corpora.</w:t>
      </w:r>
    </w:p>
    <w:p w14:paraId="15367B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tool is designed specifically for Early Modern English spelling variation, but it can be used to deal with possibly any form of spelling variation, in any language, by plugging in your own dictionary and spelling rules.</w:t>
      </w:r>
    </w:p>
    <w:p w14:paraId="6624363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Various related publications are available detailing the tool and its uses. And a full userguide is available.</w:t>
      </w:r>
    </w:p>
    <w:p w14:paraId="164103F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Versioning Machine</w:t>
      </w:r>
    </w:p>
    <w:p w14:paraId="5742241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http://dirt.projectbamboo.org/resources/versioning-machine</w:t>
      </w:r>
    </w:p>
    <w:p w14:paraId="1F6EC4B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Versioning Machine is a framework and an interface for displaying multiple versions of text encoded according to the Text Encoding Initiative (TEI) Guidelines... While the VM provides for features typically found in critical editions, such as annotation and introductory material, it also takes advantage of the opportunities afforded by electronic publication to allow for the comparison diplomatic versions of witnesses, and the ability to easily compare an image of the manuscript with a diplomatic version"</w:t>
      </w:r>
    </w:p>
    <w:p w14:paraId="777D9C2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8DDB3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Vertov</w:t>
      </w:r>
    </w:p>
    <w:p w14:paraId="5C2917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http://dirt.projectbamboo.org/resources/vertov</w:t>
      </w:r>
    </w:p>
    <w:p w14:paraId="2F8A0A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Vertov is a free media annotating plug-in for the research tool Zotero. Vertov allows you to cut audio and video files into clips, annotate the clips, and integrate annotations with other research sources and notes stored in Zotero. You must first download and install Firefox and Zotero before using Vertov.</w:t>
      </w:r>
    </w:p>
    <w:p w14:paraId="5DC540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33D2D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VideoANT</w:t>
      </w:r>
    </w:p>
    <w:p w14:paraId="0CF58EC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http://dirt.projectbamboo.org/resources/videoant</w:t>
      </w:r>
    </w:p>
    <w:p w14:paraId="43745B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VideoANT is an online environment that synchronizes web based video with timeline based annotations.</w:t>
      </w:r>
    </w:p>
    <w:p w14:paraId="61DDFEC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VoodooPad</w:t>
      </w:r>
    </w:p>
    <w:p w14:paraId="1C8489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23958F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Source : http://dirt.projectbamboo.org/resources/voodoopad</w:t>
      </w:r>
    </w:p>
    <w:p w14:paraId="3B9D7A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VoodooPad is an annotation and organization tool. You may drag and drop folders, PDF files, applications, and URLs into VoodooPad, while maintaining the links. VoodooPad provides full screen editing, the ability to export your pages as HTML documents, and search capabilities.</w:t>
      </w:r>
    </w:p>
    <w:p w14:paraId="2381BF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39A61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Virtual Lightbox for Museums and Archives</w:t>
      </w:r>
    </w:p>
    <w:p w14:paraId="148B7F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http://dirt.projectbamboo.org/resources/virtual-lightbox-museums-and-archives</w:t>
      </w:r>
    </w:p>
    <w:p w14:paraId="46AE05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Virtual Lightbox for Museums and Archives (VLMA) 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w:t>
      </w:r>
    </w:p>
    <w:p w14:paraId="1D0CA7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9702FD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FE796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WebLicht</w:t>
      </w:r>
    </w:p>
    <w:p w14:paraId="628B7F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e-DE"/>
        </w:rPr>
        <w:t>Source : http://dirt.projectbamboo.org/resources/weblicht</w:t>
      </w:r>
    </w:p>
    <w:p w14:paraId="1C9ABA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w:t>
      </w:r>
    </w:p>
    <w:p w14:paraId="76F213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analyzed corpus in the form of an XML document.</w:t>
      </w:r>
    </w:p>
    <w:p w14:paraId="3FDA3C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To do this, each WebLicht service must be able to use a common interchange format that all the other services can also process. CLARIN-D's Text Corpus Format (TCF), serves this purpose. It is broadly compatible with existing related interchange formats like Negra, Paula, or TüBa-D/Z, and format-specific converters allow interchange between them.</w:t>
      </w:r>
    </w:p>
    <w:p w14:paraId="325191B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can be accessed only with a valid DFN-AAI/Shibboleth-based account or a local Tübingen account.</w:t>
      </w:r>
    </w:p>
    <w:p w14:paraId="7E4FDE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1A26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Wmatrix</w:t>
      </w:r>
    </w:p>
    <w:p w14:paraId="5B3B8E9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http://dirt.projectbamboo.org/resources/wmatrix</w:t>
      </w:r>
    </w:p>
    <w:p w14:paraId="16DB23E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Wmatrix is web-based software for corpus analysis and comparison. It provides a web interface to the USAS and CLAWS corpus annotation tools, and standard corpus linguistic methodologies such as frequency lists and concordances. It also extends the keywords method to key grammatical categories and key semantic domains.</w:t>
      </w:r>
    </w:p>
    <w:p w14:paraId="6FFD535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4725B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 Hoard</w:t>
      </w:r>
    </w:p>
    <w:p w14:paraId="121B57F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http://dirt.projectbamboo.org/resources/word-hoard</w:t>
      </w:r>
    </w:p>
    <w:p w14:paraId="3E0B58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WordHoard environment, texts are annotated or tagged by morphological, lexical, prosodic, and narratological criteria. They are mediated through a 'digital page' or user interface that lets scholarly but non-technical users explore the greatly increased query potential of textual data kept in such a form."</w:t>
      </w:r>
    </w:p>
    <w:p w14:paraId="543EE8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C7AE15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WordFreak</w:t>
      </w:r>
    </w:p>
    <w:p w14:paraId="612433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http://dirt.projectbamboo.org/resources/wordfreak</w:t>
      </w:r>
    </w:p>
    <w:p w14:paraId="44D109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"WordFreak is a java-based linguistic annotation tool designed to support human, and automatic annotation of linguistic data as well as employ active-learning for human correction of automatically annotated data." (text taken from http://wordfreak.sourceforge.net/)</w:t>
      </w:r>
    </w:p>
    <w:p w14:paraId="226A6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747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Zotero</w:t>
      </w:r>
    </w:p>
    <w:p w14:paraId="7AA914F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http://dirt.projectbamboo.org/resources/zotero</w:t>
      </w:r>
    </w:p>
    <w:p w14:paraId="439777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allows users to bookmark and save content (PDFs, images, audio and video files, snapshots of web pages, etc.) by automatically pulling in metadata stored on websites. Users can then search, tag and annotate any entry in their library.</w:t>
      </w:r>
    </w:p>
    <w:p w14:paraId="24C382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is primarily available as a Firefox plug-in, but is now also available in a stand-alone version with connectors to other browsers.</w:t>
      </w:r>
    </w:p>
    <w:p w14:paraId="7B6935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also allows students to automatically create Works Cited pages by drawing on the sources used in a document.</w:t>
      </w:r>
    </w:p>
    <w:p w14:paraId="0E4113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F7F6A1" w14:textId="77777777" w:rsidR="00D86AF7" w:rsidRDefault="00D86AF7" w:rsidP="00D86AF7">
      <w:pPr>
        <w:rPr>
          <w:u w:color="000000"/>
        </w:rPr>
      </w:pPr>
    </w:p>
    <w:p w14:paraId="719B809F" w14:textId="77777777" w:rsidR="007825C4" w:rsidRPr="008B0FC6" w:rsidRDefault="007825C4" w:rsidP="008B0FC6">
      <w:pPr>
        <w:pStyle w:val="Heading2"/>
      </w:pPr>
      <w:bookmarkStart w:id="49" w:name="_Toc274571984"/>
      <w:r w:rsidRPr="008B0FC6">
        <w:t>Functionality mapping</w:t>
      </w:r>
      <w:bookmarkEnd w:id="49"/>
    </w:p>
    <w:p w14:paraId="75A2523D" w14:textId="1005998C"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Tools that can be used with DWAN backend are listed in </w:t>
      </w:r>
      <w:r w:rsidR="00C65213" w:rsidRPr="00C65213">
        <w:rPr>
          <w:rFonts w:ascii="Cambria" w:eastAsia="Cambria" w:hAnsi="Cambria" w:cs="Cambria"/>
          <w:sz w:val="24"/>
          <w:szCs w:val="24"/>
          <w:u w:color="000000"/>
        </w:rPr>
        <w:fldChar w:fldCharType="begin"/>
      </w:r>
      <w:r w:rsidR="00C65213" w:rsidRPr="00C65213">
        <w:rPr>
          <w:rFonts w:ascii="Cambria" w:eastAsia="Cambria" w:hAnsi="Cambria" w:cs="Cambria"/>
          <w:sz w:val="24"/>
          <w:szCs w:val="24"/>
          <w:u w:color="000000"/>
        </w:rPr>
        <w:instrText xml:space="preserve"> REF _Ref274313468 \h </w:instrText>
      </w:r>
      <w:r w:rsidR="00C65213" w:rsidRPr="00C65213">
        <w:rPr>
          <w:rFonts w:ascii="Cambria" w:eastAsia="Cambria" w:hAnsi="Cambria" w:cs="Cambria"/>
          <w:sz w:val="24"/>
          <w:szCs w:val="24"/>
          <w:u w:color="000000"/>
        </w:rPr>
      </w:r>
      <w:r w:rsidR="00C65213" w:rsidRPr="00C65213">
        <w:rPr>
          <w:rFonts w:ascii="Cambria" w:eastAsia="Cambria" w:hAnsi="Cambria" w:cs="Cambria"/>
          <w:sz w:val="24"/>
          <w:szCs w:val="24"/>
          <w:u w:color="000000"/>
        </w:rPr>
        <w:fldChar w:fldCharType="separate"/>
      </w:r>
      <w:r w:rsidR="00164BCD">
        <w:t xml:space="preserve">Table </w:t>
      </w:r>
      <w:r w:rsidR="00164BCD">
        <w:rPr>
          <w:noProof/>
        </w:rPr>
        <w:t>9</w:t>
      </w:r>
      <w:r w:rsidR="00C65213" w:rsidRPr="00C65213">
        <w:rPr>
          <w:rFonts w:ascii="Cambria" w:eastAsia="Cambria" w:hAnsi="Cambria" w:cs="Cambria"/>
          <w:sz w:val="24"/>
          <w:szCs w:val="24"/>
          <w:u w:color="000000"/>
        </w:rPr>
        <w:fldChar w:fldCharType="end"/>
      </w:r>
      <w:r w:rsidR="00C65213">
        <w:rPr>
          <w:rFonts w:ascii="Cambria" w:eastAsia="Cambria" w:hAnsi="Cambria" w:cs="Cambria"/>
          <w:sz w:val="24"/>
          <w:szCs w:val="24"/>
          <w:u w:color="000000"/>
        </w:rPr>
        <w:t xml:space="preserve"> </w:t>
      </w:r>
      <w:r>
        <w:rPr>
          <w:rFonts w:ascii="Cambria" w:eastAsia="Cambria" w:hAnsi="Cambria" w:cs="Cambria"/>
          <w:sz w:val="24"/>
          <w:szCs w:val="24"/>
          <w:u w:color="000000"/>
        </w:rPr>
        <w:t>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Pr>
          <w:rFonts w:ascii="Cambria" w:eastAsia="Cambria" w:hAnsi="Cambria" w:cs="Cambria"/>
          <w:sz w:val="24"/>
          <w:szCs w:val="24"/>
          <w:u w:color="000000"/>
          <w:vertAlign w:val="superscript"/>
        </w:rPr>
        <w:footnoteReference w:id="17"/>
      </w:r>
      <w:r>
        <w:rPr>
          <w:rFonts w:ascii="Cambria" w:eastAsia="Cambria" w:hAnsi="Cambria" w:cs="Cambria"/>
          <w:sz w:val="24"/>
          <w:szCs w:val="24"/>
          <w:u w:color="000000"/>
        </w:rPr>
        <w:t xml:space="preserve">. In such report task types were identified as the following: mechanical, configurational, editorial, synthetic, investigative, and creative. Most annotation tools can go under the Configurational or Editorial task types; a task is an activity that a user undertakes in order to create, process or modify a digital asset (i.e. geospatial, text, numerical or statistical information, sound, image, video, ephemera and intangible cultural heritage). The </w:t>
      </w:r>
      <w:r>
        <w:rPr>
          <w:rFonts w:ascii="Cambria" w:eastAsia="Cambria" w:hAnsi="Cambria" w:cs="Cambria"/>
          <w:i/>
          <w:iCs/>
          <w:sz w:val="24"/>
          <w:szCs w:val="24"/>
          <w:u w:color="000000"/>
        </w:rPr>
        <w:t>Configurational</w:t>
      </w:r>
      <w:r>
        <w:rPr>
          <w:rFonts w:ascii="Cambria" w:eastAsia="Cambria" w:hAnsi="Cambria" w:cs="Cambria"/>
          <w:sz w:val="24"/>
          <w:szCs w:val="24"/>
          <w:u w:color="000000"/>
        </w:rPr>
        <w:t xml:space="preserve"> type covers tasks that involve identifying structural patterns or ‘configurations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 xml:space="preserve">in information, rather than processing individual pieces of information. Some such tasks will require a predisposition for working with quantitative data. The </w:t>
      </w:r>
      <w:r>
        <w:rPr>
          <w:rFonts w:ascii="Cambria" w:eastAsia="Cambria" w:hAnsi="Cambria" w:cs="Cambria"/>
          <w:i/>
          <w:iCs/>
          <w:sz w:val="24"/>
          <w:szCs w:val="24"/>
          <w:u w:color="000000"/>
        </w:rPr>
        <w:t>Editorial</w:t>
      </w:r>
      <w:r>
        <w:rPr>
          <w:rFonts w:ascii="Cambria" w:eastAsia="Cambria" w:hAnsi="Cambria" w:cs="Cambria"/>
          <w:sz w:val="24"/>
          <w:szCs w:val="24"/>
          <w:u w:color="000000"/>
        </w:rPr>
        <w:t xml:space="preserve"> type involves modifying or improving an existing asset. </w:t>
      </w:r>
    </w:p>
    <w:p w14:paraId="6F39DF6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 process is a sequence of tasks through which an output is produced by operating on an asset. Moreover, a tool is considered informal if it has pre-defined entities which can be added as annotations and formal if it does not. </w:t>
      </w:r>
    </w:p>
    <w:p w14:paraId="1A3B516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p>
    <w:p w14:paraId="14BAE7E6" w14:textId="526DA6C9" w:rsidR="00C65213" w:rsidRDefault="00C65213" w:rsidP="00C65213">
      <w:pPr>
        <w:pStyle w:val="Caption"/>
        <w:keepNext/>
      </w:pPr>
      <w:bookmarkStart w:id="50" w:name="_Ref274313468"/>
      <w:r>
        <w:t xml:space="preserve">Table </w:t>
      </w:r>
      <w:r>
        <w:fldChar w:fldCharType="begin"/>
      </w:r>
      <w:r>
        <w:instrText xml:space="preserve"> SEQ Table \* ARABIC </w:instrText>
      </w:r>
      <w:r>
        <w:fldChar w:fldCharType="separate"/>
      </w:r>
      <w:r w:rsidR="00164BCD">
        <w:rPr>
          <w:noProof/>
        </w:rPr>
        <w:t>9</w:t>
      </w:r>
      <w:r>
        <w:fldChar w:fldCharType="end"/>
      </w:r>
      <w:bookmarkEnd w:id="50"/>
      <w:r>
        <w:t>. Tools that can be used as DWAN frontends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1701"/>
        <w:gridCol w:w="1276"/>
        <w:gridCol w:w="1843"/>
        <w:gridCol w:w="850"/>
        <w:gridCol w:w="1134"/>
        <w:gridCol w:w="765"/>
      </w:tblGrid>
      <w:tr w:rsidR="004F738A" w14:paraId="6F5CF4B0" w14:textId="77777777" w:rsidTr="00BD4530">
        <w:trPr>
          <w:trHeight w:val="3305"/>
        </w:trPr>
        <w:tc>
          <w:tcPr>
            <w:tcW w:w="1248"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0AE82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Cambria" w:eastAsia="Cambria" w:hAnsi="Cambria" w:cs="Cambria"/>
                <w:sz w:val="24"/>
                <w:szCs w:val="24"/>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1D92C9F" w14:textId="77777777" w:rsidR="007825C4" w:rsidRDefault="007825C4" w:rsidP="007825C4">
            <w:pPr>
              <w:pStyle w:val="Body"/>
            </w:pPr>
            <w:r>
              <w:rPr>
                <w:rFonts w:ascii="Cambria" w:eastAsia="Cambria" w:hAnsi="Cambria" w:cs="Cambria"/>
                <w:sz w:val="24"/>
                <w:szCs w:val="24"/>
                <w:u w:color="000000"/>
              </w:rPr>
              <w:t>task type</w:t>
            </w:r>
          </w:p>
        </w:tc>
        <w:tc>
          <w:tcPr>
            <w:tcW w:w="1276"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391CC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Cambria" w:eastAsia="Cambria" w:hAnsi="Cambria" w:cs="Cambria"/>
                <w:sz w:val="24"/>
                <w:szCs w:val="24"/>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4E8F33" w14:textId="77777777" w:rsidR="007825C4" w:rsidRDefault="007825C4" w:rsidP="007825C4">
            <w:pPr>
              <w:pStyle w:val="Body"/>
            </w:pPr>
            <w:r>
              <w:rPr>
                <w:rFonts w:ascii="Cambria" w:eastAsia="Cambria" w:hAnsi="Cambria" w:cs="Cambria"/>
                <w:sz w:val="24"/>
                <w:szCs w:val="24"/>
                <w:u w:color="000000"/>
              </w:rPr>
              <w:t>process type</w:t>
            </w:r>
          </w:p>
        </w:tc>
        <w:tc>
          <w:tcPr>
            <w:tcW w:w="85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FD88E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Cambria" w:eastAsia="Cambria" w:hAnsi="Cambria" w:cs="Cambria"/>
                <w:sz w:val="24"/>
                <w:szCs w:val="24"/>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1DA62ED" w14:textId="42EDD33D"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Cambria" w:eastAsia="Cambria" w:hAnsi="Cambria" w:cs="Cambria"/>
                <w:sz w:val="24"/>
                <w:szCs w:val="24"/>
                <w:u w:color="000000"/>
              </w:rPr>
              <w:t>formal/</w:t>
            </w:r>
            <w:r w:rsidR="004F738A">
              <w:rPr>
                <w:rFonts w:ascii="Cambria" w:eastAsia="Cambria" w:hAnsi="Cambria" w:cs="Cambria"/>
                <w:sz w:val="24"/>
                <w:szCs w:val="24"/>
                <w:u w:color="000000"/>
              </w:rPr>
              <w:br/>
            </w:r>
            <w:r>
              <w:rPr>
                <w:rFonts w:ascii="Cambria" w:eastAsia="Cambria" w:hAnsi="Cambria" w:cs="Cambria"/>
                <w:sz w:val="24"/>
                <w:szCs w:val="24"/>
                <w:u w:color="000000"/>
              </w:rPr>
              <w:t>informal</w:t>
            </w:r>
          </w:p>
        </w:tc>
        <w:tc>
          <w:tcPr>
            <w:tcW w:w="765"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211C91C" w14:textId="77777777" w:rsidR="007825C4" w:rsidRDefault="007825C4" w:rsidP="007825C4">
            <w:pPr>
              <w:pStyle w:val="Body"/>
              <w:tabs>
                <w:tab w:val="left" w:pos="1304"/>
                <w:tab w:val="left" w:pos="2608"/>
                <w:tab w:val="left" w:pos="3912"/>
                <w:tab w:val="left" w:pos="5216"/>
                <w:tab w:val="left" w:pos="6520"/>
                <w:tab w:val="left" w:pos="7824"/>
              </w:tabs>
            </w:pPr>
            <w:r>
              <w:rPr>
                <w:rFonts w:ascii="Cambria" w:eastAsia="Cambria" w:hAnsi="Cambria" w:cs="Cambria"/>
                <w:sz w:val="24"/>
                <w:szCs w:val="24"/>
                <w:u w:color="000000"/>
              </w:rPr>
              <w:t>collaborative platform</w:t>
            </w:r>
          </w:p>
        </w:tc>
      </w:tr>
      <w:tr w:rsidR="004F738A" w14:paraId="5A17652F" w14:textId="77777777" w:rsidTr="00BD4530">
        <w:trPr>
          <w:trHeight w:val="535"/>
        </w:trPr>
        <w:tc>
          <w:tcPr>
            <w:tcW w:w="1248"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23F9A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2D3CEE"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87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53FDF6"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4274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774E9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0E8BD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75EE2B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1B11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474B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3F29E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37B2C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23B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4875A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D7442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F2B249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2B553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07F8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893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946C5"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CEF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9E5D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B245C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72F85BD"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71A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CDD0D"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90A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7DDA6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2FBF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C28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4DA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2D8DB1C"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A7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967AC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055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031387"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10DA0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9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B34E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0C08203"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5A7C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6ED81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428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0E0AD"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834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C28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A252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B480D8"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8B16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CB00F5"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F07B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BE450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9DB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1E65E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381C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7A8E683"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BF98B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18551"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74654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5DD0AD"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B30C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AF10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E406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3AEA8C"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A013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D810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C6B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FF667"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FC8D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D24C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DC231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39A398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44B1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5BA2D9"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8333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6158D2"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9513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CEB9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AA696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F38AE0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9D06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16A5AB"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DE642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49CCE"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F081F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B700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BCCB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8D7233B" w14:textId="77777777" w:rsidTr="00BD4530">
        <w:trPr>
          <w:trHeight w:val="131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9ACB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E2F431"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BED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C00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F4396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A91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C0F72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538CE7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6F7CE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169389"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26D9C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7D2832"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7BC0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60E5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1709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231CD5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553F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734D3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6677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0228CA"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379F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AD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6D17A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A21B2B2"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9E803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AA2F2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09FB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C560B"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5DDC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D82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EB3B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B61975"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145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637253"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5B0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F2AEE5"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2C5E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2BC6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60C01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66F821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B74F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240C8"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3BF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5149D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A39B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5B4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92AE5"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6F4F3C0"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DE59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24B82" w14:textId="77777777" w:rsidR="007825C4" w:rsidRDefault="007825C4" w:rsidP="007825C4"/>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E7859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FD5AC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9186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DAF0C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4A96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45BAAB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37B9E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E4CD9B"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08DB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3ABB7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5BCF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FEEC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8435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4FC05E2"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1B1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54017"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88AE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564E0A"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FC81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13B5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8943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67C559"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7A968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C9FD0"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BBDD4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25E501" w14:textId="77777777" w:rsidR="007825C4" w:rsidRDefault="007825C4" w:rsidP="007825C4">
            <w:pPr>
              <w:pStyle w:val="Body"/>
            </w:pPr>
            <w:r>
              <w:rPr>
                <w:rFonts w:ascii="Times Roman" w:eastAsia="Cambria" w:hAnsi="Cambria" w:cs="Cambria"/>
                <w:u w:color="000000"/>
              </w:rPr>
              <w:t>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F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BE6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85D80"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2B30845"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ADC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CBF6AD"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C329D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299CA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CD58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8112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C7DE9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442530"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51087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BFCA4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BFCD0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2A3B99"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3D28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B777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636C71"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8FA232"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5358E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86BE8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47663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95D9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F8C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843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977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17D8EBE"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3C9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766FC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BDF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2A35" w14:textId="77777777" w:rsidR="007825C4" w:rsidRDefault="007825C4" w:rsidP="007825C4">
            <w:pPr>
              <w:pStyle w:val="Body"/>
            </w:pPr>
            <w:r>
              <w:rPr>
                <w:rFonts w:ascii="Times Roman" w:eastAsia="Cambria" w:hAnsi="Cambria" w:cs="Cambria"/>
                <w:u w:color="000000"/>
              </w:rPr>
              <w:t>Commentin,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8027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CB5A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52D9E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98847D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9C81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DF1079"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7D4A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55386"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1FB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5C8E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409C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CF118CA"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38416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18E12"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3FB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823761"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938C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7A7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5BDB1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4645B6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50B48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A9341"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01A4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DBE9FC"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F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8E2D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475B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0F4F51B"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4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36F3B4"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300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54732A"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D2C4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A910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2AFB3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7E6C3F"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6BCB2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D4F70"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BD65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726D"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63A5C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DC7A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41F5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3A74A18"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0B73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486142"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7DD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8FC7E8"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4E09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586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0151A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A7F2BAA"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D231F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D2BF5F"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46A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7CDCB8"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C33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282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E9B2D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724638E"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BAE3C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C082D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691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078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C396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393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EDBAC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C7EB81B"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0BF5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D93B6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8D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B82F72"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00E8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D516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C9F31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C9CE06"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69B0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790D5"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C1A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D8AD9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7BF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D8447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8935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BB34E0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165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E28264"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B0E3F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261F98"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96F2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D44CC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93731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F61180E"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B150" w14:textId="77777777" w:rsidR="007825C4" w:rsidRDefault="00DD7C31"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44" w:history="1">
              <w:r w:rsidR="007825C4">
                <w:rPr>
                  <w:rStyle w:val="Hyperlink1"/>
                  <w:rFonts w:eastAsia="Cambria" w:hAnsi="Cambria" w:cs="Cambria"/>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33D4D"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E39AC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4812D"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C9BD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83C17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A14F0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AF9D6EA"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4B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13658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B0C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8FC6B1"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C63E1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9686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37F68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3EFE6A8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B68D4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568E18"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61C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FC539"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DDF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3745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29C9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ED1A968"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48B7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ACAFAF"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94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3CE0F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F061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ABB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4976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CBFE69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CC3D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C66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5395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62D07"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DA3E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A1A59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598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2A2F13"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CF1E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D8678E"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9A77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6AB494"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9E99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63B1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9542A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DC8B81B"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5CA6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7A90F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8AA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4274C5" w14:textId="77777777" w:rsidR="007825C4" w:rsidRDefault="007825C4" w:rsidP="007825C4">
            <w:pPr>
              <w:pStyle w:val="Body"/>
            </w:pPr>
            <w:r>
              <w:rPr>
                <w:rFonts w:ascii="Times Roman" w:eastAsia="Cambria" w:hAnsi="Cambria" w:cs="Cambria"/>
                <w:u w:color="000000"/>
              </w:rPr>
              <w:t>Commenting, critical responses and stating preferenes; 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694C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06F7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4FF07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42577E0"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BCA7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A2E4DC"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2BD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D32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A7C9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E3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9C7D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81B302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74994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281407"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51A0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151F78"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6501A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FD5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71F04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5721804"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122A2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E7A435"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36C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A816E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82E7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F5A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39FB7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823A28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4C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D54E2"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BE53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7D57C" w14:textId="77777777" w:rsidR="007825C4" w:rsidRDefault="007825C4" w:rsidP="007825C4">
            <w:pPr>
              <w:pStyle w:val="Body"/>
            </w:pPr>
            <w:r>
              <w:rPr>
                <w:rFonts w:ascii="Times Roman" w:eastAsia="Cambria" w:hAnsi="Cambria" w:cs="Cambria"/>
                <w:u w:color="000000"/>
              </w:rPr>
              <w:t>Transcription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E5D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425F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A36C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4413F916" w14:textId="77777777" w:rsidTr="00BD4530">
        <w:trPr>
          <w:trHeight w:val="2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E8D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208E2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A68AD"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E8E04"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EAF4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8984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E5FC7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78369EA" w14:textId="77777777" w:rsidTr="00BD4530">
        <w:trPr>
          <w:trHeight w:val="33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7AB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8132BA"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3F52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1462B"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DA76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BF4B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798F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(can be stored in Annotea)</w:t>
            </w:r>
          </w:p>
        </w:tc>
      </w:tr>
      <w:tr w:rsidR="004F738A" w14:paraId="40B5026B"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82DB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EA2FF"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FFF6E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B0468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E628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6621A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5798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(via OKF)</w:t>
            </w:r>
          </w:p>
        </w:tc>
      </w:tr>
      <w:tr w:rsidR="004F738A" w14:paraId="11A7B0C5" w14:textId="77777777" w:rsidTr="00BD4530">
        <w:trPr>
          <w:trHeight w:val="535"/>
        </w:trPr>
        <w:tc>
          <w:tcPr>
            <w:tcW w:w="1248"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2AA7CC" w14:textId="77777777" w:rsidR="007825C4" w:rsidRDefault="00DD7C31"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45" w:history="1">
              <w:r w:rsidR="007825C4">
                <w:rPr>
                  <w:rStyle w:val="Hyperlink1"/>
                  <w:rFonts w:eastAsia="Cambria" w:hAnsi="Cambria" w:cs="Cambria"/>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E7430A6" w14:textId="77777777" w:rsidR="007825C4" w:rsidRDefault="007825C4" w:rsidP="007825C4">
            <w:pPr>
              <w:pStyle w:val="Body"/>
            </w:pPr>
            <w:r>
              <w:rPr>
                <w:rFonts w:ascii="Times Roman" w:eastAsia="Cambria" w:hAnsi="Cambria" w:cs="Cambria"/>
                <w:u w:color="000000"/>
              </w:rPr>
              <w:t>Synthetic</w:t>
            </w:r>
          </w:p>
        </w:tc>
        <w:tc>
          <w:tcPr>
            <w:tcW w:w="1276"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7B2DBE" w14:textId="77777777" w:rsidR="007825C4" w:rsidRDefault="007825C4" w:rsidP="007825C4"/>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9698E8"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74CF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A50000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A1EFB9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bl>
    <w:p w14:paraId="69353D6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8964B29" w14:textId="509CFADB" w:rsidR="0048620A" w:rsidRDefault="0048620A" w:rsidP="0048620A">
      <w:pPr>
        <w:rPr>
          <w:lang w:eastAsia="en-US"/>
        </w:rPr>
      </w:pPr>
      <w:r>
        <w:t xml:space="preserve">Amongst potential candidates to be used as  DWAN frontend our top 10 would include the following software: </w:t>
      </w:r>
      <w:r w:rsidRPr="00BB71F1">
        <w:rPr>
          <w:i/>
          <w:lang w:eastAsia="en-US"/>
        </w:rPr>
        <w:t>ANNIS</w:t>
      </w:r>
      <w:r>
        <w:rPr>
          <w:lang w:eastAsia="en-US"/>
        </w:rPr>
        <w:t xml:space="preserve"> (specific for multilingual linguistic corpora),  </w:t>
      </w:r>
      <w:r w:rsidRPr="00BB71F1">
        <w:rPr>
          <w:i/>
          <w:lang w:eastAsia="en-US"/>
        </w:rPr>
        <w:t>BIBLIOPEDIA</w:t>
      </w:r>
      <w:r>
        <w:rPr>
          <w:lang w:eastAsia="en-US"/>
        </w:rPr>
        <w:t xml:space="preserve"> (designed to crawl scholarly resources). </w:t>
      </w:r>
      <w:r w:rsidRPr="00BB71F1">
        <w:rPr>
          <w:i/>
          <w:lang w:eastAsia="en-US"/>
        </w:rPr>
        <w:t>LitBlitz</w:t>
      </w:r>
      <w:r>
        <w:rPr>
          <w:lang w:eastAsia="en-US"/>
        </w:rPr>
        <w:t xml:space="preserve"> or NB (for faculties and students)</w:t>
      </w:r>
    </w:p>
    <w:p w14:paraId="1CC11459" w14:textId="5F562D36" w:rsidR="0048620A" w:rsidRPr="002938EE" w:rsidRDefault="0048620A" w:rsidP="0048620A">
      <w:pPr>
        <w:rPr>
          <w:lang w:eastAsia="en-US"/>
        </w:rPr>
      </w:pPr>
      <w:r w:rsidRPr="00BB71F1">
        <w:rPr>
          <w:i/>
          <w:lang w:eastAsia="en-US"/>
        </w:rPr>
        <w:t>MapHub</w:t>
      </w:r>
      <w:r>
        <w:rPr>
          <w:lang w:eastAsia="en-US"/>
        </w:rPr>
        <w:t xml:space="preserve"> (specific on annotating historic maps), Pliny (developed by KCL ), </w:t>
      </w:r>
      <w:r w:rsidRPr="00BB71F1">
        <w:rPr>
          <w:i/>
          <w:lang w:eastAsia="en-US"/>
        </w:rPr>
        <w:t>Pundit</w:t>
      </w:r>
      <w:r>
        <w:rPr>
          <w:lang w:eastAsia="en-US"/>
        </w:rPr>
        <w:t xml:space="preserve">, </w:t>
      </w:r>
      <w:r w:rsidRPr="00BB71F1">
        <w:rPr>
          <w:i/>
          <w:lang w:eastAsia="en-US"/>
        </w:rPr>
        <w:t>Uvic Image Markup Tool</w:t>
      </w:r>
      <w:r>
        <w:rPr>
          <w:lang w:eastAsia="en-US"/>
        </w:rPr>
        <w:t xml:space="preserve"> (specific for images), </w:t>
      </w:r>
      <w:r w:rsidRPr="00BB71F1">
        <w:rPr>
          <w:i/>
          <w:lang w:eastAsia="en-US"/>
        </w:rPr>
        <w:t>Virtual Lighbox</w:t>
      </w:r>
      <w:r>
        <w:rPr>
          <w:lang w:eastAsia="en-US"/>
        </w:rPr>
        <w:t xml:space="preserve"> (for Museums and Archives), </w:t>
      </w:r>
      <w:r w:rsidRPr="00BB71F1">
        <w:rPr>
          <w:i/>
          <w:lang w:eastAsia="en-US"/>
        </w:rPr>
        <w:t>Zotero</w:t>
      </w:r>
      <w:r>
        <w:rPr>
          <w:lang w:eastAsia="en-US"/>
        </w:rPr>
        <w:t xml:space="preserve"> (probably one the most common and used annotation tools among humanists), </w:t>
      </w:r>
      <w:r w:rsidRPr="00BB71F1">
        <w:rPr>
          <w:i/>
          <w:lang w:eastAsia="en-US"/>
        </w:rPr>
        <w:t>WebLicht</w:t>
      </w:r>
      <w:r>
        <w:rPr>
          <w:lang w:eastAsia="en-US"/>
        </w:rPr>
        <w:t xml:space="preserve"> .</w:t>
      </w:r>
    </w:p>
    <w:p w14:paraId="3A82397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E467C6" w14:textId="77777777" w:rsidR="007825C4" w:rsidRPr="00E8265E" w:rsidRDefault="007825C4" w:rsidP="00E8265E">
      <w:pPr>
        <w:pStyle w:val="Heading2"/>
      </w:pPr>
      <w:bookmarkStart w:id="51" w:name="_Toc274571985"/>
      <w:r w:rsidRPr="00E8265E">
        <w:t>Potential front-ends for DWAN in Social Sciences and Humanities.</w:t>
      </w:r>
      <w:bookmarkEnd w:id="51"/>
    </w:p>
    <w:p w14:paraId="456DD7F8" w14:textId="53532E1D"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Following the previous categorization in section </w:t>
      </w:r>
      <w:r w:rsidR="00C65213">
        <w:rPr>
          <w:rFonts w:ascii="Cambria" w:eastAsia="Cambria" w:hAnsi="Cambria" w:cs="Cambria"/>
          <w:sz w:val="24"/>
          <w:szCs w:val="24"/>
          <w:u w:color="000000"/>
        </w:rPr>
        <w:t>above</w:t>
      </w:r>
      <w:r>
        <w:rPr>
          <w:rFonts w:ascii="Cambria" w:eastAsia="Cambria" w:hAnsi="Cambria" w:cs="Cambria"/>
          <w:sz w:val="24"/>
          <w:szCs w:val="24"/>
          <w:u w:color="000000"/>
        </w:rPr>
        <w:t xml:space="preserve"> (i.e. task type, process type, asset type) nineteen specific cases of uses HSS researchers make of annotation, not necessarily covering just DWAN functionality, can be identified and grouped under six headings:</w:t>
      </w:r>
    </w:p>
    <w:p w14:paraId="2203120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AD81EB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20245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6C1EAB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FA4E53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23FAA0A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0F15A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26286B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7B04F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1DC8CC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4512BD2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7AEEBC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UC11: Track versions of annotations</w:t>
      </w:r>
    </w:p>
    <w:p w14:paraId="33C95EA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F41788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1DBA7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155030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062C0C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7895C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5BAC3A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795EB6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4179E90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CEDC4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89D1D7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lang w:val="fr-FR"/>
        </w:rPr>
        <w:t>Bibliography</w:t>
      </w:r>
    </w:p>
    <w:p w14:paraId="4E805B6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2D409F2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232719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E0643A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415E698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E0471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B836A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Image</w:t>
      </w:r>
    </w:p>
    <w:p w14:paraId="2BA9289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1386E85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98B65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33CF7B1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39B311B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5BAFE2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1B42CB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4824B54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34A8F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E5FAD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57912E3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7A7F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Web page</w:t>
      </w:r>
    </w:p>
    <w:p w14:paraId="02227D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318F3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084F1C2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5DF8BE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2ABEE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7917829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15FAA90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C339C9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30BB4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2308784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16FBE06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7DC1B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321A6F3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3B28FC7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E69AA7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26BD2C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26CE70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Syntax/semantic</w:t>
      </w:r>
    </w:p>
    <w:p w14:paraId="66E7CB9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657B18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3E5D73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21AC2E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77B3E6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B96A4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D424E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3DD75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01E76E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2687912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39D743E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255E0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03A560D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7A8005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C4D7B8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388439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Wiki</w:t>
      </w:r>
    </w:p>
    <w:p w14:paraId="7D9664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D8E0E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1DCF43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336EC05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AD63F4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847111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96767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F0C229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F977C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01879A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A4FDFA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7543C3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43BBE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1A75FC6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3B6100A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3626BC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1CD366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Video</w:t>
      </w:r>
    </w:p>
    <w:p w14:paraId="78AC5B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0737123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66C32E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8CBD4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6EB1F8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C86F04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FBCCB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28E73D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A2696E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 xml:space="preserve">Use cases. </w:t>
      </w:r>
    </w:p>
    <w:p w14:paraId="4577C1A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i/>
          <w:iCs/>
          <w:sz w:val="24"/>
          <w:szCs w:val="24"/>
          <w:u w:color="000000"/>
        </w:rPr>
        <w:t>Bibliographic annotation.</w:t>
      </w:r>
    </w:p>
    <w:p w14:paraId="1E4E1F0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LitBlitz Literature Notes Manager, NoodleTools, Projects, Oigga, Sente.  All but one of these are configurational, i.e. that they tend to support the organization and ordering of database records, rather than the annotation of those records with further information. </w:t>
      </w:r>
    </w:p>
    <w:p w14:paraId="3609422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r>
        <w:rPr>
          <w:rFonts w:ascii="Cambria" w:eastAsia="Cambria" w:hAnsi="Cambria" w:cs="Cambria"/>
          <w:sz w:val="24"/>
          <w:szCs w:val="24"/>
          <w:u w:color="000000"/>
          <w:lang w:val="fr-FR"/>
        </w:rPr>
        <w:t>’</w:t>
      </w:r>
      <w:r>
        <w:rPr>
          <w:rFonts w:ascii="Cambria" w:eastAsia="Cambria" w:hAnsi="Cambria" w:cs="Cambria"/>
          <w:sz w:val="24"/>
          <w:szCs w:val="24"/>
          <w:u w:color="000000"/>
        </w:rPr>
        <w:t>.</w:t>
      </w:r>
    </w:p>
    <w:p w14:paraId="1C3CDB7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The annotations of the text is a formal annotation requirement, as the third party text is being annotated with pre-existing information. The annotations of the bibliography are informal, as they provide free text information on each individual item. </w:t>
      </w:r>
    </w:p>
    <w:p w14:paraId="65BC4EA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04214DA2"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Annotations take the form of links to the bibliographic records in the researcher</w:t>
      </w:r>
      <w:r>
        <w:rPr>
          <w:rFonts w:ascii="Cambria" w:eastAsia="Cambria" w:hAnsi="Cambria" w:cs="Cambria"/>
          <w:sz w:val="24"/>
          <w:szCs w:val="24"/>
          <w:u w:color="000000"/>
          <w:lang w:val="fr-FR"/>
        </w:rPr>
        <w:t>’</w:t>
      </w:r>
      <w:r>
        <w:rPr>
          <w:rFonts w:ascii="Cambria" w:eastAsia="Cambria" w:hAnsi="Cambria" w:cs="Cambria"/>
          <w:sz w:val="24"/>
          <w:szCs w:val="24"/>
          <w:u w:color="000000"/>
        </w:rPr>
        <w:t>s database, and also the annotations they have made on the bibliographic records. The latter might include ‘is this reference up to date</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or ‘is it being cited in agreement or disagreement</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 </w:t>
      </w:r>
    </w:p>
    <w:p w14:paraId="0CABFCD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The annotations in the bibliography should be able to link simultaneously to multiple bibliographic references.</w:t>
      </w:r>
    </w:p>
    <w:p w14:paraId="3D0FBEC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01625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CBA65FF"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5E79A23"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01111AE4"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08415F12"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4EE8D888"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55C7B81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9EDB1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2: </w:t>
      </w:r>
      <w:r>
        <w:rPr>
          <w:rFonts w:ascii="Cambria" w:eastAsia="Cambria" w:hAnsi="Cambria" w:cs="Cambria"/>
          <w:i/>
          <w:iCs/>
          <w:sz w:val="24"/>
          <w:szCs w:val="24"/>
          <w:u w:color="000000"/>
          <w:lang w:val="it-IT"/>
        </w:rPr>
        <w:t>Image annotation</w:t>
      </w:r>
      <w:r>
        <w:rPr>
          <w:rFonts w:ascii="Cambria" w:eastAsia="Cambria" w:hAnsi="Cambria" w:cs="Cambria"/>
          <w:sz w:val="24"/>
          <w:szCs w:val="24"/>
          <w:u w:color="000000"/>
        </w:rPr>
        <w:t xml:space="preserve">.  </w:t>
      </w:r>
    </w:p>
    <w:p w14:paraId="5EB30A5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Greenshot, HyperImage, NewRadial (INKE),  Skitch, UVic Image Markup Tool.  These tools are both configurational and editorial. This reflects the need to both organize image collections with annotations, and to link comments/notes with them. </w:t>
      </w:r>
    </w:p>
    <w:p w14:paraId="15A0F3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rFonts w:ascii="Cambria" w:eastAsia="Cambria" w:hAnsi="Cambria" w:cs="Cambria"/>
          <w:sz w:val="24"/>
          <w:szCs w:val="24"/>
          <w:u w:color="000000"/>
          <w:lang w:val="fr-FR"/>
        </w:rPr>
        <w:t>’</w:t>
      </w:r>
      <w:r>
        <w:rPr>
          <w:rFonts w:ascii="Cambria" w:eastAsia="Cambria" w:hAnsi="Cambria" w:cs="Cambria"/>
          <w:sz w:val="24"/>
          <w:szCs w:val="24"/>
          <w:u w:color="000000"/>
        </w:rPr>
        <w:t>s Museum of English Rural Life).</w:t>
      </w:r>
    </w:p>
    <w:p w14:paraId="5ABC195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This scenario is applicable to scholars, but also, potentially, to museum and collections curators. </w:t>
      </w:r>
    </w:p>
    <w:p w14:paraId="7D249A1B"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computer, or in a private cloud space. </w:t>
      </w:r>
    </w:p>
    <w:p w14:paraId="003901E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60B041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FA9966B"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7FC4C7A"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250EDAB5"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45E92B4B"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1D2EB869"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246557A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EE094C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3. </w:t>
      </w:r>
      <w:r>
        <w:rPr>
          <w:rFonts w:ascii="Cambria" w:eastAsia="Cambria" w:hAnsi="Cambria" w:cs="Cambria"/>
          <w:i/>
          <w:iCs/>
          <w:sz w:val="24"/>
          <w:szCs w:val="24"/>
          <w:u w:color="000000"/>
          <w:lang w:val="it-IT"/>
        </w:rPr>
        <w:t>Web page annotation</w:t>
      </w:r>
      <w:r>
        <w:rPr>
          <w:rFonts w:ascii="Cambria" w:eastAsia="Cambria" w:hAnsi="Cambria" w:cs="Cambria"/>
          <w:sz w:val="24"/>
          <w:szCs w:val="24"/>
          <w:u w:color="000000"/>
        </w:rPr>
        <w:t>.</w:t>
      </w:r>
    </w:p>
    <w:p w14:paraId="68B7B05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needs for organizing collections of web pages, the need for editorial, comment-based annotation is far more acute.</w:t>
      </w:r>
    </w:p>
    <w:p w14:paraId="69F3E51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4CA8C97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this is an informal referencing requirement, as the researcher will only be adding new information in the form of annotations.</w:t>
      </w:r>
    </w:p>
    <w:p w14:paraId="0245F53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text and images, but may also include video. They are not stored locally. </w:t>
      </w:r>
    </w:p>
    <w:p w14:paraId="50DBD7D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1CF3AB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Examples include: Official advice from Unity (http://unity3d.com/learn/resources/talks/gis-terrain-unity), </w:t>
      </w:r>
    </w:p>
    <w:p w14:paraId="4B1A272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Q&amp;A threads (http://answers.unity3d.com/questions/17829/how-can-i-import-</w:t>
      </w:r>
    </w:p>
    <w:p w14:paraId="455D1B5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gis-data-into-a-unity-project.html) and bibliography (http://ieeexplore.ieee.org/xpl/login.jsp?tp=&amp;arnumber=5567608&amp;url=http%3A%2F%2Fieeexplore.ieee.org%2Fxpls%2Fabs_all.jsp%3Farnumber%3D5567608). </w:t>
      </w:r>
    </w:p>
    <w:p w14:paraId="1FEEFBC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E3EB27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3651C557"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7A0C7E55"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4C577A04"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52F0BE19"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9AC55"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6151E4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73369AA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4: </w:t>
      </w:r>
      <w:r>
        <w:rPr>
          <w:rFonts w:ascii="Cambria" w:eastAsia="Cambria" w:hAnsi="Cambria" w:cs="Cambria"/>
          <w:i/>
          <w:iCs/>
          <w:sz w:val="24"/>
          <w:szCs w:val="24"/>
          <w:u w:color="000000"/>
        </w:rPr>
        <w:t>Syntactic and Semantic annotation</w:t>
      </w:r>
      <w:r>
        <w:rPr>
          <w:rFonts w:ascii="Cambria" w:eastAsia="Cambria" w:hAnsi="Cambria" w:cs="Cambria"/>
          <w:sz w:val="24"/>
          <w:szCs w:val="24"/>
          <w:u w:color="000000"/>
        </w:rPr>
        <w:t>.</w:t>
      </w:r>
    </w:p>
    <w:p w14:paraId="10D8AA61"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630D024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051E7DF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(a Latinist and historian) is creating a digital critical edition of Marcus Tullius Cicero</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judicial speeches. They have downloaded the fifty-two surviving examples from the Perseus Digital Library (http://www.perseus.tufts.edu/hopper) and stored them locally. </w:t>
      </w:r>
    </w:p>
    <w:p w14:paraId="7DD2804E"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0F9136E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p>
    <w:p w14:paraId="50F444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600B3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24039F88"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3A0BF7B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82B73CF"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606B2DA"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3A082957"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6626C7C5"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78CAB03F" w14:textId="77777777" w:rsidR="007825C4"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other texts, bibliography, video and image media.</w:t>
      </w:r>
    </w:p>
    <w:p w14:paraId="12D85F5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1CF640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C3C3F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5. </w:t>
      </w:r>
      <w:r>
        <w:rPr>
          <w:rFonts w:ascii="Cambria" w:eastAsia="Cambria" w:hAnsi="Cambria" w:cs="Cambria"/>
          <w:i/>
          <w:iCs/>
          <w:sz w:val="24"/>
          <w:szCs w:val="24"/>
          <w:u w:color="000000"/>
        </w:rPr>
        <w:t>Wiki based annotation</w:t>
      </w:r>
      <w:r>
        <w:rPr>
          <w:rFonts w:ascii="Cambria" w:eastAsia="Cambria" w:hAnsi="Cambria" w:cs="Cambria"/>
          <w:sz w:val="24"/>
          <w:szCs w:val="24"/>
          <w:u w:color="000000"/>
        </w:rPr>
        <w:t>.</w:t>
      </w:r>
    </w:p>
    <w:p w14:paraId="0E5AE46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4FF879FD"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conducting a project to capture the reception of public monuments, including the Parthenon in Athens. They will therefore need to annotate not only the main page of the wiki, but also the ‘Talk</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0A6CB87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7ECEFF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Assets: The assets involved are text and images.</w:t>
      </w:r>
    </w:p>
    <w:p w14:paraId="27BDB41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3B1968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3EE905F9"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0C96F322"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15FA1261"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359FE177"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51995DFB"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3B7588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BCBED9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sz w:val="24"/>
          <w:szCs w:val="24"/>
          <w:u w:color="000000"/>
          <w:lang w:val="es-ES_tradnl"/>
        </w:rPr>
        <w:t xml:space="preserve">User scenario </w:t>
      </w:r>
      <w:r>
        <w:rPr>
          <w:rFonts w:ascii="Cambria" w:eastAsia="Cambria" w:hAnsi="Cambria" w:cs="Cambria"/>
          <w:sz w:val="24"/>
          <w:szCs w:val="24"/>
          <w:u w:color="000000"/>
        </w:rPr>
        <w:t xml:space="preserve">6. </w:t>
      </w:r>
      <w:r>
        <w:rPr>
          <w:rFonts w:ascii="Cambria" w:eastAsia="Cambria" w:hAnsi="Cambria" w:cs="Cambria"/>
          <w:i/>
          <w:iCs/>
          <w:sz w:val="24"/>
          <w:szCs w:val="24"/>
          <w:u w:color="000000"/>
        </w:rPr>
        <w:t>Video annotation.</w:t>
      </w:r>
    </w:p>
    <w:p w14:paraId="496581D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Times Roman" w:eastAsia="Times Roman" w:hAnsi="Times Roman" w:cs="Times Roman"/>
          <w:u w:color="000000"/>
        </w:rPr>
      </w:pPr>
      <w:r>
        <w:rPr>
          <w:rFonts w:ascii="Cambria" w:eastAsia="Cambria" w:hAnsi="Cambria" w:cs="Cambria"/>
          <w:sz w:val="24"/>
          <w:szCs w:val="24"/>
          <w:u w:color="000000"/>
        </w:rPr>
        <w:t xml:space="preserve">Review of tools available: Advene, Annotator\'s Workbench, Annotorius, Anvil, </w:t>
      </w:r>
      <w:r>
        <w:rPr>
          <w:rFonts w:ascii="Cambria" w:eastAsia="Cambria" w:hAnsi="Cambria" w:cs="Cambria"/>
          <w:sz w:val="24"/>
          <w:szCs w:val="24"/>
          <w:u w:color="000000"/>
          <w:lang w:val="pt-PT"/>
        </w:rPr>
        <w:t>Atlas.ti</w:t>
      </w:r>
      <w:r>
        <w:rPr>
          <w:rFonts w:ascii="Cambria" w:eastAsia="Cambria" w:hAnsi="Cambria" w:cs="Cambria"/>
          <w:sz w:val="24"/>
          <w:szCs w:val="24"/>
          <w:u w:color="000000"/>
        </w:rPr>
        <w:t xml:space="preserve">, HyperImage, Mediathread, Project Pad, </w:t>
      </w:r>
      <w:r>
        <w:rPr>
          <w:rFonts w:ascii="Times Roman" w:eastAsia="Cambria" w:hAnsi="Cambria" w:cs="Cambria"/>
          <w:u w:color="000000"/>
        </w:rPr>
        <w:t>Rehersal Assistant, VideoANT.</w:t>
      </w:r>
    </w:p>
    <w:p w14:paraId="56329E0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Times Roman" w:eastAsia="Cambria" w:hAnsi="Cambria" w:cs="Cambria"/>
          <w:sz w:val="24"/>
          <w:szCs w:val="24"/>
          <w:u w:color="000000"/>
        </w:rPr>
        <w:t xml:space="preserve">Video annotation is probably not </w:t>
      </w:r>
      <w:r>
        <w:rPr>
          <w:rFonts w:ascii="Cambria" w:eastAsia="Cambria" w:hAnsi="Cambria" w:cs="Cambria"/>
          <w:sz w:val="24"/>
          <w:szCs w:val="24"/>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6EE5174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5BA18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lang w:val="es-ES_tradnl"/>
        </w:rPr>
        <w:t>Scenario:</w:t>
      </w:r>
      <w:r>
        <w:rPr>
          <w:rFonts w:ascii="Cambria" w:eastAsia="Cambria" w:hAnsi="Cambria" w:cs="Cambria"/>
          <w:sz w:val="24"/>
          <w:szCs w:val="24"/>
          <w:u w:color="000000"/>
        </w:rPr>
        <w:t xml:space="preserve"> User has downloaded a few videos from </w:t>
      </w:r>
      <w:hyperlink r:id="rId46" w:history="1">
        <w:r>
          <w:rPr>
            <w:rStyle w:val="Hyperlink0"/>
            <w:rFonts w:ascii="Cambria" w:eastAsia="Cambria" w:hAnsi="Cambria" w:cs="Cambria"/>
            <w:sz w:val="24"/>
            <w:szCs w:val="24"/>
            <w:u w:color="000000"/>
          </w:rPr>
          <w:t>www.youtube.com</w:t>
        </w:r>
      </w:hyperlink>
      <w:r>
        <w:rPr>
          <w:rFonts w:ascii="Cambria" w:eastAsia="Cambria" w:hAnsi="Cambria" w:cs="Cambria"/>
          <w:sz w:val="24"/>
          <w:szCs w:val="24"/>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F5C9B6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scenario is applicable to scholars and universities but also, potentially to software engineers and programmers. Formal/informal: both formal and informal annotations can be relevant here.</w:t>
      </w:r>
    </w:p>
    <w:p w14:paraId="0EC309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B5509F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386CA74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videos but may involve text and images as well. </w:t>
      </w:r>
    </w:p>
    <w:p w14:paraId="3B59C7D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7E53C79C"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F1DA354"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F0FD0DD"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7CCC9828"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4FF6299F"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31A7929A" w14:textId="77777777"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607969D6" w14:textId="1960F72E" w:rsidR="009B54F3" w:rsidRDefault="009B54F3" w:rsidP="009B54F3">
      <w:pPr>
        <w:pStyle w:val="Heading1"/>
      </w:pPr>
      <w:bookmarkStart w:id="52" w:name="_Toc274571986"/>
      <w:r w:rsidRPr="00AC51E7">
        <w:t>APPENDIX</w:t>
      </w:r>
      <w:bookmarkEnd w:id="52"/>
    </w:p>
    <w:p w14:paraId="5DDE796C" w14:textId="77777777" w:rsidR="009B54F3" w:rsidRPr="00AC51E7" w:rsidRDefault="009B54F3" w:rsidP="00D57E43">
      <w:pPr>
        <w:pStyle w:val="Heading2"/>
      </w:pPr>
      <w:bookmarkStart w:id="53" w:name="_Toc274571987"/>
      <w:r w:rsidRPr="00AC51E7">
        <w:t>Schema</w:t>
      </w:r>
      <w:bookmarkEnd w:id="53"/>
    </w:p>
    <w:p w14:paraId="3B766A1E" w14:textId="77777777" w:rsidR="00B45AEF" w:rsidRDefault="009B54F3" w:rsidP="00B45AEF">
      <w:pPr>
        <w:ind w:firstLine="284"/>
        <w:jc w:val="both"/>
      </w:pPr>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&lt;?xml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 targetNamespace="http://www.dasish.eu/ns/addit"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xmlns:xs="http://www.w3.org/2001/XMLSchema" elementFormDefault="qualified"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xmlns:dasish="http://www.dasish.eu/ns/addit"&gt;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&lt;xs:import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schemaLocation="http://www.w3.org/2005/08/xml.xsd"/&gt;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name="ReferenceList"&gt;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name="href" type="xs:anyURI" minOccurs="0" maxOccurs="unbounded"/&gt;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name="CachedRepresentationInfo"&gt;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name="tool" type="xs:string" minOccurs="1" maxOccurs="1"/&gt;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name="type" type="xs:string" minOccurs="1" maxOccurs="1"/&gt;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name="fragmentString" type="xs:string" minOccurs="1" maxOccurs="1"/&gt;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name="CachedRepresentationFragmentList"&gt;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 type="dasish:CachedRepresentationFragment" minOccurs="0" maxOccurs="unbounded"/&gt;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name="siblingTargets" type="dasish:ReferenceList" minOccurs="1"/&gt;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name="cachedRepresentatinons" type="dasish:CachedRepresentationFragmentList"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name="TargetInfoList"&gt;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 minOccurs="0"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name="displayName" type="xs:string" minOccurs="1" maxOccurs="1"/&gt;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name="eMail" type="xs:string" minOccurs="1" maxOccurs="1"/&gt;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 type="xs:boolean" minOccurs="1" maxOccurs="1"/&gt;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name="CurrentPrincipalInfoList"&gt;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 minOccurs="0"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name="principalHref" type="xs:anyURI"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name="level" type="dasish:Access"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name="PermissionList"&gt;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minOccurs="0" maxOccurs="unbounded"/&gt;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name="public" type="dasish:Access"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type="dasish:AnnotationBody" minOccurs="1" maxOccurs="1"/&gt;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type="dasish:TargetInfoList" minOccurs="1" maxOccurs="1"/&gt;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type="dasish:ReferenceList" minOccurs="1" maxOccurs="1"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name="AnnotationInfoList"&gt;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 minOccurs="0"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name="AnnotationBody"&gt;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name="textBody"&gt;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type="xs:string" minOccurs="1" maxOccurs="1"/&gt;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name="xmlBody"&gt;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&lt;xs:any minOccurs="1" maxOccurs="1" processContents="skip"/&gt;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name="ownerRef" type="xs:anyURI"  minOccurs="1" maxOccurs="1"/&gt;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name="annotations" type="dasish:ReferenceList" minOccurs="1" maxOccurs="1"/&gt;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name="NotebookInfoList"&gt;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 minOccurs="0"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name="AnnotationActionName"&gt;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name="PermissionActionName"&gt;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name="object" type="xs:anyURI" minOccurs="1" maxOccurs="1"/&gt;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name="message" type="xs:string" minOccurs="0" maxOccurs="1"/&gt;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name="ActionList"&gt;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 minOccurs="0" maxOccurs="unbounded"/&gt;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name="ResponseBody"&gt;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 minOccurs="1"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&lt;!--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name="annotationBody" type="dasish:AnnotationBody"/&gt;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name="annotationInfoList" type="dasish:AnnotationInfoList"/&gt;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name="annotationList" type="dasish:ReferenceList"/&gt;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name="cashedRepresentationInfo" type="dasish:CachedRepresentationInfo"/&gt;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name="cashedRepresentationList" type="dasish:ReferenceList"/&gt;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 type="dasish:CachedRepresentationFragment"/&gt;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name="cachedRepresentationFragmentList" type="dasish:CachedRepresentationFragmentList"/&gt;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name="list" type="dasish:List"/&gt;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name="notebookInfoList" type="dasish:NotebookInfoList"/&gt;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name="notebookList" type="dasish:ReferenceList"/&gt;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name="permissionList" type="dasish:PermissionList"/&gt;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name="responseBody" type="dasish:ResponseBody"/&gt;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 type="dasish:Target"/&gt;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name="targetInfoList" type="dasish:TargetInfoList"/&gt;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name="targetList" type="dasish:ReferenceList"/&gt;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 type="dasish:Principal"/&gt;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name="currentPrincipalInfoList" type="dasish:CurrentPrincipalInfoList"/&gt;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name="principalList" type="dasish:ReferenceList"/&gt;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name="referenceList" type="dasish:ReferenceList"/&gt;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name="access" type="dasish:Access"/&gt;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&lt;xs:element name="annotationActionName" type="dasish:AnnotationActionName"/&gt;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name="permissionActionName" type="dasish:PermissionActionName"/&gt;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&lt;/xs:schema&gt;</w:t>
      </w:r>
    </w:p>
    <w:p w14:paraId="609A1EBF" w14:textId="34592BAA" w:rsidR="008567D2" w:rsidRDefault="00AF693A" w:rsidP="008567D2">
      <w:pPr>
        <w:pStyle w:val="Heading2"/>
      </w:pPr>
      <w:bookmarkStart w:id="54" w:name="_Toc274571988"/>
      <w:r>
        <w:t>Wired-Marker-b</w:t>
      </w:r>
      <w:r w:rsidR="008567D2">
        <w:t xml:space="preserve">ased </w:t>
      </w:r>
      <w:r>
        <w:t>DWAN frontend</w:t>
      </w:r>
      <w:r w:rsidR="00BE3684">
        <w:t>.</w:t>
      </w:r>
      <w:r>
        <w:t xml:space="preserve"> </w:t>
      </w:r>
      <w:r w:rsidR="008567D2">
        <w:t>Manual</w:t>
      </w:r>
      <w:bookmarkEnd w:id="54"/>
      <w:r w:rsidR="008567D2">
        <w:t xml:space="preserve"> </w:t>
      </w:r>
    </w:p>
    <w:p w14:paraId="45C811E1" w14:textId="363C3023" w:rsidR="008567D2" w:rsidRDefault="003115F3" w:rsidP="003876BA">
      <w:pPr>
        <w:ind w:firstLine="284"/>
        <w:jc w:val="both"/>
      </w:pPr>
      <w:r>
        <w:t xml:space="preserve">This </w:t>
      </w:r>
      <w:r w:rsidR="008567D2" w:rsidRPr="00367B2F">
        <w:t xml:space="preserve">DWAN </w:t>
      </w:r>
      <w:r w:rsidR="008567D2">
        <w:t xml:space="preserve">client </w:t>
      </w:r>
      <w:r w:rsidR="008567D2" w:rsidRPr="00367B2F">
        <w:t>is based on the Wired-Marker extension for Firefox with added functionality to communicate with the DWAN backend. Such extension enables the user to create free-text annotations on fragments of webpage content. Wired-Marker, and theref</w:t>
      </w:r>
      <w:r w:rsidR="008567D2">
        <w:t xml:space="preserve">ore DWAN client, runs only on </w:t>
      </w:r>
      <w:r>
        <w:t xml:space="preserve">the </w:t>
      </w:r>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47" w:history="1">
        <w:r w:rsidR="008567D2" w:rsidRPr="00367B2F">
          <w:rPr>
            <w:rStyle w:val="Hyperlink"/>
            <w:rFonts w:cs="Arial"/>
            <w:color w:val="1155CC"/>
          </w:rPr>
          <w:t>http://www.mozilla.org/en-US/firefox/new/</w:t>
        </w:r>
      </w:hyperlink>
      <w:r w:rsidR="008567D2" w:rsidRPr="00367B2F">
        <w:t xml:space="preserve">  . </w:t>
      </w:r>
    </w:p>
    <w:p w14:paraId="14090AED" w14:textId="623ED1D8" w:rsidR="00A71F1F" w:rsidRDefault="008567D2" w:rsidP="00A71F1F">
      <w:pPr>
        <w:ind w:firstLine="284"/>
        <w:jc w:val="both"/>
        <w:rPr>
          <w:lang w:val="en-US" w:eastAsia="en-US"/>
        </w:rPr>
      </w:pPr>
      <w:r>
        <w:t>It is highly recom</w:t>
      </w:r>
      <w:r w:rsidR="00A71F1F">
        <w:t>mended to make a separate Firef</w:t>
      </w:r>
      <w:r>
        <w:t xml:space="preserve">ox profile where one installs </w:t>
      </w:r>
      <w:r w:rsidR="003115F3">
        <w:t>the</w:t>
      </w:r>
      <w:ins w:id="55" w:author="testuser" w:date="2014-09-29T13:48:00Z">
        <w:r w:rsidR="003115F3">
          <w:t xml:space="preserve"> </w:t>
        </w:r>
      </w:ins>
      <w:r>
        <w:t>DW</w:t>
      </w:r>
      <w:r w:rsidR="003876BA">
        <w:t xml:space="preserve">AN Wired-Marker based client.   </w:t>
      </w:r>
      <w:r>
        <w:rPr>
          <w:lang w:val="en-US" w:eastAsia="en-US"/>
        </w:rPr>
        <w:t>For instance, to create a Firefox profile on MAC, one can follow one of two</w:t>
      </w:r>
      <w:r w:rsidR="003115F3">
        <w:rPr>
          <w:lang w:val="en-US" w:eastAsia="en-US"/>
        </w:rPr>
        <w:t xml:space="preserve">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1F05436E"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ind w:firstLine="284"/>
        <w:jc w:val="both"/>
        <w:rPr>
          <w:lang w:val="en-US" w:eastAsia="en-US"/>
        </w:rPr>
      </w:pPr>
    </w:p>
    <w:p w14:paraId="3D587A9E" w14:textId="7CD981CF"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p>
    <w:p w14:paraId="66A9A26C" w14:textId="739442C7"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00072CB4">
        <w:rPr>
          <w:rFonts w:cs="Arial"/>
          <w:i/>
          <w:color w:val="000000"/>
        </w:rPr>
        <w:t>Shibboleth</w:t>
      </w:r>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go to </w:t>
      </w:r>
      <w:hyperlink r:id="rId48"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click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3. fill in the user registration form and submit it</w:t>
      </w:r>
    </w:p>
    <w:p w14:paraId="238E34B9" w14:textId="77777777" w:rsidR="008567D2" w:rsidRPr="00367B2F" w:rsidRDefault="008567D2" w:rsidP="003876BA">
      <w:pPr>
        <w:ind w:firstLine="284"/>
        <w:jc w:val="both"/>
      </w:pPr>
      <w:r w:rsidRPr="00367B2F">
        <w:t>4. press cancel</w:t>
      </w:r>
    </w:p>
    <w:p w14:paraId="21896A4F" w14:textId="77777777" w:rsidR="008567D2" w:rsidRPr="00367B2F" w:rsidRDefault="008567D2" w:rsidP="003876BA">
      <w:pPr>
        <w:ind w:firstLine="284"/>
        <w:jc w:val="both"/>
      </w:pPr>
      <w:r w:rsidRPr="00367B2F">
        <w:t xml:space="preserve">5. go to DASISH Web Annotator &gt; Settings &gt; Server &gt; write this link </w:t>
      </w:r>
      <w:hyperlink r:id="rId49"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6. Log in using the left side Log-in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689F0638">
            <wp:extent cx="5537835" cy="3460994"/>
            <wp:effectExtent l="0" t="0" r="0" b="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7959" cy="3461072"/>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 xml:space="preserve">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804D358" w:rsidR="008567D2" w:rsidRPr="00E07A5C" w:rsidRDefault="008567D2" w:rsidP="003876BA">
      <w:pPr>
        <w:ind w:firstLine="284"/>
        <w:jc w:val="both"/>
      </w:pPr>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56" w:author="testuser" w:date="2014-09-29T13:51:00Z">
        <w:r w:rsidR="003115F3">
          <w:t xml:space="preserve"> </w:t>
        </w:r>
      </w:ins>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2">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colour 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4">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6760160E" w:rsidR="001C1067" w:rsidRDefault="001C1067" w:rsidP="003876BA">
      <w:pPr>
        <w:ind w:firstLine="284"/>
        <w:jc w:val="both"/>
      </w:pPr>
      <w:r>
        <w:t xml:space="preserve">When </w:t>
      </w:r>
      <w:r w:rsidR="003115F3">
        <w:t xml:space="preserve">an </w:t>
      </w:r>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r w:rsidR="003115F3">
        <w:t xml:space="preserve">the </w:t>
      </w:r>
      <w:r>
        <w:t>backend server upon the request from the client, filling which allows  the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r w:rsidRPr="00E07A5C">
        <w:rPr>
          <w:color w:val="212121"/>
          <w:shd w:val="clear" w:color="auto" w:fill="FFFFFF"/>
        </w:rPr>
        <w:t>name]</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5"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6"/>
      <w:headerReference w:type="first" r:id="rId57"/>
      <w:footerReference w:type="first" r:id="rId58"/>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Menzo windhouwer" w:date="2014-10-01T11:56:00Z" w:initials="Mw">
    <w:p w14:paraId="7299E77D" w14:textId="5A4E95D8" w:rsidR="00E36D3A" w:rsidRDefault="00E36D3A">
      <w:pPr>
        <w:pStyle w:val="CommentText"/>
      </w:pPr>
      <w:r>
        <w:rPr>
          <w:rStyle w:val="CommentReference"/>
        </w:rPr>
        <w:annotationRef/>
      </w:r>
      <w:r>
        <w:t xml:space="preserve">The </w:t>
      </w:r>
      <w:r>
        <w:rPr>
          <w:i/>
        </w:rPr>
        <w:t>ns</w:t>
      </w:r>
      <w:r>
        <w:t xml:space="preserve"> parameter is the remainder of a way to query XML annotation bodies. Here is a part of an older design document on the API where there was a </w:t>
      </w:r>
      <w:r>
        <w:rPr>
          <w:i/>
        </w:rPr>
        <w:t>text</w:t>
      </w:r>
      <w:r>
        <w:t xml:space="preserve"> parameter for full text search and the </w:t>
      </w:r>
      <w:r>
        <w:rPr>
          <w:i/>
        </w:rPr>
        <w:t>ns</w:t>
      </w:r>
      <w:r>
        <w:t xml:space="preserve"> and </w:t>
      </w:r>
      <w:r>
        <w:rPr>
          <w:i/>
        </w:rPr>
        <w:t>xpath</w:t>
      </w:r>
      <w:r>
        <w:t xml:space="preserve"> parameters to do a structured search in a XML body:</w:t>
      </w:r>
    </w:p>
    <w:p w14:paraId="62C27D52" w14:textId="77777777" w:rsidR="00E36D3A" w:rsidRDefault="00E36D3A">
      <w:pPr>
        <w:pStyle w:val="CommentText"/>
      </w:pPr>
    </w:p>
    <w:p w14:paraId="13D75E42" w14:textId="09BAA97E" w:rsidR="00E36D3A" w:rsidRDefault="00E36D3A">
      <w:pPr>
        <w:pStyle w:val="CommentText"/>
      </w:pPr>
      <w:r>
        <w:t>“</w:t>
      </w:r>
      <w:r w:rsidRPr="000B026A">
        <w:t>Parameter xpath allows to search over the parts of annota</w:t>
      </w:r>
      <w:r>
        <w:t>tions body, e.g. &lt;xpath&gt; may be b</w:t>
      </w:r>
      <w:r w:rsidRPr="000B026A">
        <w:rPr>
          <w:rFonts w:cs="Arial"/>
        </w:rPr>
        <w:t>ody[@type=’relation’]/relation=’contradiction’. For</w:t>
      </w:r>
      <w:r>
        <w:rPr>
          <w:rFonts w:cs="Arial"/>
        </w:rPr>
        <w:t xml:space="preserve"> </w:t>
      </w:r>
      <w:r w:rsidRPr="000B026A">
        <w:rPr>
          <w:rFonts w:cs="Arial"/>
        </w:rPr>
        <w:t>this one needs URI’ of namespaces &lt;ns&gt; represented by prefixes &lt;prefix&gt;.</w:t>
      </w:r>
      <w:r>
        <w:t>”</w:t>
      </w:r>
    </w:p>
    <w:p w14:paraId="4847B4D6" w14:textId="77777777" w:rsidR="00E36D3A" w:rsidRDefault="00E36D3A">
      <w:pPr>
        <w:pStyle w:val="CommentText"/>
      </w:pPr>
    </w:p>
    <w:p w14:paraId="557DD5E8" w14:textId="09AAF0BE" w:rsidR="00E36D3A" w:rsidRDefault="00E36D3A">
      <w:pPr>
        <w:pStyle w:val="CommentText"/>
      </w:pPr>
      <w:r>
        <w:t>(</w:t>
      </w:r>
      <w:hyperlink r:id="rId1" w:history="1">
        <w:r w:rsidRPr="00B47E54">
          <w:rPr>
            <w:rStyle w:val="Hyperlink"/>
          </w:rPr>
          <w:t>https://trac.clarin.eu/wiki/DASISH/SpecificationDocument?version=14</w:t>
        </w:r>
      </w:hyperlink>
      <w:r>
        <w:t>)</w:t>
      </w:r>
    </w:p>
    <w:p w14:paraId="2DB8FADC" w14:textId="77777777" w:rsidR="00E36D3A" w:rsidRDefault="00E36D3A">
      <w:pPr>
        <w:pStyle w:val="CommentText"/>
      </w:pPr>
    </w:p>
    <w:p w14:paraId="2C7C82A5" w14:textId="6A4C0C8B" w:rsidR="00E36D3A" w:rsidRDefault="00E36D3A">
      <w:pPr>
        <w:pStyle w:val="CommentText"/>
      </w:pPr>
      <w:r>
        <w:t>The XPath capabilities were lost along the way, but I think the functionality would still make sense to query XML annotation bodies. It could be a query on its own, or an additional filter for the full text search (search for ‘foo’ in XML bodies that satisfy XPath expression /a/b).</w:t>
      </w:r>
    </w:p>
    <w:p w14:paraId="01F14BB0" w14:textId="77777777" w:rsidR="00E36D3A" w:rsidRPr="00886765" w:rsidRDefault="00E36D3A">
      <w:pPr>
        <w:pStyle w:val="CommentText"/>
      </w:pPr>
    </w:p>
  </w:comment>
  <w:comment w:id="36" w:author="SND" w:date="2014-10-08T11:04:00Z" w:initials="S">
    <w:p w14:paraId="07DF3BAA" w14:textId="090C33C5" w:rsidR="00E36D3A" w:rsidRDefault="00E36D3A">
      <w:pPr>
        <w:pStyle w:val="CommentText"/>
      </w:pPr>
      <w:r>
        <w:rPr>
          <w:rStyle w:val="CommentReference"/>
        </w:rPr>
        <w:annotationRef/>
      </w:r>
      <w:r>
        <w:t xml:space="preserve">I could not find any web page URL pointing to Prof. Okubo, so we need to delete the footnote or send a request to </w:t>
      </w:r>
      <w:hyperlink r:id="rId2" w:history="1">
        <w:r w:rsidRPr="00FC3845">
          <w:rPr>
            <w:rStyle w:val="Hyperlink"/>
          </w:rPr>
          <w:t>wiredmarker@bits.cc</w:t>
        </w:r>
      </w:hyperlink>
      <w:r>
        <w:t xml:space="preserve"> asking for it.</w:t>
      </w:r>
    </w:p>
  </w:comment>
  <w:comment w:id="37" w:author="SND" w:date="2014-10-08T12:29:00Z" w:initials="S">
    <w:p w14:paraId="4A36C01C" w14:textId="77777777" w:rsidR="00E36D3A" w:rsidRDefault="00E36D3A" w:rsidP="007D2E49">
      <w:pPr>
        <w:pStyle w:val="CommentText"/>
      </w:pPr>
      <w:r>
        <w:rPr>
          <w:rStyle w:val="CommentReference"/>
        </w:rPr>
        <w:annotationRef/>
      </w:r>
      <w:r>
        <w:t>Maybe extend this paragraph with information concerning development setup using an extension proxy file, which also implies that the chrome.manifest file needs to be rewritten. (I need some more time to think about a more elaborate suggestion.)</w:t>
      </w:r>
    </w:p>
  </w:comment>
  <w:comment w:id="41" w:author="André Moreira" w:date="2014-10-06T13:45:00Z" w:initials="AM">
    <w:p w14:paraId="0F73EECF" w14:textId="11F18CE0" w:rsidR="00E36D3A" w:rsidRDefault="00E36D3A">
      <w:pPr>
        <w:pStyle w:val="CommentText"/>
      </w:pPr>
      <w:r>
        <w:rPr>
          <w:rStyle w:val="CommentReference"/>
        </w:rPr>
        <w:annotationRef/>
      </w:r>
      <w:r>
        <w:t>Decided to be removed?</w:t>
      </w:r>
    </w:p>
  </w:comment>
  <w:comment w:id="42" w:author="André Moreira" w:date="2014-10-06T13:48:00Z" w:initials="AM">
    <w:p w14:paraId="64CBBB7D" w14:textId="35A75641" w:rsidR="00E36D3A" w:rsidRDefault="00E36D3A">
      <w:pPr>
        <w:pStyle w:val="CommentText"/>
      </w:pPr>
      <w:r>
        <w:rPr>
          <w:rStyle w:val="CommentReference"/>
        </w:rPr>
        <w:annotationRef/>
      </w:r>
      <w:r>
        <w:t>As discussed previously,  I think this can be highly misleading since the cached representation can be the actual EAF file serialization which is presentable on ELAN’s UI.</w:t>
      </w:r>
    </w:p>
  </w:comment>
  <w:comment w:id="45" w:author="Menzo windhouwer" w:date="2014-10-10T14:15:00Z" w:initials="Mw">
    <w:p w14:paraId="4CB37FB8" w14:textId="14A0D174" w:rsidR="00E36D3A" w:rsidRDefault="00E36D3A">
      <w:pPr>
        <w:pStyle w:val="CommentText"/>
      </w:pPr>
      <w:r>
        <w:rPr>
          <w:rStyle w:val="CommentReference"/>
        </w:rPr>
        <w:annotationRef/>
      </w:r>
      <w:r>
        <w:t>Not a link just colour</w:t>
      </w:r>
    </w:p>
  </w:comment>
  <w:comment w:id="46" w:author="Menzo windhouwer" w:date="2014-09-26T11:39:00Z" w:initials="Mw">
    <w:p w14:paraId="6F7DF128" w14:textId="7057222B" w:rsidR="00E36D3A" w:rsidRDefault="00E36D3A">
      <w:pPr>
        <w:pStyle w:val="CommentText"/>
      </w:pPr>
      <w:r>
        <w:rPr>
          <w:rStyle w:val="CommentReference"/>
        </w:rPr>
        <w:annotationRef/>
      </w:r>
      <w:r>
        <w:t>Does this describe some continuous testing?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E36D3A" w:rsidRDefault="00E36D3A" w:rsidP="00A23DDA">
      <w:r>
        <w:separator/>
      </w:r>
    </w:p>
    <w:p w14:paraId="217A9C6C" w14:textId="77777777" w:rsidR="00E36D3A" w:rsidRDefault="00E36D3A"/>
  </w:endnote>
  <w:endnote w:type="continuationSeparator" w:id="0">
    <w:p w14:paraId="739F4B63" w14:textId="77777777" w:rsidR="00E36D3A" w:rsidRDefault="00E36D3A" w:rsidP="00A23DDA">
      <w:r>
        <w:continuationSeparator/>
      </w:r>
    </w:p>
    <w:p w14:paraId="411BFEB0" w14:textId="77777777" w:rsidR="00E36D3A" w:rsidRDefault="00E36D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E36D3A" w:rsidRDefault="00E36D3A"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E36D3A" w:rsidRDefault="00E36D3A"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E36D3A" w:rsidRPr="00F01A89" w:rsidRDefault="00E36D3A"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E36D3A" w:rsidRPr="00F01A89" w:rsidRDefault="00E36D3A"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E36D3A" w:rsidRDefault="00E36D3A"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2D48">
      <w:rPr>
        <w:rStyle w:val="PageNumber"/>
        <w:noProof/>
      </w:rPr>
      <w:t>1</w:t>
    </w:r>
    <w:r>
      <w:rPr>
        <w:rStyle w:val="PageNumber"/>
      </w:rPr>
      <w:fldChar w:fldCharType="end"/>
    </w:r>
  </w:p>
  <w:p w14:paraId="2C69DE15" w14:textId="77777777" w:rsidR="00E36D3A" w:rsidRPr="00F01A89" w:rsidRDefault="00E36D3A"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E36D3A" w:rsidRDefault="00E36D3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E36D3A" w:rsidRPr="00F01A89" w:rsidRDefault="00E36D3A"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E36D3A" w:rsidRDefault="00E36D3A" w:rsidP="00A23DDA">
      <w:r>
        <w:separator/>
      </w:r>
    </w:p>
    <w:p w14:paraId="30CA5746" w14:textId="77777777" w:rsidR="00E36D3A" w:rsidRDefault="00E36D3A"/>
  </w:footnote>
  <w:footnote w:type="continuationSeparator" w:id="0">
    <w:p w14:paraId="7F57249A" w14:textId="77777777" w:rsidR="00E36D3A" w:rsidRDefault="00E36D3A" w:rsidP="00A23DDA">
      <w:r>
        <w:continuationSeparator/>
      </w:r>
    </w:p>
    <w:p w14:paraId="4D24358F" w14:textId="77777777" w:rsidR="00E36D3A" w:rsidRDefault="00E36D3A"/>
  </w:footnote>
  <w:footnote w:id="1">
    <w:p w14:paraId="22EC0D6A" w14:textId="7114CCD9" w:rsidR="00E36D3A" w:rsidRPr="00BC36E0" w:rsidRDefault="00E36D3A">
      <w:pPr>
        <w:pStyle w:val="FootnoteText"/>
        <w:rPr>
          <w:lang w:val="nl-NL"/>
        </w:rPr>
      </w:pPr>
      <w:r>
        <w:rPr>
          <w:rStyle w:val="FootnoteReference"/>
        </w:rPr>
        <w:footnoteRef/>
      </w:r>
      <w:r>
        <w:t xml:space="preserve"> </w:t>
      </w:r>
      <w:r w:rsidRPr="00BC36E0">
        <w:t>https://tla.mpi.nl/tools/tla-tools/elan/elan-description/</w:t>
      </w:r>
    </w:p>
  </w:footnote>
  <w:footnote w:id="2">
    <w:p w14:paraId="7EBFB102" w14:textId="5CA64B4B" w:rsidR="00E36D3A" w:rsidRPr="003E7C51" w:rsidRDefault="00E36D3A" w:rsidP="003E7C51">
      <w:pPr>
        <w:rPr>
          <w:lang w:val="nl-NL"/>
        </w:rPr>
      </w:pPr>
      <w:r>
        <w:rPr>
          <w:rStyle w:val="FootnoteReference"/>
        </w:rPr>
        <w:footnoteRef/>
      </w:r>
      <w:r>
        <w:t xml:space="preserve"> </w:t>
      </w:r>
      <w:r w:rsidRPr="00421696">
        <w:rPr>
          <w:sz w:val="20"/>
          <w:szCs w:val="20"/>
          <w:lang w:val="nl-NL"/>
        </w:rPr>
        <w:t xml:space="preserve">The redirection to these forms </w:t>
      </w:r>
      <w:r>
        <w:rPr>
          <w:sz w:val="20"/>
          <w:szCs w:val="20"/>
          <w:lang w:val="nl-NL"/>
        </w:rPr>
        <w:t>was under implementation in the frontend by the time the presented deliverable was written.</w:t>
      </w:r>
    </w:p>
  </w:footnote>
  <w:footnote w:id="3">
    <w:p w14:paraId="5C10DBC8" w14:textId="48C8325F" w:rsidR="00E36D3A" w:rsidRPr="00E9198E" w:rsidRDefault="00E36D3A">
      <w:pPr>
        <w:pStyle w:val="FootnoteText"/>
        <w:rPr>
          <w:lang w:val="nl-NL"/>
        </w:rPr>
      </w:pPr>
      <w:r>
        <w:rPr>
          <w:rStyle w:val="FootnoteReference"/>
        </w:rPr>
        <w:footnoteRef/>
      </w:r>
      <w:r>
        <w:rPr>
          <w:sz w:val="20"/>
          <w:szCs w:val="20"/>
          <w:lang w:val="nl-NL"/>
        </w:rPr>
        <w:t xml:space="preserve"> When this deliverable was being written DWAN team worked on fixing this disadvantage. </w:t>
      </w:r>
    </w:p>
  </w:footnote>
  <w:footnote w:id="4">
    <w:p w14:paraId="204DE60B" w14:textId="77777777" w:rsidR="00E36D3A" w:rsidRPr="00D308B5" w:rsidRDefault="00E36D3A" w:rsidP="00E32166">
      <w:pPr>
        <w:pStyle w:val="FootnoteText"/>
        <w:rPr>
          <w:sz w:val="18"/>
        </w:rPr>
      </w:pPr>
      <w:r w:rsidRPr="00D308B5">
        <w:rPr>
          <w:rStyle w:val="FootnoteReference"/>
          <w:sz w:val="18"/>
        </w:rPr>
        <w:footnoteRef/>
      </w:r>
      <w:r>
        <w:t xml:space="preserve"> </w:t>
      </w:r>
      <w:r w:rsidRPr="00327CE2">
        <w:rPr>
          <w:rFonts w:ascii="Times" w:hAnsi="Times"/>
        </w:rPr>
        <w:t xml:space="preserve">The Language Archive, Max Planck Institute for Psycholinguistics, </w:t>
      </w:r>
      <w:hyperlink r:id="rId1" w:history="1">
        <w:r w:rsidRPr="00327CE2">
          <w:rPr>
            <w:rStyle w:val="Hyperlink"/>
            <w:rFonts w:ascii="Times" w:hAnsi="Times"/>
          </w:rPr>
          <w:t>http://tla.mpi.nl/</w:t>
        </w:r>
      </w:hyperlink>
      <w:r w:rsidRPr="00D308B5">
        <w:rPr>
          <w:sz w:val="18"/>
        </w:rPr>
        <w:t xml:space="preserve"> </w:t>
      </w:r>
    </w:p>
  </w:footnote>
  <w:footnote w:id="5">
    <w:p w14:paraId="1AE5471D" w14:textId="2DA21DF7" w:rsidR="00E36D3A" w:rsidRPr="00DE0CB1" w:rsidRDefault="00E36D3A">
      <w:pPr>
        <w:pStyle w:val="FootnoteText"/>
        <w:rPr>
          <w:lang w:val="nl-NL"/>
        </w:rPr>
      </w:pPr>
      <w:r>
        <w:rPr>
          <w:rStyle w:val="FootnoteReference"/>
        </w:rPr>
        <w:footnoteRef/>
      </w:r>
      <w:r>
        <w:t xml:space="preserve"> </w:t>
      </w:r>
      <w:r w:rsidRPr="00DE0CB1">
        <w:t>http://www.openannotation.org/spec/core/</w:t>
      </w:r>
    </w:p>
  </w:footnote>
  <w:footnote w:id="6">
    <w:p w14:paraId="5E599ED3" w14:textId="2D6B64AA" w:rsidR="00E36D3A" w:rsidRPr="00BD0F09" w:rsidRDefault="00E36D3A">
      <w:pPr>
        <w:pStyle w:val="FootnoteText"/>
        <w:rPr>
          <w:color w:val="262626" w:themeColor="text1" w:themeTint="D9"/>
          <w:u w:val="single"/>
          <w:lang w:val="nl-NL"/>
        </w:rPr>
      </w:pPr>
      <w:r w:rsidRPr="00BD0F09">
        <w:rPr>
          <w:rStyle w:val="FootnoteReference"/>
          <w:color w:val="262626" w:themeColor="text1" w:themeTint="D9"/>
        </w:rPr>
        <w:footnoteRef/>
      </w:r>
      <w:r w:rsidRPr="00BD0F09">
        <w:rPr>
          <w:color w:val="262626" w:themeColor="text1" w:themeTint="D9"/>
        </w:rPr>
        <w:t xml:space="preserve"> </w:t>
      </w:r>
      <w:r w:rsidRPr="00D0263B">
        <w:rPr>
          <w:rFonts w:ascii="Times" w:hAnsi="Times"/>
          <w:color w:val="262626" w:themeColor="text1" w:themeTint="D9"/>
        </w:rPr>
        <w:t>Recall, that a principal is ether a user or a group of users, and for the current version of DWAN user and principal are synonyms. Creating user's groups is the matter of the future work.</w:t>
      </w:r>
      <w:r w:rsidRPr="00D0263B">
        <w:rPr>
          <w:rStyle w:val="CommentReference"/>
          <w:rFonts w:ascii="Times" w:hAnsi="Times"/>
          <w:color w:val="262626" w:themeColor="text1" w:themeTint="D9"/>
          <w:sz w:val="24"/>
          <w:szCs w:val="24"/>
        </w:rPr>
        <w:annotationRef/>
      </w:r>
    </w:p>
  </w:footnote>
  <w:footnote w:id="7">
    <w:p w14:paraId="66DB85D5" w14:textId="44E6B62F" w:rsidR="00E36D3A" w:rsidRPr="00DF25F5" w:rsidRDefault="00E36D3A">
      <w:pPr>
        <w:pStyle w:val="FootnoteText"/>
        <w:rPr>
          <w:lang w:val="en-US"/>
        </w:rPr>
      </w:pPr>
      <w:r>
        <w:rPr>
          <w:rStyle w:val="FootnoteReference"/>
        </w:rPr>
        <w:footnoteRef/>
      </w:r>
      <w:r>
        <w:t xml:space="preserve"> </w:t>
      </w:r>
      <w:r w:rsidRPr="00177779">
        <w:t>http://dublincore.org/documents/2010/10/11/dcmi-type-vocabulary</w:t>
      </w:r>
    </w:p>
  </w:footnote>
  <w:footnote w:id="8">
    <w:p w14:paraId="69E9085F" w14:textId="0DEE7C31" w:rsidR="00E36D3A" w:rsidRPr="001904E6" w:rsidRDefault="00E36D3A">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9">
    <w:p w14:paraId="22515A50" w14:textId="77FA5CC9" w:rsidR="00E36D3A" w:rsidRPr="001904E6" w:rsidRDefault="00E36D3A">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0">
    <w:p w14:paraId="1C620E59" w14:textId="6CD5BB84" w:rsidR="00E36D3A" w:rsidRPr="006A3CD1" w:rsidRDefault="00E36D3A">
      <w:pPr>
        <w:pStyle w:val="FootnoteText"/>
        <w:rPr>
          <w:lang w:val="nl-NL"/>
        </w:rPr>
      </w:pPr>
      <w:r>
        <w:rPr>
          <w:rStyle w:val="FootnoteReference"/>
        </w:rPr>
        <w:footnoteRef/>
      </w:r>
      <w:r>
        <w:t xml:space="preserve"> </w:t>
      </w:r>
      <w:r>
        <w:rPr>
          <w:lang w:val="nl-NL"/>
        </w:rPr>
        <w:t>Implemented, however testing is not completed and it is not used in the current DWAN frontend.</w:t>
      </w:r>
    </w:p>
  </w:footnote>
  <w:footnote w:id="11">
    <w:p w14:paraId="03E305BE" w14:textId="6B177B66" w:rsidR="00E36D3A" w:rsidRPr="002B3F95" w:rsidRDefault="00E36D3A"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2">
    <w:p w14:paraId="375FFA0E" w14:textId="77777777" w:rsidR="00E36D3A" w:rsidRPr="002B3F95" w:rsidRDefault="00E36D3A" w:rsidP="003354BB">
      <w:pPr>
        <w:pStyle w:val="FootnoteText"/>
      </w:pPr>
      <w:r>
        <w:rPr>
          <w:rStyle w:val="FootnoteReference"/>
        </w:rPr>
        <w:footnoteRef/>
      </w:r>
      <w:r>
        <w:t xml:space="preserve"> </w:t>
      </w:r>
      <w:r w:rsidRPr="001C44E2">
        <w:t>Prof. Okubo</w:t>
      </w:r>
    </w:p>
  </w:footnote>
  <w:footnote w:id="13">
    <w:p w14:paraId="0367611C" w14:textId="2D94D9F8" w:rsidR="00E36D3A" w:rsidRPr="00EC5100" w:rsidRDefault="00E36D3A">
      <w:pPr>
        <w:pStyle w:val="FootnoteText"/>
        <w:rPr>
          <w:lang w:val="nl-NL"/>
        </w:rPr>
      </w:pPr>
      <w:r>
        <w:rPr>
          <w:rStyle w:val="FootnoteReference"/>
        </w:rPr>
        <w:footnoteRef/>
      </w:r>
      <w:r>
        <w:t xml:space="preserve"> XPI stands for </w:t>
      </w:r>
      <w:r w:rsidRPr="00E673B4">
        <w:t>Cross Platform Installer (file extension)</w:t>
      </w:r>
      <w:r>
        <w:t>.</w:t>
      </w:r>
    </w:p>
  </w:footnote>
  <w:footnote w:id="14">
    <w:p w14:paraId="41E2C5D9" w14:textId="1C119D9A" w:rsidR="00E36D3A" w:rsidRPr="005B3FF2" w:rsidRDefault="00E36D3A" w:rsidP="003354BB">
      <w:pPr>
        <w:pStyle w:val="FootnoteText"/>
        <w:rPr>
          <w:ins w:id="38" w:author="Menzo windhouwer" w:date="2014-10-06T15:05:00Z"/>
          <w:lang w:val="nl-NL"/>
        </w:rPr>
      </w:pPr>
      <w:r>
        <w:rPr>
          <w:rStyle w:val="FootnoteReference"/>
        </w:rPr>
        <w:footnoteRef/>
      </w:r>
      <w:r>
        <w:rPr>
          <w:lang w:val="nl-NL"/>
        </w:rPr>
        <w:t xml:space="preserve"> The problem is being fixed at the time of writing this document.</w:t>
      </w:r>
    </w:p>
  </w:footnote>
  <w:footnote w:id="15">
    <w:p w14:paraId="33CCF119" w14:textId="6AD7CBEC" w:rsidR="00E36D3A" w:rsidRPr="000C2DF3" w:rsidRDefault="00E36D3A" w:rsidP="003354BB">
      <w:pPr>
        <w:pStyle w:val="FootnoteText"/>
        <w:rPr>
          <w:ins w:id="39" w:author="Menzo windhouwer" w:date="2014-10-06T15:05:00Z"/>
          <w:lang w:val="nl-NL"/>
        </w:rPr>
      </w:pPr>
      <w:r>
        <w:rPr>
          <w:rStyle w:val="FootnoteReference"/>
        </w:rPr>
        <w:footnoteRef/>
      </w:r>
      <w:r>
        <w:t xml:space="preserve"> </w:t>
      </w:r>
      <w:r>
        <w:rPr>
          <w:lang w:val="nl-NL"/>
        </w:rPr>
        <w:t>Implementation to be added.</w:t>
      </w:r>
    </w:p>
  </w:footnote>
  <w:footnote w:id="16">
    <w:p w14:paraId="04AFEF9F" w14:textId="77777777" w:rsidR="00E36D3A" w:rsidRPr="00D86AF7" w:rsidRDefault="00E36D3A" w:rsidP="007825C4">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3"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17">
    <w:p w14:paraId="6C8859C9" w14:textId="77777777" w:rsidR="00E36D3A" w:rsidRPr="00C65213" w:rsidRDefault="00E36D3A" w:rsidP="007825C4">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4"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E36D3A" w:rsidRDefault="00E36D3A">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E36D3A" w:rsidRDefault="00E36D3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E36D3A" w:rsidRPr="00F01A89" w:rsidRDefault="00E36D3A" w:rsidP="00F01A89">
    <w:pPr>
      <w:pStyle w:val="Header"/>
      <w:jc w:val="center"/>
      <w:rPr>
        <w:rFonts w:ascii="Verdana" w:hAnsi="Verdana"/>
      </w:rPr>
    </w:pPr>
    <w:r w:rsidRPr="00F01A89">
      <w:rPr>
        <w:rFonts w:ascii="Verdana" w:hAnsi="Verdana"/>
      </w:rPr>
      <w:t xml:space="preserve"> </w:t>
    </w:r>
  </w:p>
  <w:p w14:paraId="28301E04" w14:textId="77777777" w:rsidR="00E36D3A" w:rsidRDefault="00E36D3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E36D3A" w:rsidRPr="00F01A89" w:rsidRDefault="00E36D3A"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7">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6">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9">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num w:numId="1">
    <w:abstractNumId w:val="10"/>
  </w:num>
  <w:num w:numId="2">
    <w:abstractNumId w:val="22"/>
  </w:num>
  <w:num w:numId="3">
    <w:abstractNumId w:val="42"/>
  </w:num>
  <w:num w:numId="4">
    <w:abstractNumId w:val="11"/>
  </w:num>
  <w:num w:numId="5">
    <w:abstractNumId w:val="4"/>
  </w:num>
  <w:num w:numId="6">
    <w:abstractNumId w:val="2"/>
  </w:num>
  <w:num w:numId="7">
    <w:abstractNumId w:val="14"/>
  </w:num>
  <w:num w:numId="8">
    <w:abstractNumId w:val="25"/>
  </w:num>
  <w:num w:numId="9">
    <w:abstractNumId w:val="34"/>
  </w:num>
  <w:num w:numId="10">
    <w:abstractNumId w:val="7"/>
  </w:num>
  <w:num w:numId="11">
    <w:abstractNumId w:val="39"/>
  </w:num>
  <w:num w:numId="12">
    <w:abstractNumId w:val="15"/>
  </w:num>
  <w:num w:numId="13">
    <w:abstractNumId w:val="40"/>
  </w:num>
  <w:num w:numId="14">
    <w:abstractNumId w:val="24"/>
  </w:num>
  <w:num w:numId="15">
    <w:abstractNumId w:val="19"/>
  </w:num>
  <w:num w:numId="16">
    <w:abstractNumId w:val="6"/>
  </w:num>
  <w:num w:numId="17">
    <w:abstractNumId w:val="18"/>
  </w:num>
  <w:num w:numId="18">
    <w:abstractNumId w:val="3"/>
  </w:num>
  <w:num w:numId="19">
    <w:abstractNumId w:val="23"/>
  </w:num>
  <w:num w:numId="20">
    <w:abstractNumId w:val="17"/>
  </w:num>
  <w:num w:numId="21">
    <w:abstractNumId w:val="12"/>
  </w:num>
  <w:num w:numId="22">
    <w:abstractNumId w:val="36"/>
  </w:num>
  <w:num w:numId="23">
    <w:abstractNumId w:val="27"/>
  </w:num>
  <w:num w:numId="24">
    <w:abstractNumId w:val="46"/>
  </w:num>
  <w:num w:numId="25">
    <w:abstractNumId w:val="8"/>
  </w:num>
  <w:num w:numId="26">
    <w:abstractNumId w:val="35"/>
  </w:num>
  <w:num w:numId="27">
    <w:abstractNumId w:val="21"/>
  </w:num>
  <w:num w:numId="28">
    <w:abstractNumId w:val="32"/>
  </w:num>
  <w:num w:numId="29">
    <w:abstractNumId w:val="9"/>
  </w:num>
  <w:num w:numId="30">
    <w:abstractNumId w:val="45"/>
  </w:num>
  <w:num w:numId="31">
    <w:abstractNumId w:val="13"/>
  </w:num>
  <w:num w:numId="32">
    <w:abstractNumId w:val="41"/>
  </w:num>
  <w:num w:numId="33">
    <w:abstractNumId w:val="5"/>
  </w:num>
  <w:num w:numId="34">
    <w:abstractNumId w:val="26"/>
  </w:num>
  <w:num w:numId="35">
    <w:abstractNumId w:val="29"/>
  </w:num>
  <w:num w:numId="36">
    <w:abstractNumId w:val="31"/>
  </w:num>
  <w:num w:numId="37">
    <w:abstractNumId w:val="0"/>
  </w:num>
  <w:num w:numId="38">
    <w:abstractNumId w:val="30"/>
  </w:num>
  <w:num w:numId="39">
    <w:abstractNumId w:val="43"/>
  </w:num>
  <w:num w:numId="40">
    <w:abstractNumId w:val="1"/>
  </w:num>
  <w:num w:numId="41">
    <w:abstractNumId w:val="44"/>
  </w:num>
  <w:num w:numId="42">
    <w:abstractNumId w:val="38"/>
  </w:num>
  <w:num w:numId="43">
    <w:abstractNumId w:val="37"/>
  </w:num>
  <w:num w:numId="44">
    <w:abstractNumId w:val="28"/>
  </w:num>
  <w:num w:numId="45">
    <w:abstractNumId w:val="16"/>
  </w:num>
  <w:num w:numId="46">
    <w:abstractNumId w:val="20"/>
  </w:num>
  <w:num w:numId="47">
    <w:abstractNumId w:val="3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revisionView w:markup="0"/>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563A"/>
    <w:rsid w:val="00017A5B"/>
    <w:rsid w:val="00021A05"/>
    <w:rsid w:val="000222C2"/>
    <w:rsid w:val="0002469C"/>
    <w:rsid w:val="00024AF4"/>
    <w:rsid w:val="00030CEB"/>
    <w:rsid w:val="000331F2"/>
    <w:rsid w:val="0003379A"/>
    <w:rsid w:val="00035044"/>
    <w:rsid w:val="00036E4C"/>
    <w:rsid w:val="000414AD"/>
    <w:rsid w:val="00043CA1"/>
    <w:rsid w:val="00044834"/>
    <w:rsid w:val="000535BF"/>
    <w:rsid w:val="0005451F"/>
    <w:rsid w:val="00054EC0"/>
    <w:rsid w:val="0006213B"/>
    <w:rsid w:val="000627D6"/>
    <w:rsid w:val="00063EB6"/>
    <w:rsid w:val="000654F7"/>
    <w:rsid w:val="000708C6"/>
    <w:rsid w:val="00072CB4"/>
    <w:rsid w:val="000760E6"/>
    <w:rsid w:val="00077CDA"/>
    <w:rsid w:val="00077FDB"/>
    <w:rsid w:val="00083EA7"/>
    <w:rsid w:val="00085DE1"/>
    <w:rsid w:val="0009243D"/>
    <w:rsid w:val="00095239"/>
    <w:rsid w:val="00096190"/>
    <w:rsid w:val="000A3FCB"/>
    <w:rsid w:val="000A6FD6"/>
    <w:rsid w:val="000B4EF3"/>
    <w:rsid w:val="000B61B9"/>
    <w:rsid w:val="000B7175"/>
    <w:rsid w:val="000C2DF3"/>
    <w:rsid w:val="000C7AF1"/>
    <w:rsid w:val="000D3503"/>
    <w:rsid w:val="000D5535"/>
    <w:rsid w:val="000D76F8"/>
    <w:rsid w:val="000E172B"/>
    <w:rsid w:val="000E505C"/>
    <w:rsid w:val="000F0050"/>
    <w:rsid w:val="000F39F5"/>
    <w:rsid w:val="000F4E73"/>
    <w:rsid w:val="00105797"/>
    <w:rsid w:val="001136A9"/>
    <w:rsid w:val="001164DB"/>
    <w:rsid w:val="00120B8E"/>
    <w:rsid w:val="00121679"/>
    <w:rsid w:val="00122D8B"/>
    <w:rsid w:val="00124077"/>
    <w:rsid w:val="0012752A"/>
    <w:rsid w:val="001300F5"/>
    <w:rsid w:val="00131439"/>
    <w:rsid w:val="00133130"/>
    <w:rsid w:val="001354E6"/>
    <w:rsid w:val="00136ABA"/>
    <w:rsid w:val="00137C42"/>
    <w:rsid w:val="00142B48"/>
    <w:rsid w:val="001435EE"/>
    <w:rsid w:val="00146361"/>
    <w:rsid w:val="00147FBA"/>
    <w:rsid w:val="001505EA"/>
    <w:rsid w:val="00152C75"/>
    <w:rsid w:val="00164BCD"/>
    <w:rsid w:val="00166819"/>
    <w:rsid w:val="00167794"/>
    <w:rsid w:val="0017023A"/>
    <w:rsid w:val="00171600"/>
    <w:rsid w:val="00175F55"/>
    <w:rsid w:val="001765FA"/>
    <w:rsid w:val="00177779"/>
    <w:rsid w:val="00181106"/>
    <w:rsid w:val="00181C8B"/>
    <w:rsid w:val="001839B2"/>
    <w:rsid w:val="001846CC"/>
    <w:rsid w:val="001904E6"/>
    <w:rsid w:val="00191707"/>
    <w:rsid w:val="001970CE"/>
    <w:rsid w:val="00197BFA"/>
    <w:rsid w:val="001A3540"/>
    <w:rsid w:val="001A4416"/>
    <w:rsid w:val="001A7E41"/>
    <w:rsid w:val="001B0954"/>
    <w:rsid w:val="001B1701"/>
    <w:rsid w:val="001B54FD"/>
    <w:rsid w:val="001B7538"/>
    <w:rsid w:val="001C074F"/>
    <w:rsid w:val="001C1067"/>
    <w:rsid w:val="001C1FB1"/>
    <w:rsid w:val="001C44E2"/>
    <w:rsid w:val="001C5FE9"/>
    <w:rsid w:val="001D1195"/>
    <w:rsid w:val="001D4267"/>
    <w:rsid w:val="001E077C"/>
    <w:rsid w:val="001E1C6B"/>
    <w:rsid w:val="001E1FD7"/>
    <w:rsid w:val="001E3F78"/>
    <w:rsid w:val="001E780A"/>
    <w:rsid w:val="001F5650"/>
    <w:rsid w:val="00203EF6"/>
    <w:rsid w:val="00204463"/>
    <w:rsid w:val="00205859"/>
    <w:rsid w:val="00212081"/>
    <w:rsid w:val="002120BD"/>
    <w:rsid w:val="00213308"/>
    <w:rsid w:val="0021428F"/>
    <w:rsid w:val="002171BE"/>
    <w:rsid w:val="00225241"/>
    <w:rsid w:val="002314DE"/>
    <w:rsid w:val="002322D0"/>
    <w:rsid w:val="002341BD"/>
    <w:rsid w:val="00234F97"/>
    <w:rsid w:val="00237E2E"/>
    <w:rsid w:val="002408BC"/>
    <w:rsid w:val="00240C91"/>
    <w:rsid w:val="002421A0"/>
    <w:rsid w:val="0024237B"/>
    <w:rsid w:val="00246C7D"/>
    <w:rsid w:val="00247D0F"/>
    <w:rsid w:val="00253D78"/>
    <w:rsid w:val="00253F12"/>
    <w:rsid w:val="002647C8"/>
    <w:rsid w:val="00264DBA"/>
    <w:rsid w:val="00266203"/>
    <w:rsid w:val="002662DD"/>
    <w:rsid w:val="0026790C"/>
    <w:rsid w:val="002704A2"/>
    <w:rsid w:val="00271D4D"/>
    <w:rsid w:val="00272922"/>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B4A19"/>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15F3"/>
    <w:rsid w:val="00313ADB"/>
    <w:rsid w:val="00315243"/>
    <w:rsid w:val="00315522"/>
    <w:rsid w:val="00322477"/>
    <w:rsid w:val="00327CA1"/>
    <w:rsid w:val="00327CE2"/>
    <w:rsid w:val="00330384"/>
    <w:rsid w:val="00330633"/>
    <w:rsid w:val="003347B8"/>
    <w:rsid w:val="003352A0"/>
    <w:rsid w:val="003354BB"/>
    <w:rsid w:val="003376AD"/>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053B"/>
    <w:rsid w:val="003B62CF"/>
    <w:rsid w:val="003C1A01"/>
    <w:rsid w:val="003C1B45"/>
    <w:rsid w:val="003C1EB7"/>
    <w:rsid w:val="003C2117"/>
    <w:rsid w:val="003C42A7"/>
    <w:rsid w:val="003D3B63"/>
    <w:rsid w:val="003D4AD9"/>
    <w:rsid w:val="003E45F6"/>
    <w:rsid w:val="003E639B"/>
    <w:rsid w:val="003E7C51"/>
    <w:rsid w:val="003F1B27"/>
    <w:rsid w:val="003F53D4"/>
    <w:rsid w:val="003F53F7"/>
    <w:rsid w:val="003F6A9B"/>
    <w:rsid w:val="00402CA2"/>
    <w:rsid w:val="004040DE"/>
    <w:rsid w:val="0040688C"/>
    <w:rsid w:val="00410318"/>
    <w:rsid w:val="00412586"/>
    <w:rsid w:val="00414223"/>
    <w:rsid w:val="00417B0F"/>
    <w:rsid w:val="00421696"/>
    <w:rsid w:val="00433F88"/>
    <w:rsid w:val="00434BD2"/>
    <w:rsid w:val="004419EC"/>
    <w:rsid w:val="004421D9"/>
    <w:rsid w:val="00442747"/>
    <w:rsid w:val="00442F9A"/>
    <w:rsid w:val="00443507"/>
    <w:rsid w:val="004466EF"/>
    <w:rsid w:val="00451449"/>
    <w:rsid w:val="00455104"/>
    <w:rsid w:val="004560D7"/>
    <w:rsid w:val="00461779"/>
    <w:rsid w:val="004622FE"/>
    <w:rsid w:val="00473495"/>
    <w:rsid w:val="00476573"/>
    <w:rsid w:val="00482F4C"/>
    <w:rsid w:val="0048437B"/>
    <w:rsid w:val="00484FDB"/>
    <w:rsid w:val="0048620A"/>
    <w:rsid w:val="004910F3"/>
    <w:rsid w:val="004927C1"/>
    <w:rsid w:val="004A08F3"/>
    <w:rsid w:val="004A1D56"/>
    <w:rsid w:val="004B325D"/>
    <w:rsid w:val="004B4074"/>
    <w:rsid w:val="004B50C8"/>
    <w:rsid w:val="004C2791"/>
    <w:rsid w:val="004D2BA6"/>
    <w:rsid w:val="004D321E"/>
    <w:rsid w:val="004D7BAE"/>
    <w:rsid w:val="004E367D"/>
    <w:rsid w:val="004E726B"/>
    <w:rsid w:val="004F315A"/>
    <w:rsid w:val="004F3B5C"/>
    <w:rsid w:val="004F3D38"/>
    <w:rsid w:val="004F4690"/>
    <w:rsid w:val="004F6FD3"/>
    <w:rsid w:val="004F738A"/>
    <w:rsid w:val="005004A1"/>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2142"/>
    <w:rsid w:val="005554DD"/>
    <w:rsid w:val="005577D2"/>
    <w:rsid w:val="005577E6"/>
    <w:rsid w:val="00560CE9"/>
    <w:rsid w:val="00571A2E"/>
    <w:rsid w:val="005735D0"/>
    <w:rsid w:val="005765A1"/>
    <w:rsid w:val="00581442"/>
    <w:rsid w:val="00583440"/>
    <w:rsid w:val="00590D02"/>
    <w:rsid w:val="0059482E"/>
    <w:rsid w:val="00596E35"/>
    <w:rsid w:val="005A6F0D"/>
    <w:rsid w:val="005A7879"/>
    <w:rsid w:val="005A7AC1"/>
    <w:rsid w:val="005B05F8"/>
    <w:rsid w:val="005B222E"/>
    <w:rsid w:val="005B3FF2"/>
    <w:rsid w:val="005B6B18"/>
    <w:rsid w:val="005B7F8E"/>
    <w:rsid w:val="005C5044"/>
    <w:rsid w:val="005D0D3F"/>
    <w:rsid w:val="005D1DB5"/>
    <w:rsid w:val="005D4E7B"/>
    <w:rsid w:val="005D7EC6"/>
    <w:rsid w:val="005E0C4D"/>
    <w:rsid w:val="005E2DFF"/>
    <w:rsid w:val="005F2987"/>
    <w:rsid w:val="005F38BB"/>
    <w:rsid w:val="005F50DA"/>
    <w:rsid w:val="0060262E"/>
    <w:rsid w:val="00602793"/>
    <w:rsid w:val="00602E14"/>
    <w:rsid w:val="00611AE9"/>
    <w:rsid w:val="00616EC6"/>
    <w:rsid w:val="00620E0C"/>
    <w:rsid w:val="00626239"/>
    <w:rsid w:val="006320B2"/>
    <w:rsid w:val="00641B82"/>
    <w:rsid w:val="00645790"/>
    <w:rsid w:val="00647AB6"/>
    <w:rsid w:val="00657A2E"/>
    <w:rsid w:val="00663075"/>
    <w:rsid w:val="00666F9E"/>
    <w:rsid w:val="006675A2"/>
    <w:rsid w:val="00670F14"/>
    <w:rsid w:val="00673592"/>
    <w:rsid w:val="00676C91"/>
    <w:rsid w:val="0067779D"/>
    <w:rsid w:val="00677993"/>
    <w:rsid w:val="006818AF"/>
    <w:rsid w:val="00682C18"/>
    <w:rsid w:val="00685A14"/>
    <w:rsid w:val="00687310"/>
    <w:rsid w:val="00687A4E"/>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6F5FAD"/>
    <w:rsid w:val="006F6149"/>
    <w:rsid w:val="00711193"/>
    <w:rsid w:val="007130CA"/>
    <w:rsid w:val="007152B2"/>
    <w:rsid w:val="0071581B"/>
    <w:rsid w:val="007221F5"/>
    <w:rsid w:val="00724ED1"/>
    <w:rsid w:val="0072524A"/>
    <w:rsid w:val="00725679"/>
    <w:rsid w:val="007269AD"/>
    <w:rsid w:val="007311B2"/>
    <w:rsid w:val="00731684"/>
    <w:rsid w:val="00732A8C"/>
    <w:rsid w:val="00736986"/>
    <w:rsid w:val="00740743"/>
    <w:rsid w:val="0074201E"/>
    <w:rsid w:val="007512CF"/>
    <w:rsid w:val="007552BE"/>
    <w:rsid w:val="00756A7A"/>
    <w:rsid w:val="00762C8A"/>
    <w:rsid w:val="0076577D"/>
    <w:rsid w:val="007666C4"/>
    <w:rsid w:val="00772215"/>
    <w:rsid w:val="007747A2"/>
    <w:rsid w:val="00774BF5"/>
    <w:rsid w:val="007773B5"/>
    <w:rsid w:val="007825C4"/>
    <w:rsid w:val="00784277"/>
    <w:rsid w:val="0079096C"/>
    <w:rsid w:val="00793B08"/>
    <w:rsid w:val="007966E8"/>
    <w:rsid w:val="007A03E6"/>
    <w:rsid w:val="007A07FE"/>
    <w:rsid w:val="007A5DDB"/>
    <w:rsid w:val="007B0AC0"/>
    <w:rsid w:val="007B5EE2"/>
    <w:rsid w:val="007B6052"/>
    <w:rsid w:val="007B799F"/>
    <w:rsid w:val="007C5582"/>
    <w:rsid w:val="007C6FED"/>
    <w:rsid w:val="007D0212"/>
    <w:rsid w:val="007D2D5D"/>
    <w:rsid w:val="007D2E49"/>
    <w:rsid w:val="007D342D"/>
    <w:rsid w:val="007D53A8"/>
    <w:rsid w:val="007D759B"/>
    <w:rsid w:val="007D794D"/>
    <w:rsid w:val="007E1597"/>
    <w:rsid w:val="007E4020"/>
    <w:rsid w:val="007E4839"/>
    <w:rsid w:val="007E62F9"/>
    <w:rsid w:val="007E69B1"/>
    <w:rsid w:val="007F04A6"/>
    <w:rsid w:val="007F08E4"/>
    <w:rsid w:val="007F0D7E"/>
    <w:rsid w:val="007F1975"/>
    <w:rsid w:val="00800C1D"/>
    <w:rsid w:val="0080152A"/>
    <w:rsid w:val="00802D9D"/>
    <w:rsid w:val="00803BCA"/>
    <w:rsid w:val="00810F69"/>
    <w:rsid w:val="00813178"/>
    <w:rsid w:val="0081577D"/>
    <w:rsid w:val="008160A4"/>
    <w:rsid w:val="00820A9B"/>
    <w:rsid w:val="008234BA"/>
    <w:rsid w:val="008271CC"/>
    <w:rsid w:val="00827C62"/>
    <w:rsid w:val="0083168D"/>
    <w:rsid w:val="008338E3"/>
    <w:rsid w:val="00834EE1"/>
    <w:rsid w:val="008416C8"/>
    <w:rsid w:val="0084181E"/>
    <w:rsid w:val="008447E9"/>
    <w:rsid w:val="00853EA3"/>
    <w:rsid w:val="00855CC1"/>
    <w:rsid w:val="008567D2"/>
    <w:rsid w:val="008628C5"/>
    <w:rsid w:val="008629BD"/>
    <w:rsid w:val="008655A3"/>
    <w:rsid w:val="00870080"/>
    <w:rsid w:val="008745CD"/>
    <w:rsid w:val="008766DA"/>
    <w:rsid w:val="008814D7"/>
    <w:rsid w:val="00882018"/>
    <w:rsid w:val="00882503"/>
    <w:rsid w:val="00883E5E"/>
    <w:rsid w:val="00886765"/>
    <w:rsid w:val="00892C2B"/>
    <w:rsid w:val="00893C06"/>
    <w:rsid w:val="00893CE0"/>
    <w:rsid w:val="00894327"/>
    <w:rsid w:val="00897785"/>
    <w:rsid w:val="008A29A3"/>
    <w:rsid w:val="008A3907"/>
    <w:rsid w:val="008A4265"/>
    <w:rsid w:val="008A52D3"/>
    <w:rsid w:val="008B0FC6"/>
    <w:rsid w:val="008B40E3"/>
    <w:rsid w:val="008B4424"/>
    <w:rsid w:val="008C0E68"/>
    <w:rsid w:val="008C195D"/>
    <w:rsid w:val="008C2CEC"/>
    <w:rsid w:val="008C3DC9"/>
    <w:rsid w:val="008C4F0B"/>
    <w:rsid w:val="008D3BC5"/>
    <w:rsid w:val="008E11B1"/>
    <w:rsid w:val="008E138E"/>
    <w:rsid w:val="008E3288"/>
    <w:rsid w:val="008F148F"/>
    <w:rsid w:val="008F19FE"/>
    <w:rsid w:val="008F2712"/>
    <w:rsid w:val="008F3C8F"/>
    <w:rsid w:val="008F5D4C"/>
    <w:rsid w:val="0090476A"/>
    <w:rsid w:val="009070F0"/>
    <w:rsid w:val="00910E13"/>
    <w:rsid w:val="00911F0D"/>
    <w:rsid w:val="009247B1"/>
    <w:rsid w:val="009357AB"/>
    <w:rsid w:val="009374EB"/>
    <w:rsid w:val="00944AE0"/>
    <w:rsid w:val="00951275"/>
    <w:rsid w:val="00951307"/>
    <w:rsid w:val="00955965"/>
    <w:rsid w:val="00960004"/>
    <w:rsid w:val="0096047B"/>
    <w:rsid w:val="0096468E"/>
    <w:rsid w:val="00964DD4"/>
    <w:rsid w:val="0096618B"/>
    <w:rsid w:val="009669F4"/>
    <w:rsid w:val="00975668"/>
    <w:rsid w:val="00982AB0"/>
    <w:rsid w:val="009846AD"/>
    <w:rsid w:val="00990186"/>
    <w:rsid w:val="00996C26"/>
    <w:rsid w:val="00997ECA"/>
    <w:rsid w:val="009A09F7"/>
    <w:rsid w:val="009A0D07"/>
    <w:rsid w:val="009A0E43"/>
    <w:rsid w:val="009A3B9F"/>
    <w:rsid w:val="009A4DA4"/>
    <w:rsid w:val="009B39E6"/>
    <w:rsid w:val="009B3B05"/>
    <w:rsid w:val="009B54F3"/>
    <w:rsid w:val="009C3E4E"/>
    <w:rsid w:val="009C45FA"/>
    <w:rsid w:val="009C56F7"/>
    <w:rsid w:val="009D2DB7"/>
    <w:rsid w:val="009E00FE"/>
    <w:rsid w:val="009E2AE8"/>
    <w:rsid w:val="009E33FA"/>
    <w:rsid w:val="009E7A54"/>
    <w:rsid w:val="009F10BD"/>
    <w:rsid w:val="009F1F52"/>
    <w:rsid w:val="009F66AA"/>
    <w:rsid w:val="00A0772A"/>
    <w:rsid w:val="00A1277E"/>
    <w:rsid w:val="00A13E70"/>
    <w:rsid w:val="00A1768A"/>
    <w:rsid w:val="00A2040D"/>
    <w:rsid w:val="00A22027"/>
    <w:rsid w:val="00A2272C"/>
    <w:rsid w:val="00A23DDA"/>
    <w:rsid w:val="00A24DEB"/>
    <w:rsid w:val="00A25123"/>
    <w:rsid w:val="00A37C0B"/>
    <w:rsid w:val="00A40CB4"/>
    <w:rsid w:val="00A47233"/>
    <w:rsid w:val="00A502C7"/>
    <w:rsid w:val="00A524A9"/>
    <w:rsid w:val="00A5666C"/>
    <w:rsid w:val="00A61534"/>
    <w:rsid w:val="00A67B5A"/>
    <w:rsid w:val="00A71F1F"/>
    <w:rsid w:val="00A81CBD"/>
    <w:rsid w:val="00A81E60"/>
    <w:rsid w:val="00A87D85"/>
    <w:rsid w:val="00A9774E"/>
    <w:rsid w:val="00AA57BA"/>
    <w:rsid w:val="00AB76DB"/>
    <w:rsid w:val="00AC26EE"/>
    <w:rsid w:val="00AC54B2"/>
    <w:rsid w:val="00AC5927"/>
    <w:rsid w:val="00AD007D"/>
    <w:rsid w:val="00AD13C4"/>
    <w:rsid w:val="00AE024E"/>
    <w:rsid w:val="00AE2119"/>
    <w:rsid w:val="00AE3B23"/>
    <w:rsid w:val="00AE6512"/>
    <w:rsid w:val="00AE6BCF"/>
    <w:rsid w:val="00AF42E2"/>
    <w:rsid w:val="00AF62C3"/>
    <w:rsid w:val="00AF693A"/>
    <w:rsid w:val="00B051B6"/>
    <w:rsid w:val="00B0701E"/>
    <w:rsid w:val="00B12F45"/>
    <w:rsid w:val="00B21F95"/>
    <w:rsid w:val="00B248C6"/>
    <w:rsid w:val="00B273BB"/>
    <w:rsid w:val="00B32B7F"/>
    <w:rsid w:val="00B351E0"/>
    <w:rsid w:val="00B371D2"/>
    <w:rsid w:val="00B45AEF"/>
    <w:rsid w:val="00B46CE9"/>
    <w:rsid w:val="00B506C7"/>
    <w:rsid w:val="00B53C45"/>
    <w:rsid w:val="00B53D93"/>
    <w:rsid w:val="00B54409"/>
    <w:rsid w:val="00B5469F"/>
    <w:rsid w:val="00B54801"/>
    <w:rsid w:val="00B57542"/>
    <w:rsid w:val="00B601F7"/>
    <w:rsid w:val="00B61739"/>
    <w:rsid w:val="00B712B4"/>
    <w:rsid w:val="00B74DCF"/>
    <w:rsid w:val="00B80725"/>
    <w:rsid w:val="00B82914"/>
    <w:rsid w:val="00B8303D"/>
    <w:rsid w:val="00B8537B"/>
    <w:rsid w:val="00B864B4"/>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36E0"/>
    <w:rsid w:val="00BC6C4E"/>
    <w:rsid w:val="00BD0545"/>
    <w:rsid w:val="00BD0F09"/>
    <w:rsid w:val="00BD3867"/>
    <w:rsid w:val="00BD3D9B"/>
    <w:rsid w:val="00BD4530"/>
    <w:rsid w:val="00BD545C"/>
    <w:rsid w:val="00BE1D4E"/>
    <w:rsid w:val="00BE3684"/>
    <w:rsid w:val="00BE4AE2"/>
    <w:rsid w:val="00BE5033"/>
    <w:rsid w:val="00BE505C"/>
    <w:rsid w:val="00BF0E48"/>
    <w:rsid w:val="00BF4655"/>
    <w:rsid w:val="00C02537"/>
    <w:rsid w:val="00C059A2"/>
    <w:rsid w:val="00C07C85"/>
    <w:rsid w:val="00C07FE1"/>
    <w:rsid w:val="00C1005B"/>
    <w:rsid w:val="00C10D38"/>
    <w:rsid w:val="00C13260"/>
    <w:rsid w:val="00C13446"/>
    <w:rsid w:val="00C15100"/>
    <w:rsid w:val="00C15EE6"/>
    <w:rsid w:val="00C1728E"/>
    <w:rsid w:val="00C27F6D"/>
    <w:rsid w:val="00C31D54"/>
    <w:rsid w:val="00C33816"/>
    <w:rsid w:val="00C34C4F"/>
    <w:rsid w:val="00C353A7"/>
    <w:rsid w:val="00C40720"/>
    <w:rsid w:val="00C40F85"/>
    <w:rsid w:val="00C42FB2"/>
    <w:rsid w:val="00C45B98"/>
    <w:rsid w:val="00C46318"/>
    <w:rsid w:val="00C4762D"/>
    <w:rsid w:val="00C519E9"/>
    <w:rsid w:val="00C544E8"/>
    <w:rsid w:val="00C57528"/>
    <w:rsid w:val="00C60E7A"/>
    <w:rsid w:val="00C65213"/>
    <w:rsid w:val="00C7164C"/>
    <w:rsid w:val="00C720AD"/>
    <w:rsid w:val="00C758D8"/>
    <w:rsid w:val="00C810F6"/>
    <w:rsid w:val="00C813F5"/>
    <w:rsid w:val="00C83D2D"/>
    <w:rsid w:val="00C86C3D"/>
    <w:rsid w:val="00C90F2D"/>
    <w:rsid w:val="00CA2254"/>
    <w:rsid w:val="00CA3215"/>
    <w:rsid w:val="00CA4645"/>
    <w:rsid w:val="00CA796B"/>
    <w:rsid w:val="00CB0F7F"/>
    <w:rsid w:val="00CB38B4"/>
    <w:rsid w:val="00CB3E99"/>
    <w:rsid w:val="00CD42E0"/>
    <w:rsid w:val="00CE2251"/>
    <w:rsid w:val="00CE5CF7"/>
    <w:rsid w:val="00CE5EB0"/>
    <w:rsid w:val="00CE716C"/>
    <w:rsid w:val="00CF50F4"/>
    <w:rsid w:val="00CF748A"/>
    <w:rsid w:val="00D001CD"/>
    <w:rsid w:val="00D01511"/>
    <w:rsid w:val="00D0263B"/>
    <w:rsid w:val="00D039A2"/>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9C1"/>
    <w:rsid w:val="00D57E43"/>
    <w:rsid w:val="00D60F6D"/>
    <w:rsid w:val="00D62B95"/>
    <w:rsid w:val="00D642DC"/>
    <w:rsid w:val="00D673E9"/>
    <w:rsid w:val="00D76383"/>
    <w:rsid w:val="00D76522"/>
    <w:rsid w:val="00D766C6"/>
    <w:rsid w:val="00D77033"/>
    <w:rsid w:val="00D82D44"/>
    <w:rsid w:val="00D86AF7"/>
    <w:rsid w:val="00D91C17"/>
    <w:rsid w:val="00D92D48"/>
    <w:rsid w:val="00D97A6B"/>
    <w:rsid w:val="00DA364E"/>
    <w:rsid w:val="00DA3910"/>
    <w:rsid w:val="00DA3E2F"/>
    <w:rsid w:val="00DA5AD1"/>
    <w:rsid w:val="00DA5F82"/>
    <w:rsid w:val="00DA7B66"/>
    <w:rsid w:val="00DB0B9B"/>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677D"/>
    <w:rsid w:val="00DF0280"/>
    <w:rsid w:val="00DF25F5"/>
    <w:rsid w:val="00DF2922"/>
    <w:rsid w:val="00DF4882"/>
    <w:rsid w:val="00E001C6"/>
    <w:rsid w:val="00E02A1C"/>
    <w:rsid w:val="00E04E00"/>
    <w:rsid w:val="00E059CB"/>
    <w:rsid w:val="00E07A5C"/>
    <w:rsid w:val="00E10CC9"/>
    <w:rsid w:val="00E10E4F"/>
    <w:rsid w:val="00E11D53"/>
    <w:rsid w:val="00E11FF8"/>
    <w:rsid w:val="00E1482E"/>
    <w:rsid w:val="00E17D8A"/>
    <w:rsid w:val="00E20B4D"/>
    <w:rsid w:val="00E20BE8"/>
    <w:rsid w:val="00E21F10"/>
    <w:rsid w:val="00E235DA"/>
    <w:rsid w:val="00E30652"/>
    <w:rsid w:val="00E30E8B"/>
    <w:rsid w:val="00E32166"/>
    <w:rsid w:val="00E32B6D"/>
    <w:rsid w:val="00E36AC7"/>
    <w:rsid w:val="00E36D3A"/>
    <w:rsid w:val="00E4018E"/>
    <w:rsid w:val="00E41E77"/>
    <w:rsid w:val="00E445D4"/>
    <w:rsid w:val="00E47895"/>
    <w:rsid w:val="00E50A04"/>
    <w:rsid w:val="00E54AC7"/>
    <w:rsid w:val="00E564A5"/>
    <w:rsid w:val="00E565E2"/>
    <w:rsid w:val="00E673B4"/>
    <w:rsid w:val="00E74B0E"/>
    <w:rsid w:val="00E766D9"/>
    <w:rsid w:val="00E8265E"/>
    <w:rsid w:val="00E83931"/>
    <w:rsid w:val="00E83AC8"/>
    <w:rsid w:val="00E908EC"/>
    <w:rsid w:val="00E9198E"/>
    <w:rsid w:val="00E950B0"/>
    <w:rsid w:val="00E95F5E"/>
    <w:rsid w:val="00E97DB5"/>
    <w:rsid w:val="00EA03A5"/>
    <w:rsid w:val="00EA08F8"/>
    <w:rsid w:val="00EA294F"/>
    <w:rsid w:val="00EA5AB4"/>
    <w:rsid w:val="00EB37DD"/>
    <w:rsid w:val="00EB425F"/>
    <w:rsid w:val="00EB6F98"/>
    <w:rsid w:val="00EC2698"/>
    <w:rsid w:val="00EC5100"/>
    <w:rsid w:val="00EC6F7E"/>
    <w:rsid w:val="00EC7E62"/>
    <w:rsid w:val="00ED1D25"/>
    <w:rsid w:val="00ED4E53"/>
    <w:rsid w:val="00EE4DBF"/>
    <w:rsid w:val="00EE73A5"/>
    <w:rsid w:val="00EF0632"/>
    <w:rsid w:val="00EF27E3"/>
    <w:rsid w:val="00EF3495"/>
    <w:rsid w:val="00EF43B4"/>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56DB"/>
    <w:rsid w:val="00F171A6"/>
    <w:rsid w:val="00F20BA3"/>
    <w:rsid w:val="00F267EA"/>
    <w:rsid w:val="00F30C50"/>
    <w:rsid w:val="00F310D7"/>
    <w:rsid w:val="00F31C25"/>
    <w:rsid w:val="00F344BA"/>
    <w:rsid w:val="00F34AFA"/>
    <w:rsid w:val="00F34EF7"/>
    <w:rsid w:val="00F350CA"/>
    <w:rsid w:val="00F37031"/>
    <w:rsid w:val="00F40027"/>
    <w:rsid w:val="00F41596"/>
    <w:rsid w:val="00F431CD"/>
    <w:rsid w:val="00F4790E"/>
    <w:rsid w:val="00F51F1E"/>
    <w:rsid w:val="00F53938"/>
    <w:rsid w:val="00F64884"/>
    <w:rsid w:val="00F648FC"/>
    <w:rsid w:val="00F715E5"/>
    <w:rsid w:val="00F73DA9"/>
    <w:rsid w:val="00F759D5"/>
    <w:rsid w:val="00F765B5"/>
    <w:rsid w:val="00F83489"/>
    <w:rsid w:val="00F842DF"/>
    <w:rsid w:val="00F86DA6"/>
    <w:rsid w:val="00F9590E"/>
    <w:rsid w:val="00F96362"/>
    <w:rsid w:val="00FA049A"/>
    <w:rsid w:val="00FA176F"/>
    <w:rsid w:val="00FA3782"/>
    <w:rsid w:val="00FA3D69"/>
    <w:rsid w:val="00FA5236"/>
    <w:rsid w:val="00FA7FFA"/>
    <w:rsid w:val="00FB25D9"/>
    <w:rsid w:val="00FB2683"/>
    <w:rsid w:val="00FB2C54"/>
    <w:rsid w:val="00FC240E"/>
    <w:rsid w:val="00FC2819"/>
    <w:rsid w:val="00FC3C4B"/>
    <w:rsid w:val="00FC4BCE"/>
    <w:rsid w:val="00FC5631"/>
    <w:rsid w:val="00FD36DB"/>
    <w:rsid w:val="00FE33F3"/>
    <w:rsid w:val="00FE35AE"/>
    <w:rsid w:val="00FE569A"/>
    <w:rsid w:val="00FE7671"/>
    <w:rsid w:val="00FF5EDB"/>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trac.clarin.eu/wiki/DASISH/SpecificationDocument?version=14" TargetMode="External"/><Relationship Id="rId2" Type="http://schemas.openxmlformats.org/officeDocument/2006/relationships/hyperlink" Target="mailto:wiredmarker@bits.cc"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nfo.jkn.com/firefox.htm" TargetMode="External"/><Relationship Id="rId16" Type="http://schemas.openxmlformats.org/officeDocument/2006/relationships/hyperlink" Target="http://www.keeppy.com/" TargetMode="External"/><Relationship Id="rId17" Type="http://schemas.openxmlformats.org/officeDocument/2006/relationships/hyperlink" Target="http://loomp.org/index.php/home.html" TargetMode="External"/><Relationship Id="rId18" Type="http://schemas.openxmlformats.org/officeDocument/2006/relationships/hyperlink" Target="http://markitup.jaysalvat.com/home/" TargetMode="External"/><Relationship Id="rId19" Type="http://schemas.openxmlformats.org/officeDocument/2006/relationships/hyperlink" Target="http://www.notateit.com/" TargetMode="External"/><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hyperlink" Target="http://kb.mozillazine.org/Profile_folder_-_Firefox" TargetMode="External"/><Relationship Id="rId56" Type="http://schemas.openxmlformats.org/officeDocument/2006/relationships/footer" Target="footer4.xml"/><Relationship Id="rId57" Type="http://schemas.openxmlformats.org/officeDocument/2006/relationships/header" Target="header3.xml"/><Relationship Id="rId58" Type="http://schemas.openxmlformats.org/officeDocument/2006/relationships/footer" Target="footer5.xml"/><Relationship Id="rId59" Type="http://schemas.openxmlformats.org/officeDocument/2006/relationships/fontTable" Target="fontTable.xml"/><Relationship Id="rId40" Type="http://schemas.openxmlformats.org/officeDocument/2006/relationships/hyperlink" Target="http://www.w3.org/TR/xptr-framework" TargetMode="External"/><Relationship Id="rId41" Type="http://schemas.openxmlformats.org/officeDocument/2006/relationships/hyperlink" Target="http://www.w3.org/standards/techs/xpointer" TargetMode="External"/><Relationship Id="rId42" Type="http://schemas.openxmlformats.org/officeDocument/2006/relationships/hyperlink" Target="https://github.com/DASISH/dwan-testing" TargetMode="External"/><Relationship Id="rId43" Type="http://schemas.openxmlformats.org/officeDocument/2006/relationships/hyperlink" Target="https://github.com/DASISH/dwanclientwiredmarker" TargetMode="External"/><Relationship Id="rId44" Type="http://schemas.openxmlformats.org/officeDocument/2006/relationships/hyperlink" Target="http://www.google.com/url?q=http%253a%252f%252fa.nnotate.com&amp;sa=d&amp;sntz=1&amp;usg=afqjcnhcw2xm4yrxjhigg5htglagckxmdw" TargetMode="External"/><Relationship Id="rId45" Type="http://schemas.openxmlformats.org/officeDocument/2006/relationships/hyperlink" Target="http://www.google.com/url?q=http%253a%252f%252fatlas.ti&amp;sa=d&amp;sntz=1&amp;usg=afqjcnezcxeb-0hvkhmotmxq23ju8syo1q" TargetMode="External"/><Relationship Id="rId46" Type="http://schemas.openxmlformats.org/officeDocument/2006/relationships/hyperlink" Target="http://www.youtube.com" TargetMode="External"/><Relationship Id="rId47" Type="http://schemas.openxmlformats.org/officeDocument/2006/relationships/hyperlink" Target="http://www.mozilla.org/en-US/firefox/new/" TargetMode="External"/><Relationship Id="rId48" Type="http://schemas.openxmlformats.org/officeDocument/2006/relationships/hyperlink" Target="https://lux17.mpi.nl/ds/webannotator-basic/" TargetMode="External"/><Relationship Id="rId49" Type="http://schemas.openxmlformats.org/officeDocument/2006/relationships/hyperlink" Target="https://lux17.mpi.nl/ds/webannotator-basi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s://github.com/DASISH/dwan-client-wiredmarker/releases" TargetMode="External"/><Relationship Id="rId31" Type="http://schemas.openxmlformats.org/officeDocument/2006/relationships/hyperlink" Target="http://en.wikipedia.org/wiki/User_interface_markup_language" TargetMode="External"/><Relationship Id="rId32" Type="http://schemas.openxmlformats.org/officeDocument/2006/relationships/hyperlink" Target="http://en.wikipedia.org/wiki/Mozilla" TargetMode="External"/><Relationship Id="rId33" Type="http://schemas.openxmlformats.org/officeDocument/2006/relationships/hyperlink" Target="http://en.wikipedia.org/wiki/XML" TargetMode="External"/><Relationship Id="rId34" Type="http://schemas.openxmlformats.org/officeDocument/2006/relationships/hyperlink" Target="http://en.wikipedia.org/wiki/Graphical_user_interface" TargetMode="External"/><Relationship Id="rId35" Type="http://schemas.openxmlformats.org/officeDocument/2006/relationships/hyperlink" Target="http://en.wikipedia.org/wiki/Web_page" TargetMode="External"/><Relationship Id="rId36" Type="http://schemas.openxmlformats.org/officeDocument/2006/relationships/hyperlink" Target="https://lux17.mpi.nl/ds/webannotator-basic/" TargetMode="External"/><Relationship Id="rId37" Type="http://schemas.openxmlformats.org/officeDocument/2006/relationships/hyperlink" Target="https://lux17.mpi.nl/ds/webannotator-basic" TargetMode="External"/><Relationship Id="rId38" Type="http://schemas.openxmlformats.org/officeDocument/2006/relationships/hyperlink" Target="http://www.wired-marker.org/en/index.html" TargetMode="External"/><Relationship Id="rId39" Type="http://schemas.openxmlformats.org/officeDocument/2006/relationships/hyperlink" Target="http://www.hyper-anchor.org/en/technical_format.html" TargetMode="External"/><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xmlns.com/foaf/spec/"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comments" Target="comments.xml"/><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ahrc.ac.uk/Funding-Opportunities/Research-funding/Connected-Communities/Scoping-studies-and-reviews/Documents/Crowd%20Sourcing%20in%20the%20Humanities.pdf" TargetMode="External"/><Relationship Id="rId4"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8D52F-F857-5448-B804-A98AB7418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62</Pages>
  <Words>20387</Words>
  <Characters>116206</Characters>
  <Application>Microsoft Macintosh Word</Application>
  <DocSecurity>0</DocSecurity>
  <Lines>968</Lines>
  <Paragraphs>272</Paragraphs>
  <ScaleCrop>false</ScaleCrop>
  <Company>Göteborgs universitet</Company>
  <LinksUpToDate>false</LinksUpToDate>
  <CharactersWithSpaces>136321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123</cp:revision>
  <cp:lastPrinted>2014-10-10T11:37:00Z</cp:lastPrinted>
  <dcterms:created xsi:type="dcterms:W3CDTF">2014-10-06T11:37:00Z</dcterms:created>
  <dcterms:modified xsi:type="dcterms:W3CDTF">2014-10-10T12:50:00Z</dcterms:modified>
</cp:coreProperties>
</file>