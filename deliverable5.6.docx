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4B4DCA" w14:textId="77777777" w:rsidR="002E0E5F" w:rsidRPr="009F1F52" w:rsidRDefault="00CF748A">
      <w:pPr>
        <w:rPr>
          <w:rFonts w:ascii="Verdana" w:hAnsi="Verdana"/>
        </w:rPr>
      </w:pPr>
      <w:r w:rsidRPr="009F1F52">
        <w:rPr>
          <w:rFonts w:ascii="Verdana" w:hAnsi="Verdana"/>
          <w:sz w:val="28"/>
          <w:szCs w:val="28"/>
        </w:rPr>
        <w:tab/>
      </w:r>
      <w:r w:rsidRPr="009F1F52">
        <w:rPr>
          <w:rFonts w:ascii="Verdana" w:hAnsi="Verdana"/>
          <w:sz w:val="28"/>
          <w:szCs w:val="28"/>
        </w:rPr>
        <w:tab/>
      </w:r>
      <w:r w:rsidRPr="009F1F52">
        <w:rPr>
          <w:rFonts w:ascii="Verdana" w:hAnsi="Verdana"/>
          <w:sz w:val="28"/>
          <w:szCs w:val="28"/>
        </w:rPr>
        <w:tab/>
      </w:r>
    </w:p>
    <w:p w14:paraId="23F40C89" w14:textId="77777777" w:rsidR="002E0E5F" w:rsidRPr="009F1F52" w:rsidRDefault="002E0E5F">
      <w:pPr>
        <w:rPr>
          <w:rFonts w:ascii="Verdana" w:hAnsi="Verdana"/>
        </w:rPr>
      </w:pPr>
    </w:p>
    <w:p w14:paraId="6491A88D" w14:textId="77777777" w:rsidR="002E0E5F" w:rsidRPr="009F1F52" w:rsidRDefault="002E0E5F">
      <w:pPr>
        <w:rPr>
          <w:rFonts w:ascii="Verdana" w:hAnsi="Verdana"/>
        </w:rPr>
      </w:pPr>
    </w:p>
    <w:p w14:paraId="42FC1FAF" w14:textId="77777777" w:rsidR="00FA176F" w:rsidRPr="009F1F52" w:rsidRDefault="00711193" w:rsidP="004D2BA6">
      <w:pPr>
        <w:rPr>
          <w:rFonts w:ascii="Verdana" w:hAnsi="Verdana"/>
        </w:rPr>
      </w:pPr>
      <w:r w:rsidRPr="009F1F52">
        <w:rPr>
          <w:rFonts w:ascii="Verdana" w:hAnsi="Verdana"/>
        </w:rPr>
        <w:tab/>
      </w:r>
    </w:p>
    <w:p w14:paraId="5D585D15" w14:textId="77777777" w:rsidR="00FA176F" w:rsidRPr="009F1F52" w:rsidRDefault="00FA176F" w:rsidP="004D2BA6">
      <w:pPr>
        <w:rPr>
          <w:rFonts w:ascii="Verdana" w:hAnsi="Verdana"/>
        </w:rPr>
      </w:pPr>
    </w:p>
    <w:p w14:paraId="21F7C6AC" w14:textId="77777777" w:rsidR="002745F3" w:rsidRPr="009F1F52" w:rsidRDefault="004D2BA6" w:rsidP="00FA176F">
      <w:pPr>
        <w:jc w:val="center"/>
        <w:rPr>
          <w:rFonts w:ascii="Verdana" w:hAnsi="Verdana"/>
        </w:rPr>
      </w:pPr>
      <w:r w:rsidRPr="009F1F52">
        <w:rPr>
          <w:rFonts w:ascii="Verdana" w:hAnsi="Verdana"/>
          <w:noProof/>
          <w:lang w:val="sv-SE"/>
        </w:rPr>
        <w:drawing>
          <wp:inline distT="0" distB="0" distL="0" distR="0" wp14:anchorId="1F074D69" wp14:editId="763189E3">
            <wp:extent cx="3515995" cy="1226765"/>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6696" cy="1227009"/>
                    </a:xfrm>
                    <a:prstGeom prst="rect">
                      <a:avLst/>
                    </a:prstGeom>
                    <a:noFill/>
                    <a:ln>
                      <a:noFill/>
                    </a:ln>
                  </pic:spPr>
                </pic:pic>
              </a:graphicData>
            </a:graphic>
          </wp:inline>
        </w:drawing>
      </w:r>
    </w:p>
    <w:p w14:paraId="398D785F" w14:textId="77777777" w:rsidR="004D2BA6" w:rsidRPr="009F1F52" w:rsidRDefault="004D2BA6" w:rsidP="004D2BA6">
      <w:pPr>
        <w:rPr>
          <w:rFonts w:ascii="Verdana" w:hAnsi="Verdana"/>
        </w:rPr>
      </w:pPr>
    </w:p>
    <w:p w14:paraId="034F9DB8" w14:textId="77777777" w:rsidR="00FA176F" w:rsidRPr="009F1F52" w:rsidRDefault="00FA176F" w:rsidP="004D2BA6">
      <w:pPr>
        <w:rPr>
          <w:rFonts w:ascii="Verdana" w:hAnsi="Verdana"/>
        </w:rPr>
      </w:pPr>
    </w:p>
    <w:p w14:paraId="20626114" w14:textId="77777777" w:rsidR="00FA176F" w:rsidRPr="009F1F52" w:rsidRDefault="00FA176F" w:rsidP="005D1DB5">
      <w:pPr>
        <w:jc w:val="center"/>
        <w:rPr>
          <w:rFonts w:ascii="Verdana" w:hAnsi="Verdana"/>
          <w:sz w:val="40"/>
          <w:szCs w:val="40"/>
        </w:rPr>
      </w:pPr>
    </w:p>
    <w:p w14:paraId="79330FCF" w14:textId="77777777" w:rsidR="002E0E5F" w:rsidRPr="009F1F52" w:rsidRDefault="002E0E5F" w:rsidP="005D1DB5">
      <w:pPr>
        <w:jc w:val="center"/>
        <w:rPr>
          <w:rFonts w:ascii="Verdana" w:hAnsi="Verdana"/>
          <w:sz w:val="40"/>
          <w:szCs w:val="40"/>
        </w:rPr>
      </w:pPr>
      <w:r w:rsidRPr="009F1F52">
        <w:rPr>
          <w:rFonts w:ascii="Verdana" w:hAnsi="Verdana"/>
          <w:sz w:val="40"/>
          <w:szCs w:val="40"/>
        </w:rPr>
        <w:t>Data Service Infrastructure for the Social Sciences and Humanities</w:t>
      </w:r>
    </w:p>
    <w:p w14:paraId="36F27D59" w14:textId="77777777" w:rsidR="00DA3910" w:rsidRPr="009F1F52" w:rsidRDefault="00DA3910" w:rsidP="005D1DB5">
      <w:pPr>
        <w:widowControl w:val="0"/>
        <w:autoSpaceDE w:val="0"/>
        <w:autoSpaceDN w:val="0"/>
        <w:adjustRightInd w:val="0"/>
        <w:spacing w:line="280" w:lineRule="atLeast"/>
        <w:jc w:val="center"/>
        <w:textAlignment w:val="center"/>
        <w:rPr>
          <w:rFonts w:ascii="Verdana" w:hAnsi="Verdana" w:cs="Verdana"/>
          <w:lang w:bidi="de-DE"/>
        </w:rPr>
      </w:pPr>
    </w:p>
    <w:p w14:paraId="0FBF90A2" w14:textId="77777777" w:rsidR="009B3B0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 xml:space="preserve">EC FP7 </w:t>
      </w:r>
    </w:p>
    <w:p w14:paraId="431C4D66" w14:textId="77777777" w:rsidR="005D1DB5" w:rsidRPr="009F1F52" w:rsidRDefault="00146361"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Grant Agreement Number</w:t>
      </w:r>
      <w:r w:rsidR="006A6D51" w:rsidRPr="009F1F52">
        <w:rPr>
          <w:rFonts w:ascii="Verdana" w:hAnsi="Verdana" w:cs="Verdana"/>
          <w:lang w:bidi="de-DE"/>
        </w:rPr>
        <w:t>:</w:t>
      </w:r>
      <w:r w:rsidR="005D1DB5" w:rsidRPr="009F1F52">
        <w:rPr>
          <w:rFonts w:ascii="Verdana" w:hAnsi="Verdana" w:cs="Verdana"/>
          <w:lang w:bidi="de-DE"/>
        </w:rPr>
        <w:t xml:space="preserve"> 283646</w:t>
      </w:r>
    </w:p>
    <w:p w14:paraId="2FD224E3"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2BDDE258"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7A41278D"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30974768"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369B2BEF" w14:textId="77777777" w:rsidR="00FA176F" w:rsidRPr="009F1F52" w:rsidRDefault="00FA176F" w:rsidP="00FA176F">
      <w:pPr>
        <w:rPr>
          <w:rFonts w:ascii="Verdana" w:hAnsi="Verdana" w:cs="Verdana"/>
          <w:b/>
          <w:lang w:bidi="de-DE"/>
        </w:rPr>
      </w:pPr>
    </w:p>
    <w:p w14:paraId="79F150C7" w14:textId="77777777" w:rsidR="00FA176F" w:rsidRPr="009F1F52" w:rsidRDefault="00FA176F" w:rsidP="00FA176F">
      <w:pPr>
        <w:rPr>
          <w:rFonts w:ascii="Verdana" w:hAnsi="Verdana" w:cs="Verdana"/>
          <w:b/>
          <w:lang w:bidi="de-DE"/>
        </w:rPr>
      </w:pPr>
    </w:p>
    <w:p w14:paraId="39B4E425" w14:textId="77777777" w:rsidR="00DA3910" w:rsidRPr="009F1F52" w:rsidRDefault="00DA3910" w:rsidP="00FA176F">
      <w:pPr>
        <w:rPr>
          <w:rFonts w:ascii="Verdana" w:hAnsi="Verdana" w:cs="Verdana"/>
          <w:b/>
          <w:lang w:bidi="de-DE"/>
        </w:rPr>
      </w:pPr>
      <w:r w:rsidRPr="009F1F52">
        <w:rPr>
          <w:rFonts w:ascii="Verdana" w:hAnsi="Verdana" w:cs="Verdana"/>
          <w:b/>
          <w:lang w:bidi="de-DE"/>
        </w:rPr>
        <w:t>Deliverable Report</w:t>
      </w:r>
    </w:p>
    <w:p w14:paraId="6BA13109" w14:textId="77777777" w:rsidR="00DA3910" w:rsidRPr="009F1F52" w:rsidRDefault="00DA3910" w:rsidP="00FA176F">
      <w:pPr>
        <w:rPr>
          <w:rFonts w:ascii="Verdana" w:hAnsi="Verdana" w:cs="Verdana"/>
          <w:lang w:bidi="de-DE"/>
        </w:rPr>
      </w:pPr>
    </w:p>
    <w:p w14:paraId="21E31F0E" w14:textId="77777777" w:rsidR="00DA3910" w:rsidRPr="009F1F52" w:rsidRDefault="00044834" w:rsidP="00FA176F">
      <w:pPr>
        <w:rPr>
          <w:rFonts w:ascii="Verdana" w:hAnsi="Verdana" w:cs="Arial"/>
        </w:rPr>
      </w:pPr>
      <w:r w:rsidRPr="009F1F52">
        <w:rPr>
          <w:rFonts w:ascii="Verdana" w:hAnsi="Verdana" w:cs="Arial"/>
        </w:rPr>
        <w:t>Deliverable: D</w:t>
      </w:r>
      <w:r w:rsidR="007966E8">
        <w:rPr>
          <w:rFonts w:ascii="Verdana" w:hAnsi="Verdana" w:cs="Arial"/>
        </w:rPr>
        <w:t>5.</w:t>
      </w:r>
      <w:r w:rsidR="009B54F3">
        <w:rPr>
          <w:rFonts w:ascii="Verdana" w:hAnsi="Verdana" w:cs="Arial"/>
        </w:rPr>
        <w:t>6</w:t>
      </w:r>
    </w:p>
    <w:p w14:paraId="212B2E6F" w14:textId="77777777" w:rsidR="00DA3910" w:rsidRPr="009F1F52" w:rsidRDefault="00DA3910" w:rsidP="00FA176F">
      <w:pPr>
        <w:rPr>
          <w:rFonts w:ascii="Verdana" w:hAnsi="Verdana" w:cs="Arial"/>
        </w:rPr>
      </w:pPr>
      <w:r w:rsidRPr="009F1F52">
        <w:rPr>
          <w:rFonts w:ascii="Verdana" w:hAnsi="Verdana" w:cs="Arial"/>
        </w:rPr>
        <w:t>Deliverable Name:</w:t>
      </w:r>
      <w:r w:rsidR="00044834" w:rsidRPr="009F1F52">
        <w:rPr>
          <w:rFonts w:ascii="Verdana" w:hAnsi="Verdana" w:cs="Arial"/>
        </w:rPr>
        <w:t xml:space="preserve"> </w:t>
      </w:r>
      <w:r w:rsidR="009B54F3">
        <w:rPr>
          <w:rFonts w:ascii="Verdana" w:hAnsi="Verdana" w:cs="Arial"/>
        </w:rPr>
        <w:t>DASISH Web Annotation (DWAN) framework</w:t>
      </w:r>
    </w:p>
    <w:p w14:paraId="10A123B5" w14:textId="77777777" w:rsidR="00DA3910" w:rsidRPr="009F1F52" w:rsidRDefault="009B54F3" w:rsidP="00FA176F">
      <w:pPr>
        <w:rPr>
          <w:rFonts w:ascii="Verdana" w:hAnsi="Verdana" w:cs="Arial"/>
        </w:rPr>
      </w:pPr>
      <w:r>
        <w:rPr>
          <w:rFonts w:ascii="Verdana" w:hAnsi="Verdana" w:cs="Arial"/>
        </w:rPr>
        <w:t>Deadline: M36</w:t>
      </w:r>
    </w:p>
    <w:p w14:paraId="10E37FE5" w14:textId="77777777" w:rsidR="00451449" w:rsidRPr="009F1F52" w:rsidRDefault="00451449" w:rsidP="00FA176F">
      <w:pPr>
        <w:rPr>
          <w:rFonts w:ascii="Verdana" w:hAnsi="Verdana" w:cs="Arial"/>
        </w:rPr>
      </w:pPr>
      <w:r w:rsidRPr="009F1F52">
        <w:rPr>
          <w:rFonts w:ascii="Verdana" w:hAnsi="Verdana" w:cs="Arial"/>
        </w:rPr>
        <w:t>Nature:</w:t>
      </w:r>
    </w:p>
    <w:p w14:paraId="02AE1CF5" w14:textId="77777777" w:rsidR="00DA3910" w:rsidRPr="009F1F52" w:rsidRDefault="00DA3910" w:rsidP="00FA176F">
      <w:pPr>
        <w:rPr>
          <w:rFonts w:ascii="Verdana" w:hAnsi="Verdana" w:cs="Arial"/>
        </w:rPr>
      </w:pPr>
    </w:p>
    <w:p w14:paraId="6C998F49" w14:textId="77777777" w:rsidR="00DA3910" w:rsidRPr="009F1F52" w:rsidRDefault="00DA3910" w:rsidP="00FA176F">
      <w:pPr>
        <w:rPr>
          <w:rFonts w:ascii="Verdana" w:hAnsi="Verdana" w:cs="Arial"/>
        </w:rPr>
      </w:pPr>
      <w:r w:rsidRPr="009F1F52">
        <w:rPr>
          <w:rFonts w:ascii="Verdana" w:hAnsi="Verdana" w:cs="Arial"/>
        </w:rPr>
        <w:t xml:space="preserve">Responsible: </w:t>
      </w:r>
      <w:r w:rsidR="007966E8">
        <w:rPr>
          <w:rFonts w:ascii="Verdana" w:hAnsi="Verdana" w:cs="Arial"/>
        </w:rPr>
        <w:t>Daan Broeder, MPG-TLA</w:t>
      </w:r>
    </w:p>
    <w:p w14:paraId="5A1ACAC6" w14:textId="77777777" w:rsidR="007966E8" w:rsidRPr="009F1F52" w:rsidRDefault="00DA3910" w:rsidP="007966E8">
      <w:pPr>
        <w:rPr>
          <w:rFonts w:ascii="Verdana" w:hAnsi="Verdana" w:cs="Arial"/>
        </w:rPr>
      </w:pPr>
      <w:r w:rsidRPr="009F1F52">
        <w:rPr>
          <w:rFonts w:ascii="Verdana" w:hAnsi="Verdana" w:cs="Arial"/>
        </w:rPr>
        <w:t xml:space="preserve">Work Package Leader: </w:t>
      </w:r>
      <w:r w:rsidR="007966E8">
        <w:rPr>
          <w:rFonts w:ascii="Verdana" w:hAnsi="Verdana" w:cs="Arial"/>
        </w:rPr>
        <w:t>Daan Broeder, MPG-TLA</w:t>
      </w:r>
    </w:p>
    <w:p w14:paraId="50E1E406" w14:textId="77777777" w:rsidR="00DA3910" w:rsidRPr="009F1F52" w:rsidRDefault="00DA3910" w:rsidP="007966E8">
      <w:pPr>
        <w:rPr>
          <w:rFonts w:ascii="Verdana" w:hAnsi="Verdana" w:cs="Verdana"/>
          <w:lang w:bidi="de-DE"/>
        </w:rPr>
      </w:pPr>
    </w:p>
    <w:p w14:paraId="04F588B5" w14:textId="77777777" w:rsidR="00DA3910" w:rsidRPr="009F1F52" w:rsidRDefault="00DA3910" w:rsidP="00DA3910">
      <w:pPr>
        <w:jc w:val="center"/>
        <w:rPr>
          <w:rFonts w:ascii="Verdana" w:hAnsi="Verdana" w:cs="Verdana"/>
          <w:lang w:bidi="de-DE"/>
        </w:rPr>
      </w:pPr>
    </w:p>
    <w:p w14:paraId="5A8A4904" w14:textId="77777777" w:rsidR="00DA3910" w:rsidRPr="009F1F52" w:rsidRDefault="00DA3910" w:rsidP="00DA3910">
      <w:pPr>
        <w:jc w:val="center"/>
        <w:rPr>
          <w:rFonts w:ascii="Verdana" w:hAnsi="Verdana" w:cs="Verdana"/>
          <w:lang w:bidi="de-DE"/>
        </w:rPr>
      </w:pPr>
    </w:p>
    <w:p w14:paraId="06200050" w14:textId="77777777" w:rsidR="00DA3910" w:rsidRPr="009F1F52" w:rsidRDefault="00DA3910" w:rsidP="00DA3910">
      <w:pPr>
        <w:rPr>
          <w:rFonts w:ascii="Verdana" w:hAnsi="Verdana" w:cs="Arial"/>
        </w:rPr>
      </w:pPr>
    </w:p>
    <w:p w14:paraId="14B8B915" w14:textId="5D74E36E" w:rsidR="00DA3910" w:rsidRPr="006904DC" w:rsidRDefault="00DA3910" w:rsidP="00DA3910">
      <w:pPr>
        <w:rPr>
          <w:rFonts w:ascii="Verdana" w:hAnsi="Verdana" w:cs="Arial"/>
          <w:sz w:val="22"/>
          <w:szCs w:val="22"/>
        </w:rPr>
      </w:pPr>
      <w:r w:rsidRPr="006904DC">
        <w:rPr>
          <w:rFonts w:ascii="Verdana" w:hAnsi="Verdana" w:cs="Arial"/>
          <w:sz w:val="22"/>
          <w:szCs w:val="22"/>
        </w:rPr>
        <w:t>Contributing Partners and Editors:</w:t>
      </w:r>
      <w:r w:rsidR="00DC32DA" w:rsidRPr="006904DC">
        <w:rPr>
          <w:rFonts w:ascii="Verdana" w:hAnsi="Verdana" w:cs="Arial"/>
          <w:sz w:val="22"/>
          <w:szCs w:val="22"/>
        </w:rPr>
        <w:t xml:space="preserve"> </w:t>
      </w:r>
      <w:r w:rsidR="00083EA7" w:rsidRPr="006904DC">
        <w:rPr>
          <w:rFonts w:ascii="Verdana" w:hAnsi="Verdana" w:cs="Arial"/>
          <w:sz w:val="22"/>
          <w:szCs w:val="22"/>
        </w:rPr>
        <w:t xml:space="preserve">Valentina Ascuitti (KCL), </w:t>
      </w:r>
      <w:r w:rsidR="00DC32DA" w:rsidRPr="006904DC">
        <w:rPr>
          <w:rFonts w:ascii="Verdana" w:hAnsi="Verdana" w:cs="Arial"/>
          <w:sz w:val="22"/>
          <w:szCs w:val="22"/>
        </w:rPr>
        <w:t xml:space="preserve">Daan Broeder (MPG-TLA), </w:t>
      </w:r>
      <w:r w:rsidRPr="006904DC">
        <w:rPr>
          <w:rFonts w:ascii="Verdana" w:hAnsi="Verdana" w:cs="Arial"/>
          <w:sz w:val="22"/>
          <w:szCs w:val="22"/>
        </w:rPr>
        <w:t xml:space="preserve"> </w:t>
      </w:r>
      <w:r w:rsidR="00DC32DA" w:rsidRPr="006904DC">
        <w:rPr>
          <w:rFonts w:ascii="Verdana" w:hAnsi="Verdana" w:cs="Arial"/>
          <w:sz w:val="22"/>
          <w:szCs w:val="22"/>
        </w:rPr>
        <w:t>Stuar</w:t>
      </w:r>
      <w:r w:rsidR="00083EA7" w:rsidRPr="006904DC">
        <w:rPr>
          <w:rFonts w:ascii="Verdana" w:hAnsi="Verdana" w:cs="Arial"/>
          <w:sz w:val="22"/>
          <w:szCs w:val="22"/>
        </w:rPr>
        <w:t>t</w:t>
      </w:r>
      <w:r w:rsidR="00DC32DA" w:rsidRPr="006904DC">
        <w:rPr>
          <w:rFonts w:ascii="Verdana" w:hAnsi="Verdana" w:cs="Arial"/>
          <w:sz w:val="22"/>
          <w:szCs w:val="22"/>
        </w:rPr>
        <w:t xml:space="preserve"> Dun</w:t>
      </w:r>
      <w:r w:rsidR="00083EA7" w:rsidRPr="006904DC">
        <w:rPr>
          <w:rFonts w:ascii="Verdana" w:hAnsi="Verdana" w:cs="Arial"/>
          <w:sz w:val="22"/>
          <w:szCs w:val="22"/>
        </w:rPr>
        <w:t xml:space="preserve">n (KCL), </w:t>
      </w:r>
      <w:r w:rsidR="00DC32DA" w:rsidRPr="006904DC">
        <w:rPr>
          <w:rFonts w:ascii="Verdana" w:hAnsi="Verdana" w:cs="Arial"/>
          <w:sz w:val="22"/>
          <w:szCs w:val="22"/>
        </w:rPr>
        <w:t xml:space="preserve"> </w:t>
      </w:r>
      <w:r w:rsidR="00083EA7" w:rsidRPr="006904DC">
        <w:rPr>
          <w:rFonts w:ascii="Verdana" w:hAnsi="Verdana" w:cs="Arial"/>
          <w:sz w:val="22"/>
          <w:szCs w:val="22"/>
        </w:rPr>
        <w:t>Twan Goosen (MPG-</w:t>
      </w:r>
      <w:r w:rsidR="00DC32DA" w:rsidRPr="006904DC">
        <w:rPr>
          <w:rFonts w:ascii="Verdana" w:hAnsi="Verdana" w:cs="Arial"/>
          <w:sz w:val="22"/>
          <w:szCs w:val="22"/>
        </w:rPr>
        <w:t xml:space="preserve">TLA), </w:t>
      </w:r>
      <w:r w:rsidR="00083EA7" w:rsidRPr="006904DC">
        <w:rPr>
          <w:rFonts w:ascii="Verdana" w:hAnsi="Verdana" w:cs="Arial"/>
          <w:sz w:val="22"/>
          <w:szCs w:val="22"/>
        </w:rPr>
        <w:t xml:space="preserve">Indrek Jentson (University of Tartu), </w:t>
      </w:r>
      <w:r w:rsidR="00F73DA9" w:rsidRPr="006904DC">
        <w:rPr>
          <w:rFonts w:ascii="Verdana" w:hAnsi="Verdana" w:cs="Arial"/>
          <w:sz w:val="22"/>
          <w:szCs w:val="22"/>
        </w:rPr>
        <w:t>Kees-Jan van de Looi (MPG</w:t>
      </w:r>
      <w:r w:rsidR="003C1A01" w:rsidRPr="006904DC">
        <w:rPr>
          <w:rFonts w:ascii="Verdana" w:hAnsi="Verdana" w:cs="Arial"/>
          <w:sz w:val="22"/>
          <w:szCs w:val="22"/>
        </w:rPr>
        <w:t xml:space="preserve">-TLA), </w:t>
      </w:r>
      <w:r w:rsidR="00DC32DA" w:rsidRPr="006904DC">
        <w:rPr>
          <w:rFonts w:ascii="Verdana" w:hAnsi="Verdana" w:cs="Arial"/>
          <w:sz w:val="22"/>
          <w:szCs w:val="22"/>
        </w:rPr>
        <w:t xml:space="preserve">Olof Olsson (UGOT), Stephanie Roth (UGOT), Olha Shkaravska  (MPG-TLA),  </w:t>
      </w:r>
      <w:r w:rsidR="00083EA7" w:rsidRPr="006904DC">
        <w:rPr>
          <w:rFonts w:ascii="Verdana" w:hAnsi="Verdana" w:cs="Arial"/>
          <w:sz w:val="22"/>
          <w:szCs w:val="22"/>
        </w:rPr>
        <w:t>Menzo Windhower (MPG-TLA).</w:t>
      </w:r>
    </w:p>
    <w:p w14:paraId="0DA12111" w14:textId="77777777" w:rsidR="009B3B05" w:rsidRPr="009F1F52" w:rsidRDefault="002745F3">
      <w:pPr>
        <w:rPr>
          <w:rFonts w:ascii="Verdana" w:hAnsi="Verdana"/>
        </w:rPr>
      </w:pPr>
      <w:r w:rsidRPr="009F1F52">
        <w:rPr>
          <w:rFonts w:ascii="Verdana" w:hAnsi="Verdana"/>
        </w:rPr>
        <w:tab/>
      </w:r>
    </w:p>
    <w:p w14:paraId="797E32C2" w14:textId="77777777" w:rsidR="00E83AC8" w:rsidRPr="009F1F52" w:rsidRDefault="002745F3" w:rsidP="00B864B4">
      <w:pPr>
        <w:rPr>
          <w:rFonts w:ascii="Verdana" w:hAnsi="Verdana"/>
        </w:rPr>
      </w:pPr>
      <w:r w:rsidRPr="009F1F52">
        <w:rPr>
          <w:rFonts w:ascii="Verdana" w:hAnsi="Verdana"/>
          <w:sz w:val="28"/>
          <w:szCs w:val="28"/>
        </w:rPr>
        <w:lastRenderedPageBreak/>
        <w:tab/>
      </w:r>
      <w:r w:rsidR="00C519E9" w:rsidRPr="009F1F52">
        <w:rPr>
          <w:rFonts w:ascii="Verdana" w:hAnsi="Verdana"/>
          <w:sz w:val="28"/>
          <w:szCs w:val="28"/>
        </w:rPr>
        <w:t xml:space="preserve">                     </w:t>
      </w:r>
      <w:r w:rsidRPr="009F1F52">
        <w:rPr>
          <w:rFonts w:ascii="Verdana" w:hAnsi="Verdana"/>
          <w:sz w:val="28"/>
          <w:szCs w:val="28"/>
        </w:rPr>
        <w:tab/>
      </w:r>
      <w:r w:rsidR="00C519E9" w:rsidRPr="009F1F52">
        <w:rPr>
          <w:rFonts w:ascii="Verdana" w:hAnsi="Verdana"/>
        </w:rPr>
        <w:t xml:space="preserve">     </w:t>
      </w:r>
    </w:p>
    <w:p w14:paraId="796E3568" w14:textId="77777777" w:rsidR="00B864B4" w:rsidRPr="009F1F52" w:rsidRDefault="00B864B4" w:rsidP="00B864B4">
      <w:pPr>
        <w:rPr>
          <w:rFonts w:ascii="Verdana" w:hAnsi="Verdana"/>
        </w:rPr>
      </w:pPr>
    </w:p>
    <w:p w14:paraId="1403DD95" w14:textId="77777777" w:rsidR="00B864B4" w:rsidRPr="009F1F52" w:rsidRDefault="00B864B4" w:rsidP="00B864B4">
      <w:pPr>
        <w:rPr>
          <w:rFonts w:ascii="Verdana" w:hAnsi="Verdana"/>
        </w:rPr>
      </w:pPr>
    </w:p>
    <w:p w14:paraId="3A9B4113" w14:textId="3B9A680A" w:rsidR="00B95A3B" w:rsidRPr="003C2117" w:rsidRDefault="00B95A3B">
      <w:pPr>
        <w:rPr>
          <w:rFonts w:ascii="Verdana" w:hAnsi="Verdana"/>
          <w:sz w:val="28"/>
          <w:szCs w:val="28"/>
        </w:rPr>
      </w:pPr>
    </w:p>
    <w:p w14:paraId="711C3AFC" w14:textId="77777777" w:rsidR="00E83AC8" w:rsidRPr="009F1F52" w:rsidRDefault="00E83AC8" w:rsidP="00B864B4">
      <w:pPr>
        <w:rPr>
          <w:rFonts w:ascii="Verdana" w:hAnsi="Verdana"/>
        </w:rPr>
      </w:pPr>
    </w:p>
    <w:p w14:paraId="630FC184" w14:textId="77777777" w:rsidR="00E83AC8" w:rsidRPr="009F1F52" w:rsidRDefault="00E83AC8" w:rsidP="00B864B4">
      <w:pPr>
        <w:rPr>
          <w:rFonts w:ascii="Verdana" w:hAnsi="Verdana"/>
        </w:rPr>
      </w:pPr>
    </w:p>
    <w:p w14:paraId="6E7FDB6A" w14:textId="77777777" w:rsidR="00E83AC8" w:rsidRPr="009F1F52" w:rsidRDefault="00E83AC8" w:rsidP="00B864B4">
      <w:pPr>
        <w:rPr>
          <w:rFonts w:ascii="Verdana" w:hAnsi="Verdana"/>
        </w:rPr>
      </w:pPr>
    </w:p>
    <w:p w14:paraId="3A115204" w14:textId="77777777" w:rsidR="00E83AC8" w:rsidRPr="009F1F52" w:rsidRDefault="00E83AC8" w:rsidP="00B864B4">
      <w:pPr>
        <w:rPr>
          <w:rFonts w:ascii="Verdana" w:hAnsi="Verdana"/>
        </w:rPr>
      </w:pPr>
    </w:p>
    <w:p w14:paraId="45843B7E" w14:textId="77777777" w:rsidR="00B95A3B" w:rsidRPr="009F1F52" w:rsidRDefault="00B95A3B" w:rsidP="00B864B4">
      <w:pPr>
        <w:rPr>
          <w:rFonts w:ascii="Verdana" w:hAnsi="Verdana"/>
        </w:rPr>
        <w:sectPr w:rsidR="00B95A3B" w:rsidRPr="009F1F52" w:rsidSect="00D344BA">
          <w:headerReference w:type="even" r:id="rId9"/>
          <w:headerReference w:type="default" r:id="rId10"/>
          <w:footerReference w:type="even" r:id="rId11"/>
          <w:footerReference w:type="default" r:id="rId12"/>
          <w:footerReference w:type="first" r:id="rId13"/>
          <w:pgSz w:w="11900" w:h="16840"/>
          <w:pgMar w:top="1417" w:right="1417" w:bottom="1417" w:left="1417" w:header="708" w:footer="708" w:gutter="0"/>
          <w:pgNumType w:start="1"/>
          <w:cols w:space="708"/>
          <w:titlePg/>
        </w:sectPr>
      </w:pPr>
    </w:p>
    <w:sdt>
      <w:sdtPr>
        <w:rPr>
          <w:rFonts w:asciiTheme="minorHAnsi" w:eastAsiaTheme="minorEastAsia" w:hAnsiTheme="minorHAnsi" w:cstheme="minorBidi"/>
          <w:b w:val="0"/>
          <w:bCs w:val="0"/>
          <w:color w:val="auto"/>
          <w:sz w:val="24"/>
          <w:szCs w:val="24"/>
          <w:lang w:val="en-GB"/>
        </w:rPr>
        <w:id w:val="1831790615"/>
        <w:docPartObj>
          <w:docPartGallery w:val="Table of Contents"/>
          <w:docPartUnique/>
        </w:docPartObj>
      </w:sdtPr>
      <w:sdtEndPr>
        <w:rPr>
          <w:noProof/>
        </w:rPr>
      </w:sdtEndPr>
      <w:sdtContent>
        <w:p w14:paraId="1D73B00F" w14:textId="0C370A6D" w:rsidR="00534D62" w:rsidRDefault="00534D62">
          <w:pPr>
            <w:pStyle w:val="Innehllsfrteckningsrubrik"/>
          </w:pPr>
          <w:r>
            <w:t>Table of Contents</w:t>
          </w:r>
        </w:p>
        <w:p w14:paraId="044B0E45" w14:textId="77777777" w:rsidR="00DB430C" w:rsidRDefault="00534D62">
          <w:pPr>
            <w:pStyle w:val="Innehll1"/>
            <w:tabs>
              <w:tab w:val="left" w:pos="438"/>
              <w:tab w:val="right" w:leader="dot" w:pos="9056"/>
            </w:tabs>
            <w:rPr>
              <w:b w:val="0"/>
              <w:noProof/>
              <w:lang w:val="en-US" w:eastAsia="ja-JP"/>
            </w:rPr>
          </w:pPr>
          <w:r>
            <w:rPr>
              <w:b w:val="0"/>
            </w:rPr>
            <w:fldChar w:fldCharType="begin"/>
          </w:r>
          <w:r>
            <w:instrText xml:space="preserve"> TOC \o "1-3" \h \z \u </w:instrText>
          </w:r>
          <w:r>
            <w:rPr>
              <w:b w:val="0"/>
            </w:rPr>
            <w:fldChar w:fldCharType="separate"/>
          </w:r>
          <w:r w:rsidR="00DB430C">
            <w:rPr>
              <w:noProof/>
            </w:rPr>
            <w:t>2.</w:t>
          </w:r>
          <w:r w:rsidR="00DB430C">
            <w:rPr>
              <w:b w:val="0"/>
              <w:noProof/>
              <w:lang w:val="en-US" w:eastAsia="ja-JP"/>
            </w:rPr>
            <w:tab/>
          </w:r>
          <w:r w:rsidR="00DB430C">
            <w:rPr>
              <w:noProof/>
            </w:rPr>
            <w:t>Executive Summary</w:t>
          </w:r>
          <w:r w:rsidR="00DB430C">
            <w:rPr>
              <w:noProof/>
            </w:rPr>
            <w:tab/>
          </w:r>
          <w:r w:rsidR="00DB430C">
            <w:rPr>
              <w:noProof/>
            </w:rPr>
            <w:fldChar w:fldCharType="begin"/>
          </w:r>
          <w:r w:rsidR="00DB430C">
            <w:rPr>
              <w:noProof/>
            </w:rPr>
            <w:instrText xml:space="preserve"> PAGEREF _Toc273122977 \h </w:instrText>
          </w:r>
          <w:r w:rsidR="00DB430C">
            <w:rPr>
              <w:noProof/>
            </w:rPr>
          </w:r>
          <w:r w:rsidR="00DB430C">
            <w:rPr>
              <w:noProof/>
            </w:rPr>
            <w:fldChar w:fldCharType="separate"/>
          </w:r>
          <w:r w:rsidR="00DB430C">
            <w:rPr>
              <w:noProof/>
            </w:rPr>
            <w:t>1</w:t>
          </w:r>
          <w:r w:rsidR="00DB430C">
            <w:rPr>
              <w:noProof/>
            </w:rPr>
            <w:fldChar w:fldCharType="end"/>
          </w:r>
        </w:p>
        <w:p w14:paraId="4E6F0DE2" w14:textId="77777777" w:rsidR="00DB430C" w:rsidRDefault="00DB430C">
          <w:pPr>
            <w:pStyle w:val="Innehll1"/>
            <w:tabs>
              <w:tab w:val="left" w:pos="438"/>
              <w:tab w:val="right" w:leader="dot" w:pos="9056"/>
            </w:tabs>
            <w:rPr>
              <w:b w:val="0"/>
              <w:noProof/>
              <w:lang w:val="en-US" w:eastAsia="ja-JP"/>
            </w:rPr>
          </w:pPr>
          <w:r>
            <w:rPr>
              <w:noProof/>
            </w:rPr>
            <w:t>3.</w:t>
          </w:r>
          <w:r>
            <w:rPr>
              <w:b w:val="0"/>
              <w:noProof/>
              <w:lang w:val="en-US" w:eastAsia="ja-JP"/>
            </w:rPr>
            <w:tab/>
          </w:r>
          <w:r>
            <w:rPr>
              <w:noProof/>
            </w:rPr>
            <w:t>Introduction to DWAN framework</w:t>
          </w:r>
          <w:r>
            <w:rPr>
              <w:noProof/>
            </w:rPr>
            <w:tab/>
          </w:r>
          <w:r>
            <w:rPr>
              <w:noProof/>
            </w:rPr>
            <w:fldChar w:fldCharType="begin"/>
          </w:r>
          <w:r>
            <w:rPr>
              <w:noProof/>
            </w:rPr>
            <w:instrText xml:space="preserve"> PAGEREF _Toc273122978 \h </w:instrText>
          </w:r>
          <w:r>
            <w:rPr>
              <w:noProof/>
            </w:rPr>
          </w:r>
          <w:r>
            <w:rPr>
              <w:noProof/>
            </w:rPr>
            <w:fldChar w:fldCharType="separate"/>
          </w:r>
          <w:r>
            <w:rPr>
              <w:noProof/>
            </w:rPr>
            <w:t>2</w:t>
          </w:r>
          <w:r>
            <w:rPr>
              <w:noProof/>
            </w:rPr>
            <w:fldChar w:fldCharType="end"/>
          </w:r>
        </w:p>
        <w:p w14:paraId="1574865F" w14:textId="77777777" w:rsidR="00DB430C" w:rsidRDefault="00DB430C">
          <w:pPr>
            <w:pStyle w:val="Innehll2"/>
            <w:tabs>
              <w:tab w:val="left" w:pos="792"/>
              <w:tab w:val="right" w:leader="dot" w:pos="9056"/>
            </w:tabs>
            <w:rPr>
              <w:b w:val="0"/>
              <w:noProof/>
              <w:sz w:val="24"/>
              <w:szCs w:val="24"/>
              <w:lang w:val="en-US" w:eastAsia="ja-JP"/>
            </w:rPr>
          </w:pPr>
          <w:r>
            <w:rPr>
              <w:noProof/>
            </w:rPr>
            <w:t>3.1</w:t>
          </w:r>
          <w:r>
            <w:rPr>
              <w:b w:val="0"/>
              <w:noProof/>
              <w:sz w:val="24"/>
              <w:szCs w:val="24"/>
              <w:lang w:val="en-US" w:eastAsia="ja-JP"/>
            </w:rPr>
            <w:tab/>
          </w:r>
          <w:r>
            <w:rPr>
              <w:noProof/>
            </w:rPr>
            <w:t>Motivation</w:t>
          </w:r>
          <w:r>
            <w:rPr>
              <w:noProof/>
            </w:rPr>
            <w:tab/>
          </w:r>
          <w:r>
            <w:rPr>
              <w:noProof/>
            </w:rPr>
            <w:fldChar w:fldCharType="begin"/>
          </w:r>
          <w:r>
            <w:rPr>
              <w:noProof/>
            </w:rPr>
            <w:instrText xml:space="preserve"> PAGEREF _Toc273122979 \h </w:instrText>
          </w:r>
          <w:r>
            <w:rPr>
              <w:noProof/>
            </w:rPr>
          </w:r>
          <w:r>
            <w:rPr>
              <w:noProof/>
            </w:rPr>
            <w:fldChar w:fldCharType="separate"/>
          </w:r>
          <w:r>
            <w:rPr>
              <w:noProof/>
            </w:rPr>
            <w:t>2</w:t>
          </w:r>
          <w:r>
            <w:rPr>
              <w:noProof/>
            </w:rPr>
            <w:fldChar w:fldCharType="end"/>
          </w:r>
        </w:p>
        <w:p w14:paraId="3253BA3D" w14:textId="77777777" w:rsidR="00DB430C" w:rsidRDefault="00DB430C">
          <w:pPr>
            <w:pStyle w:val="Innehll2"/>
            <w:tabs>
              <w:tab w:val="left" w:pos="792"/>
              <w:tab w:val="right" w:leader="dot" w:pos="9056"/>
            </w:tabs>
            <w:rPr>
              <w:b w:val="0"/>
              <w:noProof/>
              <w:sz w:val="24"/>
              <w:szCs w:val="24"/>
              <w:lang w:val="en-US" w:eastAsia="ja-JP"/>
            </w:rPr>
          </w:pPr>
          <w:r>
            <w:rPr>
              <w:noProof/>
            </w:rPr>
            <w:t>3.2</w:t>
          </w:r>
          <w:r>
            <w:rPr>
              <w:b w:val="0"/>
              <w:noProof/>
              <w:sz w:val="24"/>
              <w:szCs w:val="24"/>
              <w:lang w:val="en-US" w:eastAsia="ja-JP"/>
            </w:rPr>
            <w:tab/>
          </w:r>
          <w:r>
            <w:rPr>
              <w:noProof/>
            </w:rPr>
            <w:t>User scenario’s</w:t>
          </w:r>
          <w:r>
            <w:rPr>
              <w:noProof/>
            </w:rPr>
            <w:tab/>
          </w:r>
          <w:r>
            <w:rPr>
              <w:noProof/>
            </w:rPr>
            <w:fldChar w:fldCharType="begin"/>
          </w:r>
          <w:r>
            <w:rPr>
              <w:noProof/>
            </w:rPr>
            <w:instrText xml:space="preserve"> PAGEREF _Toc273122980 \h </w:instrText>
          </w:r>
          <w:r>
            <w:rPr>
              <w:noProof/>
            </w:rPr>
          </w:r>
          <w:r>
            <w:rPr>
              <w:noProof/>
            </w:rPr>
            <w:fldChar w:fldCharType="separate"/>
          </w:r>
          <w:r>
            <w:rPr>
              <w:noProof/>
            </w:rPr>
            <w:t>2</w:t>
          </w:r>
          <w:r>
            <w:rPr>
              <w:noProof/>
            </w:rPr>
            <w:fldChar w:fldCharType="end"/>
          </w:r>
        </w:p>
        <w:p w14:paraId="511C73D3" w14:textId="77777777" w:rsidR="00DB430C" w:rsidRDefault="00DB430C">
          <w:pPr>
            <w:pStyle w:val="Innehll2"/>
            <w:tabs>
              <w:tab w:val="left" w:pos="792"/>
              <w:tab w:val="right" w:leader="dot" w:pos="9056"/>
            </w:tabs>
            <w:rPr>
              <w:b w:val="0"/>
              <w:noProof/>
              <w:sz w:val="24"/>
              <w:szCs w:val="24"/>
              <w:lang w:val="en-US" w:eastAsia="ja-JP"/>
            </w:rPr>
          </w:pPr>
          <w:r>
            <w:rPr>
              <w:noProof/>
            </w:rPr>
            <w:t>3.3</w:t>
          </w:r>
          <w:r>
            <w:rPr>
              <w:b w:val="0"/>
              <w:noProof/>
              <w:sz w:val="24"/>
              <w:szCs w:val="24"/>
              <w:lang w:val="en-US" w:eastAsia="ja-JP"/>
            </w:rPr>
            <w:tab/>
          </w:r>
          <w:r>
            <w:rPr>
              <w:noProof/>
            </w:rPr>
            <w:t>Requirements</w:t>
          </w:r>
          <w:r>
            <w:rPr>
              <w:noProof/>
            </w:rPr>
            <w:tab/>
          </w:r>
          <w:r>
            <w:rPr>
              <w:noProof/>
            </w:rPr>
            <w:fldChar w:fldCharType="begin"/>
          </w:r>
          <w:r>
            <w:rPr>
              <w:noProof/>
            </w:rPr>
            <w:instrText xml:space="preserve"> PAGEREF _Toc273122981 \h </w:instrText>
          </w:r>
          <w:r>
            <w:rPr>
              <w:noProof/>
            </w:rPr>
          </w:r>
          <w:r>
            <w:rPr>
              <w:noProof/>
            </w:rPr>
            <w:fldChar w:fldCharType="separate"/>
          </w:r>
          <w:r>
            <w:rPr>
              <w:noProof/>
            </w:rPr>
            <w:t>4</w:t>
          </w:r>
          <w:r>
            <w:rPr>
              <w:noProof/>
            </w:rPr>
            <w:fldChar w:fldCharType="end"/>
          </w:r>
        </w:p>
        <w:p w14:paraId="4B94524C" w14:textId="77777777" w:rsidR="00DB430C" w:rsidRDefault="00DB430C">
          <w:pPr>
            <w:pStyle w:val="Innehll1"/>
            <w:tabs>
              <w:tab w:val="left" w:pos="438"/>
              <w:tab w:val="right" w:leader="dot" w:pos="9056"/>
            </w:tabs>
            <w:rPr>
              <w:b w:val="0"/>
              <w:noProof/>
              <w:lang w:val="en-US" w:eastAsia="ja-JP"/>
            </w:rPr>
          </w:pPr>
          <w:r>
            <w:rPr>
              <w:noProof/>
            </w:rPr>
            <w:t>4.</w:t>
          </w:r>
          <w:r>
            <w:rPr>
              <w:b w:val="0"/>
              <w:noProof/>
              <w:lang w:val="en-US" w:eastAsia="ja-JP"/>
            </w:rPr>
            <w:tab/>
          </w:r>
          <w:r>
            <w:rPr>
              <w:noProof/>
            </w:rPr>
            <w:t>Annotation Tools</w:t>
          </w:r>
          <w:r>
            <w:rPr>
              <w:noProof/>
            </w:rPr>
            <w:tab/>
          </w:r>
          <w:r>
            <w:rPr>
              <w:noProof/>
            </w:rPr>
            <w:fldChar w:fldCharType="begin"/>
          </w:r>
          <w:r>
            <w:rPr>
              <w:noProof/>
            </w:rPr>
            <w:instrText xml:space="preserve"> PAGEREF _Toc273122982 \h </w:instrText>
          </w:r>
          <w:r>
            <w:rPr>
              <w:noProof/>
            </w:rPr>
          </w:r>
          <w:r>
            <w:rPr>
              <w:noProof/>
            </w:rPr>
            <w:fldChar w:fldCharType="separate"/>
          </w:r>
          <w:r>
            <w:rPr>
              <w:noProof/>
            </w:rPr>
            <w:t>4</w:t>
          </w:r>
          <w:r>
            <w:rPr>
              <w:noProof/>
            </w:rPr>
            <w:fldChar w:fldCharType="end"/>
          </w:r>
        </w:p>
        <w:p w14:paraId="142615FD" w14:textId="77777777" w:rsidR="00DB430C" w:rsidRDefault="00DB430C">
          <w:pPr>
            <w:pStyle w:val="Innehll2"/>
            <w:tabs>
              <w:tab w:val="left" w:pos="792"/>
              <w:tab w:val="right" w:leader="dot" w:pos="9056"/>
            </w:tabs>
            <w:rPr>
              <w:b w:val="0"/>
              <w:noProof/>
              <w:sz w:val="24"/>
              <w:szCs w:val="24"/>
              <w:lang w:val="en-US" w:eastAsia="ja-JP"/>
            </w:rPr>
          </w:pPr>
          <w:r>
            <w:rPr>
              <w:noProof/>
            </w:rPr>
            <w:t>4.1</w:t>
          </w:r>
          <w:r>
            <w:rPr>
              <w:b w:val="0"/>
              <w:noProof/>
              <w:sz w:val="24"/>
              <w:szCs w:val="24"/>
              <w:lang w:val="en-US" w:eastAsia="ja-JP"/>
            </w:rPr>
            <w:tab/>
          </w:r>
          <w:r>
            <w:rPr>
              <w:noProof/>
            </w:rPr>
            <w:t>Sate of the art on September 2012</w:t>
          </w:r>
          <w:r>
            <w:rPr>
              <w:noProof/>
            </w:rPr>
            <w:tab/>
          </w:r>
          <w:r>
            <w:rPr>
              <w:noProof/>
            </w:rPr>
            <w:fldChar w:fldCharType="begin"/>
          </w:r>
          <w:r>
            <w:rPr>
              <w:noProof/>
            </w:rPr>
            <w:instrText xml:space="preserve"> PAGEREF _Toc273122983 \h </w:instrText>
          </w:r>
          <w:r>
            <w:rPr>
              <w:noProof/>
            </w:rPr>
          </w:r>
          <w:r>
            <w:rPr>
              <w:noProof/>
            </w:rPr>
            <w:fldChar w:fldCharType="separate"/>
          </w:r>
          <w:r>
            <w:rPr>
              <w:noProof/>
            </w:rPr>
            <w:t>4</w:t>
          </w:r>
          <w:r>
            <w:rPr>
              <w:noProof/>
            </w:rPr>
            <w:fldChar w:fldCharType="end"/>
          </w:r>
        </w:p>
        <w:p w14:paraId="14263F5D" w14:textId="77777777" w:rsidR="00DB430C" w:rsidRDefault="00DB430C">
          <w:pPr>
            <w:pStyle w:val="Innehll2"/>
            <w:tabs>
              <w:tab w:val="left" w:pos="792"/>
              <w:tab w:val="right" w:leader="dot" w:pos="9056"/>
            </w:tabs>
            <w:rPr>
              <w:b w:val="0"/>
              <w:noProof/>
              <w:sz w:val="24"/>
              <w:szCs w:val="24"/>
              <w:lang w:val="en-US" w:eastAsia="ja-JP"/>
            </w:rPr>
          </w:pPr>
          <w:r>
            <w:rPr>
              <w:noProof/>
            </w:rPr>
            <w:t>4.2</w:t>
          </w:r>
          <w:r>
            <w:rPr>
              <w:b w:val="0"/>
              <w:noProof/>
              <w:sz w:val="24"/>
              <w:szCs w:val="24"/>
              <w:lang w:val="en-US" w:eastAsia="ja-JP"/>
            </w:rPr>
            <w:tab/>
          </w:r>
          <w:r>
            <w:rPr>
              <w:noProof/>
            </w:rPr>
            <w:t>Developments after September 2012.</w:t>
          </w:r>
          <w:r>
            <w:rPr>
              <w:noProof/>
            </w:rPr>
            <w:tab/>
          </w:r>
          <w:r>
            <w:rPr>
              <w:noProof/>
            </w:rPr>
            <w:fldChar w:fldCharType="begin"/>
          </w:r>
          <w:r>
            <w:rPr>
              <w:noProof/>
            </w:rPr>
            <w:instrText xml:space="preserve"> PAGEREF _Toc273122984 \h </w:instrText>
          </w:r>
          <w:r>
            <w:rPr>
              <w:noProof/>
            </w:rPr>
          </w:r>
          <w:r>
            <w:rPr>
              <w:noProof/>
            </w:rPr>
            <w:fldChar w:fldCharType="separate"/>
          </w:r>
          <w:r>
            <w:rPr>
              <w:noProof/>
            </w:rPr>
            <w:t>9</w:t>
          </w:r>
          <w:r>
            <w:rPr>
              <w:noProof/>
            </w:rPr>
            <w:fldChar w:fldCharType="end"/>
          </w:r>
        </w:p>
        <w:p w14:paraId="1A598BF5" w14:textId="77777777" w:rsidR="00DB430C" w:rsidRDefault="00DB430C">
          <w:pPr>
            <w:pStyle w:val="Innehll1"/>
            <w:tabs>
              <w:tab w:val="left" w:pos="438"/>
              <w:tab w:val="right" w:leader="dot" w:pos="9056"/>
            </w:tabs>
            <w:rPr>
              <w:b w:val="0"/>
              <w:noProof/>
              <w:lang w:val="en-US" w:eastAsia="ja-JP"/>
            </w:rPr>
          </w:pPr>
          <w:r>
            <w:rPr>
              <w:noProof/>
            </w:rPr>
            <w:t>5.</w:t>
          </w:r>
          <w:r>
            <w:rPr>
              <w:b w:val="0"/>
              <w:noProof/>
              <w:lang w:val="en-US" w:eastAsia="ja-JP"/>
            </w:rPr>
            <w:tab/>
          </w:r>
          <w:r>
            <w:rPr>
              <w:noProof/>
            </w:rPr>
            <w:t>DASISH Web Annotator (DWAN)</w:t>
          </w:r>
          <w:r>
            <w:rPr>
              <w:noProof/>
            </w:rPr>
            <w:tab/>
          </w:r>
          <w:r>
            <w:rPr>
              <w:noProof/>
            </w:rPr>
            <w:fldChar w:fldCharType="begin"/>
          </w:r>
          <w:r>
            <w:rPr>
              <w:noProof/>
            </w:rPr>
            <w:instrText xml:space="preserve"> PAGEREF _Toc273122985 \h </w:instrText>
          </w:r>
          <w:r>
            <w:rPr>
              <w:noProof/>
            </w:rPr>
          </w:r>
          <w:r>
            <w:rPr>
              <w:noProof/>
            </w:rPr>
            <w:fldChar w:fldCharType="separate"/>
          </w:r>
          <w:r>
            <w:rPr>
              <w:noProof/>
            </w:rPr>
            <w:t>9</w:t>
          </w:r>
          <w:r>
            <w:rPr>
              <w:noProof/>
            </w:rPr>
            <w:fldChar w:fldCharType="end"/>
          </w:r>
        </w:p>
        <w:p w14:paraId="785B002E" w14:textId="77777777" w:rsidR="00DB430C" w:rsidRDefault="00DB430C">
          <w:pPr>
            <w:pStyle w:val="Innehll2"/>
            <w:tabs>
              <w:tab w:val="left" w:pos="792"/>
              <w:tab w:val="right" w:leader="dot" w:pos="9056"/>
            </w:tabs>
            <w:rPr>
              <w:b w:val="0"/>
              <w:noProof/>
              <w:sz w:val="24"/>
              <w:szCs w:val="24"/>
              <w:lang w:val="en-US" w:eastAsia="ja-JP"/>
            </w:rPr>
          </w:pPr>
          <w:r>
            <w:rPr>
              <w:noProof/>
            </w:rPr>
            <w:t>5.1</w:t>
          </w:r>
          <w:r>
            <w:rPr>
              <w:b w:val="0"/>
              <w:noProof/>
              <w:sz w:val="24"/>
              <w:szCs w:val="24"/>
              <w:lang w:val="en-US" w:eastAsia="ja-JP"/>
            </w:rPr>
            <w:tab/>
          </w:r>
          <w:r>
            <w:rPr>
              <w:noProof/>
            </w:rPr>
            <w:t>Framework architecture</w:t>
          </w:r>
          <w:r>
            <w:rPr>
              <w:noProof/>
            </w:rPr>
            <w:tab/>
          </w:r>
          <w:r>
            <w:rPr>
              <w:noProof/>
            </w:rPr>
            <w:fldChar w:fldCharType="begin"/>
          </w:r>
          <w:r>
            <w:rPr>
              <w:noProof/>
            </w:rPr>
            <w:instrText xml:space="preserve"> PAGEREF _Toc273122986 \h </w:instrText>
          </w:r>
          <w:r>
            <w:rPr>
              <w:noProof/>
            </w:rPr>
          </w:r>
          <w:r>
            <w:rPr>
              <w:noProof/>
            </w:rPr>
            <w:fldChar w:fldCharType="separate"/>
          </w:r>
          <w:r>
            <w:rPr>
              <w:noProof/>
            </w:rPr>
            <w:t>9</w:t>
          </w:r>
          <w:r>
            <w:rPr>
              <w:noProof/>
            </w:rPr>
            <w:fldChar w:fldCharType="end"/>
          </w:r>
        </w:p>
        <w:p w14:paraId="5622DE2B" w14:textId="77777777" w:rsidR="00DB430C" w:rsidRDefault="00DB430C">
          <w:pPr>
            <w:pStyle w:val="Innehll2"/>
            <w:tabs>
              <w:tab w:val="left" w:pos="792"/>
              <w:tab w:val="right" w:leader="dot" w:pos="9056"/>
            </w:tabs>
            <w:rPr>
              <w:b w:val="0"/>
              <w:noProof/>
              <w:sz w:val="24"/>
              <w:szCs w:val="24"/>
              <w:lang w:val="en-US" w:eastAsia="ja-JP"/>
            </w:rPr>
          </w:pPr>
          <w:r>
            <w:rPr>
              <w:noProof/>
            </w:rPr>
            <w:t>5.2</w:t>
          </w:r>
          <w:r>
            <w:rPr>
              <w:b w:val="0"/>
              <w:noProof/>
              <w:sz w:val="24"/>
              <w:szCs w:val="24"/>
              <w:lang w:val="en-US" w:eastAsia="ja-JP"/>
            </w:rPr>
            <w:tab/>
          </w:r>
          <w:r>
            <w:rPr>
              <w:noProof/>
            </w:rPr>
            <w:t>DWAN’s Model  and  its connection  to Open Annotation Model</w:t>
          </w:r>
          <w:r>
            <w:rPr>
              <w:noProof/>
            </w:rPr>
            <w:tab/>
          </w:r>
          <w:r>
            <w:rPr>
              <w:noProof/>
            </w:rPr>
            <w:fldChar w:fldCharType="begin"/>
          </w:r>
          <w:r>
            <w:rPr>
              <w:noProof/>
            </w:rPr>
            <w:instrText xml:space="preserve"> PAGEREF _Toc273122987 \h </w:instrText>
          </w:r>
          <w:r>
            <w:rPr>
              <w:noProof/>
            </w:rPr>
          </w:r>
          <w:r>
            <w:rPr>
              <w:noProof/>
            </w:rPr>
            <w:fldChar w:fldCharType="separate"/>
          </w:r>
          <w:r>
            <w:rPr>
              <w:noProof/>
            </w:rPr>
            <w:t>10</w:t>
          </w:r>
          <w:r>
            <w:rPr>
              <w:noProof/>
            </w:rPr>
            <w:fldChar w:fldCharType="end"/>
          </w:r>
        </w:p>
        <w:p w14:paraId="12B20266" w14:textId="77777777" w:rsidR="00DB430C" w:rsidRDefault="00DB430C">
          <w:pPr>
            <w:pStyle w:val="Innehll2"/>
            <w:tabs>
              <w:tab w:val="left" w:pos="792"/>
              <w:tab w:val="right" w:leader="dot" w:pos="9056"/>
            </w:tabs>
            <w:rPr>
              <w:b w:val="0"/>
              <w:noProof/>
              <w:sz w:val="24"/>
              <w:szCs w:val="24"/>
              <w:lang w:val="en-US" w:eastAsia="ja-JP"/>
            </w:rPr>
          </w:pPr>
          <w:r>
            <w:rPr>
              <w:noProof/>
            </w:rPr>
            <w:t>5.3</w:t>
          </w:r>
          <w:r>
            <w:rPr>
              <w:b w:val="0"/>
              <w:noProof/>
              <w:sz w:val="24"/>
              <w:szCs w:val="24"/>
              <w:lang w:val="en-US" w:eastAsia="ja-JP"/>
            </w:rPr>
            <w:tab/>
          </w:r>
          <w:r>
            <w:rPr>
              <w:noProof/>
            </w:rPr>
            <w:t>DWAN Backend</w:t>
          </w:r>
          <w:r>
            <w:rPr>
              <w:noProof/>
            </w:rPr>
            <w:tab/>
          </w:r>
          <w:r>
            <w:rPr>
              <w:noProof/>
            </w:rPr>
            <w:fldChar w:fldCharType="begin"/>
          </w:r>
          <w:r>
            <w:rPr>
              <w:noProof/>
            </w:rPr>
            <w:instrText xml:space="preserve"> PAGEREF _Toc273122988 \h </w:instrText>
          </w:r>
          <w:r>
            <w:rPr>
              <w:noProof/>
            </w:rPr>
          </w:r>
          <w:r>
            <w:rPr>
              <w:noProof/>
            </w:rPr>
            <w:fldChar w:fldCharType="separate"/>
          </w:r>
          <w:r>
            <w:rPr>
              <w:noProof/>
            </w:rPr>
            <w:t>13</w:t>
          </w:r>
          <w:r>
            <w:rPr>
              <w:noProof/>
            </w:rPr>
            <w:fldChar w:fldCharType="end"/>
          </w:r>
        </w:p>
        <w:p w14:paraId="5212B050" w14:textId="77777777" w:rsidR="00DB430C" w:rsidRDefault="00DB430C">
          <w:pPr>
            <w:pStyle w:val="Innehll3"/>
            <w:tabs>
              <w:tab w:val="right" w:leader="dot" w:pos="9056"/>
            </w:tabs>
            <w:rPr>
              <w:noProof/>
              <w:sz w:val="24"/>
              <w:szCs w:val="24"/>
              <w:lang w:val="en-US" w:eastAsia="ja-JP"/>
            </w:rPr>
          </w:pPr>
          <w:r>
            <w:rPr>
              <w:noProof/>
            </w:rPr>
            <w:t>Architecture</w:t>
          </w:r>
          <w:r>
            <w:rPr>
              <w:noProof/>
            </w:rPr>
            <w:tab/>
          </w:r>
          <w:r>
            <w:rPr>
              <w:noProof/>
            </w:rPr>
            <w:fldChar w:fldCharType="begin"/>
          </w:r>
          <w:r>
            <w:rPr>
              <w:noProof/>
            </w:rPr>
            <w:instrText xml:space="preserve"> PAGEREF _Toc273122989 \h </w:instrText>
          </w:r>
          <w:r>
            <w:rPr>
              <w:noProof/>
            </w:rPr>
          </w:r>
          <w:r>
            <w:rPr>
              <w:noProof/>
            </w:rPr>
            <w:fldChar w:fldCharType="separate"/>
          </w:r>
          <w:r>
            <w:rPr>
              <w:noProof/>
            </w:rPr>
            <w:t>13</w:t>
          </w:r>
          <w:r>
            <w:rPr>
              <w:noProof/>
            </w:rPr>
            <w:fldChar w:fldCharType="end"/>
          </w:r>
        </w:p>
        <w:p w14:paraId="3202BBD0" w14:textId="77777777" w:rsidR="00DB430C" w:rsidRDefault="00DB430C">
          <w:pPr>
            <w:pStyle w:val="Innehll3"/>
            <w:tabs>
              <w:tab w:val="right" w:leader="dot" w:pos="9056"/>
            </w:tabs>
            <w:rPr>
              <w:noProof/>
              <w:sz w:val="24"/>
              <w:szCs w:val="24"/>
              <w:lang w:val="en-US" w:eastAsia="ja-JP"/>
            </w:rPr>
          </w:pPr>
          <w:r>
            <w:rPr>
              <w:noProof/>
            </w:rPr>
            <w:t>Database and Database Access Objects</w:t>
          </w:r>
          <w:r>
            <w:rPr>
              <w:noProof/>
            </w:rPr>
            <w:tab/>
          </w:r>
          <w:r>
            <w:rPr>
              <w:noProof/>
            </w:rPr>
            <w:fldChar w:fldCharType="begin"/>
          </w:r>
          <w:r>
            <w:rPr>
              <w:noProof/>
            </w:rPr>
            <w:instrText xml:space="preserve"> PAGEREF _Toc273122990 \h </w:instrText>
          </w:r>
          <w:r>
            <w:rPr>
              <w:noProof/>
            </w:rPr>
          </w:r>
          <w:r>
            <w:rPr>
              <w:noProof/>
            </w:rPr>
            <w:fldChar w:fldCharType="separate"/>
          </w:r>
          <w:r>
            <w:rPr>
              <w:noProof/>
            </w:rPr>
            <w:t>14</w:t>
          </w:r>
          <w:r>
            <w:rPr>
              <w:noProof/>
            </w:rPr>
            <w:fldChar w:fldCharType="end"/>
          </w:r>
        </w:p>
        <w:p w14:paraId="2DEBF0BB" w14:textId="77777777" w:rsidR="00DB430C" w:rsidRDefault="00DB430C">
          <w:pPr>
            <w:pStyle w:val="Innehll3"/>
            <w:tabs>
              <w:tab w:val="right" w:leader="dot" w:pos="9056"/>
            </w:tabs>
            <w:rPr>
              <w:noProof/>
              <w:sz w:val="24"/>
              <w:szCs w:val="24"/>
              <w:lang w:val="en-US" w:eastAsia="ja-JP"/>
            </w:rPr>
          </w:pPr>
          <w:r>
            <w:rPr>
              <w:noProof/>
            </w:rPr>
            <w:t>REST Application Programming Interface</w:t>
          </w:r>
          <w:r>
            <w:rPr>
              <w:noProof/>
            </w:rPr>
            <w:tab/>
          </w:r>
          <w:r>
            <w:rPr>
              <w:noProof/>
            </w:rPr>
            <w:fldChar w:fldCharType="begin"/>
          </w:r>
          <w:r>
            <w:rPr>
              <w:noProof/>
            </w:rPr>
            <w:instrText xml:space="preserve"> PAGEREF _Toc273122991 \h </w:instrText>
          </w:r>
          <w:r>
            <w:rPr>
              <w:noProof/>
            </w:rPr>
          </w:r>
          <w:r>
            <w:rPr>
              <w:noProof/>
            </w:rPr>
            <w:fldChar w:fldCharType="separate"/>
          </w:r>
          <w:r>
            <w:rPr>
              <w:noProof/>
            </w:rPr>
            <w:t>15</w:t>
          </w:r>
          <w:r>
            <w:rPr>
              <w:noProof/>
            </w:rPr>
            <w:fldChar w:fldCharType="end"/>
          </w:r>
        </w:p>
        <w:p w14:paraId="4F7F0B6D" w14:textId="77777777" w:rsidR="00DB430C" w:rsidRDefault="00DB430C">
          <w:pPr>
            <w:pStyle w:val="Innehll2"/>
            <w:tabs>
              <w:tab w:val="left" w:pos="792"/>
              <w:tab w:val="right" w:leader="dot" w:pos="9056"/>
            </w:tabs>
            <w:rPr>
              <w:b w:val="0"/>
              <w:noProof/>
              <w:sz w:val="24"/>
              <w:szCs w:val="24"/>
              <w:lang w:val="en-US" w:eastAsia="ja-JP"/>
            </w:rPr>
          </w:pPr>
          <w:r>
            <w:rPr>
              <w:noProof/>
            </w:rPr>
            <w:t>5.4</w:t>
          </w:r>
          <w:r>
            <w:rPr>
              <w:b w:val="0"/>
              <w:noProof/>
              <w:sz w:val="24"/>
              <w:szCs w:val="24"/>
              <w:lang w:val="en-US" w:eastAsia="ja-JP"/>
            </w:rPr>
            <w:tab/>
          </w:r>
          <w:r>
            <w:rPr>
              <w:noProof/>
            </w:rPr>
            <w:t>DWAN frontend(s)</w:t>
          </w:r>
          <w:r>
            <w:rPr>
              <w:noProof/>
            </w:rPr>
            <w:tab/>
          </w:r>
          <w:r>
            <w:rPr>
              <w:noProof/>
            </w:rPr>
            <w:fldChar w:fldCharType="begin"/>
          </w:r>
          <w:r>
            <w:rPr>
              <w:noProof/>
            </w:rPr>
            <w:instrText xml:space="preserve"> PAGEREF _Toc273122992 \h </w:instrText>
          </w:r>
          <w:r>
            <w:rPr>
              <w:noProof/>
            </w:rPr>
          </w:r>
          <w:r>
            <w:rPr>
              <w:noProof/>
            </w:rPr>
            <w:fldChar w:fldCharType="separate"/>
          </w:r>
          <w:r>
            <w:rPr>
              <w:noProof/>
            </w:rPr>
            <w:t>20</w:t>
          </w:r>
          <w:r>
            <w:rPr>
              <w:noProof/>
            </w:rPr>
            <w:fldChar w:fldCharType="end"/>
          </w:r>
        </w:p>
        <w:p w14:paraId="57E6381A" w14:textId="77777777" w:rsidR="00DB430C" w:rsidRDefault="00DB430C">
          <w:pPr>
            <w:pStyle w:val="Innehll3"/>
            <w:tabs>
              <w:tab w:val="right" w:leader="dot" w:pos="9056"/>
            </w:tabs>
            <w:rPr>
              <w:noProof/>
              <w:sz w:val="24"/>
              <w:szCs w:val="24"/>
              <w:lang w:val="en-US" w:eastAsia="ja-JP"/>
            </w:rPr>
          </w:pPr>
          <w:r>
            <w:rPr>
              <w:noProof/>
            </w:rPr>
            <w:t>Wired-Marker based frontend</w:t>
          </w:r>
          <w:r>
            <w:rPr>
              <w:noProof/>
            </w:rPr>
            <w:tab/>
          </w:r>
          <w:r>
            <w:rPr>
              <w:noProof/>
            </w:rPr>
            <w:fldChar w:fldCharType="begin"/>
          </w:r>
          <w:r>
            <w:rPr>
              <w:noProof/>
            </w:rPr>
            <w:instrText xml:space="preserve"> PAGEREF _Toc273122993 \h </w:instrText>
          </w:r>
          <w:r>
            <w:rPr>
              <w:noProof/>
            </w:rPr>
          </w:r>
          <w:r>
            <w:rPr>
              <w:noProof/>
            </w:rPr>
            <w:fldChar w:fldCharType="separate"/>
          </w:r>
          <w:r>
            <w:rPr>
              <w:noProof/>
            </w:rPr>
            <w:t>20</w:t>
          </w:r>
          <w:r>
            <w:rPr>
              <w:noProof/>
            </w:rPr>
            <w:fldChar w:fldCharType="end"/>
          </w:r>
        </w:p>
        <w:p w14:paraId="36031FAD" w14:textId="77777777" w:rsidR="00DB430C" w:rsidRDefault="00DB430C">
          <w:pPr>
            <w:pStyle w:val="Innehll3"/>
            <w:tabs>
              <w:tab w:val="right" w:leader="dot" w:pos="9056"/>
            </w:tabs>
            <w:rPr>
              <w:noProof/>
              <w:sz w:val="24"/>
              <w:szCs w:val="24"/>
              <w:lang w:val="en-US" w:eastAsia="ja-JP"/>
            </w:rPr>
          </w:pPr>
          <w:r>
            <w:rPr>
              <w:noProof/>
            </w:rPr>
            <w:t>Frontend for ELAN</w:t>
          </w:r>
          <w:r>
            <w:rPr>
              <w:noProof/>
            </w:rPr>
            <w:tab/>
          </w:r>
          <w:r>
            <w:rPr>
              <w:noProof/>
            </w:rPr>
            <w:fldChar w:fldCharType="begin"/>
          </w:r>
          <w:r>
            <w:rPr>
              <w:noProof/>
            </w:rPr>
            <w:instrText xml:space="preserve"> PAGEREF _Toc273122994 \h </w:instrText>
          </w:r>
          <w:r>
            <w:rPr>
              <w:noProof/>
            </w:rPr>
          </w:r>
          <w:r>
            <w:rPr>
              <w:noProof/>
            </w:rPr>
            <w:fldChar w:fldCharType="separate"/>
          </w:r>
          <w:r>
            <w:rPr>
              <w:noProof/>
            </w:rPr>
            <w:t>23</w:t>
          </w:r>
          <w:r>
            <w:rPr>
              <w:noProof/>
            </w:rPr>
            <w:fldChar w:fldCharType="end"/>
          </w:r>
        </w:p>
        <w:p w14:paraId="30E30EB5" w14:textId="77777777" w:rsidR="00DB430C" w:rsidRDefault="00DB430C">
          <w:pPr>
            <w:pStyle w:val="Innehll3"/>
            <w:tabs>
              <w:tab w:val="right" w:leader="dot" w:pos="9056"/>
            </w:tabs>
            <w:rPr>
              <w:noProof/>
              <w:sz w:val="24"/>
              <w:szCs w:val="24"/>
              <w:lang w:val="en-US" w:eastAsia="ja-JP"/>
            </w:rPr>
          </w:pPr>
          <w:r>
            <w:rPr>
              <w:noProof/>
            </w:rPr>
            <w:t>Frontend for ANNEX</w:t>
          </w:r>
          <w:r>
            <w:rPr>
              <w:noProof/>
            </w:rPr>
            <w:tab/>
          </w:r>
          <w:r>
            <w:rPr>
              <w:noProof/>
            </w:rPr>
            <w:fldChar w:fldCharType="begin"/>
          </w:r>
          <w:r>
            <w:rPr>
              <w:noProof/>
            </w:rPr>
            <w:instrText xml:space="preserve"> PAGEREF _Toc273122995 \h </w:instrText>
          </w:r>
          <w:r>
            <w:rPr>
              <w:noProof/>
            </w:rPr>
          </w:r>
          <w:r>
            <w:rPr>
              <w:noProof/>
            </w:rPr>
            <w:fldChar w:fldCharType="separate"/>
          </w:r>
          <w:r>
            <w:rPr>
              <w:noProof/>
            </w:rPr>
            <w:t>23</w:t>
          </w:r>
          <w:r>
            <w:rPr>
              <w:noProof/>
            </w:rPr>
            <w:fldChar w:fldCharType="end"/>
          </w:r>
        </w:p>
        <w:p w14:paraId="11B80DF3" w14:textId="77777777" w:rsidR="00DB430C" w:rsidRDefault="00DB430C">
          <w:pPr>
            <w:pStyle w:val="Innehll2"/>
            <w:tabs>
              <w:tab w:val="left" w:pos="755"/>
              <w:tab w:val="right" w:leader="dot" w:pos="9056"/>
            </w:tabs>
            <w:rPr>
              <w:b w:val="0"/>
              <w:noProof/>
              <w:sz w:val="24"/>
              <w:szCs w:val="24"/>
              <w:lang w:val="en-US" w:eastAsia="ja-JP"/>
            </w:rPr>
          </w:pPr>
          <w:r w:rsidRPr="00A708F3">
            <w:rPr>
              <w:rFonts w:ascii="Times" w:hAnsi="Times" w:cs="Consolas"/>
              <w:noProof/>
              <w:lang w:val="en-US"/>
            </w:rPr>
            <w:t>5.5</w:t>
          </w:r>
          <w:r>
            <w:rPr>
              <w:b w:val="0"/>
              <w:noProof/>
              <w:sz w:val="24"/>
              <w:szCs w:val="24"/>
              <w:lang w:val="en-US" w:eastAsia="ja-JP"/>
            </w:rPr>
            <w:tab/>
          </w:r>
          <w:r w:rsidRPr="00A708F3">
            <w:rPr>
              <w:noProof/>
              <w:lang w:val="en-US"/>
            </w:rPr>
            <w:t>Testing Procedure</w:t>
          </w:r>
          <w:r>
            <w:rPr>
              <w:noProof/>
            </w:rPr>
            <w:tab/>
          </w:r>
          <w:r>
            <w:rPr>
              <w:noProof/>
            </w:rPr>
            <w:fldChar w:fldCharType="begin"/>
          </w:r>
          <w:r>
            <w:rPr>
              <w:noProof/>
            </w:rPr>
            <w:instrText xml:space="preserve"> PAGEREF _Toc273122996 \h </w:instrText>
          </w:r>
          <w:r>
            <w:rPr>
              <w:noProof/>
            </w:rPr>
          </w:r>
          <w:r>
            <w:rPr>
              <w:noProof/>
            </w:rPr>
            <w:fldChar w:fldCharType="separate"/>
          </w:r>
          <w:r>
            <w:rPr>
              <w:noProof/>
            </w:rPr>
            <w:t>24</w:t>
          </w:r>
          <w:r>
            <w:rPr>
              <w:noProof/>
            </w:rPr>
            <w:fldChar w:fldCharType="end"/>
          </w:r>
        </w:p>
        <w:p w14:paraId="5CFBCEBC" w14:textId="77777777" w:rsidR="00DB430C" w:rsidRDefault="00DB430C">
          <w:pPr>
            <w:pStyle w:val="Innehll1"/>
            <w:tabs>
              <w:tab w:val="left" w:pos="438"/>
              <w:tab w:val="right" w:leader="dot" w:pos="9056"/>
            </w:tabs>
            <w:rPr>
              <w:b w:val="0"/>
              <w:noProof/>
              <w:lang w:val="en-US" w:eastAsia="ja-JP"/>
            </w:rPr>
          </w:pPr>
          <w:r>
            <w:rPr>
              <w:noProof/>
            </w:rPr>
            <w:t>6.</w:t>
          </w:r>
          <w:r>
            <w:rPr>
              <w:b w:val="0"/>
              <w:noProof/>
              <w:lang w:val="en-US" w:eastAsia="ja-JP"/>
            </w:rPr>
            <w:tab/>
          </w:r>
          <w:r>
            <w:rPr>
              <w:noProof/>
            </w:rPr>
            <w:t>Results and Outlook</w:t>
          </w:r>
          <w:r>
            <w:rPr>
              <w:noProof/>
            </w:rPr>
            <w:tab/>
          </w:r>
          <w:r>
            <w:rPr>
              <w:noProof/>
            </w:rPr>
            <w:fldChar w:fldCharType="begin"/>
          </w:r>
          <w:r>
            <w:rPr>
              <w:noProof/>
            </w:rPr>
            <w:instrText xml:space="preserve"> PAGEREF _Toc273122997 \h </w:instrText>
          </w:r>
          <w:r>
            <w:rPr>
              <w:noProof/>
            </w:rPr>
          </w:r>
          <w:r>
            <w:rPr>
              <w:noProof/>
            </w:rPr>
            <w:fldChar w:fldCharType="separate"/>
          </w:r>
          <w:r>
            <w:rPr>
              <w:noProof/>
            </w:rPr>
            <w:t>25</w:t>
          </w:r>
          <w:r>
            <w:rPr>
              <w:noProof/>
            </w:rPr>
            <w:fldChar w:fldCharType="end"/>
          </w:r>
        </w:p>
        <w:p w14:paraId="4336E9A0" w14:textId="77777777" w:rsidR="00DB430C" w:rsidRDefault="00DB430C">
          <w:pPr>
            <w:pStyle w:val="Innehll2"/>
            <w:tabs>
              <w:tab w:val="left" w:pos="792"/>
              <w:tab w:val="right" w:leader="dot" w:pos="9056"/>
            </w:tabs>
            <w:rPr>
              <w:b w:val="0"/>
              <w:noProof/>
              <w:sz w:val="24"/>
              <w:szCs w:val="24"/>
              <w:lang w:val="en-US" w:eastAsia="ja-JP"/>
            </w:rPr>
          </w:pPr>
          <w:r>
            <w:rPr>
              <w:noProof/>
            </w:rPr>
            <w:t>6.1</w:t>
          </w:r>
          <w:r>
            <w:rPr>
              <w:b w:val="0"/>
              <w:noProof/>
              <w:sz w:val="24"/>
              <w:szCs w:val="24"/>
              <w:lang w:val="en-US" w:eastAsia="ja-JP"/>
            </w:rPr>
            <w:tab/>
          </w:r>
          <w:r>
            <w:rPr>
              <w:noProof/>
            </w:rPr>
            <w:t>Tool’s features</w:t>
          </w:r>
          <w:r>
            <w:rPr>
              <w:noProof/>
            </w:rPr>
            <w:tab/>
          </w:r>
          <w:r>
            <w:rPr>
              <w:noProof/>
            </w:rPr>
            <w:fldChar w:fldCharType="begin"/>
          </w:r>
          <w:r>
            <w:rPr>
              <w:noProof/>
            </w:rPr>
            <w:instrText xml:space="preserve"> PAGEREF _Toc273122998 \h </w:instrText>
          </w:r>
          <w:r>
            <w:rPr>
              <w:noProof/>
            </w:rPr>
          </w:r>
          <w:r>
            <w:rPr>
              <w:noProof/>
            </w:rPr>
            <w:fldChar w:fldCharType="separate"/>
          </w:r>
          <w:r>
            <w:rPr>
              <w:noProof/>
            </w:rPr>
            <w:t>25</w:t>
          </w:r>
          <w:r>
            <w:rPr>
              <w:noProof/>
            </w:rPr>
            <w:fldChar w:fldCharType="end"/>
          </w:r>
        </w:p>
        <w:p w14:paraId="2CAD651C" w14:textId="77777777" w:rsidR="00DB430C" w:rsidRDefault="00DB430C">
          <w:pPr>
            <w:pStyle w:val="Innehll2"/>
            <w:tabs>
              <w:tab w:val="left" w:pos="792"/>
              <w:tab w:val="right" w:leader="dot" w:pos="9056"/>
            </w:tabs>
            <w:rPr>
              <w:b w:val="0"/>
              <w:noProof/>
              <w:sz w:val="24"/>
              <w:szCs w:val="24"/>
              <w:lang w:val="en-US" w:eastAsia="ja-JP"/>
            </w:rPr>
          </w:pPr>
          <w:r>
            <w:rPr>
              <w:noProof/>
            </w:rPr>
            <w:t>6.2</w:t>
          </w:r>
          <w:r>
            <w:rPr>
              <w:b w:val="0"/>
              <w:noProof/>
              <w:sz w:val="24"/>
              <w:szCs w:val="24"/>
              <w:lang w:val="en-US" w:eastAsia="ja-JP"/>
            </w:rPr>
            <w:tab/>
          </w:r>
          <w:r>
            <w:rPr>
              <w:noProof/>
            </w:rPr>
            <w:t>Potential front-ends for DWAN.</w:t>
          </w:r>
          <w:r>
            <w:rPr>
              <w:noProof/>
            </w:rPr>
            <w:tab/>
          </w:r>
          <w:r>
            <w:rPr>
              <w:noProof/>
            </w:rPr>
            <w:fldChar w:fldCharType="begin"/>
          </w:r>
          <w:r>
            <w:rPr>
              <w:noProof/>
            </w:rPr>
            <w:instrText xml:space="preserve"> PAGEREF _Toc273122999 \h </w:instrText>
          </w:r>
          <w:r>
            <w:rPr>
              <w:noProof/>
            </w:rPr>
          </w:r>
          <w:r>
            <w:rPr>
              <w:noProof/>
            </w:rPr>
            <w:fldChar w:fldCharType="separate"/>
          </w:r>
          <w:r>
            <w:rPr>
              <w:noProof/>
            </w:rPr>
            <w:t>25</w:t>
          </w:r>
          <w:r>
            <w:rPr>
              <w:noProof/>
            </w:rPr>
            <w:fldChar w:fldCharType="end"/>
          </w:r>
        </w:p>
        <w:p w14:paraId="130CAFAD" w14:textId="77777777" w:rsidR="00DB430C" w:rsidRDefault="00DB430C">
          <w:pPr>
            <w:pStyle w:val="Innehll1"/>
            <w:tabs>
              <w:tab w:val="left" w:pos="438"/>
              <w:tab w:val="right" w:leader="dot" w:pos="9056"/>
            </w:tabs>
            <w:rPr>
              <w:b w:val="0"/>
              <w:noProof/>
              <w:lang w:val="en-US" w:eastAsia="ja-JP"/>
            </w:rPr>
          </w:pPr>
          <w:r>
            <w:rPr>
              <w:noProof/>
            </w:rPr>
            <w:t>7.</w:t>
          </w:r>
          <w:r>
            <w:rPr>
              <w:b w:val="0"/>
              <w:noProof/>
              <w:lang w:val="en-US" w:eastAsia="ja-JP"/>
            </w:rPr>
            <w:tab/>
          </w:r>
          <w:r>
            <w:rPr>
              <w:noProof/>
            </w:rPr>
            <w:t>APPENDIX</w:t>
          </w:r>
          <w:r>
            <w:rPr>
              <w:noProof/>
            </w:rPr>
            <w:tab/>
          </w:r>
          <w:r>
            <w:rPr>
              <w:noProof/>
            </w:rPr>
            <w:fldChar w:fldCharType="begin"/>
          </w:r>
          <w:r>
            <w:rPr>
              <w:noProof/>
            </w:rPr>
            <w:instrText xml:space="preserve"> PAGEREF _Toc273123000 \h </w:instrText>
          </w:r>
          <w:r>
            <w:rPr>
              <w:noProof/>
            </w:rPr>
          </w:r>
          <w:r>
            <w:rPr>
              <w:noProof/>
            </w:rPr>
            <w:fldChar w:fldCharType="separate"/>
          </w:r>
          <w:r>
            <w:rPr>
              <w:noProof/>
            </w:rPr>
            <w:t>33</w:t>
          </w:r>
          <w:r>
            <w:rPr>
              <w:noProof/>
            </w:rPr>
            <w:fldChar w:fldCharType="end"/>
          </w:r>
        </w:p>
        <w:p w14:paraId="68BC44C8" w14:textId="77777777" w:rsidR="00DB430C" w:rsidRDefault="00DB430C">
          <w:pPr>
            <w:pStyle w:val="Innehll2"/>
            <w:tabs>
              <w:tab w:val="left" w:pos="792"/>
              <w:tab w:val="right" w:leader="dot" w:pos="9056"/>
            </w:tabs>
            <w:rPr>
              <w:b w:val="0"/>
              <w:noProof/>
              <w:sz w:val="24"/>
              <w:szCs w:val="24"/>
              <w:lang w:val="en-US" w:eastAsia="ja-JP"/>
            </w:rPr>
          </w:pPr>
          <w:r>
            <w:rPr>
              <w:noProof/>
            </w:rPr>
            <w:t>7.1</w:t>
          </w:r>
          <w:r>
            <w:rPr>
              <w:b w:val="0"/>
              <w:noProof/>
              <w:sz w:val="24"/>
              <w:szCs w:val="24"/>
              <w:lang w:val="en-US" w:eastAsia="ja-JP"/>
            </w:rPr>
            <w:tab/>
          </w:r>
          <w:r>
            <w:rPr>
              <w:noProof/>
            </w:rPr>
            <w:t>Schema</w:t>
          </w:r>
          <w:r>
            <w:rPr>
              <w:noProof/>
            </w:rPr>
            <w:tab/>
          </w:r>
          <w:r>
            <w:rPr>
              <w:noProof/>
            </w:rPr>
            <w:fldChar w:fldCharType="begin"/>
          </w:r>
          <w:r>
            <w:rPr>
              <w:noProof/>
            </w:rPr>
            <w:instrText xml:space="preserve"> PAGEREF _Toc273123001 \h </w:instrText>
          </w:r>
          <w:r>
            <w:rPr>
              <w:noProof/>
            </w:rPr>
          </w:r>
          <w:r>
            <w:rPr>
              <w:noProof/>
            </w:rPr>
            <w:fldChar w:fldCharType="separate"/>
          </w:r>
          <w:r>
            <w:rPr>
              <w:noProof/>
            </w:rPr>
            <w:t>33</w:t>
          </w:r>
          <w:r>
            <w:rPr>
              <w:noProof/>
            </w:rPr>
            <w:fldChar w:fldCharType="end"/>
          </w:r>
        </w:p>
        <w:p w14:paraId="19A78AB2" w14:textId="77777777" w:rsidR="00DB430C" w:rsidRDefault="00DB430C">
          <w:pPr>
            <w:pStyle w:val="Innehll2"/>
            <w:tabs>
              <w:tab w:val="left" w:pos="792"/>
              <w:tab w:val="right" w:leader="dot" w:pos="9056"/>
            </w:tabs>
            <w:rPr>
              <w:b w:val="0"/>
              <w:noProof/>
              <w:sz w:val="24"/>
              <w:szCs w:val="24"/>
              <w:lang w:val="en-US" w:eastAsia="ja-JP"/>
            </w:rPr>
          </w:pPr>
          <w:r>
            <w:rPr>
              <w:noProof/>
            </w:rPr>
            <w:t>7.2</w:t>
          </w:r>
          <w:r>
            <w:rPr>
              <w:b w:val="0"/>
              <w:noProof/>
              <w:sz w:val="24"/>
              <w:szCs w:val="24"/>
              <w:lang w:val="en-US" w:eastAsia="ja-JP"/>
            </w:rPr>
            <w:tab/>
          </w:r>
          <w:r>
            <w:rPr>
              <w:noProof/>
            </w:rPr>
            <w:t>Wired-Marker-based DWAN frontend. Manual</w:t>
          </w:r>
          <w:r>
            <w:rPr>
              <w:noProof/>
            </w:rPr>
            <w:tab/>
          </w:r>
          <w:r>
            <w:rPr>
              <w:noProof/>
            </w:rPr>
            <w:fldChar w:fldCharType="begin"/>
          </w:r>
          <w:r>
            <w:rPr>
              <w:noProof/>
            </w:rPr>
            <w:instrText xml:space="preserve"> PAGEREF _Toc273123002 \h </w:instrText>
          </w:r>
          <w:r>
            <w:rPr>
              <w:noProof/>
            </w:rPr>
          </w:r>
          <w:r>
            <w:rPr>
              <w:noProof/>
            </w:rPr>
            <w:fldChar w:fldCharType="separate"/>
          </w:r>
          <w:r>
            <w:rPr>
              <w:noProof/>
            </w:rPr>
            <w:t>39</w:t>
          </w:r>
          <w:r>
            <w:rPr>
              <w:noProof/>
            </w:rPr>
            <w:fldChar w:fldCharType="end"/>
          </w:r>
        </w:p>
        <w:p w14:paraId="7A35E8FE" w14:textId="62810F5B" w:rsidR="00534D62" w:rsidRDefault="00534D62">
          <w:r>
            <w:rPr>
              <w:b/>
              <w:bCs/>
              <w:noProof/>
            </w:rPr>
            <w:fldChar w:fldCharType="end"/>
          </w:r>
        </w:p>
      </w:sdtContent>
    </w:sdt>
    <w:p w14:paraId="7CEB3B05" w14:textId="77777777" w:rsidR="00E83AC8" w:rsidRPr="009F1F52" w:rsidRDefault="00E83AC8" w:rsidP="00B864B4">
      <w:pPr>
        <w:rPr>
          <w:rFonts w:ascii="Verdana" w:hAnsi="Verdana"/>
        </w:rPr>
      </w:pPr>
    </w:p>
    <w:p w14:paraId="67441E62" w14:textId="77777777" w:rsidR="004B325D" w:rsidRDefault="002322D0" w:rsidP="00666F9E">
      <w:pPr>
        <w:pStyle w:val="Rubrik1"/>
      </w:pPr>
      <w:bookmarkStart w:id="2" w:name="_Toc321908457"/>
      <w:bookmarkStart w:id="3" w:name="_Toc249071741"/>
      <w:bookmarkStart w:id="4" w:name="_Toc265847849"/>
      <w:bookmarkStart w:id="5" w:name="_Toc273122977"/>
      <w:r w:rsidRPr="00666F9E">
        <w:t>Executive S</w:t>
      </w:r>
      <w:r w:rsidR="004B325D" w:rsidRPr="00666F9E">
        <w:t>ummary</w:t>
      </w:r>
      <w:bookmarkEnd w:id="2"/>
      <w:bookmarkEnd w:id="3"/>
      <w:bookmarkEnd w:id="4"/>
      <w:bookmarkEnd w:id="5"/>
    </w:p>
    <w:p w14:paraId="0220C87A" w14:textId="77777777" w:rsidR="007747A2" w:rsidRDefault="00F51F1E" w:rsidP="007747A2">
      <w:pPr>
        <w:ind w:firstLine="284"/>
        <w:jc w:val="both"/>
        <w:rPr>
          <w:i/>
        </w:rPr>
      </w:pPr>
      <w:r>
        <w:t xml:space="preserve">The </w:t>
      </w:r>
      <w:r w:rsidR="009B54F3" w:rsidRPr="009B54F3">
        <w:t xml:space="preserve">availability of </w:t>
      </w:r>
      <w:r>
        <w:t>digital archives and other research</w:t>
      </w:r>
      <w:r w:rsidR="009B54F3" w:rsidRPr="009B54F3">
        <w:t xml:space="preserve"> data </w:t>
      </w:r>
      <w:r>
        <w:t xml:space="preserve">via the internet </w:t>
      </w:r>
      <w:r w:rsidR="00021A05">
        <w:t>creates</w:t>
      </w:r>
      <w:r w:rsidR="009B54F3" w:rsidRPr="009B54F3">
        <w:t xml:space="preserve"> new chances for collaboration. </w:t>
      </w:r>
      <w:r>
        <w:t xml:space="preserve"> Indeed, equipped with a special software</w:t>
      </w:r>
      <w:r w:rsidR="00021A05">
        <w:t xml:space="preserve">, </w:t>
      </w:r>
      <w:r>
        <w:t xml:space="preserve"> </w:t>
      </w:r>
      <w:r w:rsidR="009B54F3" w:rsidRPr="009B54F3">
        <w:t>researche</w:t>
      </w:r>
      <w:r w:rsidR="00021A05">
        <w:t xml:space="preserve">rs from different institution, </w:t>
      </w:r>
      <w:r w:rsidR="009B54F3" w:rsidRPr="009B54F3">
        <w:t>countries</w:t>
      </w:r>
      <w:r w:rsidR="00021A05">
        <w:t xml:space="preserve"> and fields </w:t>
      </w:r>
      <w:r>
        <w:t xml:space="preserve"> can </w:t>
      </w:r>
      <w:r w:rsidR="009B54F3" w:rsidRPr="009B54F3">
        <w:t>work together</w:t>
      </w:r>
      <w:r>
        <w:t xml:space="preserve"> via the network</w:t>
      </w:r>
      <w:r w:rsidR="009B54F3" w:rsidRPr="009B54F3">
        <w:t xml:space="preserve">. Such collaboration can take </w:t>
      </w:r>
      <w:r w:rsidR="00021A05">
        <w:t>the form of annotating the data</w:t>
      </w:r>
      <w:r w:rsidR="009B54F3" w:rsidRPr="009B54F3">
        <w:t xml:space="preserve"> and sharing these annotations using an annotation infrastructure. As stated in the task 5.6 description, </w:t>
      </w:r>
      <w:r w:rsidR="009B54F3" w:rsidRPr="009B54F3">
        <w:rPr>
          <w:i/>
        </w:rPr>
        <w:t xml:space="preserve">researchers </w:t>
      </w:r>
      <w:r w:rsidR="009B54F3">
        <w:rPr>
          <w:i/>
        </w:rPr>
        <w:t xml:space="preserve">need to be able to store  the results of </w:t>
      </w:r>
      <w:r w:rsidR="009B54F3" w:rsidRPr="009B54F3">
        <w:rPr>
          <w:i/>
        </w:rPr>
        <w:t xml:space="preserve">collaborative intellectual work either as an annotation of a single fragment </w:t>
      </w:r>
      <w:r>
        <w:rPr>
          <w:i/>
        </w:rPr>
        <w:t xml:space="preserve"> </w:t>
      </w:r>
      <w:r w:rsidR="009B54F3" w:rsidRPr="009B54F3">
        <w:rPr>
          <w:i/>
        </w:rPr>
        <w:t xml:space="preserve">or in the form of typed relations between a number of fragments. </w:t>
      </w:r>
    </w:p>
    <w:p w14:paraId="22E9E74A" w14:textId="77777777" w:rsidR="007747A2" w:rsidRDefault="009B54F3" w:rsidP="007747A2">
      <w:pPr>
        <w:ind w:firstLine="284"/>
        <w:jc w:val="both"/>
      </w:pPr>
      <w:r w:rsidRPr="009B54F3">
        <w:t xml:space="preserve">The aim of this document is to give a specification of a framework for annotating web-documents developed according to task 5.6 plan. By an annotation we mean a remark over a fragment(s) of a document(s). </w:t>
      </w:r>
    </w:p>
    <w:p w14:paraId="10CB22B1" w14:textId="6325CA75" w:rsidR="00296E24" w:rsidRPr="009B54F3" w:rsidRDefault="009B54F3" w:rsidP="007747A2">
      <w:pPr>
        <w:ind w:firstLine="284"/>
        <w:jc w:val="both"/>
      </w:pPr>
      <w:r w:rsidRPr="009B54F3">
        <w:t xml:space="preserve">From the technical point of view the proposed framework consists of </w:t>
      </w:r>
      <w:r w:rsidR="00021A05">
        <w:t xml:space="preserve">one </w:t>
      </w:r>
      <w:r w:rsidR="00021A05" w:rsidRPr="00021A05">
        <w:rPr>
          <w:i/>
        </w:rPr>
        <w:t>backend</w:t>
      </w:r>
      <w:r w:rsidR="00021A05">
        <w:t xml:space="preserve">, constituted from the </w:t>
      </w:r>
      <w:r w:rsidRPr="009B54F3">
        <w:t xml:space="preserve">server </w:t>
      </w:r>
      <w:r w:rsidR="00021A05">
        <w:t xml:space="preserve">software and the database, </w:t>
      </w:r>
      <w:r w:rsidR="007E1597">
        <w:t xml:space="preserve"> </w:t>
      </w:r>
      <w:r w:rsidR="00021A05">
        <w:t xml:space="preserve">and possibly multiple </w:t>
      </w:r>
      <w:r w:rsidR="00021A05" w:rsidRPr="00021A05">
        <w:rPr>
          <w:i/>
        </w:rPr>
        <w:t>frontends</w:t>
      </w:r>
      <w:r w:rsidR="00021A05">
        <w:t xml:space="preserve"> (clients)</w:t>
      </w:r>
      <w:r w:rsidR="007E1597">
        <w:t xml:space="preserve">. Developed within DASISH project </w:t>
      </w:r>
      <w:commentRangeStart w:id="6"/>
      <w:ins w:id="7" w:author="Menzo windhouwer" w:date="2014-09-26T10:48:00Z">
        <w:r w:rsidR="00A24DEB">
          <w:t xml:space="preserve">the </w:t>
        </w:r>
        <w:commentRangeEnd w:id="6"/>
        <w:r w:rsidR="00A24DEB">
          <w:rPr>
            <w:rStyle w:val="Kommentarsreferens"/>
          </w:rPr>
          <w:commentReference w:id="6"/>
        </w:r>
      </w:ins>
      <w:r w:rsidR="007E1597">
        <w:t xml:space="preserve">DWAN tool </w:t>
      </w:r>
      <w:r w:rsidR="00AA57BA">
        <w:t xml:space="preserve">is an instance of </w:t>
      </w:r>
      <w:ins w:id="8" w:author="Menzo windhouwer" w:date="2014-09-26T10:48:00Z">
        <w:r w:rsidR="00A24DEB">
          <w:t xml:space="preserve">the </w:t>
        </w:r>
      </w:ins>
      <w:r w:rsidR="00AA57BA">
        <w:t xml:space="preserve">DWAN </w:t>
      </w:r>
      <w:r w:rsidR="00AA57BA">
        <w:lastRenderedPageBreak/>
        <w:t xml:space="preserve">framework. It </w:t>
      </w:r>
      <w:r w:rsidR="007E1597">
        <w:t xml:space="preserve">consists of the </w:t>
      </w:r>
      <w:r w:rsidR="00AA57BA">
        <w:t>backend</w:t>
      </w:r>
      <w:r w:rsidR="007E1597">
        <w:t xml:space="preserve"> part </w:t>
      </w:r>
      <w:del w:id="9" w:author="Menzo windhouwer" w:date="2014-09-26T10:54:00Z">
        <w:r w:rsidR="00021A05" w:rsidDel="00C83D2D">
          <w:delText xml:space="preserve"> </w:delText>
        </w:r>
      </w:del>
      <w:r w:rsidR="007E1597">
        <w:t>and the client</w:t>
      </w:r>
      <w:ins w:id="10" w:author="Menzo windhouwer" w:date="2014-09-26T10:54:00Z">
        <w:r w:rsidR="00C83D2D">
          <w:t>,</w:t>
        </w:r>
      </w:ins>
      <w:r w:rsidR="007E1597">
        <w:t xml:space="preserve"> which is a significantly adjusted </w:t>
      </w:r>
      <w:ins w:id="11" w:author="Menzo windhouwer" w:date="2014-09-26T10:54:00Z">
        <w:r w:rsidR="00C83D2D">
          <w:t xml:space="preserve">version of the </w:t>
        </w:r>
        <w:r w:rsidR="00C83D2D" w:rsidRPr="00AA57BA">
          <w:rPr>
            <w:i/>
          </w:rPr>
          <w:t>Wired Marker</w:t>
        </w:r>
        <w:r w:rsidR="00C83D2D">
          <w:t xml:space="preserve"> </w:t>
        </w:r>
      </w:ins>
      <w:r w:rsidR="00296E24">
        <w:t>Firefox extension</w:t>
      </w:r>
      <w:del w:id="12" w:author="Menzo windhouwer" w:date="2014-09-26T10:54:00Z">
        <w:r w:rsidR="00296E24" w:rsidDel="00C83D2D">
          <w:delText xml:space="preserve"> </w:delText>
        </w:r>
        <w:r w:rsidR="00AA57BA" w:rsidRPr="00AA57BA" w:rsidDel="00C83D2D">
          <w:rPr>
            <w:i/>
          </w:rPr>
          <w:delText>Wired Marker</w:delText>
        </w:r>
      </w:del>
      <w:r w:rsidR="00296E24">
        <w:t xml:space="preserve">.  </w:t>
      </w:r>
      <w:r w:rsidRPr="009B54F3">
        <w:t xml:space="preserve">The core of the </w:t>
      </w:r>
      <w:r w:rsidR="00AA57BA">
        <w:t>backend</w:t>
      </w:r>
      <w:r w:rsidRPr="009B54F3">
        <w:t xml:space="preserve"> is a </w:t>
      </w:r>
      <w:r w:rsidR="00AA57BA">
        <w:t>database</w:t>
      </w:r>
      <w:r w:rsidRPr="009B54F3">
        <w:t xml:space="preserve"> where annotations and information about</w:t>
      </w:r>
      <w:r w:rsidR="00AA57BA">
        <w:t xml:space="preserve"> corresponding annotated target documents </w:t>
      </w:r>
      <w:del w:id="13" w:author="Menzo windhouwer" w:date="2014-09-26T10:54:00Z">
        <w:r w:rsidRPr="009B54F3" w:rsidDel="00C83D2D">
          <w:delText xml:space="preserve"> </w:delText>
        </w:r>
      </w:del>
      <w:r w:rsidRPr="009B54F3">
        <w:t xml:space="preserve">are stored together with </w:t>
      </w:r>
      <w:r w:rsidR="00AA57BA">
        <w:t xml:space="preserve">targets’ </w:t>
      </w:r>
      <w:r w:rsidRPr="009B54F3">
        <w:t>c</w:t>
      </w:r>
      <w:r w:rsidR="00AA57BA">
        <w:t>ached representations</w:t>
      </w:r>
      <w:r w:rsidRPr="009B54F3">
        <w:t>. Archiving cached representations</w:t>
      </w:r>
      <w:r w:rsidR="007E1597">
        <w:t xml:space="preserve"> in the </w:t>
      </w:r>
      <w:r w:rsidR="00AA57BA">
        <w:t>database</w:t>
      </w:r>
      <w:r w:rsidR="007E1597">
        <w:t xml:space="preserve"> is </w:t>
      </w:r>
      <w:r w:rsidRPr="009B54F3">
        <w:t>relevant when annotated documents are dynamically changed pages like news sites or wiki-pages under construction.</w:t>
      </w:r>
    </w:p>
    <w:p w14:paraId="025BFAC7" w14:textId="195DB514" w:rsidR="009B54F3" w:rsidRDefault="00AA57BA" w:rsidP="007F1975">
      <w:pPr>
        <w:ind w:firstLine="284"/>
        <w:jc w:val="both"/>
      </w:pPr>
      <w:r>
        <w:t xml:space="preserve">A client in DWAN framework </w:t>
      </w:r>
      <w:r w:rsidR="009B54F3" w:rsidRPr="009B54F3">
        <w:t xml:space="preserve">exchanges data with the server by sending REST requests </w:t>
      </w:r>
      <w:r>
        <w:t xml:space="preserve">and getting </w:t>
      </w:r>
      <w:del w:id="14" w:author="testuser" w:date="2014-09-29T11:39:00Z">
        <w:r w:rsidDel="00BE505C">
          <w:delText xml:space="preserve">the </w:delText>
        </w:r>
      </w:del>
      <w:r>
        <w:t>respon</w:t>
      </w:r>
      <w:ins w:id="15" w:author="testuser" w:date="2014-09-29T11:39:00Z">
        <w:r w:rsidR="00BE505C">
          <w:t>se</w:t>
        </w:r>
      </w:ins>
      <w:del w:id="16" w:author="testuser" w:date="2014-09-29T11:39:00Z">
        <w:r w:rsidDel="00BE505C">
          <w:delText>d</w:delText>
        </w:r>
      </w:del>
      <w:r>
        <w:t>s</w:t>
      </w:r>
      <w:r w:rsidR="009B54F3" w:rsidRPr="009B54F3">
        <w:t xml:space="preserve">. Client-request bodies and </w:t>
      </w:r>
      <w:r>
        <w:t>serv</w:t>
      </w:r>
      <w:r w:rsidR="00212081">
        <w:t>er's respon</w:t>
      </w:r>
      <w:ins w:id="17" w:author="testuser" w:date="2014-09-29T11:39:00Z">
        <w:r w:rsidR="00BE505C">
          <w:t>se</w:t>
        </w:r>
      </w:ins>
      <w:del w:id="18" w:author="testuser" w:date="2014-09-29T11:39:00Z">
        <w:r w:rsidR="00212081" w:rsidDel="00BE505C">
          <w:delText>d</w:delText>
        </w:r>
      </w:del>
      <w:r w:rsidR="00212081">
        <w:t xml:space="preserve">s have a form of </w:t>
      </w:r>
      <w:r w:rsidR="009B54F3" w:rsidRPr="009B54F3">
        <w:t xml:space="preserve">XML files. The client </w:t>
      </w:r>
      <w:r w:rsidR="00035044">
        <w:t xml:space="preserve">is able </w:t>
      </w:r>
      <w:r w:rsidR="009B54F3" w:rsidRPr="009B54F3">
        <w:t>to accept and send XML structures that obey a pre-defined XML schema. The schema mirrors a data model that has been designed to represent the main data structures, which are involved in constructing annotations.</w:t>
      </w:r>
    </w:p>
    <w:p w14:paraId="1641849A" w14:textId="5A3C506D" w:rsidR="00534D62" w:rsidRDefault="00534D62" w:rsidP="00666F9E">
      <w:pPr>
        <w:pStyle w:val="Rubrik1"/>
      </w:pPr>
      <w:r>
        <w:t xml:space="preserve"> </w:t>
      </w:r>
      <w:bookmarkStart w:id="19" w:name="_Toc273122978"/>
      <w:r>
        <w:t xml:space="preserve">Introduction to </w:t>
      </w:r>
      <w:ins w:id="20" w:author="testuser" w:date="2014-09-29T11:40:00Z">
        <w:r w:rsidR="00BE505C">
          <w:t xml:space="preserve">the </w:t>
        </w:r>
      </w:ins>
      <w:r w:rsidR="0074201E">
        <w:t>DWAN framework</w:t>
      </w:r>
      <w:bookmarkEnd w:id="19"/>
    </w:p>
    <w:p w14:paraId="5A557227" w14:textId="6A0D2B1F" w:rsidR="005B7F8E" w:rsidRDefault="005B7F8E" w:rsidP="005B7F8E">
      <w:pPr>
        <w:pStyle w:val="Rubrik2"/>
      </w:pPr>
      <w:bookmarkStart w:id="21" w:name="_Toc273122979"/>
      <w:r>
        <w:t>Motivation</w:t>
      </w:r>
      <w:bookmarkEnd w:id="21"/>
    </w:p>
    <w:p w14:paraId="3E51D6D2" w14:textId="77777777" w:rsidR="00982AB0" w:rsidRDefault="00F51F1E" w:rsidP="00982AB0">
      <w:pPr>
        <w:ind w:firstLine="284"/>
        <w:jc w:val="both"/>
      </w:pPr>
      <w:r w:rsidRPr="009B54F3">
        <w:t xml:space="preserve">In the last decades, we have witnessed large amounts of data moving to digital archives. These archives have been connected to the Internet, spreading the content through the research community. The availability of such data </w:t>
      </w:r>
      <w:r w:rsidR="00AA57BA">
        <w:t>creates</w:t>
      </w:r>
      <w:r w:rsidRPr="009B54F3">
        <w:t xml:space="preserve"> new chances for collaboration. To bring this collaborative environment to a next, higher level, the requirement is to develop a set of tools that allows groups of researchers from different institutions, countries, or backgrounds to work together. Such collaboration can take the form of annotating the data, and sharing these annotations using an annotation infrastructure.</w:t>
      </w:r>
      <w:r w:rsidR="00982AB0">
        <w:t xml:space="preserve"> </w:t>
      </w:r>
    </w:p>
    <w:p w14:paraId="01F1A675" w14:textId="6D352D5C" w:rsidR="00F51F1E" w:rsidRDefault="00F51F1E" w:rsidP="00982AB0">
      <w:pPr>
        <w:ind w:firstLine="284"/>
        <w:jc w:val="both"/>
      </w:pPr>
      <w:r w:rsidRPr="009B54F3">
        <w:t>By an annotation we mean a remark over a fragment(s) of a document(s). For instance it can be a text note</w:t>
      </w:r>
      <w:r w:rsidR="00AA57BA">
        <w:t xml:space="preserve"> containing the short English translation of a certain sentence in a target document</w:t>
      </w:r>
      <w:ins w:id="22" w:author="Menzo windhouwer" w:date="2014-09-26T10:53:00Z">
        <w:r w:rsidR="00C83D2D">
          <w:t>,</w:t>
        </w:r>
      </w:ins>
      <w:r w:rsidR="00AA57BA">
        <w:t xml:space="preserve"> which is in Catalan</w:t>
      </w:r>
      <w:r w:rsidRPr="009B54F3">
        <w:t xml:space="preserve">. </w:t>
      </w:r>
      <w:r w:rsidR="00AA57BA">
        <w:t xml:space="preserve"> </w:t>
      </w:r>
      <w:r w:rsidRPr="009B54F3">
        <w:t xml:space="preserve">Annotatable documents include, for instance, web-pages or web-documents generated by linguistic software, e.g. EAF-files, created by </w:t>
      </w:r>
      <w:commentRangeStart w:id="23"/>
      <w:r w:rsidR="00A24DEB">
        <w:fldChar w:fldCharType="begin"/>
      </w:r>
      <w:r w:rsidR="00A24DEB">
        <w:instrText xml:space="preserve"> HYPERLINK "http://tla.mpi.nl/tools/tla-tools/elan/" </w:instrText>
      </w:r>
      <w:r w:rsidR="00A24DEB">
        <w:fldChar w:fldCharType="separate"/>
      </w:r>
      <w:r w:rsidRPr="009B54F3">
        <w:rPr>
          <w:rStyle w:val="Hyperlnk"/>
          <w:rFonts w:ascii="Verdana" w:hAnsi="Verdana"/>
          <w:color w:val="000000" w:themeColor="text1"/>
          <w:u w:val="none"/>
        </w:rPr>
        <w:t>ELAN</w:t>
      </w:r>
      <w:r w:rsidR="00A24DEB">
        <w:rPr>
          <w:rStyle w:val="Hyperlnk"/>
          <w:rFonts w:ascii="Verdana" w:hAnsi="Verdana"/>
          <w:color w:val="000000" w:themeColor="text1"/>
          <w:u w:val="none"/>
        </w:rPr>
        <w:fldChar w:fldCharType="end"/>
      </w:r>
      <w:commentRangeEnd w:id="23"/>
      <w:r w:rsidR="00C83D2D">
        <w:rPr>
          <w:rStyle w:val="Kommentarsreferens"/>
        </w:rPr>
        <w:commentReference w:id="23"/>
      </w:r>
      <w:del w:id="24" w:author="Menzo windhouwer" w:date="2014-09-26T10:53:00Z">
        <w:r w:rsidRPr="009B54F3" w:rsidDel="00C83D2D">
          <w:rPr>
            <w:color w:val="000000" w:themeColor="text1"/>
          </w:rPr>
          <w:delText xml:space="preserve"> </w:delText>
        </w:r>
      </w:del>
      <w:r w:rsidRPr="009B54F3">
        <w:rPr>
          <w:color w:val="000000" w:themeColor="text1"/>
        </w:rPr>
        <w:t>.</w:t>
      </w:r>
    </w:p>
    <w:p w14:paraId="04FF5B88" w14:textId="38F86F47" w:rsidR="003D3B63" w:rsidRDefault="003D3B63" w:rsidP="005B7F8E">
      <w:pPr>
        <w:pStyle w:val="Rubrik2"/>
      </w:pPr>
      <w:bookmarkStart w:id="25" w:name="_Toc273122980"/>
      <w:r>
        <w:t>User scenario</w:t>
      </w:r>
      <w:del w:id="26" w:author="testuser" w:date="2014-09-29T11:41:00Z">
        <w:r w:rsidDel="00BE505C">
          <w:delText>’</w:delText>
        </w:r>
      </w:del>
      <w:r>
        <w:t>s</w:t>
      </w:r>
      <w:bookmarkEnd w:id="25"/>
    </w:p>
    <w:p w14:paraId="2BBC7183" w14:textId="01307E83" w:rsidR="003D3B63" w:rsidRDefault="00DA364E" w:rsidP="00982AB0">
      <w:pPr>
        <w:ind w:firstLine="284"/>
        <w:jc w:val="both"/>
      </w:pPr>
      <w:r>
        <w:t>Consider examples of user scenario</w:t>
      </w:r>
      <w:del w:id="27" w:author="testuser" w:date="2014-09-29T11:41:00Z">
        <w:r w:rsidDel="00BE505C">
          <w:delText>’</w:delText>
        </w:r>
      </w:del>
      <w:r>
        <w:t>s that can be successfully run on the DWAN tool in it</w:t>
      </w:r>
      <w:r w:rsidR="007311B2">
        <w:t>s</w:t>
      </w:r>
      <w:r>
        <w:t xml:space="preserve"> current state. It is assumed that before getting acquainted with these scenario</w:t>
      </w:r>
      <w:del w:id="28" w:author="testuser" w:date="2014-09-29T11:41:00Z">
        <w:r w:rsidDel="00BE505C">
          <w:delText>’</w:delText>
        </w:r>
      </w:del>
      <w:r>
        <w:t xml:space="preserve">s the reader </w:t>
      </w:r>
      <w:del w:id="29" w:author="Menzo windhouwer" w:date="2014-09-26T10:55:00Z">
        <w:r w:rsidDel="00C83D2D">
          <w:delText xml:space="preserve"> </w:delText>
        </w:r>
      </w:del>
      <w:r w:rsidR="007311B2">
        <w:t>either has</w:t>
      </w:r>
      <w:r>
        <w:t xml:space="preserve"> </w:t>
      </w:r>
      <w:r w:rsidR="007311B2">
        <w:t>certain</w:t>
      </w:r>
      <w:r>
        <w:t xml:space="preserve"> minimal experience with Wired Marker or at least </w:t>
      </w:r>
      <w:r w:rsidR="007311B2">
        <w:t>has</w:t>
      </w:r>
      <w:r>
        <w:t xml:space="preserve"> read DWAN </w:t>
      </w:r>
      <w:r w:rsidRPr="00DA364E">
        <w:rPr>
          <w:i/>
        </w:rPr>
        <w:t>Manual</w:t>
      </w:r>
      <w:r w:rsidR="007311B2">
        <w:rPr>
          <w:i/>
        </w:rPr>
        <w:t>,</w:t>
      </w:r>
      <w:r>
        <w:t xml:space="preserve">  which can be found in the Appendix at the end of this document.</w:t>
      </w:r>
    </w:p>
    <w:p w14:paraId="1677171F" w14:textId="2C1A26F9" w:rsidR="00442747" w:rsidRDefault="00442747" w:rsidP="00982AB0">
      <w:pPr>
        <w:ind w:firstLine="284"/>
        <w:jc w:val="both"/>
      </w:pPr>
      <w:r>
        <w:t xml:space="preserve">The term </w:t>
      </w:r>
      <w:r w:rsidRPr="00442747">
        <w:rPr>
          <w:i/>
        </w:rPr>
        <w:t>principa</w:t>
      </w:r>
      <w:r w:rsidRPr="00BE505C">
        <w:rPr>
          <w:i/>
          <w:rPrChange w:id="30" w:author="testuser" w:date="2014-09-29T11:42:00Z">
            <w:rPr/>
          </w:rPrChange>
        </w:rPr>
        <w:t>l</w:t>
      </w:r>
      <w:r>
        <w:t>, which we use below, in general denotes either a user or a group of user</w:t>
      </w:r>
      <w:ins w:id="31" w:author="Menzo windhouwer" w:date="2014-09-26T10:55:00Z">
        <w:r w:rsidR="00C83D2D">
          <w:t>s</w:t>
        </w:r>
      </w:ins>
      <w:r>
        <w:t>. At present user and principal are synonyms</w:t>
      </w:r>
      <w:r w:rsidR="008E11B1">
        <w:t xml:space="preserve"> for DWAN tool</w:t>
      </w:r>
      <w:r>
        <w:t xml:space="preserve">. </w:t>
      </w:r>
    </w:p>
    <w:p w14:paraId="3BC1AD2F" w14:textId="77777777" w:rsidR="00DA364E" w:rsidRPr="007E1597" w:rsidRDefault="00DA364E" w:rsidP="00982AB0">
      <w:pPr>
        <w:ind w:firstLine="284"/>
        <w:jc w:val="both"/>
      </w:pPr>
    </w:p>
    <w:p w14:paraId="0A157D99" w14:textId="6329C0EE" w:rsidR="003D3B63" w:rsidRDefault="003D3B63" w:rsidP="00982AB0">
      <w:pPr>
        <w:ind w:firstLine="284"/>
        <w:jc w:val="both"/>
        <w:rPr>
          <w:sz w:val="26"/>
          <w:szCs w:val="26"/>
          <w:lang w:val="en-US"/>
        </w:rPr>
      </w:pPr>
      <w:r>
        <w:rPr>
          <w:lang w:val="en-US"/>
        </w:rPr>
        <w:t>1</w:t>
      </w:r>
      <w:r w:rsidRPr="007311B2">
        <w:rPr>
          <w:i/>
          <w:lang w:val="en-US"/>
        </w:rPr>
        <w:t>) Getting an annotation whose web-page page has been updated</w:t>
      </w:r>
      <w:r>
        <w:rPr>
          <w:lang w:val="en-US"/>
        </w:rPr>
        <w:t>. </w:t>
      </w:r>
    </w:p>
    <w:p w14:paraId="3257A2A1" w14:textId="6BAF8C8A" w:rsidR="003D3B63" w:rsidRDefault="003D3B63" w:rsidP="00982AB0">
      <w:pPr>
        <w:ind w:firstLine="284"/>
        <w:jc w:val="both"/>
        <w:rPr>
          <w:sz w:val="26"/>
          <w:szCs w:val="26"/>
          <w:lang w:val="en-US"/>
        </w:rPr>
      </w:pPr>
      <w:r>
        <w:rPr>
          <w:lang w:val="en-US"/>
        </w:rPr>
        <w:t xml:space="preserve">The </w:t>
      </w:r>
      <w:r w:rsidR="008E11B1">
        <w:rPr>
          <w:lang w:val="en-US"/>
        </w:rPr>
        <w:t>principal</w:t>
      </w:r>
      <w:r>
        <w:rPr>
          <w:lang w:val="en-US"/>
        </w:rPr>
        <w:t xml:space="preserve"> logs in, sees the list of annotations,</w:t>
      </w:r>
      <w:del w:id="32" w:author="Menzo windhouwer" w:date="2014-09-26T10:55:00Z">
        <w:r w:rsidDel="00C83D2D">
          <w:rPr>
            <w:lang w:val="en-US"/>
          </w:rPr>
          <w:delText> </w:delText>
        </w:r>
      </w:del>
      <w:r>
        <w:rPr>
          <w:lang w:val="en-US"/>
        </w:rPr>
        <w:t xml:space="preserve"> chooses the one (s)he wants to see on the corresponding web-page. (S)he clicks on the annotation in the list, tries a few times to reload the page, but the annotation does not appear. The front-end cannot resolve the annotated fragment, possibly because the page has been updated and the fragment has changed its position or has disappeared </w:t>
      </w:r>
      <w:del w:id="33" w:author="testuser" w:date="2014-09-29T11:42:00Z">
        <w:r w:rsidDel="00BE505C">
          <w:rPr>
            <w:lang w:val="en-US"/>
          </w:rPr>
          <w:delText>at all</w:delText>
        </w:r>
      </w:del>
      <w:ins w:id="34" w:author="testuser" w:date="2014-09-29T11:42:00Z">
        <w:r w:rsidR="00BE505C">
          <w:rPr>
            <w:lang w:val="en-US"/>
          </w:rPr>
          <w:t>completely</w:t>
        </w:r>
      </w:ins>
      <w:r>
        <w:rPr>
          <w:lang w:val="en-US"/>
        </w:rPr>
        <w:t>.</w:t>
      </w:r>
      <w:r w:rsidR="00330633">
        <w:rPr>
          <w:lang w:val="en-US"/>
        </w:rPr>
        <w:t xml:space="preserve"> </w:t>
      </w:r>
      <w:r>
        <w:rPr>
          <w:lang w:val="en-US"/>
        </w:rPr>
        <w:t xml:space="preserve">The </w:t>
      </w:r>
      <w:r w:rsidR="008E11B1">
        <w:rPr>
          <w:lang w:val="en-US"/>
        </w:rPr>
        <w:t>principal</w:t>
      </w:r>
      <w:r>
        <w:rPr>
          <w:lang w:val="en-US"/>
        </w:rPr>
        <w:t xml:space="preserve"> </w:t>
      </w:r>
      <w:r w:rsidR="008E11B1">
        <w:rPr>
          <w:lang w:val="en-US"/>
        </w:rPr>
        <w:t>request</w:t>
      </w:r>
      <w:r>
        <w:rPr>
          <w:lang w:val="en-US"/>
        </w:rPr>
        <w:t xml:space="preserve">s the front-end to </w:t>
      </w:r>
      <w:r w:rsidR="008E11B1">
        <w:rPr>
          <w:lang w:val="en-US"/>
        </w:rPr>
        <w:t>retrieve</w:t>
      </w:r>
      <w:r>
        <w:rPr>
          <w:lang w:val="en-US"/>
        </w:rPr>
        <w:t xml:space="preserve"> the remote cache and gets the cached representation of the </w:t>
      </w:r>
      <w:r w:rsidR="00330633">
        <w:rPr>
          <w:lang w:val="en-US"/>
        </w:rPr>
        <w:t xml:space="preserve">page together with the other annotations done on this page by the moment of making </w:t>
      </w:r>
      <w:r w:rsidR="00330633">
        <w:rPr>
          <w:lang w:val="en-US"/>
        </w:rPr>
        <w:lastRenderedPageBreak/>
        <w:t>the annotation under consideration</w:t>
      </w:r>
      <w:r>
        <w:rPr>
          <w:lang w:val="en-US"/>
        </w:rPr>
        <w:t xml:space="preserve">.  Indeed, </w:t>
      </w:r>
      <w:del w:id="35" w:author="Menzo windhouwer" w:date="2014-09-26T11:16:00Z">
        <w:r w:rsidR="008E11B1" w:rsidDel="00756A7A">
          <w:rPr>
            <w:lang w:val="en-US"/>
          </w:rPr>
          <w:delText xml:space="preserve"> </w:delText>
        </w:r>
      </w:del>
      <w:r>
        <w:rPr>
          <w:lang w:val="en-US"/>
        </w:rPr>
        <w:t>it can be seen that the page has been</w:t>
      </w:r>
      <w:r>
        <w:rPr>
          <w:sz w:val="26"/>
          <w:szCs w:val="26"/>
          <w:lang w:val="en-US"/>
        </w:rPr>
        <w:t xml:space="preserve"> </w:t>
      </w:r>
      <w:r>
        <w:rPr>
          <w:lang w:val="en-US"/>
        </w:rPr>
        <w:t>updated.</w:t>
      </w:r>
    </w:p>
    <w:p w14:paraId="0CE9C23C" w14:textId="1605F800" w:rsidR="003D3B63" w:rsidRDefault="003D3B63" w:rsidP="00982AB0">
      <w:pPr>
        <w:ind w:firstLine="284"/>
        <w:jc w:val="both"/>
        <w:rPr>
          <w:sz w:val="26"/>
          <w:szCs w:val="26"/>
          <w:lang w:val="en-US"/>
        </w:rPr>
      </w:pPr>
      <w:r>
        <w:rPr>
          <w:lang w:val="en-US"/>
        </w:rPr>
        <w:t xml:space="preserve">This use case </w:t>
      </w:r>
      <w:r w:rsidR="008A4265">
        <w:rPr>
          <w:lang w:val="en-US"/>
        </w:rPr>
        <w:t xml:space="preserve">was a part of </w:t>
      </w:r>
      <w:ins w:id="36" w:author="testuser" w:date="2014-09-29T11:43:00Z">
        <w:r w:rsidR="00BE505C">
          <w:rPr>
            <w:lang w:val="en-US"/>
          </w:rPr>
          <w:t xml:space="preserve">the </w:t>
        </w:r>
      </w:ins>
      <w:r w:rsidR="008A4265">
        <w:rPr>
          <w:lang w:val="en-US"/>
        </w:rPr>
        <w:t xml:space="preserve">DWAN demo during </w:t>
      </w:r>
      <w:del w:id="37" w:author="Menzo windhouwer" w:date="2014-09-26T11:15:00Z">
        <w:r w:rsidR="008A4265" w:rsidDel="00756A7A">
          <w:rPr>
            <w:lang w:val="en-US"/>
          </w:rPr>
          <w:delText xml:space="preserve"> </w:delText>
        </w:r>
      </w:del>
      <w:r w:rsidR="008A4265">
        <w:rPr>
          <w:lang w:val="en-US"/>
        </w:rPr>
        <w:t>LREC 2014.</w:t>
      </w:r>
      <w:r>
        <w:rPr>
          <w:lang w:val="en-US"/>
        </w:rPr>
        <w:t xml:space="preserve"> The wiki-page of "Right Sector" </w:t>
      </w:r>
      <w:r w:rsidR="008A4265">
        <w:rPr>
          <w:lang w:val="en-US"/>
        </w:rPr>
        <w:t>was</w:t>
      </w:r>
      <w:r>
        <w:rPr>
          <w:lang w:val="en-US"/>
        </w:rPr>
        <w:t xml:space="preserve"> used. </w:t>
      </w:r>
      <w:r w:rsidR="008A4265">
        <w:rPr>
          <w:lang w:val="en-US"/>
        </w:rPr>
        <w:t>“Right Sector”</w:t>
      </w:r>
      <w:r>
        <w:rPr>
          <w:lang w:val="en-US"/>
        </w:rPr>
        <w:t xml:space="preserve"> is a block of right and </w:t>
      </w:r>
      <w:r w:rsidR="008A4265">
        <w:rPr>
          <w:lang w:val="en-US"/>
        </w:rPr>
        <w:t>extreme-right groups in Ukraine. D</w:t>
      </w:r>
      <w:r>
        <w:rPr>
          <w:lang w:val="en-US"/>
        </w:rPr>
        <w:t xml:space="preserve">ue to </w:t>
      </w:r>
      <w:r w:rsidR="008A4265">
        <w:rPr>
          <w:lang w:val="en-US"/>
        </w:rPr>
        <w:t>highly unstable situation</w:t>
      </w:r>
      <w:r>
        <w:rPr>
          <w:lang w:val="en-US"/>
        </w:rPr>
        <w:t xml:space="preserve"> in the country this page is updated very often. </w:t>
      </w:r>
      <w:r w:rsidR="008A4265">
        <w:rPr>
          <w:lang w:val="en-US"/>
        </w:rPr>
        <w:t xml:space="preserve"> The reader can </w:t>
      </w:r>
      <w:r>
        <w:rPr>
          <w:lang w:val="en-US"/>
        </w:rPr>
        <w:t xml:space="preserve">get the annotations </w:t>
      </w:r>
      <w:r w:rsidR="00442747">
        <w:rPr>
          <w:lang w:val="en-US"/>
        </w:rPr>
        <w:t xml:space="preserve">on this wiki-page </w:t>
      </w:r>
      <w:r>
        <w:rPr>
          <w:lang w:val="en-US"/>
        </w:rPr>
        <w:t xml:space="preserve">and their cached representations </w:t>
      </w:r>
      <w:r w:rsidR="008A4265">
        <w:rPr>
          <w:lang w:val="en-US"/>
        </w:rPr>
        <w:t xml:space="preserve">if (s)he has </w:t>
      </w:r>
      <w:ins w:id="38" w:author="testuser" w:date="2014-09-29T11:43:00Z">
        <w:r w:rsidR="00BE505C">
          <w:rPr>
            <w:lang w:val="en-US"/>
          </w:rPr>
          <w:t xml:space="preserve">the </w:t>
        </w:r>
      </w:ins>
      <w:r w:rsidR="008A4265">
        <w:rPr>
          <w:lang w:val="en-US"/>
        </w:rPr>
        <w:t>DWAN frontend installed.</w:t>
      </w:r>
    </w:p>
    <w:p w14:paraId="7ECD2068" w14:textId="77777777" w:rsidR="003D3B63" w:rsidRDefault="003D3B63" w:rsidP="00982AB0">
      <w:pPr>
        <w:ind w:firstLine="284"/>
        <w:jc w:val="both"/>
        <w:rPr>
          <w:sz w:val="26"/>
          <w:szCs w:val="26"/>
          <w:lang w:val="en-US"/>
        </w:rPr>
      </w:pPr>
      <w:r>
        <w:rPr>
          <w:lang w:val="en-US"/>
        </w:rPr>
        <w:t> </w:t>
      </w:r>
    </w:p>
    <w:p w14:paraId="0F363AC4" w14:textId="0264DC7D" w:rsidR="003D3B63" w:rsidRDefault="003D3B63" w:rsidP="00982AB0">
      <w:pPr>
        <w:ind w:firstLine="284"/>
        <w:jc w:val="both"/>
        <w:rPr>
          <w:sz w:val="26"/>
          <w:szCs w:val="26"/>
          <w:lang w:val="en-US"/>
        </w:rPr>
      </w:pPr>
      <w:r>
        <w:rPr>
          <w:lang w:val="en-US"/>
        </w:rPr>
        <w:t xml:space="preserve">2) </w:t>
      </w:r>
      <w:r w:rsidR="00442747">
        <w:rPr>
          <w:i/>
          <w:lang w:val="en-US"/>
        </w:rPr>
        <w:t xml:space="preserve">Changing </w:t>
      </w:r>
      <w:r w:rsidRPr="00960004">
        <w:rPr>
          <w:i/>
          <w:lang w:val="en-US"/>
        </w:rPr>
        <w:t>users</w:t>
      </w:r>
      <w:r w:rsidR="00442747">
        <w:rPr>
          <w:i/>
          <w:lang w:val="en-US"/>
        </w:rPr>
        <w:t>’ access mode</w:t>
      </w:r>
      <w:r w:rsidRPr="00960004">
        <w:rPr>
          <w:i/>
          <w:lang w:val="en-US"/>
        </w:rPr>
        <w:t xml:space="preserve"> </w:t>
      </w:r>
      <w:r w:rsidR="00442747">
        <w:rPr>
          <w:i/>
          <w:lang w:val="en-US"/>
        </w:rPr>
        <w:t>for a particular annotation</w:t>
      </w:r>
      <w:r>
        <w:rPr>
          <w:lang w:val="en-US"/>
        </w:rPr>
        <w:t>.   </w:t>
      </w:r>
    </w:p>
    <w:p w14:paraId="2E793670" w14:textId="6DD25A12" w:rsidR="003D3B63" w:rsidRDefault="00442747" w:rsidP="00982AB0">
      <w:pPr>
        <w:ind w:firstLine="284"/>
        <w:jc w:val="both"/>
        <w:rPr>
          <w:lang w:val="en-US"/>
        </w:rPr>
      </w:pPr>
      <w:r>
        <w:rPr>
          <w:lang w:val="en-US"/>
        </w:rPr>
        <w:t>DWAN client is implemented in the way that when</w:t>
      </w:r>
      <w:r w:rsidR="003D3B63">
        <w:rPr>
          <w:lang w:val="en-US"/>
        </w:rPr>
        <w:t xml:space="preserve"> </w:t>
      </w:r>
      <w:r>
        <w:rPr>
          <w:lang w:val="en-US"/>
        </w:rPr>
        <w:t xml:space="preserve">a </w:t>
      </w:r>
      <w:r w:rsidR="008E11B1">
        <w:rPr>
          <w:lang w:val="en-US"/>
        </w:rPr>
        <w:t>principal</w:t>
      </w:r>
      <w:r w:rsidR="003D3B63">
        <w:rPr>
          <w:lang w:val="en-US"/>
        </w:rPr>
        <w:t xml:space="preserve"> posts an annot</w:t>
      </w:r>
      <w:r>
        <w:rPr>
          <w:lang w:val="en-US"/>
        </w:rPr>
        <w:t xml:space="preserve">ation then </w:t>
      </w:r>
      <w:r w:rsidR="003D3B63">
        <w:rPr>
          <w:lang w:val="en-US"/>
        </w:rPr>
        <w:t>all</w:t>
      </w:r>
      <w:r>
        <w:rPr>
          <w:lang w:val="en-US"/>
        </w:rPr>
        <w:t xml:space="preserve"> DWAN's registered principals </w:t>
      </w:r>
      <w:del w:id="39" w:author="Menzo windhouwer" w:date="2014-09-26T11:16:00Z">
        <w:r w:rsidDel="00756A7A">
          <w:rPr>
            <w:lang w:val="en-US"/>
          </w:rPr>
          <w:delText xml:space="preserve"> </w:delText>
        </w:r>
      </w:del>
      <w:r>
        <w:rPr>
          <w:lang w:val="en-US"/>
        </w:rPr>
        <w:t>a</w:t>
      </w:r>
      <w:r w:rsidR="003D3B63">
        <w:rPr>
          <w:lang w:val="en-US"/>
        </w:rPr>
        <w:t xml:space="preserve">utomatically </w:t>
      </w:r>
      <w:r w:rsidR="008E11B1">
        <w:rPr>
          <w:lang w:val="en-US"/>
        </w:rPr>
        <w:t xml:space="preserve">get </w:t>
      </w:r>
      <w:r>
        <w:rPr>
          <w:lang w:val="en-US"/>
        </w:rPr>
        <w:t xml:space="preserve">the right to </w:t>
      </w:r>
      <w:r w:rsidRPr="00442747">
        <w:rPr>
          <w:i/>
          <w:lang w:val="en-US"/>
        </w:rPr>
        <w:t>read</w:t>
      </w:r>
      <w:r>
        <w:rPr>
          <w:lang w:val="en-US"/>
        </w:rPr>
        <w:t xml:space="preserve"> the annotation</w:t>
      </w:r>
      <w:r w:rsidR="003D3B63">
        <w:rPr>
          <w:lang w:val="en-US"/>
        </w:rPr>
        <w:t>. </w:t>
      </w:r>
      <w:r>
        <w:rPr>
          <w:lang w:val="en-US"/>
        </w:rPr>
        <w:t xml:space="preserve">This excludes possibility to alter it. </w:t>
      </w:r>
      <w:r w:rsidR="008E11B1">
        <w:rPr>
          <w:lang w:val="en-US"/>
        </w:rPr>
        <w:t xml:space="preserve"> On principal</w:t>
      </w:r>
      <w:r w:rsidR="003E7C51">
        <w:rPr>
          <w:lang w:val="en-US"/>
        </w:rPr>
        <w:t>’s</w:t>
      </w:r>
      <w:r w:rsidR="008E11B1">
        <w:rPr>
          <w:lang w:val="en-US"/>
        </w:rPr>
        <w:t xml:space="preserve"> request, the backend can issue </w:t>
      </w:r>
      <w:r w:rsidR="003E7C51">
        <w:rPr>
          <w:lang w:val="en-US"/>
        </w:rPr>
        <w:t xml:space="preserve">one of </w:t>
      </w:r>
      <w:r w:rsidR="008E11B1">
        <w:rPr>
          <w:lang w:val="en-US"/>
        </w:rPr>
        <w:t xml:space="preserve">two </w:t>
      </w:r>
      <w:del w:id="40" w:author="Menzo windhouwer" w:date="2014-09-26T11:16:00Z">
        <w:r w:rsidR="008E11B1" w:rsidDel="00756A7A">
          <w:rPr>
            <w:lang w:val="en-US"/>
          </w:rPr>
          <w:delText xml:space="preserve">html </w:delText>
        </w:r>
      </w:del>
      <w:ins w:id="41" w:author="Menzo windhouwer" w:date="2014-09-26T11:16:00Z">
        <w:r w:rsidR="00756A7A">
          <w:rPr>
            <w:lang w:val="en-US"/>
          </w:rPr>
          <w:t xml:space="preserve">HTML </w:t>
        </w:r>
      </w:ins>
      <w:r w:rsidR="008E11B1">
        <w:rPr>
          <w:lang w:val="en-US"/>
        </w:rPr>
        <w:t xml:space="preserve">forms </w:t>
      </w:r>
      <w:r w:rsidR="003E7C51">
        <w:rPr>
          <w:lang w:val="en-US"/>
        </w:rPr>
        <w:t>for changing</w:t>
      </w:r>
      <w:r w:rsidR="008E11B1">
        <w:rPr>
          <w:lang w:val="en-US"/>
        </w:rPr>
        <w:t xml:space="preserve"> access modes, which can be </w:t>
      </w:r>
      <w:r w:rsidR="008E11B1" w:rsidRPr="008E11B1">
        <w:rPr>
          <w:i/>
          <w:lang w:val="en-US"/>
        </w:rPr>
        <w:t>read</w:t>
      </w:r>
      <w:r w:rsidR="008E11B1">
        <w:rPr>
          <w:lang w:val="en-US"/>
        </w:rPr>
        <w:t xml:space="preserve">, </w:t>
      </w:r>
      <w:r w:rsidR="008E11B1" w:rsidRPr="008E11B1">
        <w:rPr>
          <w:i/>
          <w:lang w:val="en-US"/>
        </w:rPr>
        <w:t>write</w:t>
      </w:r>
      <w:r w:rsidR="008E11B1">
        <w:rPr>
          <w:lang w:val="en-US"/>
        </w:rPr>
        <w:t xml:space="preserve"> or </w:t>
      </w:r>
      <w:r w:rsidR="008E11B1" w:rsidRPr="008E11B1">
        <w:rPr>
          <w:i/>
          <w:lang w:val="en-US"/>
        </w:rPr>
        <w:t>none</w:t>
      </w:r>
      <w:r w:rsidR="008E11B1">
        <w:rPr>
          <w:lang w:val="en-US"/>
        </w:rPr>
        <w:t xml:space="preserve">. Filling </w:t>
      </w:r>
      <w:del w:id="42" w:author="Menzo windhouwer" w:date="2014-09-26T11:16:00Z">
        <w:r w:rsidR="008E11B1" w:rsidDel="00756A7A">
          <w:rPr>
            <w:lang w:val="en-US"/>
          </w:rPr>
          <w:delText xml:space="preserve"> </w:delText>
        </w:r>
      </w:del>
      <w:r w:rsidR="008E11B1">
        <w:rPr>
          <w:lang w:val="en-US"/>
        </w:rPr>
        <w:t xml:space="preserve">up and submitting the first form allows </w:t>
      </w:r>
      <w:del w:id="43" w:author="Menzo windhouwer" w:date="2014-09-26T11:16:00Z">
        <w:r w:rsidR="008E11B1" w:rsidDel="00756A7A">
          <w:rPr>
            <w:lang w:val="en-US"/>
          </w:rPr>
          <w:delText xml:space="preserve"> </w:delText>
        </w:r>
      </w:del>
      <w:r w:rsidR="008E11B1">
        <w:rPr>
          <w:lang w:val="en-US"/>
        </w:rPr>
        <w:t xml:space="preserve">to change the </w:t>
      </w:r>
      <w:r w:rsidR="003E7C51">
        <w:rPr>
          <w:lang w:val="en-US"/>
        </w:rPr>
        <w:t xml:space="preserve">access to a particular annotation of a particular principal. The second form is used to change public access mode at once, that is all registered principals get </w:t>
      </w:r>
      <w:r w:rsidR="003E7C51" w:rsidRPr="003E7C51">
        <w:rPr>
          <w:i/>
          <w:lang w:val="en-US"/>
        </w:rPr>
        <w:t>write</w:t>
      </w:r>
      <w:r w:rsidR="003E7C51">
        <w:rPr>
          <w:lang w:val="en-US"/>
        </w:rPr>
        <w:t xml:space="preserve"> access. Only owner of the annotation can change its access modes.  Of course, all the changes are invertible.</w:t>
      </w:r>
    </w:p>
    <w:p w14:paraId="75DCFA57" w14:textId="079D52DF" w:rsidR="003E7C51" w:rsidRDefault="003E7C51" w:rsidP="00982AB0">
      <w:pPr>
        <w:ind w:firstLine="284"/>
        <w:jc w:val="both"/>
        <w:rPr>
          <w:sz w:val="26"/>
          <w:szCs w:val="26"/>
          <w:lang w:val="en-US"/>
        </w:rPr>
      </w:pPr>
      <w:r>
        <w:rPr>
          <w:lang w:val="en-US"/>
        </w:rPr>
        <w:t xml:space="preserve">Updating access modes is implemented through backend’s </w:t>
      </w:r>
      <w:del w:id="44" w:author="Menzo windhouwer" w:date="2014-09-26T11:16:00Z">
        <w:r w:rsidDel="00756A7A">
          <w:rPr>
            <w:lang w:val="en-US"/>
          </w:rPr>
          <w:delText>htm</w:delText>
        </w:r>
        <w:r w:rsidR="00F431CD" w:rsidDel="00756A7A">
          <w:rPr>
            <w:lang w:val="en-US"/>
          </w:rPr>
          <w:delText>l</w:delText>
        </w:r>
        <w:r w:rsidDel="00756A7A">
          <w:rPr>
            <w:lang w:val="en-US"/>
          </w:rPr>
          <w:delText xml:space="preserve"> </w:delText>
        </w:r>
      </w:del>
      <w:ins w:id="45" w:author="Menzo windhouwer" w:date="2014-09-26T11:16:00Z">
        <w:r w:rsidR="00756A7A">
          <w:rPr>
            <w:lang w:val="en-US"/>
          </w:rPr>
          <w:t xml:space="preserve">HTML </w:t>
        </w:r>
      </w:ins>
      <w:r>
        <w:rPr>
          <w:lang w:val="en-US"/>
        </w:rPr>
        <w:t>forms because changing access rights is not implemented in Wired Marker, and adding this feature to DWAN frontend would be quite time consuming.</w:t>
      </w:r>
      <w:commentRangeStart w:id="46"/>
      <w:r>
        <w:rPr>
          <w:rStyle w:val="Fotnotsreferens"/>
          <w:lang w:val="en-US"/>
        </w:rPr>
        <w:footnoteReference w:id="1"/>
      </w:r>
      <w:r>
        <w:rPr>
          <w:lang w:val="en-US"/>
        </w:rPr>
        <w:t xml:space="preserve">  </w:t>
      </w:r>
      <w:commentRangeEnd w:id="46"/>
      <w:r w:rsidR="00756A7A">
        <w:rPr>
          <w:rStyle w:val="Kommentarsreferens"/>
        </w:rPr>
        <w:commentReference w:id="46"/>
      </w:r>
    </w:p>
    <w:p w14:paraId="4BF6A731" w14:textId="5CB374C0" w:rsidR="003D3B63" w:rsidRDefault="003D3B63" w:rsidP="003E7C51">
      <w:pPr>
        <w:ind w:firstLine="284"/>
        <w:jc w:val="both"/>
        <w:rPr>
          <w:sz w:val="26"/>
          <w:szCs w:val="26"/>
          <w:lang w:val="en-US"/>
        </w:rPr>
      </w:pPr>
      <w:r>
        <w:rPr>
          <w:lang w:val="en-US"/>
        </w:rPr>
        <w:t> </w:t>
      </w:r>
    </w:p>
    <w:p w14:paraId="45C4F2C1" w14:textId="71D96C84" w:rsidR="003E7C51" w:rsidRDefault="003D3B63" w:rsidP="00982AB0">
      <w:pPr>
        <w:ind w:firstLine="284"/>
        <w:jc w:val="both"/>
        <w:rPr>
          <w:lang w:val="en-US"/>
        </w:rPr>
      </w:pPr>
      <w:r>
        <w:rPr>
          <w:lang w:val="en-US"/>
        </w:rPr>
        <w:t xml:space="preserve">3) </w:t>
      </w:r>
      <w:r w:rsidR="003E7C51" w:rsidRPr="00F431CD">
        <w:rPr>
          <w:i/>
          <w:lang w:val="en-US"/>
        </w:rPr>
        <w:t xml:space="preserve">Creating </w:t>
      </w:r>
      <w:r w:rsidR="00F431CD" w:rsidRPr="00F431CD">
        <w:rPr>
          <w:i/>
          <w:lang w:val="en-US"/>
        </w:rPr>
        <w:t xml:space="preserve">specific </w:t>
      </w:r>
      <w:r w:rsidR="003E7C51" w:rsidRPr="00F431CD">
        <w:rPr>
          <w:i/>
          <w:lang w:val="en-US"/>
        </w:rPr>
        <w:t xml:space="preserve">principal’s </w:t>
      </w:r>
      <w:r w:rsidR="00F431CD" w:rsidRPr="00F431CD">
        <w:rPr>
          <w:i/>
          <w:lang w:val="en-US"/>
        </w:rPr>
        <w:t>folder</w:t>
      </w:r>
      <w:r w:rsidR="00F431CD">
        <w:rPr>
          <w:lang w:val="en-US"/>
        </w:rPr>
        <w:t>.</w:t>
      </w:r>
    </w:p>
    <w:p w14:paraId="7C79CD27" w14:textId="1103FAA0" w:rsidR="00E9198E" w:rsidRDefault="00F431CD" w:rsidP="00D25DC4">
      <w:pPr>
        <w:ind w:firstLine="284"/>
        <w:jc w:val="both"/>
        <w:rPr>
          <w:lang w:val="en-US"/>
        </w:rPr>
      </w:pPr>
      <w:r>
        <w:rPr>
          <w:lang w:val="en-US"/>
        </w:rPr>
        <w:t xml:space="preserve">Initially </w:t>
      </w:r>
      <w:ins w:id="47" w:author="testuser" w:date="2014-09-29T11:47:00Z">
        <w:r w:rsidR="00E21F10">
          <w:rPr>
            <w:lang w:val="en-US"/>
          </w:rPr>
          <w:t xml:space="preserve">the </w:t>
        </w:r>
      </w:ins>
      <w:r>
        <w:rPr>
          <w:lang w:val="en-US"/>
        </w:rPr>
        <w:t xml:space="preserve">DWAN client generates the set of pre-defined folders (colored “marker”) for the logged-in principal. </w:t>
      </w:r>
      <w:r w:rsidR="00E9198E">
        <w:rPr>
          <w:lang w:val="en-US"/>
        </w:rPr>
        <w:t>Annotations are sorted by the corresponding colors. If the initial collection of markers does not suffice t</w:t>
      </w:r>
      <w:r>
        <w:rPr>
          <w:lang w:val="en-US"/>
        </w:rPr>
        <w:t>he principal can create her own subfolder by choosing a new marker from a rich</w:t>
      </w:r>
      <w:r w:rsidR="00E9198E">
        <w:rPr>
          <w:lang w:val="en-US"/>
        </w:rPr>
        <w:t>er</w:t>
      </w:r>
      <w:r>
        <w:rPr>
          <w:lang w:val="en-US"/>
        </w:rPr>
        <w:t xml:space="preserve"> set </w:t>
      </w:r>
      <w:r w:rsidR="00E9198E">
        <w:rPr>
          <w:lang w:val="en-US"/>
        </w:rPr>
        <w:t xml:space="preserve">of </w:t>
      </w:r>
      <w:r>
        <w:rPr>
          <w:lang w:val="en-US"/>
        </w:rPr>
        <w:t xml:space="preserve">colors. </w:t>
      </w:r>
      <w:r w:rsidR="003D3B63">
        <w:rPr>
          <w:lang w:val="en-US"/>
        </w:rPr>
        <w:t xml:space="preserve">For instance, </w:t>
      </w:r>
      <w:r>
        <w:rPr>
          <w:lang w:val="en-US"/>
        </w:rPr>
        <w:t>she creates</w:t>
      </w:r>
      <w:r w:rsidR="003D3B63">
        <w:rPr>
          <w:lang w:val="en-US"/>
        </w:rPr>
        <w:t xml:space="preserve"> a purple marker-subfolder,</w:t>
      </w:r>
      <w:r w:rsidR="003E7C51">
        <w:rPr>
          <w:lang w:val="en-US"/>
        </w:rPr>
        <w:t xml:space="preserve"> </w:t>
      </w:r>
      <w:r>
        <w:rPr>
          <w:lang w:val="en-US"/>
        </w:rPr>
        <w:t>where she</w:t>
      </w:r>
      <w:r w:rsidR="003D3B63">
        <w:rPr>
          <w:lang w:val="en-US"/>
        </w:rPr>
        <w:t xml:space="preserve"> collect</w:t>
      </w:r>
      <w:r>
        <w:rPr>
          <w:lang w:val="en-US"/>
        </w:rPr>
        <w:t>s</w:t>
      </w:r>
      <w:r w:rsidR="003D3B63">
        <w:rPr>
          <w:lang w:val="en-US"/>
        </w:rPr>
        <w:t xml:space="preserve"> all the annotations about the family of Picasso, from various web-pages.</w:t>
      </w:r>
      <w:r w:rsidR="00E9198E">
        <w:rPr>
          <w:lang w:val="en-US"/>
        </w:rPr>
        <w:t xml:space="preserve"> </w:t>
      </w:r>
    </w:p>
    <w:p w14:paraId="28F4689B" w14:textId="031F6866" w:rsidR="003D3B63" w:rsidRPr="00E9198E" w:rsidRDefault="00E9198E" w:rsidP="00E9198E">
      <w:pPr>
        <w:ind w:firstLine="284"/>
        <w:jc w:val="both"/>
        <w:rPr>
          <w:lang w:val="en-US"/>
        </w:rPr>
      </w:pPr>
      <w:r>
        <w:rPr>
          <w:lang w:val="en-US"/>
        </w:rPr>
        <w:t xml:space="preserve">The color information is sent to server when an annotation is posted. </w:t>
      </w:r>
      <w:r w:rsidR="003D3B63">
        <w:rPr>
          <w:lang w:val="en-US"/>
        </w:rPr>
        <w:t xml:space="preserve">Unfortunately, </w:t>
      </w:r>
      <w:r>
        <w:rPr>
          <w:lang w:val="en-US"/>
        </w:rPr>
        <w:t xml:space="preserve">sorting annotations by colors is </w:t>
      </w:r>
      <w:del w:id="48" w:author="testuser" w:date="2014-09-29T11:48:00Z">
        <w:r w:rsidDel="00E21F10">
          <w:rPr>
            <w:lang w:val="en-US"/>
          </w:rPr>
          <w:delText>to see</w:delText>
        </w:r>
      </w:del>
      <w:ins w:id="49" w:author="testuser" w:date="2014-09-29T11:48:00Z">
        <w:r w:rsidR="00E21F10">
          <w:rPr>
            <w:lang w:val="en-US"/>
          </w:rPr>
          <w:t>visible</w:t>
        </w:r>
      </w:ins>
      <w:r>
        <w:rPr>
          <w:lang w:val="en-US"/>
        </w:rPr>
        <w:t xml:space="preserve"> only by the creator of the annotations and only on that </w:t>
      </w:r>
      <w:r w:rsidR="00D25DC4">
        <w:rPr>
          <w:lang w:val="en-US"/>
        </w:rPr>
        <w:t xml:space="preserve">instance of the client where </w:t>
      </w:r>
      <w:r w:rsidR="003D3B63">
        <w:rPr>
          <w:lang w:val="en-US"/>
        </w:rPr>
        <w:t xml:space="preserve">these annotations </w:t>
      </w:r>
      <w:r>
        <w:rPr>
          <w:lang w:val="en-US"/>
        </w:rPr>
        <w:t xml:space="preserve">have been </w:t>
      </w:r>
      <w:del w:id="50" w:author="Menzo windhouwer" w:date="2014-09-26T11:17:00Z">
        <w:r w:rsidR="003D3B63" w:rsidDel="00756A7A">
          <w:rPr>
            <w:lang w:val="en-US"/>
          </w:rPr>
          <w:delText xml:space="preserve"> </w:delText>
        </w:r>
      </w:del>
      <w:r w:rsidR="003D3B63">
        <w:rPr>
          <w:lang w:val="en-US"/>
        </w:rPr>
        <w:t>created. </w:t>
      </w:r>
      <w:r>
        <w:rPr>
          <w:lang w:val="en-US"/>
        </w:rPr>
        <w:t xml:space="preserve"> For the time being a </w:t>
      </w:r>
      <w:r w:rsidR="003D3B63">
        <w:rPr>
          <w:lang w:val="en-US"/>
        </w:rPr>
        <w:t>client</w:t>
      </w:r>
      <w:r>
        <w:rPr>
          <w:lang w:val="en-US"/>
        </w:rPr>
        <w:t xml:space="preserve"> cannot interpret color information that it gets from the server and all “the others” annotations are collected in folder called</w:t>
      </w:r>
      <w:del w:id="51" w:author="Menzo windhouwer" w:date="2014-09-26T11:17:00Z">
        <w:r w:rsidDel="00756A7A">
          <w:rPr>
            <w:lang w:val="en-US"/>
          </w:rPr>
          <w:delText xml:space="preserve"> </w:delText>
        </w:r>
      </w:del>
      <w:r>
        <w:rPr>
          <w:lang w:val="en-US"/>
        </w:rPr>
        <w:t xml:space="preserve"> </w:t>
      </w:r>
      <w:r w:rsidRPr="00E9198E">
        <w:rPr>
          <w:i/>
          <w:lang w:val="en-US"/>
        </w:rPr>
        <w:t>incoming</w:t>
      </w:r>
      <w:r>
        <w:rPr>
          <w:lang w:val="en-US"/>
        </w:rPr>
        <w:t xml:space="preserve"> and have light-yellow color</w:t>
      </w:r>
      <w:r w:rsidR="003D3B63">
        <w:rPr>
          <w:lang w:val="en-US"/>
        </w:rPr>
        <w:t xml:space="preserve">. </w:t>
      </w:r>
      <w:r>
        <w:rPr>
          <w:rStyle w:val="Fotnotsreferens"/>
          <w:lang w:val="en-US"/>
        </w:rPr>
        <w:footnoteReference w:id="2"/>
      </w:r>
    </w:p>
    <w:p w14:paraId="721005D1" w14:textId="77777777" w:rsidR="00E9198E" w:rsidRDefault="00E9198E" w:rsidP="00982AB0">
      <w:pPr>
        <w:ind w:firstLine="284"/>
        <w:jc w:val="both"/>
        <w:rPr>
          <w:lang w:val="en-US"/>
        </w:rPr>
      </w:pPr>
    </w:p>
    <w:p w14:paraId="6BBC1557" w14:textId="77777777" w:rsidR="00E9198E" w:rsidRDefault="003D3B63" w:rsidP="00982AB0">
      <w:pPr>
        <w:ind w:firstLine="284"/>
        <w:jc w:val="both"/>
        <w:rPr>
          <w:lang w:val="en-US"/>
        </w:rPr>
      </w:pPr>
      <w:r>
        <w:rPr>
          <w:lang w:val="en-US"/>
        </w:rPr>
        <w:t xml:space="preserve">4) </w:t>
      </w:r>
      <w:r w:rsidRPr="00E9198E">
        <w:rPr>
          <w:i/>
          <w:lang w:val="en-US"/>
        </w:rPr>
        <w:t>An annotation on an annotation</w:t>
      </w:r>
      <w:r>
        <w:rPr>
          <w:lang w:val="en-US"/>
        </w:rPr>
        <w:t xml:space="preserve">. </w:t>
      </w:r>
    </w:p>
    <w:p w14:paraId="16E67F4E" w14:textId="686A88C1" w:rsidR="003D3B63" w:rsidRDefault="003D3B63" w:rsidP="00D063B5">
      <w:pPr>
        <w:ind w:firstLine="284"/>
        <w:jc w:val="both"/>
      </w:pPr>
      <w:r>
        <w:rPr>
          <w:lang w:val="en-US"/>
        </w:rPr>
        <w:t xml:space="preserve">A </w:t>
      </w:r>
      <w:r w:rsidR="00E9198E">
        <w:rPr>
          <w:lang w:val="en-US"/>
        </w:rPr>
        <w:t>principal</w:t>
      </w:r>
      <w:r>
        <w:rPr>
          <w:lang w:val="en-US"/>
        </w:rPr>
        <w:t xml:space="preserve"> makes an annotation and then </w:t>
      </w:r>
      <w:r w:rsidR="00E9198E">
        <w:rPr>
          <w:lang w:val="en-US"/>
        </w:rPr>
        <w:t xml:space="preserve">the same or other principal annotates </w:t>
      </w:r>
      <w:r>
        <w:rPr>
          <w:lang w:val="en-US"/>
        </w:rPr>
        <w:t>this annotation. This feature can be used e.g. in remote discussions.</w:t>
      </w:r>
      <w:r w:rsidR="00E9198E">
        <w:rPr>
          <w:lang w:val="en-US"/>
        </w:rPr>
        <w:t xml:space="preserve"> It is technically possible </w:t>
      </w:r>
      <w:r w:rsidR="00E9198E">
        <w:rPr>
          <w:lang w:val="en-US"/>
        </w:rPr>
        <w:lastRenderedPageBreak/>
        <w:t xml:space="preserve">since in DWAN annotation framework one can annotate any document accessible via the internet. DWAN annotations </w:t>
      </w:r>
      <w:del w:id="52" w:author="Menzo windhouwer" w:date="2014-09-26T11:17:00Z">
        <w:r w:rsidR="00E9198E" w:rsidDel="00756A7A">
          <w:rPr>
            <w:lang w:val="en-US"/>
          </w:rPr>
          <w:delText xml:space="preserve"> </w:delText>
        </w:r>
      </w:del>
      <w:r w:rsidR="00E9198E">
        <w:rPr>
          <w:lang w:val="en-US"/>
        </w:rPr>
        <w:t xml:space="preserve">are such documents. </w:t>
      </w:r>
      <w:r w:rsidR="00122D8B">
        <w:rPr>
          <w:lang w:val="en-US"/>
        </w:rPr>
        <w:t xml:space="preserve"> </w:t>
      </w:r>
      <w:r w:rsidR="00122D8B">
        <w:rPr>
          <w:rStyle w:val="Fotnotsreferens"/>
          <w:lang w:val="en-US"/>
        </w:rPr>
        <w:footnoteReference w:id="3"/>
      </w:r>
      <w:r w:rsidR="00122D8B">
        <w:rPr>
          <w:sz w:val="26"/>
          <w:szCs w:val="26"/>
          <w:lang w:val="en-US"/>
        </w:rPr>
        <w:t xml:space="preserve"> </w:t>
      </w:r>
    </w:p>
    <w:p w14:paraId="7FE24AFB" w14:textId="77777777" w:rsidR="003D3B63" w:rsidRPr="003D3B63" w:rsidRDefault="003D3B63" w:rsidP="003D3B63"/>
    <w:p w14:paraId="163C33E8" w14:textId="24543FD2" w:rsidR="005B7F8E" w:rsidRDefault="00D063B5" w:rsidP="005B7F8E">
      <w:pPr>
        <w:pStyle w:val="Rubrik2"/>
      </w:pPr>
      <w:bookmarkStart w:id="57" w:name="_Toc273122981"/>
      <w:r>
        <w:t>Requirements</w:t>
      </w:r>
      <w:bookmarkEnd w:id="57"/>
      <w:r w:rsidR="005B7F8E">
        <w:t xml:space="preserve"> </w:t>
      </w:r>
    </w:p>
    <w:p w14:paraId="2E75189D" w14:textId="1BF1B8DE" w:rsidR="007E1597" w:rsidRPr="009B54F3" w:rsidRDefault="00D063B5" w:rsidP="00D063B5">
      <w:pPr>
        <w:ind w:firstLine="284"/>
        <w:jc w:val="both"/>
      </w:pPr>
      <w:r>
        <w:t xml:space="preserve">In </w:t>
      </w:r>
      <w:ins w:id="58" w:author="testuser" w:date="2014-09-29T11:49:00Z">
        <w:r w:rsidR="00E21F10">
          <w:t xml:space="preserve">the </w:t>
        </w:r>
      </w:ins>
      <w:r w:rsidR="007E1597">
        <w:t>DWAN framework</w:t>
      </w:r>
      <w:r w:rsidR="007E1597" w:rsidRPr="009B54F3">
        <w:t xml:space="preserve"> </w:t>
      </w:r>
      <w:r>
        <w:t xml:space="preserve">it is assumed that possibly multiple clients communicate with a single backend consisting of the database and the server software which implements access to the database. A </w:t>
      </w:r>
      <w:r w:rsidR="007E1597" w:rsidRPr="009B54F3">
        <w:t xml:space="preserve">client is developed specifically for a particular sort(s) of web-documents, whereas the </w:t>
      </w:r>
      <w:r w:rsidR="00AA57BA">
        <w:t>backend</w:t>
      </w:r>
      <w:r w:rsidR="007E1597" w:rsidRPr="009B54F3">
        <w:t xml:space="preserve"> is not specific and treats requests of all clients in the same way. The core of the </w:t>
      </w:r>
      <w:r w:rsidR="00AA57BA">
        <w:t>backend</w:t>
      </w:r>
      <w:r>
        <w:t xml:space="preserve"> is the</w:t>
      </w:r>
      <w:r w:rsidR="007E1597" w:rsidRPr="009B54F3">
        <w:t xml:space="preserve"> </w:t>
      </w:r>
      <w:r w:rsidR="00AA57BA">
        <w:t xml:space="preserve">database </w:t>
      </w:r>
      <w:r w:rsidR="007E1597" w:rsidRPr="009B54F3">
        <w:t xml:space="preserve">where annotations and information about annotated </w:t>
      </w:r>
      <w:r w:rsidR="00AA57BA">
        <w:t>targets</w:t>
      </w:r>
      <w:r w:rsidR="007E1597" w:rsidRPr="009B54F3">
        <w:t xml:space="preserve"> are stored together with cached representations of </w:t>
      </w:r>
      <w:r w:rsidR="00AA57BA">
        <w:t>the targets</w:t>
      </w:r>
      <w:r w:rsidR="007E1597" w:rsidRPr="009B54F3">
        <w:t xml:space="preserve">. A cached representation is a copy, e.g. a screenshot, of a </w:t>
      </w:r>
      <w:r w:rsidR="00AA57BA">
        <w:t>target document</w:t>
      </w:r>
      <w:r w:rsidR="007E1597" w:rsidRPr="009B54F3">
        <w:t xml:space="preserve">. Storing cached representations allows to retrieve the copy of an annotated document when the actual web-document under the </w:t>
      </w:r>
      <w:r w:rsidR="008A29A3">
        <w:t>target’s</w:t>
      </w:r>
      <w:r w:rsidR="007E1597" w:rsidRPr="009B54F3">
        <w:t xml:space="preserve"> URI has been updated so that </w:t>
      </w:r>
      <w:del w:id="59" w:author="testuser" w:date="2014-09-29T11:50:00Z">
        <w:r w:rsidR="007E1597" w:rsidRPr="009B54F3" w:rsidDel="00E21F10">
          <w:delText xml:space="preserve">localizing </w:delText>
        </w:r>
      </w:del>
      <w:ins w:id="60" w:author="testuser" w:date="2014-09-29T11:50:00Z">
        <w:r w:rsidR="00E21F10" w:rsidRPr="009B54F3">
          <w:t>loca</w:t>
        </w:r>
        <w:r w:rsidR="00E21F10">
          <w:t>t</w:t>
        </w:r>
        <w:r w:rsidR="00E21F10" w:rsidRPr="009B54F3">
          <w:t xml:space="preserve">ing </w:t>
        </w:r>
      </w:ins>
      <w:r w:rsidR="007E1597" w:rsidRPr="009B54F3">
        <w:t xml:space="preserve">the annotation in it becomes difficult or even impossible. It may happen when the corresponding fragment has been significantly changed or disappeared. </w:t>
      </w:r>
    </w:p>
    <w:p w14:paraId="040B4D1E" w14:textId="79A42B83" w:rsidR="005B7F8E" w:rsidRDefault="007E1597" w:rsidP="00D063B5">
      <w:pPr>
        <w:ind w:firstLine="284"/>
        <w:jc w:val="both"/>
      </w:pPr>
      <w:r w:rsidRPr="009B54F3">
        <w:t xml:space="preserve">A client </w:t>
      </w:r>
      <w:r w:rsidR="003D3B63">
        <w:t xml:space="preserve">and a server </w:t>
      </w:r>
      <w:r w:rsidRPr="009B54F3">
        <w:t>exchange</w:t>
      </w:r>
      <w:del w:id="61" w:author="testuser" w:date="2014-09-29T11:50:00Z">
        <w:r w:rsidRPr="009B54F3" w:rsidDel="00E21F10">
          <w:delText>s</w:delText>
        </w:r>
      </w:del>
      <w:r w:rsidRPr="009B54F3">
        <w:t xml:space="preserve"> data </w:t>
      </w:r>
      <w:r w:rsidR="003D3B63">
        <w:t xml:space="preserve">via sending </w:t>
      </w:r>
      <w:r w:rsidRPr="009B54F3">
        <w:t xml:space="preserve">REST requests </w:t>
      </w:r>
      <w:r w:rsidR="003D3B63">
        <w:t>and respon</w:t>
      </w:r>
      <w:ins w:id="62" w:author="testuser" w:date="2014-09-29T11:50:00Z">
        <w:r w:rsidR="00E21F10">
          <w:t>se</w:t>
        </w:r>
      </w:ins>
      <w:del w:id="63" w:author="testuser" w:date="2014-09-29T11:50:00Z">
        <w:r w:rsidR="003D3B63" w:rsidDel="00E21F10">
          <w:delText>d</w:delText>
        </w:r>
      </w:del>
      <w:r w:rsidR="003D3B63">
        <w:t>s</w:t>
      </w:r>
      <w:r w:rsidRPr="009B54F3">
        <w:t xml:space="preserve">. </w:t>
      </w:r>
      <w:r>
        <w:t xml:space="preserve">A </w:t>
      </w:r>
      <w:r w:rsidRPr="009B54F3">
        <w:t>client accept</w:t>
      </w:r>
      <w:r w:rsidR="008A29A3">
        <w:t>s</w:t>
      </w:r>
      <w:r w:rsidRPr="009B54F3">
        <w:t xml:space="preserve"> and send</w:t>
      </w:r>
      <w:r w:rsidR="008A29A3">
        <w:t>s</w:t>
      </w:r>
      <w:r w:rsidRPr="009B54F3">
        <w:t xml:space="preserve"> XML </w:t>
      </w:r>
      <w:r w:rsidR="003D3B63">
        <w:t>files</w:t>
      </w:r>
      <w:r w:rsidRPr="009B54F3">
        <w:t xml:space="preserve"> that obey </w:t>
      </w:r>
      <w:r w:rsidR="00035044">
        <w:t xml:space="preserve">DWAN </w:t>
      </w:r>
      <w:r w:rsidR="003D3B63">
        <w:t xml:space="preserve">XML schema which </w:t>
      </w:r>
      <w:r w:rsidRPr="009B54F3">
        <w:t xml:space="preserve">is a part of the server-side software. </w:t>
      </w:r>
      <w:r w:rsidR="003D3B63">
        <w:t xml:space="preserve">It </w:t>
      </w:r>
      <w:r w:rsidRPr="009B54F3">
        <w:t xml:space="preserve"> mirrors a data model that has been designed to represent the main data </w:t>
      </w:r>
      <w:r w:rsidR="003D3B63">
        <w:t>classes</w:t>
      </w:r>
      <w:r w:rsidRPr="009B54F3">
        <w:t xml:space="preserve">, which are involved in constructing annotations, and relations between these </w:t>
      </w:r>
      <w:r w:rsidR="003D3B63">
        <w:t>classes</w:t>
      </w:r>
      <w:r w:rsidRPr="009B54F3">
        <w:t>.</w:t>
      </w:r>
    </w:p>
    <w:p w14:paraId="1627398F" w14:textId="45F4A675" w:rsidR="00534D62" w:rsidRPr="00534D62" w:rsidRDefault="009B54F3" w:rsidP="003527D3">
      <w:pPr>
        <w:pStyle w:val="Rubrik1"/>
      </w:pPr>
      <w:bookmarkStart w:id="64" w:name="_Toc273122982"/>
      <w:r>
        <w:t>Annotation Tools</w:t>
      </w:r>
      <w:bookmarkEnd w:id="64"/>
    </w:p>
    <w:p w14:paraId="05317FD8" w14:textId="1E278315" w:rsidR="00FC5631" w:rsidRDefault="009B54F3" w:rsidP="00FC5631">
      <w:pPr>
        <w:pStyle w:val="Rubrik2"/>
      </w:pPr>
      <w:bookmarkStart w:id="65" w:name="_Toc273122983"/>
      <w:r w:rsidRPr="00AC51E7">
        <w:t>S</w:t>
      </w:r>
      <w:ins w:id="66" w:author="Menzo windhouwer" w:date="2014-09-26T11:17:00Z">
        <w:r w:rsidR="00756A7A">
          <w:t>t</w:t>
        </w:r>
      </w:ins>
      <w:r w:rsidRPr="00AC51E7">
        <w:t>ate of the art on September 201</w:t>
      </w:r>
      <w:r w:rsidR="00FC5631">
        <w:t>2</w:t>
      </w:r>
      <w:bookmarkEnd w:id="65"/>
    </w:p>
    <w:p w14:paraId="3DA8D848" w14:textId="39AFCAC7" w:rsidR="00FC5631" w:rsidRDefault="00FC5631" w:rsidP="000760E6">
      <w:pPr>
        <w:ind w:firstLine="284"/>
        <w:jc w:val="both"/>
      </w:pPr>
      <w:r>
        <w:t xml:space="preserve">Before development of </w:t>
      </w:r>
      <w:del w:id="67" w:author="Menzo windhouwer" w:date="2014-09-26T11:17:00Z">
        <w:r w:rsidDel="00756A7A">
          <w:delText xml:space="preserve"> </w:delText>
        </w:r>
      </w:del>
      <w:r>
        <w:t xml:space="preserve">DWAN began,  more than 40 </w:t>
      </w:r>
      <w:r w:rsidR="003527D3">
        <w:t xml:space="preserve">available annotation tools had been </w:t>
      </w:r>
      <w:r w:rsidR="003C1EB7">
        <w:t>investigated</w:t>
      </w:r>
      <w:r w:rsidR="003527D3">
        <w:t xml:space="preserve"> to see if they could be </w:t>
      </w:r>
      <w:ins w:id="68" w:author="testuser" w:date="2014-09-29T11:51:00Z">
        <w:r w:rsidR="00882018">
          <w:t>(</w:t>
        </w:r>
      </w:ins>
      <w:r w:rsidR="003527D3">
        <w:t>and to which extend they could</w:t>
      </w:r>
      <w:r>
        <w:t xml:space="preserve"> be</w:t>
      </w:r>
      <w:ins w:id="69" w:author="testuser" w:date="2014-09-29T11:52:00Z">
        <w:r w:rsidR="00882018">
          <w:t>)</w:t>
        </w:r>
      </w:ins>
      <w:r>
        <w:t xml:space="preserve"> used as a </w:t>
      </w:r>
      <w:r w:rsidR="000760E6">
        <w:t>starting</w:t>
      </w:r>
      <w:r w:rsidR="007A5DDB">
        <w:t xml:space="preserve"> </w:t>
      </w:r>
      <w:r w:rsidR="000760E6">
        <w:t xml:space="preserve">point </w:t>
      </w:r>
      <w:r w:rsidR="007A5DDB">
        <w:t xml:space="preserve">for </w:t>
      </w:r>
      <w:r w:rsidR="007A03E6">
        <w:t xml:space="preserve">DWAN client. Selection had been based on four criteria: </w:t>
      </w:r>
      <w:r w:rsidR="00E04E00">
        <w:t xml:space="preserve">tool’s functionality </w:t>
      </w:r>
      <w:r w:rsidR="0030135F">
        <w:t>compl</w:t>
      </w:r>
      <w:r w:rsidR="00E04E00">
        <w:t xml:space="preserve">iance </w:t>
      </w:r>
      <w:r w:rsidR="0030135F">
        <w:t xml:space="preserve">with task 5.6 requirements, if </w:t>
      </w:r>
      <w:r w:rsidR="007A03E6">
        <w:t xml:space="preserve">it is </w:t>
      </w:r>
      <w:del w:id="70" w:author="testuser" w:date="2014-09-29T11:52:00Z">
        <w:r w:rsidR="007A03E6" w:rsidDel="00882018">
          <w:delText xml:space="preserve">an </w:delText>
        </w:r>
      </w:del>
      <w:r w:rsidR="007A03E6">
        <w:t>open software, if it can be adjusted to communicate with the backend,</w:t>
      </w:r>
      <w:r w:rsidR="0030135F">
        <w:t xml:space="preserve"> and</w:t>
      </w:r>
      <w:r w:rsidR="007A03E6">
        <w:t xml:space="preserve"> platform-independe</w:t>
      </w:r>
      <w:r w:rsidR="0030135F">
        <w:t>n</w:t>
      </w:r>
      <w:r w:rsidR="007A03E6">
        <w:t xml:space="preserve">cy. </w:t>
      </w:r>
      <w:r w:rsidR="0030135F">
        <w:t xml:space="preserve"> </w:t>
      </w:r>
      <w:r w:rsidR="000760E6">
        <w:t>T</w:t>
      </w:r>
      <w:r w:rsidR="0030135F">
        <w:t xml:space="preserve">he </w:t>
      </w:r>
      <w:commentRangeStart w:id="71"/>
      <w:r w:rsidR="0030135F">
        <w:t xml:space="preserve">table </w:t>
      </w:r>
      <w:r w:rsidR="000760E6">
        <w:t xml:space="preserve"> </w:t>
      </w:r>
      <w:commentRangeEnd w:id="71"/>
      <w:r w:rsidR="00DB5FA8">
        <w:rPr>
          <w:rStyle w:val="Kommentarsreferens"/>
        </w:rPr>
        <w:commentReference w:id="71"/>
      </w:r>
      <w:r w:rsidR="000760E6">
        <w:t xml:space="preserve">below </w:t>
      </w:r>
      <w:r w:rsidR="0030135F">
        <w:t>represent the results of the investigation.</w:t>
      </w:r>
    </w:p>
    <w:p w14:paraId="17FA789D" w14:textId="77777777" w:rsidR="00FC5631" w:rsidRPr="00FC5631" w:rsidRDefault="00FC5631" w:rsidP="00FC5631"/>
    <w:tbl>
      <w:tblPr>
        <w:tblW w:w="5000" w:type="pct"/>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2"/>
        <w:gridCol w:w="1038"/>
        <w:gridCol w:w="1268"/>
        <w:gridCol w:w="1244"/>
        <w:gridCol w:w="1797"/>
        <w:gridCol w:w="2263"/>
      </w:tblGrid>
      <w:tr w:rsidR="00ED4E53" w:rsidRPr="00FC5631" w14:paraId="2F310EA7" w14:textId="03B3BFE5" w:rsidTr="000F4E73">
        <w:trPr>
          <w:trHeight w:val="706"/>
        </w:trPr>
        <w:tc>
          <w:tcPr>
            <w:tcW w:w="901" w:type="pct"/>
            <w:shd w:val="clear" w:color="000000" w:fill="FFFFFF"/>
            <w:noWrap/>
            <w:vAlign w:val="center"/>
            <w:hideMark/>
          </w:tcPr>
          <w:p w14:paraId="5680FA64" w14:textId="77777777"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Tool</w:t>
            </w:r>
          </w:p>
        </w:tc>
        <w:tc>
          <w:tcPr>
            <w:tcW w:w="559" w:type="pct"/>
            <w:shd w:val="clear" w:color="000000" w:fill="FFFFFF"/>
            <w:noWrap/>
            <w:vAlign w:val="center"/>
            <w:hideMark/>
          </w:tcPr>
          <w:p w14:paraId="2D12A8D8" w14:textId="77777777"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state</w:t>
            </w:r>
          </w:p>
        </w:tc>
        <w:tc>
          <w:tcPr>
            <w:tcW w:w="683" w:type="pct"/>
            <w:shd w:val="clear" w:color="000000" w:fill="FFFFFF"/>
            <w:noWrap/>
            <w:vAlign w:val="center"/>
            <w:hideMark/>
          </w:tcPr>
          <w:p w14:paraId="3FE42A21" w14:textId="35016194"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Open software</w:t>
            </w:r>
          </w:p>
        </w:tc>
        <w:tc>
          <w:tcPr>
            <w:tcW w:w="670" w:type="pct"/>
            <w:shd w:val="clear" w:color="000000" w:fill="FFFFFF"/>
          </w:tcPr>
          <w:p w14:paraId="4DA559DC" w14:textId="3AE147F6" w:rsidR="00D344BA" w:rsidRPr="00D344BA" w:rsidRDefault="00D344BA" w:rsidP="009D2DB7">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 xml:space="preserve">Backend </w:t>
            </w:r>
            <w:r w:rsidR="009D2DB7">
              <w:rPr>
                <w:rFonts w:ascii="Calibri" w:eastAsia="Times New Roman" w:hAnsi="Calibri" w:cs="Times New Roman"/>
                <w:color w:val="000000"/>
                <w:sz w:val="20"/>
                <w:szCs w:val="20"/>
                <w:lang w:val="en-US" w:eastAsia="en-US"/>
              </w:rPr>
              <w:t>access</w:t>
            </w:r>
          </w:p>
        </w:tc>
        <w:tc>
          <w:tcPr>
            <w:tcW w:w="968" w:type="pct"/>
            <w:shd w:val="clear" w:color="000000" w:fill="FFFFFF"/>
          </w:tcPr>
          <w:p w14:paraId="1FB2BF5D" w14:textId="2E6285B9" w:rsidR="00D344BA" w:rsidRPr="00D344BA" w:rsidRDefault="00D344BA" w:rsidP="00ED4E53">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 xml:space="preserve">Platform </w:t>
            </w:r>
            <w:r w:rsidR="00ED4E53">
              <w:rPr>
                <w:rFonts w:ascii="Calibri" w:eastAsia="Times New Roman" w:hAnsi="Calibri" w:cs="Times New Roman"/>
                <w:color w:val="000000"/>
                <w:sz w:val="20"/>
                <w:szCs w:val="20"/>
                <w:lang w:val="en-US" w:eastAsia="en-US"/>
              </w:rPr>
              <w:t>(browsers)</w:t>
            </w:r>
          </w:p>
        </w:tc>
        <w:tc>
          <w:tcPr>
            <w:tcW w:w="1219" w:type="pct"/>
            <w:shd w:val="clear" w:color="000000" w:fill="FFFFFF"/>
          </w:tcPr>
          <w:p w14:paraId="21D56B31" w14:textId="680FD2F2"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Functionality</w:t>
            </w:r>
          </w:p>
        </w:tc>
      </w:tr>
      <w:tr w:rsidR="00ED4E53" w:rsidRPr="00FC5631" w14:paraId="315A25D6" w14:textId="137DF6B8" w:rsidTr="000F4E73">
        <w:trPr>
          <w:trHeight w:val="280"/>
        </w:trPr>
        <w:tc>
          <w:tcPr>
            <w:tcW w:w="901" w:type="pct"/>
            <w:shd w:val="clear" w:color="auto" w:fill="auto"/>
            <w:noWrap/>
            <w:vAlign w:val="center"/>
            <w:hideMark/>
          </w:tcPr>
          <w:p w14:paraId="080BEE45"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A.nnotate</w:t>
            </w:r>
          </w:p>
        </w:tc>
        <w:tc>
          <w:tcPr>
            <w:tcW w:w="559" w:type="pct"/>
            <w:shd w:val="clear" w:color="auto" w:fill="auto"/>
            <w:noWrap/>
            <w:vAlign w:val="center"/>
            <w:hideMark/>
          </w:tcPr>
          <w:p w14:paraId="4CC07920" w14:textId="32350900" w:rsidR="00D344BA" w:rsidRPr="00FC5631" w:rsidRDefault="00F842DF"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0EF392F9" w14:textId="36AA004E" w:rsidR="00D344BA" w:rsidRPr="00FC5631" w:rsidRDefault="00F842DF"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w:t>
            </w:r>
            <w:r w:rsidR="00D344BA" w:rsidRPr="00FC5631">
              <w:rPr>
                <w:rFonts w:ascii="Calibri" w:eastAsia="Times New Roman" w:hAnsi="Calibri" w:cs="Times New Roman"/>
                <w:color w:val="000000"/>
                <w:sz w:val="20"/>
                <w:szCs w:val="20"/>
                <w:lang w:val="en-US" w:eastAsia="en-US"/>
              </w:rPr>
              <w:t> </w:t>
            </w:r>
          </w:p>
        </w:tc>
        <w:tc>
          <w:tcPr>
            <w:tcW w:w="670" w:type="pct"/>
          </w:tcPr>
          <w:p w14:paraId="39E3C6ED"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61C6DD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626EA1FF" w14:textId="3D7DF00B" w:rsidR="00D344BA" w:rsidRPr="00FC5631" w:rsidRDefault="00F842DF" w:rsidP="00F842DF">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PDF, Word and other document formats on-line</w:t>
            </w:r>
          </w:p>
        </w:tc>
      </w:tr>
      <w:tr w:rsidR="00ED4E53" w:rsidRPr="00FC5631" w14:paraId="06413688" w14:textId="49499378" w:rsidTr="000F4E73">
        <w:trPr>
          <w:trHeight w:val="261"/>
        </w:trPr>
        <w:tc>
          <w:tcPr>
            <w:tcW w:w="901" w:type="pct"/>
            <w:shd w:val="clear" w:color="auto" w:fill="auto"/>
            <w:noWrap/>
            <w:vAlign w:val="center"/>
            <w:hideMark/>
          </w:tcPr>
          <w:p w14:paraId="6A6A523D"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lastRenderedPageBreak/>
              <w:t>AnnotationEdit</w:t>
            </w:r>
          </w:p>
        </w:tc>
        <w:tc>
          <w:tcPr>
            <w:tcW w:w="559" w:type="pct"/>
            <w:shd w:val="clear" w:color="auto" w:fill="auto"/>
            <w:noWrap/>
            <w:vAlign w:val="center"/>
            <w:hideMark/>
          </w:tcPr>
          <w:p w14:paraId="0BE1E3A7" w14:textId="11583BCC" w:rsidR="00D344BA" w:rsidRPr="00FC5631" w:rsidRDefault="002704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73E729F3" w14:textId="7FC7B76B" w:rsidR="00D344BA" w:rsidRPr="00FC5631" w:rsidRDefault="00C3381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w:t>
            </w:r>
            <w:r w:rsidR="002704A2">
              <w:rPr>
                <w:rFonts w:ascii="Calibri" w:eastAsia="Times New Roman" w:hAnsi="Calibri" w:cs="Times New Roman"/>
                <w:color w:val="000000"/>
                <w:sz w:val="20"/>
                <w:szCs w:val="20"/>
                <w:lang w:val="en-US" w:eastAsia="en-US"/>
              </w:rPr>
              <w:t>mmercial</w:t>
            </w:r>
            <w:r w:rsidR="00D344BA" w:rsidRPr="00FC5631">
              <w:rPr>
                <w:rFonts w:ascii="Calibri" w:eastAsia="Times New Roman" w:hAnsi="Calibri" w:cs="Times New Roman"/>
                <w:color w:val="000000"/>
                <w:sz w:val="20"/>
                <w:szCs w:val="20"/>
                <w:lang w:val="en-US" w:eastAsia="en-US"/>
              </w:rPr>
              <w:t> </w:t>
            </w:r>
          </w:p>
        </w:tc>
        <w:tc>
          <w:tcPr>
            <w:tcW w:w="670" w:type="pct"/>
          </w:tcPr>
          <w:p w14:paraId="7D02F0FB"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FD7F8A4"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26AB48A6" w14:textId="6304FAC9" w:rsidR="00D344BA" w:rsidRPr="00FC5631" w:rsidRDefault="002704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video, audio</w:t>
            </w:r>
          </w:p>
        </w:tc>
      </w:tr>
      <w:tr w:rsidR="00ED4E53" w:rsidRPr="00FC5631" w14:paraId="1EE129A6" w14:textId="140ECAEB" w:rsidTr="000F4E73">
        <w:trPr>
          <w:trHeight w:val="280"/>
        </w:trPr>
        <w:tc>
          <w:tcPr>
            <w:tcW w:w="901" w:type="pct"/>
            <w:shd w:val="clear" w:color="auto" w:fill="auto"/>
            <w:noWrap/>
            <w:vAlign w:val="center"/>
            <w:hideMark/>
          </w:tcPr>
          <w:p w14:paraId="0ED5BE9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Annotator</w:t>
            </w:r>
          </w:p>
        </w:tc>
        <w:tc>
          <w:tcPr>
            <w:tcW w:w="559" w:type="pct"/>
            <w:shd w:val="clear" w:color="auto" w:fill="auto"/>
            <w:noWrap/>
            <w:vAlign w:val="center"/>
            <w:hideMark/>
          </w:tcPr>
          <w:p w14:paraId="38FCC599" w14:textId="06EDFA93" w:rsidR="00D344BA" w:rsidRPr="00FC5631" w:rsidRDefault="00ED1D2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54356143" w14:textId="6D273F6A" w:rsidR="00D344BA" w:rsidRPr="00FC5631" w:rsidRDefault="00800C1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t>
            </w:r>
            <w:r>
              <w:rPr>
                <w:rFonts w:ascii="Calibri" w:eastAsia="Times New Roman" w:hAnsi="Calibri" w:cs="Times New Roman"/>
                <w:color w:val="000000"/>
                <w:sz w:val="20"/>
                <w:szCs w:val="20"/>
                <w:lang w:val="en-US" w:eastAsia="en-US"/>
              </w:rPr>
              <w:br/>
              <w:t>Java Script</w:t>
            </w:r>
          </w:p>
        </w:tc>
        <w:tc>
          <w:tcPr>
            <w:tcW w:w="670" w:type="pct"/>
          </w:tcPr>
          <w:p w14:paraId="632596E2" w14:textId="63495509" w:rsidR="00D344BA" w:rsidRPr="00FC5631" w:rsidRDefault="009D2DB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687A9050"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168B5F35" w14:textId="488E117E" w:rsidR="00D344BA" w:rsidRPr="00FC5631" w:rsidRDefault="00800C1D" w:rsidP="00ED1D25">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Library</w:t>
            </w:r>
            <w:r w:rsidR="00ED1D25">
              <w:rPr>
                <w:rFonts w:ascii="Calibri" w:eastAsia="Times New Roman" w:hAnsi="Calibri" w:cs="Times New Roman"/>
                <w:color w:val="000000"/>
                <w:sz w:val="20"/>
                <w:szCs w:val="20"/>
                <w:lang w:val="en-US" w:eastAsia="en-US"/>
              </w:rPr>
              <w:t xml:space="preserve"> and plug-in</w:t>
            </w:r>
            <w:r>
              <w:rPr>
                <w:rFonts w:ascii="Calibri" w:eastAsia="Times New Roman" w:hAnsi="Calibri" w:cs="Times New Roman"/>
                <w:color w:val="000000"/>
                <w:sz w:val="20"/>
                <w:szCs w:val="20"/>
                <w:lang w:val="en-US" w:eastAsia="en-US"/>
              </w:rPr>
              <w:t xml:space="preserve"> add</w:t>
            </w:r>
            <w:r w:rsidR="00ED1D25">
              <w:rPr>
                <w:rFonts w:ascii="Calibri" w:eastAsia="Times New Roman" w:hAnsi="Calibri" w:cs="Times New Roman"/>
                <w:color w:val="000000"/>
                <w:sz w:val="20"/>
                <w:szCs w:val="20"/>
                <w:lang w:val="en-US" w:eastAsia="en-US"/>
              </w:rPr>
              <w:t>ing</w:t>
            </w:r>
            <w:r>
              <w:rPr>
                <w:rFonts w:ascii="Calibri" w:eastAsia="Times New Roman" w:hAnsi="Calibri" w:cs="Times New Roman"/>
                <w:color w:val="000000"/>
                <w:sz w:val="20"/>
                <w:szCs w:val="20"/>
                <w:lang w:val="en-US" w:eastAsia="en-US"/>
              </w:rPr>
              <w:t xml:space="preserve"> annotation functionality to any web-page</w:t>
            </w:r>
            <w:r w:rsidR="00ED1D25">
              <w:rPr>
                <w:rFonts w:ascii="Calibri" w:eastAsia="Times New Roman" w:hAnsi="Calibri" w:cs="Times New Roman"/>
                <w:color w:val="000000"/>
                <w:sz w:val="20"/>
                <w:szCs w:val="20"/>
                <w:lang w:val="en-US" w:eastAsia="en-US"/>
              </w:rPr>
              <w:t>,</w:t>
            </w:r>
            <w:r w:rsidR="00ED1D25">
              <w:rPr>
                <w:rFonts w:ascii="Calibri" w:eastAsia="Times New Roman" w:hAnsi="Calibri" w:cs="Times New Roman"/>
                <w:color w:val="000000"/>
                <w:sz w:val="20"/>
                <w:szCs w:val="20"/>
                <w:lang w:val="en-US" w:eastAsia="en-US"/>
              </w:rPr>
              <w:br/>
              <w:t>but one needs to alter its html by running script there</w:t>
            </w:r>
          </w:p>
        </w:tc>
      </w:tr>
      <w:tr w:rsidR="00ED4E53" w:rsidRPr="00FC5631" w14:paraId="6438F7F2" w14:textId="7BD032D1" w:rsidTr="000F4E73">
        <w:trPr>
          <w:trHeight w:val="280"/>
        </w:trPr>
        <w:tc>
          <w:tcPr>
            <w:tcW w:w="901" w:type="pct"/>
            <w:shd w:val="clear" w:color="auto" w:fill="auto"/>
            <w:noWrap/>
            <w:vAlign w:val="center"/>
            <w:hideMark/>
          </w:tcPr>
          <w:p w14:paraId="3F0784C5" w14:textId="050DAA5F"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Annotea</w:t>
            </w:r>
            <w:r w:rsidR="009D2DB7">
              <w:rPr>
                <w:rFonts w:ascii="Calibri" w:eastAsia="Times New Roman" w:hAnsi="Calibri" w:cs="Times New Roman"/>
                <w:color w:val="000000"/>
                <w:sz w:val="20"/>
                <w:szCs w:val="20"/>
                <w:lang w:val="en-US" w:eastAsia="en-US"/>
              </w:rPr>
              <w:t>,</w:t>
            </w:r>
            <w:r w:rsidR="009D2DB7">
              <w:rPr>
                <w:rFonts w:ascii="Calibri" w:eastAsia="Times New Roman" w:hAnsi="Calibri" w:cs="Times New Roman"/>
                <w:color w:val="000000"/>
                <w:sz w:val="20"/>
                <w:szCs w:val="20"/>
                <w:lang w:val="en-US" w:eastAsia="en-US"/>
              </w:rPr>
              <w:br/>
              <w:t>Amaya</w:t>
            </w:r>
          </w:p>
        </w:tc>
        <w:tc>
          <w:tcPr>
            <w:tcW w:w="559" w:type="pct"/>
            <w:shd w:val="clear" w:color="auto" w:fill="auto"/>
            <w:noWrap/>
            <w:vAlign w:val="center"/>
            <w:hideMark/>
          </w:tcPr>
          <w:p w14:paraId="1E7D4DA3" w14:textId="3985F823" w:rsidR="00D344BA" w:rsidRPr="00FC5631" w:rsidRDefault="007D342D" w:rsidP="007D342D">
            <w:pP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release jan 2012</w:t>
            </w:r>
          </w:p>
        </w:tc>
        <w:tc>
          <w:tcPr>
            <w:tcW w:w="683" w:type="pct"/>
            <w:shd w:val="clear" w:color="auto" w:fill="auto"/>
            <w:noWrap/>
            <w:vAlign w:val="center"/>
            <w:hideMark/>
          </w:tcPr>
          <w:p w14:paraId="48183869" w14:textId="480247C3" w:rsidR="00D344BA" w:rsidRPr="00FC5631" w:rsidRDefault="00C42FB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sidR="00D344BA" w:rsidRPr="00FC5631">
              <w:rPr>
                <w:rFonts w:ascii="Calibri" w:eastAsia="Times New Roman" w:hAnsi="Calibri" w:cs="Times New Roman"/>
                <w:color w:val="000000"/>
                <w:sz w:val="20"/>
                <w:szCs w:val="20"/>
                <w:lang w:val="en-US" w:eastAsia="en-US"/>
              </w:rPr>
              <w:t> </w:t>
            </w:r>
          </w:p>
        </w:tc>
        <w:tc>
          <w:tcPr>
            <w:tcW w:w="670" w:type="pct"/>
          </w:tcPr>
          <w:p w14:paraId="6C9FAFB4" w14:textId="0F5024E5" w:rsidR="00D344BA" w:rsidRPr="00FC5631" w:rsidRDefault="009D2DB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196A07BD" w14:textId="131A1F1F" w:rsidR="00D344BA" w:rsidRPr="00FC5631" w:rsidRDefault="007D34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Different distributions Linux, Windows, MacOS </w:t>
            </w:r>
          </w:p>
        </w:tc>
        <w:tc>
          <w:tcPr>
            <w:tcW w:w="1219" w:type="pct"/>
          </w:tcPr>
          <w:p w14:paraId="7D3A6F76" w14:textId="41AA932E" w:rsidR="00D344BA" w:rsidRPr="00FC5631" w:rsidRDefault="007D342D" w:rsidP="007D342D">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Written in C,</w:t>
            </w:r>
            <w:r>
              <w:rPr>
                <w:rFonts w:ascii="Calibri" w:eastAsia="Times New Roman" w:hAnsi="Calibri" w:cs="Times New Roman"/>
                <w:color w:val="000000"/>
                <w:sz w:val="20"/>
                <w:szCs w:val="20"/>
                <w:lang w:val="en-US" w:eastAsia="en-US"/>
              </w:rPr>
              <w:br/>
              <w:t>annotating html</w:t>
            </w:r>
            <w:r w:rsidR="00AE2119">
              <w:rPr>
                <w:rFonts w:ascii="Calibri" w:eastAsia="Times New Roman" w:hAnsi="Calibri" w:cs="Times New Roman"/>
                <w:color w:val="000000"/>
                <w:sz w:val="20"/>
                <w:szCs w:val="20"/>
                <w:lang w:val="en-US" w:eastAsia="en-US"/>
              </w:rPr>
              <w:t>-web</w:t>
            </w:r>
            <w:r>
              <w:rPr>
                <w:rFonts w:ascii="Calibri" w:eastAsia="Times New Roman" w:hAnsi="Calibri" w:cs="Times New Roman"/>
                <w:color w:val="000000"/>
                <w:sz w:val="20"/>
                <w:szCs w:val="20"/>
                <w:lang w:val="en-US" w:eastAsia="en-US"/>
              </w:rPr>
              <w:t xml:space="preserve"> documents </w:t>
            </w:r>
          </w:p>
        </w:tc>
      </w:tr>
      <w:tr w:rsidR="00ED4E53" w:rsidRPr="00FC5631" w14:paraId="29A4A140" w14:textId="45D305AB" w:rsidTr="000F4E73">
        <w:trPr>
          <w:trHeight w:val="280"/>
        </w:trPr>
        <w:tc>
          <w:tcPr>
            <w:tcW w:w="901" w:type="pct"/>
            <w:shd w:val="clear" w:color="auto" w:fill="auto"/>
            <w:noWrap/>
            <w:vAlign w:val="center"/>
            <w:hideMark/>
          </w:tcPr>
          <w:p w14:paraId="788CFD0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Awesome Highlighter.</w:t>
            </w:r>
          </w:p>
        </w:tc>
        <w:tc>
          <w:tcPr>
            <w:tcW w:w="559" w:type="pct"/>
            <w:shd w:val="clear" w:color="auto" w:fill="auto"/>
            <w:noWrap/>
            <w:vAlign w:val="center"/>
            <w:hideMark/>
          </w:tcPr>
          <w:p w14:paraId="53D37731" w14:textId="385C8502"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Not active ?? </w:t>
            </w:r>
            <w:r>
              <w:rPr>
                <w:rFonts w:ascii="Calibri" w:eastAsia="Times New Roman" w:hAnsi="Calibri" w:cs="Times New Roman"/>
                <w:color w:val="000000"/>
                <w:sz w:val="20"/>
                <w:szCs w:val="20"/>
                <w:lang w:val="en-US" w:eastAsia="en-US"/>
              </w:rPr>
              <w:br/>
              <w:t>Web-page broken</w:t>
            </w:r>
          </w:p>
        </w:tc>
        <w:tc>
          <w:tcPr>
            <w:tcW w:w="683" w:type="pct"/>
            <w:shd w:val="clear" w:color="auto" w:fill="auto"/>
            <w:noWrap/>
            <w:vAlign w:val="center"/>
            <w:hideMark/>
          </w:tcPr>
          <w:p w14:paraId="72906CA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23A8D23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3536862" w14:textId="6B9E5825" w:rsidR="00D344BA" w:rsidRPr="00FC5631" w:rsidRDefault="00DC07F9" w:rsidP="00530098">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bookmarklet</w:t>
            </w:r>
            <w:r w:rsidR="00530098">
              <w:rPr>
                <w:rFonts w:ascii="Calibri" w:eastAsia="Times New Roman" w:hAnsi="Calibri" w:cs="Times New Roman"/>
                <w:color w:val="000000"/>
                <w:sz w:val="20"/>
                <w:szCs w:val="20"/>
                <w:lang w:val="en-US" w:eastAsia="en-US"/>
              </w:rPr>
              <w:t xml:space="preserve">, or add-on, </w:t>
            </w:r>
            <w:r w:rsidR="00530098">
              <w:rPr>
                <w:rFonts w:ascii="Calibri" w:eastAsia="Times New Roman" w:hAnsi="Calibri" w:cs="Times New Roman"/>
                <w:color w:val="000000"/>
                <w:sz w:val="20"/>
                <w:szCs w:val="20"/>
                <w:lang w:val="en-US" w:eastAsia="en-US"/>
              </w:rPr>
              <w:br/>
              <w:t>or by using the tool ‘s website</w:t>
            </w:r>
          </w:p>
        </w:tc>
        <w:tc>
          <w:tcPr>
            <w:tcW w:w="1219" w:type="pct"/>
          </w:tcPr>
          <w:p w14:paraId="4B8D3814" w14:textId="60E6C97F" w:rsidR="00D344BA" w:rsidRPr="00FC5631" w:rsidRDefault="001B1701"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w:t>
            </w:r>
            <w:r w:rsidR="00AE2119">
              <w:rPr>
                <w:rFonts w:ascii="Calibri" w:eastAsia="Times New Roman" w:hAnsi="Calibri" w:cs="Times New Roman"/>
                <w:color w:val="000000"/>
                <w:sz w:val="20"/>
                <w:szCs w:val="20"/>
                <w:lang w:val="en-US" w:eastAsia="en-US"/>
              </w:rPr>
              <w:t>hlig</w:t>
            </w:r>
            <w:r w:rsidR="00DC07F9">
              <w:rPr>
                <w:rFonts w:ascii="Calibri" w:eastAsia="Times New Roman" w:hAnsi="Calibri" w:cs="Times New Roman"/>
                <w:color w:val="000000"/>
                <w:sz w:val="20"/>
                <w:szCs w:val="20"/>
                <w:lang w:val="en-US" w:eastAsia="en-US"/>
              </w:rPr>
              <w:t>h</w:t>
            </w:r>
            <w:r>
              <w:rPr>
                <w:rFonts w:ascii="Calibri" w:eastAsia="Times New Roman" w:hAnsi="Calibri" w:cs="Times New Roman"/>
                <w:color w:val="000000"/>
                <w:sz w:val="20"/>
                <w:szCs w:val="20"/>
                <w:lang w:val="en-US" w:eastAsia="en-US"/>
              </w:rPr>
              <w:t xml:space="preserve">ting and clipping </w:t>
            </w:r>
            <w:r w:rsidR="00DC07F9">
              <w:rPr>
                <w:rFonts w:ascii="Calibri" w:eastAsia="Times New Roman" w:hAnsi="Calibri" w:cs="Times New Roman"/>
                <w:color w:val="000000"/>
                <w:sz w:val="20"/>
                <w:szCs w:val="20"/>
                <w:lang w:val="en-US" w:eastAsia="en-US"/>
              </w:rPr>
              <w:t xml:space="preserve"> chun</w:t>
            </w:r>
            <w:r w:rsidR="00AE2119">
              <w:rPr>
                <w:rFonts w:ascii="Calibri" w:eastAsia="Times New Roman" w:hAnsi="Calibri" w:cs="Times New Roman"/>
                <w:color w:val="000000"/>
                <w:sz w:val="20"/>
                <w:szCs w:val="20"/>
                <w:lang w:val="en-US" w:eastAsia="en-US"/>
              </w:rPr>
              <w:t>ks of text on web-documents</w:t>
            </w:r>
          </w:p>
        </w:tc>
      </w:tr>
      <w:tr w:rsidR="00ED4E53" w:rsidRPr="00FC5631" w14:paraId="7EE9993C" w14:textId="03AD31A2" w:rsidTr="000F4E73">
        <w:trPr>
          <w:trHeight w:val="280"/>
        </w:trPr>
        <w:tc>
          <w:tcPr>
            <w:tcW w:w="901" w:type="pct"/>
            <w:shd w:val="clear" w:color="auto" w:fill="auto"/>
            <w:noWrap/>
            <w:vAlign w:val="center"/>
            <w:hideMark/>
          </w:tcPr>
          <w:p w14:paraId="2BCAEDC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Blerp</w:t>
            </w:r>
          </w:p>
        </w:tc>
        <w:tc>
          <w:tcPr>
            <w:tcW w:w="559" w:type="pct"/>
            <w:shd w:val="clear" w:color="auto" w:fill="auto"/>
            <w:noWrap/>
            <w:vAlign w:val="center"/>
            <w:hideMark/>
          </w:tcPr>
          <w:p w14:paraId="23113A8C" w14:textId="3D458660"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Not active ?? </w:t>
            </w:r>
            <w:r>
              <w:rPr>
                <w:rFonts w:ascii="Calibri" w:eastAsia="Times New Roman" w:hAnsi="Calibri" w:cs="Times New Roman"/>
                <w:color w:val="000000"/>
                <w:sz w:val="20"/>
                <w:szCs w:val="20"/>
                <w:lang w:val="en-US" w:eastAsia="en-US"/>
              </w:rPr>
              <w:br/>
              <w:t>Web-page broken</w:t>
            </w:r>
          </w:p>
        </w:tc>
        <w:tc>
          <w:tcPr>
            <w:tcW w:w="683" w:type="pct"/>
            <w:shd w:val="clear" w:color="auto" w:fill="auto"/>
            <w:noWrap/>
            <w:vAlign w:val="center"/>
            <w:hideMark/>
          </w:tcPr>
          <w:p w14:paraId="66FFD05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43EA56A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DA8C80D" w14:textId="2099BD16"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IE PlugIn,</w:t>
            </w:r>
            <w:r>
              <w:rPr>
                <w:rFonts w:ascii="Calibri" w:eastAsia="Times New Roman" w:hAnsi="Calibri" w:cs="Times New Roman"/>
                <w:color w:val="000000"/>
                <w:sz w:val="20"/>
                <w:szCs w:val="20"/>
                <w:lang w:val="en-US" w:eastAsia="en-US"/>
              </w:rPr>
              <w:br/>
              <w:t>Firefox addOn</w:t>
            </w:r>
          </w:p>
        </w:tc>
        <w:tc>
          <w:tcPr>
            <w:tcW w:w="1219" w:type="pct"/>
          </w:tcPr>
          <w:p w14:paraId="2655C994" w14:textId="2E5AB473" w:rsidR="00D344BA" w:rsidRPr="00FC5631" w:rsidRDefault="00F0099A"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Support conversation on top </w:t>
            </w:r>
            <w:r>
              <w:rPr>
                <w:rFonts w:ascii="Calibri" w:eastAsia="Times New Roman" w:hAnsi="Calibri" w:cs="Times New Roman"/>
                <w:color w:val="000000"/>
                <w:sz w:val="20"/>
                <w:szCs w:val="20"/>
                <w:lang w:val="en-US" w:eastAsia="en-US"/>
              </w:rPr>
              <w:br/>
              <w:t>of the web-page</w:t>
            </w:r>
          </w:p>
        </w:tc>
      </w:tr>
      <w:tr w:rsidR="00ED4E53" w:rsidRPr="00FC5631" w14:paraId="02C3FB81" w14:textId="36C12653" w:rsidTr="000F4E73">
        <w:trPr>
          <w:trHeight w:val="280"/>
        </w:trPr>
        <w:tc>
          <w:tcPr>
            <w:tcW w:w="901" w:type="pct"/>
            <w:shd w:val="clear" w:color="auto" w:fill="auto"/>
            <w:noWrap/>
            <w:vAlign w:val="center"/>
            <w:hideMark/>
          </w:tcPr>
          <w:p w14:paraId="626B61B7"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BounceApp</w:t>
            </w:r>
          </w:p>
        </w:tc>
        <w:tc>
          <w:tcPr>
            <w:tcW w:w="559" w:type="pct"/>
            <w:shd w:val="clear" w:color="auto" w:fill="auto"/>
            <w:noWrap/>
            <w:vAlign w:val="center"/>
            <w:hideMark/>
          </w:tcPr>
          <w:p w14:paraId="4C909706" w14:textId="254D2F83" w:rsidR="00D344BA" w:rsidRPr="00FC5631" w:rsidRDefault="0040688C"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61FEB072" w14:textId="751C8328" w:rsidR="00D344BA" w:rsidRPr="00FC5631" w:rsidRDefault="007F04A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Free  app</w:t>
            </w:r>
            <w:r w:rsidR="00D344BA" w:rsidRPr="00FC5631">
              <w:rPr>
                <w:rFonts w:ascii="Calibri" w:eastAsia="Times New Roman" w:hAnsi="Calibri" w:cs="Times New Roman"/>
                <w:color w:val="000000"/>
                <w:sz w:val="20"/>
                <w:szCs w:val="20"/>
                <w:lang w:val="en-US" w:eastAsia="en-US"/>
              </w:rPr>
              <w:t> </w:t>
            </w:r>
          </w:p>
        </w:tc>
        <w:tc>
          <w:tcPr>
            <w:tcW w:w="670" w:type="pct"/>
          </w:tcPr>
          <w:p w14:paraId="2890B569" w14:textId="2356D020" w:rsidR="00D344BA" w:rsidRPr="00FC5631" w:rsidRDefault="007F04A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5298A623" w14:textId="17C3EBC7" w:rsidR="00D344BA" w:rsidRPr="00FC5631" w:rsidRDefault="007F04A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Via their web-page</w:t>
            </w:r>
            <w:r w:rsidR="00137C42">
              <w:rPr>
                <w:rFonts w:ascii="Calibri" w:eastAsia="Times New Roman" w:hAnsi="Calibri" w:cs="Times New Roman"/>
                <w:color w:val="000000"/>
                <w:sz w:val="20"/>
                <w:szCs w:val="20"/>
                <w:lang w:val="en-US" w:eastAsia="en-US"/>
              </w:rPr>
              <w:br/>
            </w:r>
            <w:r w:rsidR="00137C42" w:rsidRPr="00137C42">
              <w:rPr>
                <w:rFonts w:ascii="Calibri" w:eastAsia="Times New Roman" w:hAnsi="Calibri" w:cs="Times New Roman"/>
                <w:color w:val="000000"/>
                <w:sz w:val="20"/>
                <w:szCs w:val="20"/>
                <w:lang w:val="en-US" w:eastAsia="en-US"/>
              </w:rPr>
              <w:t>http://www.bounceapp.com/</w:t>
            </w:r>
            <w:r>
              <w:rPr>
                <w:rFonts w:ascii="Calibri" w:eastAsia="Times New Roman" w:hAnsi="Calibri" w:cs="Times New Roman"/>
                <w:color w:val="000000"/>
                <w:sz w:val="20"/>
                <w:szCs w:val="20"/>
                <w:lang w:val="en-US" w:eastAsia="en-US"/>
              </w:rPr>
              <w:t xml:space="preserve"> </w:t>
            </w:r>
          </w:p>
        </w:tc>
        <w:tc>
          <w:tcPr>
            <w:tcW w:w="1219" w:type="pct"/>
          </w:tcPr>
          <w:p w14:paraId="2AE81359" w14:textId="1E154AEB" w:rsidR="00D344BA" w:rsidRPr="00FC5631" w:rsidRDefault="0040688C" w:rsidP="00181C8B">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Collaborative via </w:t>
            </w:r>
            <w:r w:rsidR="00181C8B">
              <w:rPr>
                <w:rFonts w:ascii="Calibri" w:eastAsia="Times New Roman" w:hAnsi="Calibri" w:cs="Times New Roman"/>
                <w:color w:val="000000"/>
                <w:sz w:val="20"/>
                <w:szCs w:val="20"/>
                <w:lang w:val="en-US" w:eastAsia="en-US"/>
              </w:rPr>
              <w:t xml:space="preserve">sending </w:t>
            </w:r>
            <w:r w:rsidR="007F04A6">
              <w:rPr>
                <w:rFonts w:ascii="Calibri" w:eastAsia="Times New Roman" w:hAnsi="Calibri" w:cs="Times New Roman"/>
                <w:color w:val="000000"/>
                <w:sz w:val="20"/>
                <w:szCs w:val="20"/>
                <w:lang w:val="en-US" w:eastAsia="en-US"/>
              </w:rPr>
              <w:t>“</w:t>
            </w:r>
            <w:r w:rsidR="00181C8B">
              <w:rPr>
                <w:rFonts w:ascii="Calibri" w:eastAsia="Times New Roman" w:hAnsi="Calibri" w:cs="Times New Roman"/>
                <w:color w:val="000000"/>
                <w:sz w:val="20"/>
                <w:szCs w:val="20"/>
                <w:lang w:val="en-US" w:eastAsia="en-US"/>
              </w:rPr>
              <w:t>screenshots</w:t>
            </w:r>
            <w:r w:rsidR="007F04A6">
              <w:rPr>
                <w:rFonts w:ascii="Calibri" w:eastAsia="Times New Roman" w:hAnsi="Calibri" w:cs="Times New Roman"/>
                <w:color w:val="000000"/>
                <w:sz w:val="20"/>
                <w:szCs w:val="20"/>
                <w:lang w:val="en-US" w:eastAsia="en-US"/>
              </w:rPr>
              <w:t>”</w:t>
            </w:r>
            <w:r>
              <w:rPr>
                <w:rFonts w:ascii="Calibri" w:eastAsia="Times New Roman" w:hAnsi="Calibri" w:cs="Times New Roman"/>
                <w:color w:val="000000"/>
                <w:sz w:val="20"/>
                <w:szCs w:val="20"/>
                <w:lang w:val="en-US" w:eastAsia="en-US"/>
              </w:rPr>
              <w:t xml:space="preserve"> in </w:t>
            </w:r>
            <w:r w:rsidR="007F04A6">
              <w:rPr>
                <w:rFonts w:ascii="Calibri" w:eastAsia="Times New Roman" w:hAnsi="Calibri" w:cs="Times New Roman"/>
                <w:color w:val="000000"/>
                <w:sz w:val="20"/>
                <w:szCs w:val="20"/>
                <w:lang w:val="en-US" w:eastAsia="en-US"/>
              </w:rPr>
              <w:t xml:space="preserve">e.g. </w:t>
            </w:r>
            <w:r>
              <w:rPr>
                <w:rFonts w:ascii="Calibri" w:eastAsia="Times New Roman" w:hAnsi="Calibri" w:cs="Times New Roman"/>
                <w:color w:val="000000"/>
                <w:sz w:val="20"/>
                <w:szCs w:val="20"/>
                <w:lang w:val="en-US" w:eastAsia="en-US"/>
              </w:rPr>
              <w:t>Facebook, Twitter and Notable</w:t>
            </w:r>
          </w:p>
        </w:tc>
      </w:tr>
      <w:tr w:rsidR="00ED4E53" w:rsidRPr="00FC5631" w14:paraId="18005C2D" w14:textId="243B04F7" w:rsidTr="000F4E73">
        <w:trPr>
          <w:trHeight w:val="280"/>
        </w:trPr>
        <w:tc>
          <w:tcPr>
            <w:tcW w:w="901" w:type="pct"/>
            <w:shd w:val="clear" w:color="auto" w:fill="auto"/>
            <w:noWrap/>
            <w:vAlign w:val="center"/>
            <w:hideMark/>
          </w:tcPr>
          <w:p w14:paraId="33944188" w14:textId="36F8E44C" w:rsidR="00D344BA" w:rsidRPr="00FC5631" w:rsidRDefault="00F267EA"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The Comm</w:t>
            </w:r>
            <w:r w:rsidR="00D344BA" w:rsidRPr="00FC5631">
              <w:rPr>
                <w:rFonts w:ascii="Calibri" w:eastAsia="Times New Roman" w:hAnsi="Calibri" w:cs="Times New Roman"/>
                <w:color w:val="000000"/>
                <w:sz w:val="20"/>
                <w:szCs w:val="20"/>
                <w:lang w:val="en-US" w:eastAsia="en-US"/>
              </w:rPr>
              <w:t>entor</w:t>
            </w:r>
          </w:p>
        </w:tc>
        <w:tc>
          <w:tcPr>
            <w:tcW w:w="559" w:type="pct"/>
            <w:shd w:val="clear" w:color="auto" w:fill="auto"/>
            <w:noWrap/>
            <w:vAlign w:val="center"/>
            <w:hideMark/>
          </w:tcPr>
          <w:p w14:paraId="59A2C4B1" w14:textId="7C8EC1A6" w:rsidR="00D344BA" w:rsidRPr="00FC5631" w:rsidRDefault="00315243"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54609351" w14:textId="6D906088" w:rsidR="00D344BA" w:rsidRPr="00FC5631" w:rsidRDefault="00F156DB" w:rsidP="00315243">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w:t>
            </w:r>
            <w:r w:rsidR="00315243">
              <w:rPr>
                <w:rFonts w:ascii="Calibri" w:eastAsia="Times New Roman" w:hAnsi="Calibri" w:cs="Times New Roman"/>
                <w:color w:val="000000"/>
                <w:sz w:val="20"/>
                <w:szCs w:val="20"/>
                <w:lang w:val="en-US" w:eastAsia="en-US"/>
              </w:rPr>
              <w:t>mercial with the base plan free (3 collaborators)</w:t>
            </w:r>
            <w:r w:rsidR="00D344BA" w:rsidRPr="00FC5631">
              <w:rPr>
                <w:rFonts w:ascii="Calibri" w:eastAsia="Times New Roman" w:hAnsi="Calibri" w:cs="Times New Roman"/>
                <w:color w:val="000000"/>
                <w:sz w:val="20"/>
                <w:szCs w:val="20"/>
                <w:lang w:val="en-US" w:eastAsia="en-US"/>
              </w:rPr>
              <w:t> </w:t>
            </w:r>
          </w:p>
        </w:tc>
        <w:tc>
          <w:tcPr>
            <w:tcW w:w="670" w:type="pct"/>
          </w:tcPr>
          <w:p w14:paraId="694B9D3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79BBC87" w14:textId="23DDDDC6" w:rsidR="00D344BA" w:rsidRPr="00FC5631" w:rsidRDefault="00F156D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Web-site,</w:t>
            </w:r>
            <w:r>
              <w:rPr>
                <w:rFonts w:ascii="Calibri" w:eastAsia="Times New Roman" w:hAnsi="Calibri" w:cs="Times New Roman"/>
                <w:color w:val="000000"/>
                <w:sz w:val="20"/>
                <w:szCs w:val="20"/>
                <w:lang w:val="en-US" w:eastAsia="en-US"/>
              </w:rPr>
              <w:br/>
              <w:t>you need an account</w:t>
            </w:r>
          </w:p>
        </w:tc>
        <w:tc>
          <w:tcPr>
            <w:tcW w:w="1219" w:type="pct"/>
          </w:tcPr>
          <w:p w14:paraId="073A4416" w14:textId="7B2CCE43" w:rsidR="00D344BA" w:rsidRPr="00FC5631" w:rsidRDefault="00315243"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Collaboration on visual media projects</w:t>
            </w:r>
          </w:p>
        </w:tc>
      </w:tr>
      <w:tr w:rsidR="00ED4E53" w:rsidRPr="00FC5631" w14:paraId="1FA2AA5D" w14:textId="6152B6FD" w:rsidTr="000F4E73">
        <w:trPr>
          <w:trHeight w:val="280"/>
        </w:trPr>
        <w:tc>
          <w:tcPr>
            <w:tcW w:w="901" w:type="pct"/>
            <w:shd w:val="clear" w:color="auto" w:fill="auto"/>
            <w:noWrap/>
            <w:vAlign w:val="center"/>
            <w:hideMark/>
          </w:tcPr>
          <w:p w14:paraId="60DCE457"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CritLink</w:t>
            </w:r>
          </w:p>
        </w:tc>
        <w:tc>
          <w:tcPr>
            <w:tcW w:w="559" w:type="pct"/>
            <w:shd w:val="clear" w:color="auto" w:fill="auto"/>
            <w:noWrap/>
            <w:vAlign w:val="center"/>
            <w:hideMark/>
          </w:tcPr>
          <w:p w14:paraId="1530CE13" w14:textId="2F7D2C3E" w:rsidR="00D344BA" w:rsidRPr="00FC5631" w:rsidRDefault="006675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executable from 2000</w:t>
            </w:r>
          </w:p>
        </w:tc>
        <w:tc>
          <w:tcPr>
            <w:tcW w:w="683" w:type="pct"/>
            <w:shd w:val="clear" w:color="auto" w:fill="auto"/>
            <w:noWrap/>
            <w:vAlign w:val="center"/>
            <w:hideMark/>
          </w:tcPr>
          <w:p w14:paraId="0C5E7B08"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68B1FC9F" w14:textId="4C95C146" w:rsidR="00D344BA" w:rsidRPr="00FC5631" w:rsidRDefault="00167794"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10E82D35" w14:textId="4FC94312" w:rsidR="00D344BA" w:rsidRPr="00FC5631" w:rsidRDefault="006675A2" w:rsidP="006675A2">
            <w:pPr>
              <w:tabs>
                <w:tab w:val="left" w:pos="224"/>
              </w:tabs>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b/>
              <w:t xml:space="preserve">Unix </w:t>
            </w:r>
          </w:p>
        </w:tc>
        <w:tc>
          <w:tcPr>
            <w:tcW w:w="1219" w:type="pct"/>
          </w:tcPr>
          <w:p w14:paraId="3D42EE30" w14:textId="413DE189" w:rsidR="00D344BA" w:rsidRPr="00FC5631" w:rsidRDefault="00167794" w:rsidP="00167794">
            <w:pPr>
              <w:tabs>
                <w:tab w:val="left" w:pos="192"/>
              </w:tabs>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b/>
              <w:t>Annotating web-documents in local networks and on the internet. Different colour means different sorts of comment: support (green</w:t>
            </w:r>
            <w:r w:rsidR="008F148F">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issue (red</w:t>
            </w:r>
            <w:r w:rsidR="008F148F">
              <w:rPr>
                <w:rFonts w:ascii="Calibri" w:eastAsia="Times New Roman" w:hAnsi="Calibri" w:cs="Times New Roman"/>
                <w:color w:val="000000"/>
                <w:sz w:val="20"/>
                <w:szCs w:val="20"/>
                <w:lang w:val="en-US" w:eastAsia="en-US"/>
              </w:rPr>
              <w:t>, -), bcomment (bule, #)</w:t>
            </w:r>
            <w:r>
              <w:rPr>
                <w:rFonts w:ascii="Calibri" w:eastAsia="Times New Roman" w:hAnsi="Calibri" w:cs="Times New Roman"/>
                <w:color w:val="000000"/>
                <w:sz w:val="20"/>
                <w:szCs w:val="20"/>
                <w:lang w:val="en-US" w:eastAsia="en-US"/>
              </w:rPr>
              <w:t>, query (orange</w:t>
            </w:r>
            <w:r w:rsidR="008F148F">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t>
            </w:r>
          </w:p>
        </w:tc>
      </w:tr>
      <w:tr w:rsidR="00ED4E53" w:rsidRPr="00FC5631" w14:paraId="2B564107" w14:textId="4BB87EF4" w:rsidTr="000F4E73">
        <w:trPr>
          <w:trHeight w:val="280"/>
        </w:trPr>
        <w:tc>
          <w:tcPr>
            <w:tcW w:w="901" w:type="pct"/>
            <w:shd w:val="clear" w:color="auto" w:fill="auto"/>
            <w:noWrap/>
            <w:vAlign w:val="center"/>
            <w:hideMark/>
          </w:tcPr>
          <w:p w14:paraId="3E6E7E10"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Crocodoc</w:t>
            </w:r>
          </w:p>
        </w:tc>
        <w:tc>
          <w:tcPr>
            <w:tcW w:w="559" w:type="pct"/>
            <w:shd w:val="clear" w:color="auto" w:fill="auto"/>
            <w:noWrap/>
            <w:vAlign w:val="center"/>
            <w:hideMark/>
          </w:tcPr>
          <w:p w14:paraId="2FE70235" w14:textId="0AD17E9F" w:rsidR="00D344BA" w:rsidRPr="00FC5631" w:rsidRDefault="00137C4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4C4C6F4A" w14:textId="0D71BC0B" w:rsidR="00D344BA" w:rsidRPr="00FC5631" w:rsidRDefault="00F310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 with free Standard edition</w:t>
            </w:r>
            <w:r w:rsidR="00D344BA" w:rsidRPr="00FC5631">
              <w:rPr>
                <w:rFonts w:ascii="Calibri" w:eastAsia="Times New Roman" w:hAnsi="Calibri" w:cs="Times New Roman"/>
                <w:color w:val="000000"/>
                <w:sz w:val="20"/>
                <w:szCs w:val="20"/>
                <w:lang w:val="en-US" w:eastAsia="en-US"/>
              </w:rPr>
              <w:t> </w:t>
            </w:r>
          </w:p>
        </w:tc>
        <w:tc>
          <w:tcPr>
            <w:tcW w:w="670" w:type="pct"/>
          </w:tcPr>
          <w:p w14:paraId="0A9E9BB6" w14:textId="5F47AB8B" w:rsidR="00D344BA" w:rsidRPr="00FC5631" w:rsidRDefault="00F310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449BBF9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7FEB3678" w14:textId="79A67AEA" w:rsidR="00D344BA" w:rsidRPr="00FC5631" w:rsidRDefault="00137C42" w:rsidP="00F310D7">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Annotated PDF, word, </w:t>
            </w:r>
            <w:r w:rsidR="00F310D7">
              <w:rPr>
                <w:rFonts w:ascii="Calibri" w:eastAsia="Times New Roman" w:hAnsi="Calibri" w:cs="Times New Roman"/>
                <w:color w:val="000000"/>
                <w:sz w:val="20"/>
                <w:szCs w:val="20"/>
                <w:lang w:val="en-US" w:eastAsia="en-US"/>
              </w:rPr>
              <w:t>Pwerpoint</w:t>
            </w:r>
            <w:r>
              <w:rPr>
                <w:rFonts w:ascii="Calibri" w:eastAsia="Times New Roman" w:hAnsi="Calibri" w:cs="Times New Roman"/>
                <w:color w:val="000000"/>
                <w:sz w:val="20"/>
                <w:szCs w:val="20"/>
                <w:lang w:val="en-US" w:eastAsia="en-US"/>
              </w:rPr>
              <w:t xml:space="preserve"> documents are saved on Crocodoc servers</w:t>
            </w:r>
          </w:p>
        </w:tc>
      </w:tr>
      <w:tr w:rsidR="00ED4E53" w:rsidRPr="00FC5631" w14:paraId="7402BE72" w14:textId="7D95A602" w:rsidTr="000F4E73">
        <w:trPr>
          <w:trHeight w:val="280"/>
        </w:trPr>
        <w:tc>
          <w:tcPr>
            <w:tcW w:w="901" w:type="pct"/>
            <w:shd w:val="clear" w:color="auto" w:fill="auto"/>
            <w:noWrap/>
            <w:vAlign w:val="center"/>
            <w:hideMark/>
          </w:tcPr>
          <w:p w14:paraId="2709668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DIIGO</w:t>
            </w:r>
          </w:p>
        </w:tc>
        <w:tc>
          <w:tcPr>
            <w:tcW w:w="559" w:type="pct"/>
            <w:shd w:val="clear" w:color="auto" w:fill="auto"/>
            <w:noWrap/>
            <w:vAlign w:val="center"/>
            <w:hideMark/>
          </w:tcPr>
          <w:p w14:paraId="2EAF6A11" w14:textId="70B08D23" w:rsidR="00D344BA" w:rsidRPr="00FC5631" w:rsidRDefault="00DF028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1A84CEEB" w14:textId="40235ED1" w:rsidR="00D344BA" w:rsidRPr="00FC5631" w:rsidRDefault="00DF028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with free base account</w:t>
            </w:r>
          </w:p>
        </w:tc>
        <w:tc>
          <w:tcPr>
            <w:tcW w:w="670" w:type="pct"/>
          </w:tcPr>
          <w:p w14:paraId="7D648C11" w14:textId="4CA660E0" w:rsidR="00D344BA" w:rsidRPr="00FC5631" w:rsidRDefault="00FC240E"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7A71C9DF" w14:textId="27F94F5E" w:rsidR="00D344BA" w:rsidRPr="00FC5631" w:rsidRDefault="00DF028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Safari, IE</w:t>
            </w:r>
          </w:p>
        </w:tc>
        <w:tc>
          <w:tcPr>
            <w:tcW w:w="1219" w:type="pct"/>
          </w:tcPr>
          <w:p w14:paraId="710E83D9" w14:textId="52B92484" w:rsidR="00D344BA" w:rsidRPr="00FC5631" w:rsidRDefault="00FC240E" w:rsidP="00FC240E">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web-pages, saved to Diigo library, Diigo account is needed</w:t>
            </w:r>
          </w:p>
        </w:tc>
      </w:tr>
      <w:tr w:rsidR="00ED4E53" w:rsidRPr="00FC5631" w14:paraId="5A3CF6D5" w14:textId="54E5160A" w:rsidTr="000F4E73">
        <w:trPr>
          <w:trHeight w:val="280"/>
        </w:trPr>
        <w:tc>
          <w:tcPr>
            <w:tcW w:w="901" w:type="pct"/>
            <w:shd w:val="clear" w:color="auto" w:fill="auto"/>
            <w:noWrap/>
            <w:vAlign w:val="center"/>
            <w:hideMark/>
          </w:tcPr>
          <w:p w14:paraId="28511AA5"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DrawHere</w:t>
            </w:r>
          </w:p>
        </w:tc>
        <w:tc>
          <w:tcPr>
            <w:tcW w:w="559" w:type="pct"/>
            <w:shd w:val="clear" w:color="auto" w:fill="auto"/>
            <w:noWrap/>
            <w:vAlign w:val="center"/>
            <w:hideMark/>
          </w:tcPr>
          <w:p w14:paraId="4A77EFE7" w14:textId="75A9C0F1"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r w:rsidR="00DF0280">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763B4117" w14:textId="70A2B4A8" w:rsidR="00D344BA" w:rsidRPr="00FC5631" w:rsidRDefault="00204463"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 </w:t>
            </w:r>
            <w:r w:rsidR="00DF0280">
              <w:rPr>
                <w:rFonts w:ascii="Calibri" w:eastAsia="Times New Roman" w:hAnsi="Calibri" w:cs="Times New Roman"/>
                <w:color w:val="000000"/>
                <w:sz w:val="20"/>
                <w:szCs w:val="20"/>
                <w:lang w:val="en-US" w:eastAsia="en-US"/>
              </w:rPr>
              <w:t xml:space="preserve">one needs </w:t>
            </w:r>
            <w:r>
              <w:rPr>
                <w:rFonts w:ascii="Calibri" w:eastAsia="Times New Roman" w:hAnsi="Calibri" w:cs="Times New Roman"/>
                <w:color w:val="000000"/>
                <w:sz w:val="20"/>
                <w:szCs w:val="20"/>
                <w:lang w:val="en-US" w:eastAsia="en-US"/>
              </w:rPr>
              <w:br/>
            </w:r>
            <w:r w:rsidR="00DF0280">
              <w:rPr>
                <w:rFonts w:ascii="Calibri" w:eastAsia="Times New Roman" w:hAnsi="Calibri" w:cs="Times New Roman"/>
                <w:color w:val="000000"/>
                <w:sz w:val="20"/>
                <w:szCs w:val="20"/>
                <w:lang w:val="en-US" w:eastAsia="en-US"/>
              </w:rPr>
              <w:t>an</w:t>
            </w:r>
            <w:r w:rsidR="00455104">
              <w:rPr>
                <w:rFonts w:ascii="Calibri" w:eastAsia="Times New Roman" w:hAnsi="Calibri" w:cs="Times New Roman"/>
                <w:color w:val="000000"/>
                <w:sz w:val="20"/>
                <w:szCs w:val="20"/>
                <w:lang w:val="en-US" w:eastAsia="en-US"/>
              </w:rPr>
              <w:t xml:space="preserve"> acc</w:t>
            </w:r>
            <w:r w:rsidR="00DF0280">
              <w:rPr>
                <w:rFonts w:ascii="Calibri" w:eastAsia="Times New Roman" w:hAnsi="Calibri" w:cs="Times New Roman"/>
                <w:color w:val="000000"/>
                <w:sz w:val="20"/>
                <w:szCs w:val="20"/>
                <w:lang w:val="en-US" w:eastAsia="en-US"/>
              </w:rPr>
              <w:t>ount</w:t>
            </w:r>
            <w:r w:rsidR="00D344BA" w:rsidRPr="00FC5631">
              <w:rPr>
                <w:rFonts w:ascii="Calibri" w:eastAsia="Times New Roman" w:hAnsi="Calibri" w:cs="Times New Roman"/>
                <w:color w:val="000000"/>
                <w:sz w:val="20"/>
                <w:szCs w:val="20"/>
                <w:lang w:val="en-US" w:eastAsia="en-US"/>
              </w:rPr>
              <w:t> </w:t>
            </w:r>
          </w:p>
        </w:tc>
        <w:tc>
          <w:tcPr>
            <w:tcW w:w="670" w:type="pct"/>
          </w:tcPr>
          <w:p w14:paraId="6013EE4A"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9FA4673" w14:textId="5C8CEA5D" w:rsidR="00D344BA" w:rsidRPr="00FC5631" w:rsidRDefault="00455104"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IE</w:t>
            </w:r>
            <w:r w:rsidR="00DF0280">
              <w:rPr>
                <w:rFonts w:ascii="Calibri" w:eastAsia="Times New Roman" w:hAnsi="Calibri" w:cs="Times New Roman"/>
                <w:color w:val="000000"/>
                <w:sz w:val="20"/>
                <w:szCs w:val="20"/>
                <w:lang w:val="en-US" w:eastAsia="en-US"/>
              </w:rPr>
              <w:t xml:space="preserve"> bookmarklet</w:t>
            </w:r>
          </w:p>
        </w:tc>
        <w:tc>
          <w:tcPr>
            <w:tcW w:w="1219" w:type="pct"/>
          </w:tcPr>
          <w:p w14:paraId="738B615C" w14:textId="3A805EEF" w:rsidR="00D344BA" w:rsidRPr="00FC5631" w:rsidRDefault="00DD0C8C" w:rsidP="00271D4D">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Draw</w:t>
            </w:r>
            <w:r w:rsidR="00DF0280">
              <w:rPr>
                <w:rFonts w:ascii="Calibri" w:eastAsia="Times New Roman" w:hAnsi="Calibri" w:cs="Times New Roman"/>
                <w:color w:val="000000"/>
                <w:sz w:val="20"/>
                <w:szCs w:val="20"/>
                <w:lang w:val="en-US" w:eastAsia="en-US"/>
              </w:rPr>
              <w:t xml:space="preserve">ing </w:t>
            </w:r>
            <w:r w:rsidR="00271D4D">
              <w:rPr>
                <w:rFonts w:ascii="Calibri" w:eastAsia="Times New Roman" w:hAnsi="Calibri" w:cs="Times New Roman"/>
                <w:color w:val="000000"/>
                <w:sz w:val="20"/>
                <w:szCs w:val="20"/>
                <w:lang w:val="en-US" w:eastAsia="en-US"/>
              </w:rPr>
              <w:t>on</w:t>
            </w:r>
            <w:r w:rsidR="00DF0280">
              <w:rPr>
                <w:rFonts w:ascii="Calibri" w:eastAsia="Times New Roman" w:hAnsi="Calibri" w:cs="Times New Roman"/>
                <w:color w:val="000000"/>
                <w:sz w:val="20"/>
                <w:szCs w:val="20"/>
                <w:lang w:val="en-US" w:eastAsia="en-US"/>
              </w:rPr>
              <w:t xml:space="preserve"> web-pages</w:t>
            </w:r>
            <w:r w:rsidR="00271D4D">
              <w:rPr>
                <w:rFonts w:ascii="Calibri" w:eastAsia="Times New Roman" w:hAnsi="Calibri" w:cs="Times New Roman"/>
                <w:color w:val="000000"/>
                <w:sz w:val="20"/>
                <w:szCs w:val="20"/>
                <w:lang w:val="en-US" w:eastAsia="en-US"/>
              </w:rPr>
              <w:t>,</w:t>
            </w:r>
            <w:r w:rsidR="00271D4D">
              <w:rPr>
                <w:rFonts w:ascii="Calibri" w:eastAsia="Times New Roman" w:hAnsi="Calibri" w:cs="Times New Roman"/>
                <w:color w:val="000000"/>
                <w:sz w:val="20"/>
                <w:szCs w:val="20"/>
                <w:lang w:val="en-US" w:eastAsia="en-US"/>
              </w:rPr>
              <w:br/>
              <w:t>shareable</w:t>
            </w:r>
          </w:p>
        </w:tc>
      </w:tr>
      <w:tr w:rsidR="00ED4E53" w:rsidRPr="00FC5631" w14:paraId="76C73BE0" w14:textId="4522FD8F" w:rsidTr="000F4E73">
        <w:trPr>
          <w:trHeight w:val="280"/>
        </w:trPr>
        <w:tc>
          <w:tcPr>
            <w:tcW w:w="901" w:type="pct"/>
            <w:shd w:val="clear" w:color="auto" w:fill="auto"/>
            <w:noWrap/>
            <w:vAlign w:val="center"/>
            <w:hideMark/>
          </w:tcPr>
          <w:p w14:paraId="6FD61D5F"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ThirdVoice</w:t>
            </w:r>
          </w:p>
        </w:tc>
        <w:tc>
          <w:tcPr>
            <w:tcW w:w="559" w:type="pct"/>
            <w:shd w:val="clear" w:color="auto" w:fill="auto"/>
            <w:noWrap/>
            <w:vAlign w:val="center"/>
            <w:hideMark/>
          </w:tcPr>
          <w:p w14:paraId="0431B71B" w14:textId="74876F1C" w:rsidR="00D344BA" w:rsidRPr="00FC5631" w:rsidRDefault="008814D7" w:rsidP="008814D7">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Discounted in 2001 </w:t>
            </w:r>
          </w:p>
        </w:tc>
        <w:tc>
          <w:tcPr>
            <w:tcW w:w="683" w:type="pct"/>
            <w:shd w:val="clear" w:color="auto" w:fill="auto"/>
            <w:noWrap/>
            <w:vAlign w:val="center"/>
            <w:hideMark/>
          </w:tcPr>
          <w:p w14:paraId="024A4860"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3D6E43F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35BA63F8" w14:textId="0ABE6DED" w:rsidR="00D344BA" w:rsidRPr="00FC5631" w:rsidRDefault="008814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Browser Plug-in</w:t>
            </w:r>
          </w:p>
        </w:tc>
        <w:tc>
          <w:tcPr>
            <w:tcW w:w="1219" w:type="pct"/>
          </w:tcPr>
          <w:p w14:paraId="6A662998" w14:textId="52600DFA" w:rsidR="00D344BA" w:rsidRPr="00FC5631" w:rsidRDefault="008814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Commenting web-sites,</w:t>
            </w:r>
            <w:r>
              <w:rPr>
                <w:rFonts w:ascii="Calibri" w:eastAsia="Times New Roman" w:hAnsi="Calibri" w:cs="Times New Roman"/>
                <w:color w:val="000000"/>
                <w:sz w:val="20"/>
                <w:szCs w:val="20"/>
                <w:lang w:val="en-US" w:eastAsia="en-US"/>
              </w:rPr>
              <w:br/>
              <w:t>anyone could write anything; a lot of criticism from the web-page owners</w:t>
            </w:r>
          </w:p>
        </w:tc>
      </w:tr>
      <w:tr w:rsidR="00ED4E53" w:rsidRPr="00FC5631" w14:paraId="0F09A56F" w14:textId="6C569378" w:rsidTr="000F4E73">
        <w:trPr>
          <w:trHeight w:val="280"/>
        </w:trPr>
        <w:tc>
          <w:tcPr>
            <w:tcW w:w="901" w:type="pct"/>
            <w:shd w:val="clear" w:color="auto" w:fill="auto"/>
            <w:noWrap/>
            <w:vAlign w:val="center"/>
            <w:hideMark/>
          </w:tcPr>
          <w:p w14:paraId="5450F8A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lastRenderedPageBreak/>
              <w:t>Wired Marker</w:t>
            </w:r>
          </w:p>
        </w:tc>
        <w:tc>
          <w:tcPr>
            <w:tcW w:w="559" w:type="pct"/>
            <w:shd w:val="clear" w:color="auto" w:fill="auto"/>
            <w:noWrap/>
            <w:vAlign w:val="center"/>
            <w:hideMark/>
          </w:tcPr>
          <w:p w14:paraId="415F6426" w14:textId="6763A29D"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0391E4F8" w14:textId="385B0EEB"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Creative commons</w:t>
            </w:r>
            <w:r w:rsidR="00D344BA" w:rsidRPr="00FC5631">
              <w:rPr>
                <w:rFonts w:ascii="Calibri" w:eastAsia="Times New Roman" w:hAnsi="Calibri" w:cs="Times New Roman"/>
                <w:color w:val="000000"/>
                <w:sz w:val="20"/>
                <w:szCs w:val="20"/>
                <w:lang w:val="en-US" w:eastAsia="en-US"/>
              </w:rPr>
              <w:t> </w:t>
            </w:r>
          </w:p>
        </w:tc>
        <w:tc>
          <w:tcPr>
            <w:tcW w:w="670" w:type="pct"/>
          </w:tcPr>
          <w:p w14:paraId="2026C805" w14:textId="1858171A"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0D4E3641" w14:textId="067B1019"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extension</w:t>
            </w:r>
          </w:p>
        </w:tc>
        <w:tc>
          <w:tcPr>
            <w:tcW w:w="1219" w:type="pct"/>
          </w:tcPr>
          <w:p w14:paraId="506447F9" w14:textId="3A2545C8"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Highlighting and putting text notes on the fragments of web-documents</w:t>
            </w:r>
          </w:p>
        </w:tc>
      </w:tr>
      <w:tr w:rsidR="00ED4E53" w:rsidRPr="00FC5631" w14:paraId="4727C980" w14:textId="3229EC28" w:rsidTr="000F4E73">
        <w:trPr>
          <w:trHeight w:val="280"/>
        </w:trPr>
        <w:tc>
          <w:tcPr>
            <w:tcW w:w="901" w:type="pct"/>
            <w:shd w:val="clear" w:color="auto" w:fill="auto"/>
            <w:noWrap/>
            <w:vAlign w:val="center"/>
            <w:hideMark/>
          </w:tcPr>
          <w:p w14:paraId="001C54A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Fleck</w:t>
            </w:r>
          </w:p>
        </w:tc>
        <w:tc>
          <w:tcPr>
            <w:tcW w:w="559" w:type="pct"/>
            <w:shd w:val="clear" w:color="auto" w:fill="auto"/>
            <w:noWrap/>
            <w:vAlign w:val="center"/>
            <w:hideMark/>
          </w:tcPr>
          <w:p w14:paraId="59E8C038" w14:textId="42CDC41D" w:rsidR="00D344BA" w:rsidRPr="00FC5631" w:rsidRDefault="00D14A77" w:rsidP="007221F5">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Tool of 2006,</w:t>
            </w:r>
            <w:r>
              <w:rPr>
                <w:rFonts w:ascii="Calibri" w:eastAsia="Times New Roman" w:hAnsi="Calibri" w:cs="Times New Roman"/>
                <w:color w:val="000000"/>
                <w:sz w:val="20"/>
                <w:szCs w:val="20"/>
                <w:lang w:val="en-US" w:eastAsia="en-US"/>
              </w:rPr>
              <w:br/>
            </w:r>
            <w:r w:rsidR="007221F5">
              <w:rPr>
                <w:rFonts w:ascii="Calibri" w:eastAsia="Times New Roman" w:hAnsi="Calibri" w:cs="Times New Roman"/>
                <w:color w:val="000000"/>
                <w:sz w:val="20"/>
                <w:szCs w:val="20"/>
                <w:lang w:val="en-US" w:eastAsia="en-US"/>
              </w:rPr>
              <w:t>Inactive?</w:t>
            </w:r>
            <w:r w:rsidR="002A6F13">
              <w:rPr>
                <w:rFonts w:ascii="Calibri" w:eastAsia="Times New Roman" w:hAnsi="Calibri" w:cs="Times New Roman"/>
                <w:color w:val="000000"/>
                <w:sz w:val="20"/>
                <w:szCs w:val="20"/>
                <w:lang w:val="en-US" w:eastAsia="en-US"/>
              </w:rPr>
              <w:br/>
              <w:t>their site does not exist a</w:t>
            </w:r>
            <w:r w:rsidR="007221F5">
              <w:rPr>
                <w:rFonts w:ascii="Calibri" w:eastAsia="Times New Roman" w:hAnsi="Calibri" w:cs="Times New Roman"/>
                <w:color w:val="000000"/>
                <w:sz w:val="20"/>
                <w:szCs w:val="20"/>
                <w:lang w:val="en-US" w:eastAsia="en-US"/>
              </w:rPr>
              <w:t>ny more</w:t>
            </w:r>
          </w:p>
        </w:tc>
        <w:tc>
          <w:tcPr>
            <w:tcW w:w="683" w:type="pct"/>
            <w:shd w:val="clear" w:color="auto" w:fill="auto"/>
            <w:noWrap/>
            <w:vAlign w:val="center"/>
            <w:hideMark/>
          </w:tcPr>
          <w:p w14:paraId="5123029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060B1F37"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169155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D558610"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890BCFF" w14:textId="2504CAE3" w:rsidTr="000F4E73">
        <w:trPr>
          <w:trHeight w:val="280"/>
        </w:trPr>
        <w:tc>
          <w:tcPr>
            <w:tcW w:w="901" w:type="pct"/>
            <w:shd w:val="clear" w:color="auto" w:fill="auto"/>
            <w:noWrap/>
            <w:vAlign w:val="center"/>
            <w:hideMark/>
          </w:tcPr>
          <w:p w14:paraId="5C6A217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http://delicious.com/</w:t>
            </w:r>
          </w:p>
        </w:tc>
        <w:tc>
          <w:tcPr>
            <w:tcW w:w="559" w:type="pct"/>
            <w:shd w:val="clear" w:color="auto" w:fill="auto"/>
            <w:noWrap/>
            <w:vAlign w:val="center"/>
            <w:hideMark/>
          </w:tcPr>
          <w:p w14:paraId="6E93D17C" w14:textId="52F5BD84"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37D885C6" w14:textId="2E073ADF"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Pr="00FC5631">
              <w:rPr>
                <w:rFonts w:ascii="Calibri" w:eastAsia="Times New Roman" w:hAnsi="Calibri" w:cs="Times New Roman"/>
                <w:color w:val="000000"/>
                <w:sz w:val="20"/>
                <w:szCs w:val="20"/>
                <w:lang w:val="en-US" w:eastAsia="en-US"/>
              </w:rPr>
              <w:t> </w:t>
            </w:r>
            <w:r w:rsidR="00D344BA" w:rsidRPr="00FC5631">
              <w:rPr>
                <w:rFonts w:ascii="Calibri" w:eastAsia="Times New Roman" w:hAnsi="Calibri" w:cs="Times New Roman"/>
                <w:color w:val="000000"/>
                <w:sz w:val="20"/>
                <w:szCs w:val="20"/>
                <w:lang w:val="en-US" w:eastAsia="en-US"/>
              </w:rPr>
              <w:t> </w:t>
            </w:r>
          </w:p>
        </w:tc>
        <w:tc>
          <w:tcPr>
            <w:tcW w:w="670" w:type="pct"/>
          </w:tcPr>
          <w:p w14:paraId="237A3A0A" w14:textId="0106E554" w:rsidR="00D344BA" w:rsidRPr="00FC5631" w:rsidRDefault="00C15EE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968" w:type="pct"/>
          </w:tcPr>
          <w:p w14:paraId="6F6091AF" w14:textId="0098681D" w:rsidR="00D344BA" w:rsidRPr="00FC5631" w:rsidRDefault="00C15EE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Bookmarklet</w:t>
            </w:r>
          </w:p>
        </w:tc>
        <w:tc>
          <w:tcPr>
            <w:tcW w:w="1219" w:type="pct"/>
          </w:tcPr>
          <w:p w14:paraId="43E82D5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2FFB8199" w14:textId="3D2082BA" w:rsidTr="000F4E73">
        <w:trPr>
          <w:trHeight w:val="280"/>
        </w:trPr>
        <w:tc>
          <w:tcPr>
            <w:tcW w:w="901" w:type="pct"/>
            <w:shd w:val="clear" w:color="auto" w:fill="auto"/>
            <w:noWrap/>
            <w:vAlign w:val="center"/>
            <w:hideMark/>
          </w:tcPr>
          <w:p w14:paraId="33AF41B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http://evernote.com/</w:t>
            </w:r>
          </w:p>
        </w:tc>
        <w:tc>
          <w:tcPr>
            <w:tcW w:w="559" w:type="pct"/>
            <w:shd w:val="clear" w:color="auto" w:fill="auto"/>
            <w:noWrap/>
            <w:vAlign w:val="center"/>
            <w:hideMark/>
          </w:tcPr>
          <w:p w14:paraId="65795429" w14:textId="3874506A"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7A9E8FB1" w14:textId="06A06956" w:rsidR="00D344BA" w:rsidRPr="00FC5631" w:rsidRDefault="00096190" w:rsidP="00DD0C8C">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Pr="00FC5631">
              <w:rPr>
                <w:rFonts w:ascii="Calibri" w:eastAsia="Times New Roman" w:hAnsi="Calibri" w:cs="Times New Roman"/>
                <w:color w:val="000000"/>
                <w:sz w:val="20"/>
                <w:szCs w:val="20"/>
                <w:lang w:val="en-US" w:eastAsia="en-US"/>
              </w:rPr>
              <w:t> </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br/>
            </w:r>
            <w:r w:rsidR="00DD0C8C">
              <w:rPr>
                <w:rFonts w:ascii="Calibri" w:eastAsia="Times New Roman" w:hAnsi="Calibri" w:cs="Times New Roman"/>
                <w:color w:val="000000"/>
                <w:sz w:val="20"/>
                <w:szCs w:val="20"/>
                <w:lang w:val="en-US" w:eastAsia="en-US"/>
              </w:rPr>
              <w:t>premium is commercial</w:t>
            </w:r>
          </w:p>
        </w:tc>
        <w:tc>
          <w:tcPr>
            <w:tcW w:w="670" w:type="pct"/>
          </w:tcPr>
          <w:p w14:paraId="6BC5701D" w14:textId="152ABE55" w:rsidR="00D344BA" w:rsidRPr="00FC5631" w:rsidRDefault="00DD0C8C"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968" w:type="pct"/>
          </w:tcPr>
          <w:p w14:paraId="34891707" w14:textId="3087C489" w:rsidR="00D344BA" w:rsidRPr="00FC5631" w:rsidRDefault="00DD0C8C" w:rsidP="007E4839">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Server, storage of the documents</w:t>
            </w:r>
          </w:p>
        </w:tc>
        <w:tc>
          <w:tcPr>
            <w:tcW w:w="1219" w:type="pct"/>
          </w:tcPr>
          <w:p w14:paraId="2343F9C8" w14:textId="5A0E2EAA" w:rsidR="00D344BA" w:rsidRPr="00FC5631" w:rsidRDefault="007E4839" w:rsidP="007E4839">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With “skitch” : annotating pdf and images, not web-pages</w:t>
            </w:r>
          </w:p>
        </w:tc>
      </w:tr>
      <w:tr w:rsidR="00ED4E53" w:rsidRPr="00FC5631" w14:paraId="524C9411" w14:textId="01D229D4" w:rsidTr="000F4E73">
        <w:trPr>
          <w:trHeight w:val="280"/>
        </w:trPr>
        <w:tc>
          <w:tcPr>
            <w:tcW w:w="901" w:type="pct"/>
            <w:shd w:val="clear" w:color="auto" w:fill="auto"/>
            <w:noWrap/>
            <w:vAlign w:val="center"/>
            <w:hideMark/>
          </w:tcPr>
          <w:p w14:paraId="5EA78DA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http://webmarginalia.net/</w:t>
            </w:r>
          </w:p>
        </w:tc>
        <w:tc>
          <w:tcPr>
            <w:tcW w:w="559" w:type="pct"/>
            <w:shd w:val="clear" w:color="auto" w:fill="auto"/>
            <w:noWrap/>
            <w:vAlign w:val="center"/>
            <w:hideMark/>
          </w:tcPr>
          <w:p w14:paraId="5CF1BC38" w14:textId="613DB5B7"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40CEA2E9" w14:textId="4F8B2B3E" w:rsidR="00D344BA" w:rsidRPr="00FC5631" w:rsidRDefault="00096190" w:rsidP="00096190">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Pr>
                <w:rFonts w:ascii="Calibri" w:eastAsia="Times New Roman" w:hAnsi="Calibri" w:cs="Times New Roman"/>
                <w:color w:val="000000"/>
                <w:sz w:val="20"/>
                <w:szCs w:val="20"/>
                <w:lang w:val="en-US" w:eastAsia="en-US"/>
              </w:rPr>
              <w:br/>
              <w:t>Java Script</w:t>
            </w:r>
          </w:p>
        </w:tc>
        <w:tc>
          <w:tcPr>
            <w:tcW w:w="670" w:type="pct"/>
          </w:tcPr>
          <w:p w14:paraId="723E6ECE" w14:textId="26CDF4C2"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1D4C0564" w14:textId="60397E16" w:rsidR="00D344BA" w:rsidRPr="00FC5631" w:rsidRDefault="00096190" w:rsidP="00096190">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w:t>
            </w:r>
            <w:r w:rsidR="007269AD">
              <w:rPr>
                <w:rFonts w:ascii="Calibri" w:eastAsia="Times New Roman" w:hAnsi="Calibri" w:cs="Times New Roman"/>
                <w:color w:val="000000"/>
                <w:sz w:val="20"/>
                <w:szCs w:val="20"/>
                <w:lang w:val="en-US" w:eastAsia="en-US"/>
              </w:rPr>
              <w:t>e</w:t>
            </w:r>
            <w:r>
              <w:rPr>
                <w:rFonts w:ascii="Calibri" w:eastAsia="Times New Roman" w:hAnsi="Calibri" w:cs="Times New Roman"/>
                <w:color w:val="000000"/>
                <w:sz w:val="20"/>
                <w:szCs w:val="20"/>
                <w:lang w:val="en-US" w:eastAsia="en-US"/>
              </w:rPr>
              <w:t xml:space="preserve">fox, Safari, Chrome, IE, </w:t>
            </w:r>
            <w:r>
              <w:rPr>
                <w:rFonts w:ascii="Calibri" w:eastAsia="Times New Roman" w:hAnsi="Calibri" w:cs="Times New Roman"/>
                <w:color w:val="000000"/>
                <w:sz w:val="20"/>
                <w:szCs w:val="20"/>
                <w:lang w:val="en-US" w:eastAsia="en-US"/>
              </w:rPr>
              <w:br/>
              <w:t>For Moodle and Open Journal system</w:t>
            </w:r>
          </w:p>
        </w:tc>
        <w:tc>
          <w:tcPr>
            <w:tcW w:w="1219" w:type="pct"/>
          </w:tcPr>
          <w:p w14:paraId="769B5805" w14:textId="5647C0D6" w:rsidR="00D344BA" w:rsidRPr="00FC5631" w:rsidRDefault="007269A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Highlighting htm</w:t>
            </w:r>
            <w:r w:rsidR="00096190">
              <w:rPr>
                <w:rFonts w:ascii="Calibri" w:eastAsia="Times New Roman" w:hAnsi="Calibri" w:cs="Times New Roman"/>
                <w:color w:val="000000"/>
                <w:sz w:val="20"/>
                <w:szCs w:val="20"/>
                <w:lang w:val="en-US" w:eastAsia="en-US"/>
              </w:rPr>
              <w:t>l</w:t>
            </w:r>
          </w:p>
        </w:tc>
      </w:tr>
      <w:tr w:rsidR="00ED4E53" w:rsidRPr="00FC5631" w14:paraId="38D0A5A4" w14:textId="408CA5E4" w:rsidTr="000F4E73">
        <w:trPr>
          <w:trHeight w:val="280"/>
        </w:trPr>
        <w:tc>
          <w:tcPr>
            <w:tcW w:w="901" w:type="pct"/>
            <w:shd w:val="clear" w:color="auto" w:fill="auto"/>
            <w:noWrap/>
            <w:vAlign w:val="center"/>
            <w:hideMark/>
          </w:tcPr>
          <w:p w14:paraId="5ED93EB2"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http://www.yandell-lab.org/software/mwas.html</w:t>
            </w:r>
          </w:p>
        </w:tc>
        <w:tc>
          <w:tcPr>
            <w:tcW w:w="559" w:type="pct"/>
            <w:shd w:val="clear" w:color="auto" w:fill="auto"/>
            <w:noWrap/>
            <w:vAlign w:val="center"/>
            <w:hideMark/>
          </w:tcPr>
          <w:p w14:paraId="4F47096E" w14:textId="7E276A3D"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7341A7D6" w14:textId="6B96B000"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00D344BA" w:rsidRPr="00FC5631">
              <w:rPr>
                <w:rFonts w:ascii="Calibri" w:eastAsia="Times New Roman" w:hAnsi="Calibri" w:cs="Times New Roman"/>
                <w:color w:val="000000"/>
                <w:sz w:val="20"/>
                <w:szCs w:val="20"/>
                <w:lang w:val="en-US" w:eastAsia="en-US"/>
              </w:rPr>
              <w:t> </w:t>
            </w:r>
          </w:p>
        </w:tc>
        <w:tc>
          <w:tcPr>
            <w:tcW w:w="670" w:type="pct"/>
          </w:tcPr>
          <w:p w14:paraId="57DA233F" w14:textId="0EEAD322"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968" w:type="pct"/>
          </w:tcPr>
          <w:p w14:paraId="6AFCD75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6EC4DFC9" w14:textId="50817D3D"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genomes</w:t>
            </w:r>
          </w:p>
        </w:tc>
      </w:tr>
      <w:tr w:rsidR="00ED4E53" w:rsidRPr="00FC5631" w14:paraId="2E049D7F" w14:textId="1CDEE47A" w:rsidTr="000F4E73">
        <w:trPr>
          <w:trHeight w:val="280"/>
        </w:trPr>
        <w:tc>
          <w:tcPr>
            <w:tcW w:w="901" w:type="pct"/>
            <w:shd w:val="clear" w:color="auto" w:fill="auto"/>
            <w:noWrap/>
            <w:vAlign w:val="center"/>
            <w:hideMark/>
          </w:tcPr>
          <w:p w14:paraId="2B9D512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TrailFire</w:t>
            </w:r>
          </w:p>
        </w:tc>
        <w:tc>
          <w:tcPr>
            <w:tcW w:w="559" w:type="pct"/>
            <w:shd w:val="clear" w:color="auto" w:fill="auto"/>
            <w:noWrap/>
            <w:vAlign w:val="center"/>
            <w:hideMark/>
          </w:tcPr>
          <w:p w14:paraId="4D3EABD7" w14:textId="6F55988E" w:rsidR="00D344BA" w:rsidRPr="00FC5631" w:rsidRDefault="00E1482E"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mentioned in 2007</w:t>
            </w:r>
          </w:p>
        </w:tc>
        <w:tc>
          <w:tcPr>
            <w:tcW w:w="683" w:type="pct"/>
            <w:shd w:val="clear" w:color="auto" w:fill="auto"/>
            <w:noWrap/>
            <w:vAlign w:val="center"/>
            <w:hideMark/>
          </w:tcPr>
          <w:p w14:paraId="7853482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5AB54A84"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536DAD2C" w14:textId="5FD886EF" w:rsidR="00D344BA" w:rsidRPr="00FC5631" w:rsidRDefault="00893CE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IE</w:t>
            </w:r>
          </w:p>
        </w:tc>
        <w:tc>
          <w:tcPr>
            <w:tcW w:w="1219" w:type="pct"/>
          </w:tcPr>
          <w:p w14:paraId="2DEFD857" w14:textId="289B1099" w:rsidR="00D344BA" w:rsidRPr="00FC5631" w:rsidRDefault="00893CE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(notes) webpages,</w:t>
            </w:r>
            <w:r>
              <w:rPr>
                <w:rFonts w:ascii="Calibri" w:eastAsia="Times New Roman" w:hAnsi="Calibri" w:cs="Times New Roman"/>
                <w:color w:val="000000"/>
                <w:sz w:val="20"/>
                <w:szCs w:val="20"/>
                <w:lang w:val="en-US" w:eastAsia="en-US"/>
              </w:rPr>
              <w:br/>
              <w:t>categrozing annotated web-pages,</w:t>
            </w:r>
            <w:r>
              <w:rPr>
                <w:rFonts w:ascii="Calibri" w:eastAsia="Times New Roman" w:hAnsi="Calibri" w:cs="Times New Roman"/>
                <w:color w:val="000000"/>
                <w:sz w:val="20"/>
                <w:szCs w:val="20"/>
                <w:lang w:val="en-US" w:eastAsia="en-US"/>
              </w:rPr>
              <w:br/>
              <w:t>sharing</w:t>
            </w:r>
          </w:p>
        </w:tc>
      </w:tr>
      <w:tr w:rsidR="00ED4E53" w:rsidRPr="00FC5631" w14:paraId="27BC6FD8" w14:textId="1EB72E60" w:rsidTr="000F4E73">
        <w:trPr>
          <w:trHeight w:val="1400"/>
        </w:trPr>
        <w:tc>
          <w:tcPr>
            <w:tcW w:w="901" w:type="pct"/>
            <w:shd w:val="clear" w:color="auto" w:fill="auto"/>
            <w:noWrap/>
            <w:vAlign w:val="center"/>
            <w:hideMark/>
          </w:tcPr>
          <w:p w14:paraId="01EF836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REddIT</w:t>
            </w:r>
          </w:p>
        </w:tc>
        <w:tc>
          <w:tcPr>
            <w:tcW w:w="559" w:type="pct"/>
            <w:shd w:val="clear" w:color="auto" w:fill="auto"/>
            <w:noWrap/>
            <w:vAlign w:val="center"/>
            <w:hideMark/>
          </w:tcPr>
          <w:p w14:paraId="5C90503E" w14:textId="5EBF34FB"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27634E38" w14:textId="4ECA6019"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00D344BA" w:rsidRPr="00FC5631">
              <w:rPr>
                <w:rFonts w:ascii="Calibri" w:eastAsia="Times New Roman" w:hAnsi="Calibri" w:cs="Times New Roman"/>
                <w:color w:val="000000"/>
                <w:sz w:val="20"/>
                <w:szCs w:val="20"/>
                <w:lang w:val="en-US" w:eastAsia="en-US"/>
              </w:rPr>
              <w:t> </w:t>
            </w:r>
          </w:p>
        </w:tc>
        <w:tc>
          <w:tcPr>
            <w:tcW w:w="670" w:type="pct"/>
          </w:tcPr>
          <w:p w14:paraId="3C921CFA" w14:textId="7F9CD86C"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968" w:type="pct"/>
          </w:tcPr>
          <w:p w14:paraId="744F23DF" w14:textId="4AA38E74"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server</w:t>
            </w:r>
          </w:p>
        </w:tc>
        <w:tc>
          <w:tcPr>
            <w:tcW w:w="1219" w:type="pct"/>
          </w:tcPr>
          <w:p w14:paraId="747AE8AC" w14:textId="6FEBF85A"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Social networking </w:t>
            </w:r>
            <w:r>
              <w:rPr>
                <w:rFonts w:ascii="Calibri" w:eastAsia="Times New Roman" w:hAnsi="Calibri" w:cs="Times New Roman"/>
                <w:color w:val="000000"/>
                <w:sz w:val="20"/>
                <w:szCs w:val="20"/>
                <w:lang w:val="en-US" w:eastAsia="en-US"/>
              </w:rPr>
              <w:br/>
              <w:t xml:space="preserve">and </w:t>
            </w:r>
            <w:r>
              <w:rPr>
                <w:rFonts w:ascii="Calibri" w:eastAsia="Times New Roman" w:hAnsi="Calibri" w:cs="Times New Roman"/>
                <w:color w:val="000000"/>
                <w:sz w:val="20"/>
                <w:szCs w:val="20"/>
                <w:lang w:val="en-US" w:eastAsia="en-US"/>
              </w:rPr>
              <w:br/>
              <w:t>news website</w:t>
            </w:r>
          </w:p>
        </w:tc>
      </w:tr>
      <w:tr w:rsidR="00ED4E53" w:rsidRPr="00FC5631" w14:paraId="6790431B" w14:textId="2A3CF97C" w:rsidTr="000F4E73">
        <w:trPr>
          <w:trHeight w:val="1400"/>
        </w:trPr>
        <w:tc>
          <w:tcPr>
            <w:tcW w:w="901" w:type="pct"/>
            <w:shd w:val="clear" w:color="auto" w:fill="auto"/>
            <w:noWrap/>
            <w:vAlign w:val="center"/>
            <w:hideMark/>
          </w:tcPr>
          <w:p w14:paraId="031B7F7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ReframeIT</w:t>
            </w:r>
          </w:p>
        </w:tc>
        <w:tc>
          <w:tcPr>
            <w:tcW w:w="559" w:type="pct"/>
            <w:shd w:val="clear" w:color="auto" w:fill="auto"/>
            <w:vAlign w:val="center"/>
            <w:hideMark/>
          </w:tcPr>
          <w:p w14:paraId="50F5FBC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obviously not available any more, only light-weight demo on website, add-ons outdated, integration info missing on official website</w:t>
            </w:r>
          </w:p>
        </w:tc>
        <w:tc>
          <w:tcPr>
            <w:tcW w:w="683" w:type="pct"/>
            <w:shd w:val="clear" w:color="auto" w:fill="auto"/>
            <w:noWrap/>
            <w:vAlign w:val="center"/>
            <w:hideMark/>
          </w:tcPr>
          <w:p w14:paraId="07C9E62F"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43C2C74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39E77413"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03BCC3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8E58852" w14:textId="1115F602" w:rsidTr="000F4E73">
        <w:trPr>
          <w:trHeight w:val="2520"/>
        </w:trPr>
        <w:tc>
          <w:tcPr>
            <w:tcW w:w="901" w:type="pct"/>
            <w:shd w:val="clear" w:color="000000" w:fill="FFFFFF"/>
            <w:noWrap/>
            <w:vAlign w:val="center"/>
            <w:hideMark/>
          </w:tcPr>
          <w:p w14:paraId="246B5F31"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lastRenderedPageBreak/>
              <w:t>Scrible</w:t>
            </w:r>
          </w:p>
        </w:tc>
        <w:tc>
          <w:tcPr>
            <w:tcW w:w="559" w:type="pct"/>
            <w:shd w:val="clear" w:color="000000" w:fill="FFFFFF"/>
            <w:vAlign w:val="center"/>
            <w:hideMark/>
          </w:tcPr>
          <w:p w14:paraId="462FA25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under development: free public beta version available</w:t>
            </w:r>
          </w:p>
        </w:tc>
        <w:tc>
          <w:tcPr>
            <w:tcW w:w="683" w:type="pct"/>
            <w:shd w:val="clear" w:color="000000" w:fill="FFFFFF"/>
            <w:vAlign w:val="center"/>
            <w:hideMark/>
          </w:tcPr>
          <w:p w14:paraId="2C7468CF" w14:textId="1E23E70A"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premium, paid edition under development, not yet available</w:t>
            </w:r>
            <w:r w:rsidR="00897785">
              <w:rPr>
                <w:rFonts w:ascii="Calibri" w:eastAsia="Times New Roman" w:hAnsi="Calibri" w:cs="Times New Roman"/>
                <w:color w:val="000000"/>
                <w:sz w:val="20"/>
                <w:szCs w:val="20"/>
                <w:lang w:val="en-US" w:eastAsia="en-US"/>
              </w:rPr>
              <w:t>,</w:t>
            </w:r>
            <w:r w:rsidR="00897785">
              <w:rPr>
                <w:rFonts w:ascii="Calibri" w:eastAsia="Times New Roman" w:hAnsi="Calibri" w:cs="Times New Roman"/>
                <w:color w:val="000000"/>
                <w:sz w:val="20"/>
                <w:szCs w:val="20"/>
                <w:lang w:val="en-US" w:eastAsia="en-US"/>
              </w:rPr>
              <w:br/>
              <w:t xml:space="preserve">license: </w:t>
            </w:r>
            <w:r w:rsidR="00897785">
              <w:rPr>
                <w:rFonts w:ascii="Calibri" w:eastAsia="Times New Roman" w:hAnsi="Calibri" w:cs="Times New Roman"/>
                <w:color w:val="000000"/>
                <w:sz w:val="20"/>
                <w:szCs w:val="20"/>
                <w:lang w:val="en-US" w:eastAsia="en-US"/>
              </w:rPr>
              <w:br/>
              <w:t>no modifications allowed</w:t>
            </w:r>
          </w:p>
        </w:tc>
        <w:tc>
          <w:tcPr>
            <w:tcW w:w="670" w:type="pct"/>
            <w:shd w:val="clear" w:color="000000" w:fill="FFFFFF"/>
          </w:tcPr>
          <w:p w14:paraId="19BED007"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264B3858"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128B5BA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2ADC694" w14:textId="07481555" w:rsidTr="000F4E73">
        <w:trPr>
          <w:trHeight w:val="2800"/>
        </w:trPr>
        <w:tc>
          <w:tcPr>
            <w:tcW w:w="901" w:type="pct"/>
            <w:shd w:val="clear" w:color="000000" w:fill="FFFFFF"/>
            <w:noWrap/>
            <w:vAlign w:val="center"/>
            <w:hideMark/>
          </w:tcPr>
          <w:p w14:paraId="68AB715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SharedCopy</w:t>
            </w:r>
          </w:p>
        </w:tc>
        <w:tc>
          <w:tcPr>
            <w:tcW w:w="559" w:type="pct"/>
            <w:shd w:val="clear" w:color="000000" w:fill="FFFFFF"/>
            <w:vAlign w:val="center"/>
            <w:hideMark/>
          </w:tcPr>
          <w:p w14:paraId="14277E8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State uncertain. According to http://en.wikipedia.org/wiki/Web_annotation: Development has stopped. Observe: copyright date of official website: 2012</w:t>
            </w:r>
          </w:p>
        </w:tc>
        <w:tc>
          <w:tcPr>
            <w:tcW w:w="683" w:type="pct"/>
            <w:shd w:val="clear" w:color="000000" w:fill="FFFFFF"/>
            <w:noWrap/>
            <w:vAlign w:val="center"/>
            <w:hideMark/>
          </w:tcPr>
          <w:p w14:paraId="4A2EDBA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shd w:val="clear" w:color="000000" w:fill="FFFFFF"/>
          </w:tcPr>
          <w:p w14:paraId="425A858E"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324CD4A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7367069E"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128DB0E7" w14:textId="5275DC41" w:rsidTr="000F4E73">
        <w:trPr>
          <w:trHeight w:val="840"/>
        </w:trPr>
        <w:tc>
          <w:tcPr>
            <w:tcW w:w="901" w:type="pct"/>
            <w:shd w:val="clear" w:color="auto" w:fill="auto"/>
            <w:noWrap/>
            <w:vAlign w:val="center"/>
            <w:hideMark/>
          </w:tcPr>
          <w:p w14:paraId="5FA7C99F"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ShiftSpace</w:t>
            </w:r>
          </w:p>
        </w:tc>
        <w:tc>
          <w:tcPr>
            <w:tcW w:w="559" w:type="pct"/>
            <w:shd w:val="clear" w:color="auto" w:fill="auto"/>
            <w:noWrap/>
            <w:vAlign w:val="center"/>
            <w:hideMark/>
          </w:tcPr>
          <w:p w14:paraId="42EEB8E6"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Development has stopped.</w:t>
            </w:r>
          </w:p>
        </w:tc>
        <w:tc>
          <w:tcPr>
            <w:tcW w:w="683" w:type="pct"/>
            <w:shd w:val="clear" w:color="auto" w:fill="auto"/>
            <w:noWrap/>
            <w:vAlign w:val="center"/>
            <w:hideMark/>
          </w:tcPr>
          <w:p w14:paraId="5B381BC1"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2E705F7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21CFB6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E8F9B95"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5DB2E289" w14:textId="3650612C" w:rsidTr="000F4E73">
        <w:trPr>
          <w:trHeight w:val="1400"/>
        </w:trPr>
        <w:tc>
          <w:tcPr>
            <w:tcW w:w="901" w:type="pct"/>
            <w:shd w:val="clear" w:color="auto" w:fill="auto"/>
            <w:noWrap/>
            <w:vAlign w:val="center"/>
            <w:hideMark/>
          </w:tcPr>
          <w:p w14:paraId="60C85612"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Skim</w:t>
            </w:r>
          </w:p>
        </w:tc>
        <w:tc>
          <w:tcPr>
            <w:tcW w:w="559" w:type="pct"/>
            <w:shd w:val="clear" w:color="auto" w:fill="auto"/>
            <w:vAlign w:val="center"/>
            <w:hideMark/>
          </w:tcPr>
          <w:p w14:paraId="009AEDAC" w14:textId="1095356E"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529C9FFF" w14:textId="472F89C3"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BDS license </w:t>
            </w:r>
            <w:r w:rsidR="00D344BA" w:rsidRPr="00FC5631">
              <w:rPr>
                <w:rFonts w:ascii="Calibri" w:eastAsia="Times New Roman" w:hAnsi="Calibri" w:cs="Times New Roman"/>
                <w:color w:val="000000"/>
                <w:sz w:val="20"/>
                <w:szCs w:val="20"/>
                <w:lang w:val="en-US" w:eastAsia="en-US"/>
              </w:rPr>
              <w:t> </w:t>
            </w:r>
          </w:p>
        </w:tc>
        <w:tc>
          <w:tcPr>
            <w:tcW w:w="670" w:type="pct"/>
          </w:tcPr>
          <w:p w14:paraId="7D6B296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DCFF448" w14:textId="62632B25"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OS X</w:t>
            </w:r>
          </w:p>
        </w:tc>
        <w:tc>
          <w:tcPr>
            <w:tcW w:w="1219" w:type="pct"/>
          </w:tcPr>
          <w:p w14:paraId="44AC97BF" w14:textId="117B1358"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PDF reader and node taker</w:t>
            </w:r>
          </w:p>
        </w:tc>
      </w:tr>
      <w:tr w:rsidR="00ED4E53" w:rsidRPr="00FC5631" w14:paraId="5B8E137D" w14:textId="2C464E28" w:rsidTr="000F4E73">
        <w:trPr>
          <w:trHeight w:val="840"/>
        </w:trPr>
        <w:tc>
          <w:tcPr>
            <w:tcW w:w="901" w:type="pct"/>
            <w:shd w:val="clear" w:color="000000" w:fill="FFFFFF"/>
            <w:noWrap/>
            <w:vAlign w:val="center"/>
            <w:hideMark/>
          </w:tcPr>
          <w:p w14:paraId="32A99276"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WebNotes</w:t>
            </w:r>
          </w:p>
        </w:tc>
        <w:tc>
          <w:tcPr>
            <w:tcW w:w="559" w:type="pct"/>
            <w:shd w:val="clear" w:color="000000" w:fill="FFFFFF"/>
            <w:noWrap/>
            <w:vAlign w:val="center"/>
            <w:hideMark/>
          </w:tcPr>
          <w:p w14:paraId="2E6499E7" w14:textId="1103D253"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000000" w:fill="FFFFFF"/>
            <w:noWrap/>
            <w:vAlign w:val="center"/>
            <w:hideMark/>
          </w:tcPr>
          <w:p w14:paraId="6470EF02" w14:textId="6E8FDB4F"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platinum /pro</w:t>
            </w:r>
            <w:r w:rsidR="00897785">
              <w:rPr>
                <w:rFonts w:ascii="Calibri" w:eastAsia="Times New Roman" w:hAnsi="Calibri" w:cs="Times New Roman"/>
                <w:color w:val="000000"/>
                <w:sz w:val="20"/>
                <w:szCs w:val="20"/>
                <w:lang w:val="en-US" w:eastAsia="en-US"/>
              </w:rPr>
              <w:t>/lite</w:t>
            </w:r>
            <w:r w:rsidRPr="00FC5631">
              <w:rPr>
                <w:rFonts w:ascii="Calibri" w:eastAsia="Times New Roman" w:hAnsi="Calibri" w:cs="Times New Roman"/>
                <w:color w:val="000000"/>
                <w:sz w:val="20"/>
                <w:szCs w:val="20"/>
                <w:lang w:val="en-US" w:eastAsia="en-US"/>
              </w:rPr>
              <w:t xml:space="preserve"> version</w:t>
            </w:r>
            <w:r w:rsidR="00897785">
              <w:rPr>
                <w:rFonts w:ascii="Calibri" w:eastAsia="Times New Roman" w:hAnsi="Calibri" w:cs="Times New Roman"/>
                <w:color w:val="000000"/>
                <w:sz w:val="20"/>
                <w:szCs w:val="20"/>
                <w:lang w:val="en-US" w:eastAsia="en-US"/>
              </w:rPr>
              <w:t>/,</w:t>
            </w:r>
            <w:r w:rsidR="00897785">
              <w:rPr>
                <w:rFonts w:ascii="Calibri" w:eastAsia="Times New Roman" w:hAnsi="Calibri" w:cs="Times New Roman"/>
                <w:color w:val="000000"/>
                <w:sz w:val="20"/>
                <w:szCs w:val="20"/>
                <w:lang w:val="en-US" w:eastAsia="en-US"/>
              </w:rPr>
              <w:br/>
              <w:t>account is needed</w:t>
            </w:r>
            <w:r w:rsidR="00F765B5">
              <w:rPr>
                <w:rFonts w:ascii="Calibri" w:eastAsia="Times New Roman" w:hAnsi="Calibri" w:cs="Times New Roman"/>
                <w:color w:val="000000"/>
                <w:sz w:val="20"/>
                <w:szCs w:val="20"/>
                <w:lang w:val="en-US" w:eastAsia="en-US"/>
              </w:rPr>
              <w:t xml:space="preserve">, </w:t>
            </w:r>
            <w:r w:rsidR="00F765B5">
              <w:rPr>
                <w:rFonts w:ascii="Calibri" w:eastAsia="Times New Roman" w:hAnsi="Calibri" w:cs="Times New Roman"/>
                <w:color w:val="000000"/>
                <w:sz w:val="20"/>
                <w:szCs w:val="20"/>
                <w:lang w:val="en-US" w:eastAsia="en-US"/>
              </w:rPr>
              <w:br/>
              <w:t>modification under permission</w:t>
            </w:r>
          </w:p>
        </w:tc>
        <w:tc>
          <w:tcPr>
            <w:tcW w:w="670" w:type="pct"/>
            <w:shd w:val="clear" w:color="000000" w:fill="FFFFFF"/>
          </w:tcPr>
          <w:p w14:paraId="758D3047" w14:textId="1FDD6874"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5B1070BD"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20313138" w14:textId="05C4DEA7"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Adding notes to PDF and web-pages</w:t>
            </w:r>
          </w:p>
        </w:tc>
      </w:tr>
      <w:tr w:rsidR="00F765B5" w:rsidRPr="00FC5631" w14:paraId="06AC5AA0" w14:textId="1A39FF46" w:rsidTr="000F4E73">
        <w:trPr>
          <w:trHeight w:val="2962"/>
        </w:trPr>
        <w:tc>
          <w:tcPr>
            <w:tcW w:w="901" w:type="pct"/>
            <w:shd w:val="clear" w:color="auto" w:fill="auto"/>
            <w:noWrap/>
            <w:vAlign w:val="center"/>
            <w:hideMark/>
          </w:tcPr>
          <w:p w14:paraId="748E9499"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lastRenderedPageBreak/>
              <w:t>JKN</w:t>
            </w:r>
          </w:p>
        </w:tc>
        <w:tc>
          <w:tcPr>
            <w:tcW w:w="559" w:type="pct"/>
            <w:shd w:val="clear" w:color="auto" w:fill="auto"/>
            <w:noWrap/>
            <w:vAlign w:val="center"/>
            <w:hideMark/>
          </w:tcPr>
          <w:p w14:paraId="1CE7AAE5"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center"/>
          </w:tcPr>
          <w:p w14:paraId="7E93C9A9" w14:textId="62C6CF2D" w:rsidR="00F765B5" w:rsidRPr="00883E5E" w:rsidRDefault="00F765B5" w:rsidP="00883E5E">
            <w:pPr>
              <w:rPr>
                <w:rFonts w:ascii="Calibri" w:eastAsia="Times New Roman" w:hAnsi="Calibri" w:cs="Times New Roman"/>
                <w:color w:val="0000FF"/>
                <w:sz w:val="20"/>
                <w:szCs w:val="20"/>
                <w:u w:val="single"/>
                <w:lang w:val="en-US" w:eastAsia="en-US"/>
              </w:rPr>
            </w:pPr>
          </w:p>
        </w:tc>
        <w:tc>
          <w:tcPr>
            <w:tcW w:w="670" w:type="pct"/>
          </w:tcPr>
          <w:p w14:paraId="4D3D4FB2" w14:textId="77777777" w:rsidR="00F765B5" w:rsidRDefault="00F765B5" w:rsidP="00883E5E"/>
        </w:tc>
        <w:tc>
          <w:tcPr>
            <w:tcW w:w="968" w:type="pct"/>
          </w:tcPr>
          <w:p w14:paraId="484BEB23" w14:textId="77777777" w:rsidR="00F765B5" w:rsidRDefault="00F765B5" w:rsidP="00883E5E"/>
        </w:tc>
        <w:tc>
          <w:tcPr>
            <w:tcW w:w="1219" w:type="pct"/>
            <w:vAlign w:val="center"/>
          </w:tcPr>
          <w:p w14:paraId="3E02D04F" w14:textId="45F9DEB0" w:rsidR="00F765B5" w:rsidRDefault="00825A8D" w:rsidP="00883E5E">
            <w:hyperlink r:id="rId16" w:history="1">
              <w:r w:rsidR="00F765B5" w:rsidRPr="00883E5E">
                <w:rPr>
                  <w:rFonts w:ascii="Calibri" w:eastAsia="Times New Roman" w:hAnsi="Calibri" w:cs="Times New Roman"/>
                  <w:color w:val="0000FF"/>
                  <w:sz w:val="20"/>
                  <w:szCs w:val="20"/>
                  <w:u w:val="single"/>
                  <w:lang w:val="en-US" w:eastAsia="en-US"/>
                </w:rPr>
                <w:t xml:space="preserve">http://info.jkn.com/firefox.htm </w:t>
              </w:r>
            </w:hyperlink>
            <w:r w:rsidR="00F765B5" w:rsidRPr="00883E5E">
              <w:rPr>
                <w:rFonts w:ascii="Calibri" w:eastAsia="Times New Roman" w:hAnsi="Calibri" w:cs="Times New Roman"/>
                <w:color w:val="0000FF"/>
                <w:sz w:val="20"/>
                <w:szCs w:val="20"/>
                <w:u w:val="single"/>
                <w:lang w:val="en-US" w:eastAsia="en-US"/>
              </w:rPr>
              <w:t xml:space="preserve">,  </w:t>
            </w:r>
            <w:r w:rsidR="00F765B5" w:rsidRPr="00883E5E">
              <w:rPr>
                <w:rFonts w:ascii="Calibri" w:hAnsi="Calibri"/>
                <w:color w:val="000000"/>
                <w:sz w:val="20"/>
                <w:szCs w:val="20"/>
              </w:rPr>
              <w:t>Light version with available features: web page annotation, organize and search notes, share notes via email, twitter, and permalink or any other similar url found from annotation evaluation lists - they didn't work at all!</w:t>
            </w:r>
          </w:p>
        </w:tc>
      </w:tr>
      <w:tr w:rsidR="00F765B5" w:rsidRPr="00FC5631" w14:paraId="5BDD89FA" w14:textId="0CFE432A" w:rsidTr="000F4E73">
        <w:trPr>
          <w:trHeight w:val="280"/>
        </w:trPr>
        <w:tc>
          <w:tcPr>
            <w:tcW w:w="901" w:type="pct"/>
            <w:shd w:val="clear" w:color="auto" w:fill="auto"/>
            <w:noWrap/>
            <w:vAlign w:val="center"/>
            <w:hideMark/>
          </w:tcPr>
          <w:p w14:paraId="1D1D53EA"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Keeppy</w:t>
            </w:r>
          </w:p>
        </w:tc>
        <w:tc>
          <w:tcPr>
            <w:tcW w:w="559" w:type="pct"/>
            <w:shd w:val="clear" w:color="auto" w:fill="auto"/>
            <w:noWrap/>
            <w:vAlign w:val="center"/>
            <w:hideMark/>
          </w:tcPr>
          <w:p w14:paraId="0928FCCC"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83" w:type="pct"/>
            <w:shd w:val="clear" w:color="auto" w:fill="auto"/>
            <w:noWrap/>
            <w:vAlign w:val="bottom"/>
            <w:hideMark/>
          </w:tcPr>
          <w:p w14:paraId="0476C7D9" w14:textId="5A91426D" w:rsidR="00F765B5" w:rsidRPr="00883E5E" w:rsidRDefault="00F765B5" w:rsidP="00FC5631">
            <w:pPr>
              <w:rPr>
                <w:rFonts w:ascii="Calibri" w:eastAsia="Times New Roman" w:hAnsi="Calibri" w:cs="Times New Roman"/>
                <w:color w:val="000000"/>
                <w:sz w:val="20"/>
                <w:szCs w:val="20"/>
                <w:lang w:val="en-US" w:eastAsia="en-US"/>
              </w:rPr>
            </w:pPr>
          </w:p>
        </w:tc>
        <w:tc>
          <w:tcPr>
            <w:tcW w:w="670" w:type="pct"/>
          </w:tcPr>
          <w:p w14:paraId="319EE6F9" w14:textId="77777777" w:rsidR="00F765B5" w:rsidRDefault="00F765B5" w:rsidP="00FC5631"/>
        </w:tc>
        <w:tc>
          <w:tcPr>
            <w:tcW w:w="968" w:type="pct"/>
          </w:tcPr>
          <w:p w14:paraId="461D0BB9" w14:textId="11AE361A" w:rsidR="00F765B5" w:rsidRPr="00F765B5" w:rsidRDefault="00F765B5" w:rsidP="00FC5631">
            <w:pPr>
              <w:rPr>
                <w:sz w:val="20"/>
                <w:szCs w:val="20"/>
              </w:rPr>
            </w:pPr>
            <w:r w:rsidRPr="00F765B5">
              <w:rPr>
                <w:sz w:val="20"/>
                <w:szCs w:val="20"/>
              </w:rPr>
              <w:t>Server</w:t>
            </w:r>
          </w:p>
        </w:tc>
        <w:tc>
          <w:tcPr>
            <w:tcW w:w="1219" w:type="pct"/>
          </w:tcPr>
          <w:p w14:paraId="11635B48" w14:textId="3336AD56" w:rsidR="00F765B5" w:rsidRDefault="00825A8D" w:rsidP="00F765B5">
            <w:hyperlink r:id="rId17" w:history="1">
              <w:r w:rsidR="00F765B5" w:rsidRPr="00883E5E">
                <w:rPr>
                  <w:rStyle w:val="Hyperlnk"/>
                  <w:rFonts w:ascii="Calibri" w:eastAsia="Times New Roman" w:hAnsi="Calibri" w:cs="Times New Roman"/>
                  <w:sz w:val="20"/>
                  <w:szCs w:val="20"/>
                  <w:lang w:val="en-US" w:eastAsia="en-US"/>
                </w:rPr>
                <w:t>http://www.keeppy.com/</w:t>
              </w:r>
            </w:hyperlink>
            <w:r w:rsidR="00F765B5" w:rsidRPr="00883E5E">
              <w:rPr>
                <w:rFonts w:ascii="Calibri" w:eastAsia="Times New Roman" w:hAnsi="Calibri" w:cs="Times New Roman"/>
                <w:color w:val="000000"/>
                <w:sz w:val="20"/>
                <w:szCs w:val="20"/>
                <w:lang w:val="en-US" w:eastAsia="en-US"/>
              </w:rPr>
              <w:t xml:space="preserve">,  </w:t>
            </w:r>
            <w:r w:rsidR="00F765B5">
              <w:rPr>
                <w:rFonts w:ascii="Calibri" w:eastAsia="Times New Roman" w:hAnsi="Calibri" w:cs="Times New Roman"/>
                <w:color w:val="000000"/>
                <w:sz w:val="20"/>
                <w:szCs w:val="20"/>
                <w:lang w:val="en-US" w:eastAsia="en-US"/>
              </w:rPr>
              <w:t xml:space="preserve">a social network, </w:t>
            </w:r>
            <w:r w:rsidR="00F765B5" w:rsidRPr="00883E5E">
              <w:rPr>
                <w:rFonts w:ascii="Calibri" w:eastAsia="Times New Roman" w:hAnsi="Calibri" w:cs="Times New Roman"/>
                <w:color w:val="000000"/>
                <w:sz w:val="20"/>
                <w:szCs w:val="20"/>
                <w:lang w:val="en-US" w:eastAsia="en-US"/>
              </w:rPr>
              <w:t xml:space="preserve"> relevant for our purposes</w:t>
            </w:r>
          </w:p>
        </w:tc>
      </w:tr>
      <w:tr w:rsidR="00F765B5" w:rsidRPr="00FC5631" w14:paraId="074C2B0A" w14:textId="2BB19566" w:rsidTr="000F4E73">
        <w:trPr>
          <w:trHeight w:val="280"/>
        </w:trPr>
        <w:tc>
          <w:tcPr>
            <w:tcW w:w="901" w:type="pct"/>
            <w:shd w:val="clear" w:color="auto" w:fill="auto"/>
            <w:noWrap/>
            <w:vAlign w:val="center"/>
            <w:hideMark/>
          </w:tcPr>
          <w:p w14:paraId="5D0313DC"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Loomp</w:t>
            </w:r>
          </w:p>
        </w:tc>
        <w:tc>
          <w:tcPr>
            <w:tcW w:w="559" w:type="pct"/>
            <w:shd w:val="clear" w:color="auto" w:fill="auto"/>
            <w:noWrap/>
            <w:vAlign w:val="center"/>
            <w:hideMark/>
          </w:tcPr>
          <w:p w14:paraId="5A1DC92B"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bottom"/>
            <w:hideMark/>
          </w:tcPr>
          <w:p w14:paraId="43BB6630" w14:textId="7CCA5543" w:rsidR="00F765B5" w:rsidRPr="00883E5E" w:rsidRDefault="008745CD" w:rsidP="00883E5E">
            <w:pPr>
              <w:rPr>
                <w:rFonts w:ascii="Calibri" w:eastAsia="Times New Roman" w:hAnsi="Calibri" w:cs="Times New Roman"/>
                <w:color w:val="0000FF"/>
                <w:sz w:val="20"/>
                <w:szCs w:val="20"/>
                <w:u w:val="single"/>
                <w:lang w:val="en-US" w:eastAsia="en-US"/>
              </w:rPr>
            </w:pPr>
            <w:r>
              <w:rPr>
                <w:rFonts w:ascii="Calibri" w:hAnsi="Calibri"/>
                <w:color w:val="000000"/>
                <w:sz w:val="20"/>
                <w:szCs w:val="20"/>
                <w:lang w:val="en-US" w:eastAsia="en-US"/>
              </w:rPr>
              <w:t xml:space="preserve">No </w:t>
            </w:r>
            <w:r w:rsidR="00F765B5" w:rsidRPr="00883E5E">
              <w:rPr>
                <w:rFonts w:ascii="Calibri" w:hAnsi="Calibri"/>
                <w:color w:val="000000"/>
                <w:sz w:val="20"/>
                <w:szCs w:val="20"/>
                <w:lang w:val="en-US" w:eastAsia="en-US"/>
              </w:rPr>
              <w:t>license information, short technical information  and easy access for downloading is missing.</w:t>
            </w:r>
          </w:p>
        </w:tc>
        <w:tc>
          <w:tcPr>
            <w:tcW w:w="670" w:type="pct"/>
          </w:tcPr>
          <w:p w14:paraId="4D96F35C" w14:textId="77777777" w:rsidR="00F765B5" w:rsidRDefault="00F765B5" w:rsidP="00883E5E"/>
        </w:tc>
        <w:tc>
          <w:tcPr>
            <w:tcW w:w="968" w:type="pct"/>
          </w:tcPr>
          <w:p w14:paraId="30F52EC2" w14:textId="77777777" w:rsidR="00F765B5" w:rsidRDefault="00F765B5" w:rsidP="00883E5E"/>
        </w:tc>
        <w:tc>
          <w:tcPr>
            <w:tcW w:w="1219" w:type="pct"/>
          </w:tcPr>
          <w:p w14:paraId="56BD4564" w14:textId="7976B4BF" w:rsidR="00F765B5" w:rsidRDefault="00F765B5" w:rsidP="00F765B5">
            <w:r w:rsidRPr="00883E5E">
              <w:rPr>
                <w:rFonts w:ascii="Calibri" w:hAnsi="Calibri"/>
                <w:color w:val="000000"/>
                <w:sz w:val="20"/>
                <w:szCs w:val="20"/>
                <w:lang w:val="en-US" w:eastAsia="en-US"/>
              </w:rPr>
              <w:t>One Click Annotator, a WYSIWYG Web editor for enriching content</w:t>
            </w:r>
            <w:r>
              <w:rPr>
                <w:rFonts w:ascii="Calibri" w:hAnsi="Calibri"/>
                <w:color w:val="000000"/>
                <w:sz w:val="20"/>
                <w:szCs w:val="20"/>
                <w:lang w:val="en-US" w:eastAsia="en-US"/>
              </w:rPr>
              <w:t xml:space="preserve"> </w:t>
            </w:r>
            <w:r w:rsidRPr="00883E5E">
              <w:rPr>
                <w:rFonts w:ascii="Calibri" w:hAnsi="Calibri"/>
                <w:color w:val="000000"/>
                <w:sz w:val="20"/>
                <w:szCs w:val="20"/>
                <w:lang w:val="en-US" w:eastAsia="en-US"/>
              </w:rPr>
              <w:t>with RDFa annotations</w:t>
            </w:r>
            <w:r w:rsidR="008745CD">
              <w:rPr>
                <w:rFonts w:ascii="Calibri" w:hAnsi="Calibri"/>
                <w:color w:val="000000"/>
                <w:sz w:val="20"/>
                <w:szCs w:val="20"/>
                <w:lang w:val="en-US" w:eastAsia="en-US"/>
              </w:rPr>
              <w:t>,</w:t>
            </w:r>
            <w:r w:rsidR="008745CD">
              <w:rPr>
                <w:rFonts w:ascii="Calibri" w:hAnsi="Calibri"/>
                <w:color w:val="000000"/>
                <w:sz w:val="20"/>
                <w:szCs w:val="20"/>
                <w:lang w:val="en-US" w:eastAsia="en-US"/>
              </w:rPr>
              <w:br/>
            </w:r>
            <w:hyperlink r:id="rId18" w:history="1">
              <w:r w:rsidR="008745CD" w:rsidRPr="00883E5E">
                <w:rPr>
                  <w:rFonts w:ascii="Calibri" w:eastAsia="Times New Roman" w:hAnsi="Calibri" w:cs="Times New Roman"/>
                  <w:color w:val="0000FF"/>
                  <w:sz w:val="20"/>
                  <w:szCs w:val="20"/>
                  <w:u w:val="single"/>
                  <w:lang w:val="en-US" w:eastAsia="en-US"/>
                </w:rPr>
                <w:t>http://loomp.org/index.php/home.html</w:t>
              </w:r>
            </w:hyperlink>
            <w:r w:rsidR="008745CD" w:rsidRPr="00883E5E">
              <w:rPr>
                <w:rFonts w:ascii="Calibri" w:eastAsia="Times New Roman" w:hAnsi="Calibri" w:cs="Times New Roman"/>
                <w:color w:val="0000FF"/>
                <w:sz w:val="20"/>
                <w:szCs w:val="20"/>
                <w:u w:val="single"/>
                <w:lang w:val="en-US" w:eastAsia="en-US"/>
              </w:rPr>
              <w:t>,</w:t>
            </w:r>
          </w:p>
        </w:tc>
      </w:tr>
      <w:tr w:rsidR="00F765B5" w:rsidRPr="00FC5631" w14:paraId="2AEA502A" w14:textId="589FBB20" w:rsidTr="000F4E73">
        <w:trPr>
          <w:trHeight w:val="5034"/>
        </w:trPr>
        <w:tc>
          <w:tcPr>
            <w:tcW w:w="901" w:type="pct"/>
            <w:shd w:val="clear" w:color="auto" w:fill="auto"/>
            <w:noWrap/>
            <w:vAlign w:val="center"/>
            <w:hideMark/>
          </w:tcPr>
          <w:p w14:paraId="3D4D7090"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MarkITUp</w:t>
            </w:r>
          </w:p>
        </w:tc>
        <w:tc>
          <w:tcPr>
            <w:tcW w:w="559" w:type="pct"/>
            <w:shd w:val="clear" w:color="auto" w:fill="auto"/>
            <w:noWrap/>
            <w:vAlign w:val="center"/>
            <w:hideMark/>
          </w:tcPr>
          <w:p w14:paraId="5EE414C9"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center"/>
            <w:hideMark/>
          </w:tcPr>
          <w:p w14:paraId="6EFE4001" w14:textId="104980FA" w:rsidR="00F765B5" w:rsidRPr="00883E5E" w:rsidRDefault="00F765B5" w:rsidP="008745CD">
            <w:pPr>
              <w:rPr>
                <w:rFonts w:ascii="Calibri" w:eastAsia="Times New Roman" w:hAnsi="Calibri" w:cs="Times New Roman"/>
                <w:color w:val="0000FF"/>
                <w:sz w:val="20"/>
                <w:szCs w:val="20"/>
                <w:u w:val="single"/>
                <w:lang w:val="en-US" w:eastAsia="en-US"/>
              </w:rPr>
            </w:pPr>
            <w:r w:rsidRPr="00883E5E">
              <w:rPr>
                <w:rFonts w:ascii="Calibri" w:hAnsi="Calibri"/>
                <w:color w:val="000000"/>
                <w:sz w:val="20"/>
                <w:szCs w:val="20"/>
              </w:rPr>
              <w:t xml:space="preserve">MIT/GPL licence, based on former jTagEditor, </w:t>
            </w:r>
          </w:p>
        </w:tc>
        <w:tc>
          <w:tcPr>
            <w:tcW w:w="670" w:type="pct"/>
          </w:tcPr>
          <w:p w14:paraId="14231AC4" w14:textId="77777777" w:rsidR="00F765B5" w:rsidRDefault="00F765B5" w:rsidP="00883E5E"/>
        </w:tc>
        <w:tc>
          <w:tcPr>
            <w:tcW w:w="968" w:type="pct"/>
          </w:tcPr>
          <w:p w14:paraId="4011630E" w14:textId="6EE5C21F" w:rsidR="00F765B5" w:rsidRDefault="008745CD" w:rsidP="00883E5E">
            <w:r w:rsidRPr="00883E5E">
              <w:rPr>
                <w:rFonts w:ascii="Calibri" w:hAnsi="Calibri"/>
                <w:color w:val="000000"/>
                <w:sz w:val="20"/>
                <w:szCs w:val="20"/>
              </w:rPr>
              <w:t>needs jQuery 1.4.2 Javascript library</w:t>
            </w:r>
          </w:p>
        </w:tc>
        <w:tc>
          <w:tcPr>
            <w:tcW w:w="1219" w:type="pct"/>
          </w:tcPr>
          <w:p w14:paraId="02DAB30A" w14:textId="23A70601" w:rsidR="00F765B5" w:rsidRDefault="008745CD" w:rsidP="00883E5E">
            <w:r>
              <w:rPr>
                <w:rFonts w:ascii="Calibri" w:hAnsi="Calibri"/>
                <w:color w:val="000000"/>
                <w:sz w:val="20"/>
                <w:szCs w:val="20"/>
              </w:rPr>
              <w:t>Toolbox. W</w:t>
            </w:r>
            <w:r w:rsidRPr="00883E5E">
              <w:rPr>
                <w:rFonts w:ascii="Calibri" w:hAnsi="Calibri"/>
                <w:color w:val="000000"/>
                <w:sz w:val="20"/>
                <w:szCs w:val="20"/>
              </w:rPr>
              <w:t>ill never be WYSIWYG editor.</w:t>
            </w:r>
            <w:r>
              <w:t xml:space="preserve"> </w:t>
            </w:r>
            <w:hyperlink r:id="rId19" w:history="1">
              <w:r w:rsidRPr="00883E5E">
                <w:rPr>
                  <w:rFonts w:ascii="Calibri" w:eastAsia="Times New Roman" w:hAnsi="Calibri" w:cs="Times New Roman"/>
                  <w:color w:val="0000FF"/>
                  <w:sz w:val="20"/>
                  <w:szCs w:val="20"/>
                  <w:u w:val="single"/>
                  <w:lang w:val="en-US" w:eastAsia="en-US"/>
                </w:rPr>
                <w:t>http://markitup.jaysalvat.com/home/</w:t>
              </w:r>
            </w:hyperlink>
            <w:r w:rsidRPr="00883E5E">
              <w:rPr>
                <w:rFonts w:ascii="Calibri" w:eastAsia="Times New Roman" w:hAnsi="Calibri" w:cs="Times New Roman"/>
                <w:color w:val="0000FF"/>
                <w:sz w:val="20"/>
                <w:szCs w:val="20"/>
                <w:u w:val="single"/>
                <w:lang w:val="en-US" w:eastAsia="en-US"/>
              </w:rPr>
              <w:t>,</w:t>
            </w:r>
          </w:p>
        </w:tc>
      </w:tr>
      <w:tr w:rsidR="00F765B5" w:rsidRPr="00FC5631" w14:paraId="6DC0967C" w14:textId="1B133624" w:rsidTr="000F4E73">
        <w:trPr>
          <w:trHeight w:val="280"/>
        </w:trPr>
        <w:tc>
          <w:tcPr>
            <w:tcW w:w="901" w:type="pct"/>
            <w:shd w:val="clear" w:color="auto" w:fill="auto"/>
            <w:noWrap/>
            <w:vAlign w:val="center"/>
            <w:hideMark/>
          </w:tcPr>
          <w:p w14:paraId="7A122103"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NotateIT</w:t>
            </w:r>
          </w:p>
        </w:tc>
        <w:tc>
          <w:tcPr>
            <w:tcW w:w="559" w:type="pct"/>
            <w:shd w:val="clear" w:color="auto" w:fill="auto"/>
            <w:noWrap/>
            <w:vAlign w:val="center"/>
            <w:hideMark/>
          </w:tcPr>
          <w:p w14:paraId="2489746A"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bottom"/>
            <w:hideMark/>
          </w:tcPr>
          <w:p w14:paraId="4843D7F4" w14:textId="6D491B1F" w:rsidR="00F765B5" w:rsidRPr="00883E5E" w:rsidRDefault="00F765B5" w:rsidP="008745CD">
            <w:pPr>
              <w:rPr>
                <w:rFonts w:ascii="Calibri" w:eastAsia="Times New Roman" w:hAnsi="Calibri" w:cs="Times New Roman"/>
                <w:color w:val="0000FF"/>
                <w:sz w:val="20"/>
                <w:szCs w:val="20"/>
                <w:u w:val="single"/>
                <w:lang w:val="en-US" w:eastAsia="en-US"/>
              </w:rPr>
            </w:pPr>
            <w:r>
              <w:rPr>
                <w:rFonts w:ascii="Calibri" w:hAnsi="Calibri"/>
                <w:color w:val="000000"/>
                <w:sz w:val="20"/>
                <w:szCs w:val="20"/>
              </w:rPr>
              <w:t>not open source</w:t>
            </w:r>
            <w:r w:rsidR="00F4790E">
              <w:rPr>
                <w:rFonts w:ascii="Calibri" w:hAnsi="Calibri"/>
                <w:color w:val="000000"/>
                <w:sz w:val="20"/>
                <w:szCs w:val="20"/>
              </w:rPr>
              <w:t>s</w:t>
            </w:r>
          </w:p>
        </w:tc>
        <w:tc>
          <w:tcPr>
            <w:tcW w:w="670" w:type="pct"/>
          </w:tcPr>
          <w:p w14:paraId="57390041" w14:textId="77777777" w:rsidR="00F765B5" w:rsidRDefault="00F765B5" w:rsidP="00FC5631"/>
        </w:tc>
        <w:tc>
          <w:tcPr>
            <w:tcW w:w="968" w:type="pct"/>
          </w:tcPr>
          <w:p w14:paraId="27482648" w14:textId="1A76464D" w:rsidR="00F765B5" w:rsidRDefault="008745CD" w:rsidP="00FC5631">
            <w:r>
              <w:rPr>
                <w:rFonts w:ascii="Calibri" w:hAnsi="Calibri"/>
                <w:color w:val="000000"/>
                <w:sz w:val="20"/>
                <w:szCs w:val="20"/>
              </w:rPr>
              <w:t>only for W</w:t>
            </w:r>
            <w:r w:rsidRPr="00883E5E">
              <w:rPr>
                <w:rFonts w:ascii="Calibri" w:hAnsi="Calibri"/>
                <w:color w:val="000000"/>
                <w:sz w:val="20"/>
                <w:szCs w:val="20"/>
              </w:rPr>
              <w:t>indows, seems not to be compliant with other platforms</w:t>
            </w:r>
          </w:p>
        </w:tc>
        <w:tc>
          <w:tcPr>
            <w:tcW w:w="1219" w:type="pct"/>
          </w:tcPr>
          <w:p w14:paraId="4B10BCB3" w14:textId="27539370" w:rsidR="00F765B5" w:rsidRDefault="00825A8D" w:rsidP="00FC5631">
            <w:hyperlink r:id="rId20" w:history="1">
              <w:r w:rsidR="008745CD" w:rsidRPr="00883E5E">
                <w:rPr>
                  <w:rFonts w:ascii="Calibri" w:eastAsia="Times New Roman" w:hAnsi="Calibri" w:cs="Times New Roman"/>
                  <w:color w:val="0000FF"/>
                  <w:sz w:val="20"/>
                  <w:szCs w:val="20"/>
                  <w:u w:val="single"/>
                  <w:lang w:val="en-US" w:eastAsia="en-US"/>
                </w:rPr>
                <w:t>http://www.notateit.com/</w:t>
              </w:r>
            </w:hyperlink>
          </w:p>
        </w:tc>
      </w:tr>
      <w:tr w:rsidR="00F765B5" w:rsidRPr="00FC5631" w14:paraId="73FB27C4" w14:textId="5C2403A8" w:rsidTr="000F4E73">
        <w:trPr>
          <w:trHeight w:val="280"/>
        </w:trPr>
        <w:tc>
          <w:tcPr>
            <w:tcW w:w="901" w:type="pct"/>
            <w:shd w:val="clear" w:color="auto" w:fill="auto"/>
            <w:noWrap/>
            <w:vAlign w:val="center"/>
            <w:hideMark/>
          </w:tcPr>
          <w:p w14:paraId="105A1400"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WebKlipper</w:t>
            </w:r>
          </w:p>
        </w:tc>
        <w:tc>
          <w:tcPr>
            <w:tcW w:w="559" w:type="pct"/>
            <w:shd w:val="clear" w:color="auto" w:fill="auto"/>
            <w:noWrap/>
            <w:vAlign w:val="center"/>
            <w:hideMark/>
          </w:tcPr>
          <w:p w14:paraId="6ABE0EB4"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center"/>
            <w:hideMark/>
          </w:tcPr>
          <w:p w14:paraId="1846ECE7" w14:textId="28A267BA" w:rsidR="00F765B5" w:rsidRPr="00FC5631" w:rsidRDefault="00F4790E"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w:t>
            </w:r>
            <w:r w:rsidR="00F765B5" w:rsidRPr="00FC5631">
              <w:rPr>
                <w:rFonts w:ascii="Calibri" w:eastAsia="Times New Roman" w:hAnsi="Calibri" w:cs="Times New Roman"/>
                <w:color w:val="000000"/>
                <w:sz w:val="20"/>
                <w:szCs w:val="20"/>
                <w:lang w:val="en-US" w:eastAsia="en-US"/>
              </w:rPr>
              <w:t> </w:t>
            </w:r>
          </w:p>
        </w:tc>
        <w:tc>
          <w:tcPr>
            <w:tcW w:w="670" w:type="pct"/>
          </w:tcPr>
          <w:p w14:paraId="5E21E770" w14:textId="77777777" w:rsidR="00F765B5" w:rsidRPr="00FC5631" w:rsidRDefault="00F765B5" w:rsidP="00FC5631">
            <w:pPr>
              <w:jc w:val="center"/>
              <w:rPr>
                <w:rFonts w:ascii="Calibri" w:eastAsia="Times New Roman" w:hAnsi="Calibri" w:cs="Times New Roman"/>
                <w:color w:val="000000"/>
                <w:sz w:val="20"/>
                <w:szCs w:val="20"/>
                <w:lang w:val="en-US" w:eastAsia="en-US"/>
              </w:rPr>
            </w:pPr>
          </w:p>
        </w:tc>
        <w:tc>
          <w:tcPr>
            <w:tcW w:w="968" w:type="pct"/>
          </w:tcPr>
          <w:p w14:paraId="6819F30D" w14:textId="77777777" w:rsidR="00F765B5" w:rsidRPr="00FC5631" w:rsidRDefault="00F765B5" w:rsidP="00FC5631">
            <w:pPr>
              <w:jc w:val="center"/>
              <w:rPr>
                <w:rFonts w:ascii="Calibri" w:eastAsia="Times New Roman" w:hAnsi="Calibri" w:cs="Times New Roman"/>
                <w:color w:val="000000"/>
                <w:sz w:val="20"/>
                <w:szCs w:val="20"/>
                <w:lang w:val="en-US" w:eastAsia="en-US"/>
              </w:rPr>
            </w:pPr>
          </w:p>
        </w:tc>
        <w:tc>
          <w:tcPr>
            <w:tcW w:w="1219" w:type="pct"/>
          </w:tcPr>
          <w:p w14:paraId="6CAD1BB2" w14:textId="4DE4F252" w:rsidR="00F765B5" w:rsidRPr="00FC5631" w:rsidRDefault="00F765B5" w:rsidP="00FC5631">
            <w:pPr>
              <w:jc w:val="center"/>
              <w:rPr>
                <w:rFonts w:ascii="Calibri" w:eastAsia="Times New Roman" w:hAnsi="Calibri" w:cs="Times New Roman"/>
                <w:color w:val="000000"/>
                <w:sz w:val="20"/>
                <w:szCs w:val="20"/>
                <w:lang w:val="en-US" w:eastAsia="en-US"/>
              </w:rPr>
            </w:pPr>
          </w:p>
        </w:tc>
      </w:tr>
    </w:tbl>
    <w:p w14:paraId="741C7544" w14:textId="77777777" w:rsidR="009B54F3" w:rsidRDefault="009B54F3" w:rsidP="009B54F3"/>
    <w:p w14:paraId="02CB9EE1" w14:textId="3F64D247" w:rsidR="009B54F3" w:rsidRDefault="000F4E73" w:rsidP="009B54F3">
      <w:r>
        <w:t xml:space="preserve">As one can see </w:t>
      </w:r>
      <w:r w:rsidR="00E04E00">
        <w:t xml:space="preserve">there </w:t>
      </w:r>
      <w:r w:rsidR="000760E6">
        <w:t>were</w:t>
      </w:r>
      <w:r w:rsidR="00E04E00">
        <w:t xml:space="preserve"> not that </w:t>
      </w:r>
      <w:del w:id="72" w:author="testuser" w:date="2014-09-29T11:53:00Z">
        <w:r w:rsidR="00E04E00" w:rsidDel="00882018">
          <w:delText xml:space="preserve">much </w:delText>
        </w:r>
      </w:del>
      <w:ins w:id="73" w:author="testuser" w:date="2014-09-29T11:53:00Z">
        <w:r w:rsidR="00882018">
          <w:t xml:space="preserve">many </w:t>
        </w:r>
      </w:ins>
      <w:r w:rsidR="00E04E00">
        <w:t xml:space="preserve">open-software tools with </w:t>
      </w:r>
      <w:del w:id="74" w:author="testuser" w:date="2014-09-29T11:53:00Z">
        <w:r w:rsidR="00E04E00" w:rsidDel="00882018">
          <w:delText xml:space="preserve">the </w:delText>
        </w:r>
      </w:del>
      <w:r w:rsidR="00E04E00">
        <w:t xml:space="preserve">suitable functionality </w:t>
      </w:r>
      <w:r w:rsidR="000760E6">
        <w:t>a</w:t>
      </w:r>
      <w:r w:rsidR="00E04E00">
        <w:t xml:space="preserve">vailable. Moreover, not many of them were well-documented. </w:t>
      </w:r>
      <w:r w:rsidR="000B61B9">
        <w:t xml:space="preserve">At the end the decision was made to select </w:t>
      </w:r>
      <w:r w:rsidR="000B61B9" w:rsidRPr="00E04E00">
        <w:rPr>
          <w:i/>
        </w:rPr>
        <w:t>Wired Marker</w:t>
      </w:r>
      <w:r w:rsidR="000B61B9">
        <w:t xml:space="preserve"> as a </w:t>
      </w:r>
      <w:r w:rsidR="000760E6">
        <w:t>starting point</w:t>
      </w:r>
      <w:r w:rsidR="000B61B9">
        <w:t xml:space="preserve"> </w:t>
      </w:r>
      <w:r w:rsidR="00E04E00">
        <w:t xml:space="preserve">for DASISH web-annotator client. </w:t>
      </w:r>
    </w:p>
    <w:p w14:paraId="294AEE27" w14:textId="3FE1FC8C" w:rsidR="000B61B9" w:rsidRDefault="00302868" w:rsidP="006A4CC7">
      <w:pPr>
        <w:ind w:firstLine="284"/>
        <w:jc w:val="both"/>
      </w:pPr>
      <w:r w:rsidRPr="00E04E00">
        <w:rPr>
          <w:i/>
        </w:rPr>
        <w:lastRenderedPageBreak/>
        <w:t>Wired-Marker</w:t>
      </w:r>
      <w:r>
        <w:t xml:space="preserve"> is a Creative-Common licensed Firefox</w:t>
      </w:r>
      <w:r w:rsidR="00E04E00">
        <w:t xml:space="preserve"> plugin, </w:t>
      </w:r>
      <w:r w:rsidR="000B61B9">
        <w:t>with the possibility</w:t>
      </w:r>
      <w:r w:rsidR="00BA2133">
        <w:t xml:space="preserve"> to change the code</w:t>
      </w:r>
      <w:r>
        <w:t xml:space="preserve"> unde</w:t>
      </w:r>
      <w:r w:rsidR="00E04E00">
        <w:t>r the agreement with its creators</w:t>
      </w:r>
      <w:r>
        <w:t>.</w:t>
      </w:r>
      <w:r w:rsidR="00BA2133">
        <w:t xml:space="preserve"> </w:t>
      </w:r>
      <w:r>
        <w:t xml:space="preserve"> It is platform independent since Firefox is one of the most popular browsers installable at Linux, OS X and Windows.  The access to the backend database can be adjusted. </w:t>
      </w:r>
    </w:p>
    <w:p w14:paraId="0834748F" w14:textId="6FED6E59" w:rsidR="00520EE9" w:rsidRDefault="00302868" w:rsidP="00892C2B">
      <w:pPr>
        <w:ind w:firstLine="284"/>
        <w:jc w:val="both"/>
      </w:pPr>
      <w:r w:rsidRPr="006A4CC7">
        <w:rPr>
          <w:i/>
        </w:rPr>
        <w:t>Wired-Marker’s</w:t>
      </w:r>
      <w:r>
        <w:t xml:space="preserve"> </w:t>
      </w:r>
      <w:r w:rsidR="00BA2133">
        <w:t>functionality, though limited, still go</w:t>
      </w:r>
      <w:r w:rsidR="000E172B">
        <w:t>es in line with DA</w:t>
      </w:r>
      <w:r w:rsidR="00520EE9">
        <w:t>S</w:t>
      </w:r>
      <w:r w:rsidR="000E172B">
        <w:t>ISH purposes: a text fragment of a</w:t>
      </w:r>
      <w:r w:rsidR="00A1277E">
        <w:t>n arbitrary</w:t>
      </w:r>
      <w:r w:rsidR="000E172B">
        <w:t xml:space="preserve"> web-document can be marked by a selected colour and a text remark (an annotation body) can be put </w:t>
      </w:r>
      <w:del w:id="75" w:author="Menzo windhouwer" w:date="2014-09-26T11:21:00Z">
        <w:r w:rsidR="000E172B" w:rsidDel="00DB5FA8">
          <w:delText xml:space="preserve"> </w:delText>
        </w:r>
      </w:del>
      <w:r w:rsidR="000E172B">
        <w:t xml:space="preserve">on it. </w:t>
      </w:r>
      <w:r w:rsidR="00AE6BCF">
        <w:t xml:space="preserve"> It was possible to extend the code so that the extension could communicate wit the server to retrieve a</w:t>
      </w:r>
      <w:r w:rsidR="00892C2B">
        <w:t>n</w:t>
      </w:r>
      <w:r w:rsidR="00AE6BCF">
        <w:t xml:space="preserve"> anno</w:t>
      </w:r>
      <w:r w:rsidR="00892C2B">
        <w:t>tation from the database or send</w:t>
      </w:r>
      <w:r w:rsidR="00AE6BCF">
        <w:t xml:space="preserve"> a created annotation to the backend.  </w:t>
      </w:r>
      <w:r w:rsidR="00520EE9">
        <w:t xml:space="preserve"> </w:t>
      </w:r>
    </w:p>
    <w:p w14:paraId="38A05E07" w14:textId="352DAEC3" w:rsidR="00616EC6" w:rsidRDefault="00520EE9" w:rsidP="006A4CC7">
      <w:pPr>
        <w:ind w:firstLine="284"/>
        <w:jc w:val="both"/>
      </w:pPr>
      <w:r>
        <w:t xml:space="preserve">Another tool, called </w:t>
      </w:r>
      <w:r w:rsidRPr="006A4CC7">
        <w:rPr>
          <w:i/>
        </w:rPr>
        <w:t>PundIt</w:t>
      </w:r>
      <w:r>
        <w:t xml:space="preserve"> can do more than Wired-Marker, </w:t>
      </w:r>
      <w:del w:id="76" w:author="Menzo windhouwer" w:date="2014-09-26T11:21:00Z">
        <w:r w:rsidR="00AC54B2" w:rsidDel="00DB5FA8">
          <w:delText xml:space="preserve"> </w:delText>
        </w:r>
      </w:del>
      <w:r w:rsidR="00AC54B2">
        <w:t>but unfortunate</w:t>
      </w:r>
      <w:r w:rsidR="00616EC6">
        <w:t xml:space="preserve">ly by the time when DASISH task 5.6 team had to make a decision, it was not yet available and  it got Open Source license after  development of DWAN had </w:t>
      </w:r>
      <w:del w:id="77" w:author="Menzo windhouwer" w:date="2014-09-26T11:21:00Z">
        <w:r w:rsidR="00616EC6" w:rsidDel="00DB5FA8">
          <w:delText xml:space="preserve">been </w:delText>
        </w:r>
      </w:del>
      <w:ins w:id="78" w:author="Menzo windhouwer" w:date="2014-09-26T11:21:00Z">
        <w:r w:rsidR="00DB5FA8">
          <w:t xml:space="preserve">already </w:t>
        </w:r>
      </w:ins>
      <w:r w:rsidR="00616EC6">
        <w:t>started.</w:t>
      </w:r>
    </w:p>
    <w:p w14:paraId="0F45272D" w14:textId="77777777" w:rsidR="00616EC6" w:rsidRDefault="00616EC6" w:rsidP="009B54F3"/>
    <w:p w14:paraId="589AC3E0" w14:textId="7F8A194A" w:rsidR="009B54F3" w:rsidRPr="00AC51E7" w:rsidRDefault="009B54F3" w:rsidP="009B54F3">
      <w:pPr>
        <w:pStyle w:val="Rubrik2"/>
      </w:pPr>
      <w:bookmarkStart w:id="79" w:name="_Toc273122984"/>
      <w:r w:rsidRPr="00AC51E7">
        <w:t>Developments after September 2012.</w:t>
      </w:r>
      <w:bookmarkEnd w:id="79"/>
      <w:r w:rsidRPr="00AC51E7">
        <w:t xml:space="preserve"> </w:t>
      </w:r>
    </w:p>
    <w:p w14:paraId="30B2C969" w14:textId="00B7AEB2" w:rsidR="00616EC6" w:rsidRDefault="00616EC6" w:rsidP="00892C2B">
      <w:pPr>
        <w:ind w:firstLine="284"/>
        <w:jc w:val="both"/>
      </w:pPr>
      <w:r w:rsidRPr="00892C2B">
        <w:rPr>
          <w:i/>
        </w:rPr>
        <w:t>PundIt</w:t>
      </w:r>
      <w:r>
        <w:t xml:space="preserve"> allows </w:t>
      </w:r>
      <w:ins w:id="80" w:author="Menzo windhouwer" w:date="2014-09-26T11:21:00Z">
        <w:r w:rsidR="00DB5FA8">
          <w:t xml:space="preserve">to </w:t>
        </w:r>
      </w:ins>
      <w:r>
        <w:t xml:space="preserve">annotate images and their fragments, </w:t>
      </w:r>
      <w:ins w:id="81" w:author="Menzo windhouwer" w:date="2014-09-26T11:21:00Z">
        <w:r w:rsidR="00DB5FA8">
          <w:t xml:space="preserve">to </w:t>
        </w:r>
      </w:ins>
      <w:r>
        <w:t>collect annotations into notebooks. In fact</w:t>
      </w:r>
      <w:r w:rsidR="00892C2B">
        <w:t xml:space="preserve">, Notebooks can be viewed as a generalised </w:t>
      </w:r>
      <w:r>
        <w:t xml:space="preserve">version of colours (markers) of </w:t>
      </w:r>
      <w:r w:rsidRPr="00892C2B">
        <w:rPr>
          <w:i/>
        </w:rPr>
        <w:t>Wired Marker</w:t>
      </w:r>
      <w:r>
        <w:t>.  A notebook can be read exactly in the form intended by its creator.</w:t>
      </w:r>
    </w:p>
    <w:p w14:paraId="1B8282B1" w14:textId="09C15D34" w:rsidR="00616EC6" w:rsidRDefault="00616EC6" w:rsidP="00892C2B">
      <w:pPr>
        <w:ind w:firstLine="284"/>
        <w:jc w:val="both"/>
      </w:pPr>
      <w:r w:rsidRPr="00892C2B">
        <w:rPr>
          <w:i/>
        </w:rPr>
        <w:t>PundIt</w:t>
      </w:r>
      <w:r>
        <w:t xml:space="preserve"> has a feature</w:t>
      </w:r>
      <w:ins w:id="82" w:author="Menzo windhouwer" w:date="2014-09-26T11:21:00Z">
        <w:r w:rsidR="00DB5FA8">
          <w:t>,</w:t>
        </w:r>
      </w:ins>
      <w:r>
        <w:t xml:space="preserve"> which in some cases may be considered as </w:t>
      </w:r>
      <w:r w:rsidR="00990186">
        <w:t xml:space="preserve">an </w:t>
      </w:r>
      <w:r>
        <w:t xml:space="preserve">inconvenience. While creating an annotation, </w:t>
      </w:r>
      <w:del w:id="83" w:author="Menzo windhouwer" w:date="2014-09-26T11:21:00Z">
        <w:r w:rsidDel="00DB5FA8">
          <w:delText xml:space="preserve"> </w:delText>
        </w:r>
      </w:del>
      <w:r>
        <w:t xml:space="preserve">a user must think in terms of </w:t>
      </w:r>
      <w:del w:id="84" w:author="Menzo windhouwer" w:date="2014-09-26T11:21:00Z">
        <w:r w:rsidR="00892C2B" w:rsidDel="00DB5FA8">
          <w:delText xml:space="preserve"> </w:delText>
        </w:r>
      </w:del>
      <w:r w:rsidR="00892C2B">
        <w:t xml:space="preserve">a triple </w:t>
      </w:r>
      <w:r w:rsidR="00AC54B2">
        <w:t xml:space="preserve"> </w:t>
      </w:r>
      <w:r w:rsidR="00AC54B2" w:rsidRPr="00892C2B">
        <w:rPr>
          <w:i/>
        </w:rPr>
        <w:t>Object-</w:t>
      </w:r>
      <w:r w:rsidR="00C720AD" w:rsidRPr="00892C2B">
        <w:rPr>
          <w:i/>
        </w:rPr>
        <w:t>Predicate-Subject</w:t>
      </w:r>
      <w:r w:rsidR="00C720AD">
        <w:t xml:space="preserve">, for instance “Karl </w:t>
      </w:r>
      <w:del w:id="85" w:author="testuser" w:date="2014-09-29T14:06:00Z">
        <w:r w:rsidR="00C720AD" w:rsidDel="004910F3">
          <w:delText>Marks</w:delText>
        </w:r>
      </w:del>
      <w:ins w:id="86" w:author="testuser" w:date="2014-09-29T14:06:00Z">
        <w:r w:rsidR="004910F3">
          <w:t>Marx</w:t>
        </w:r>
      </w:ins>
      <w:r w:rsidR="00C720AD">
        <w:t xml:space="preserve">” (subject) “talks about” (predicate) “Kapital” (object).  “Karl </w:t>
      </w:r>
      <w:del w:id="87" w:author="testuser" w:date="2014-09-29T14:06:00Z">
        <w:r w:rsidR="00C720AD" w:rsidDel="004910F3">
          <w:delText>Marks</w:delText>
        </w:r>
      </w:del>
      <w:ins w:id="88" w:author="testuser" w:date="2014-09-29T14:06:00Z">
        <w:r w:rsidR="004910F3">
          <w:t>Marx</w:t>
        </w:r>
      </w:ins>
      <w:r w:rsidR="00C720AD">
        <w:t xml:space="preserve">” </w:t>
      </w:r>
      <w:del w:id="89" w:author="Menzo windhouwer" w:date="2014-09-26T11:21:00Z">
        <w:r w:rsidR="00C720AD" w:rsidDel="00DB5FA8">
          <w:delText xml:space="preserve"> </w:delText>
        </w:r>
      </w:del>
      <w:r w:rsidR="00C720AD">
        <w:t xml:space="preserve">denote not only a piece of text </w:t>
      </w:r>
      <w:r w:rsidR="00077FDB">
        <w:t xml:space="preserve">but it is rather a wider notion,  an </w:t>
      </w:r>
      <w:r w:rsidR="00077FDB" w:rsidRPr="00892C2B">
        <w:rPr>
          <w:i/>
        </w:rPr>
        <w:t>item</w:t>
      </w:r>
      <w:r w:rsidR="00077FDB">
        <w:t xml:space="preserve">. Under this </w:t>
      </w:r>
      <w:r w:rsidR="00077FDB" w:rsidRPr="00892C2B">
        <w:rPr>
          <w:i/>
        </w:rPr>
        <w:t>item</w:t>
      </w:r>
      <w:r w:rsidR="00892C2B">
        <w:t xml:space="preserve"> one can collect texts, images or their </w:t>
      </w:r>
      <w:r w:rsidR="00077FDB">
        <w:t>fragments representing Karl Marks on the web-pages.</w:t>
      </w:r>
    </w:p>
    <w:p w14:paraId="173D36E0" w14:textId="2EC8373D" w:rsidR="006A614A" w:rsidRDefault="006A614A" w:rsidP="00892C2B">
      <w:pPr>
        <w:ind w:firstLine="284"/>
        <w:jc w:val="both"/>
      </w:pPr>
      <w:r w:rsidRPr="00892C2B">
        <w:rPr>
          <w:i/>
        </w:rPr>
        <w:t>ReframeIt</w:t>
      </w:r>
      <w:r>
        <w:t xml:space="preserve"> has appeared as a Firefox add-on for commenting web-pages and sharing it via Facebook, Twitter, Blogger, </w:t>
      </w:r>
      <w:r>
        <w:rPr>
          <w:rFonts w:eastAsia="Times New Roman" w:cs="Times New Roman"/>
        </w:rPr>
        <w:t>FriendFeed, Wordpress, RSS, HTML, e-mails.</w:t>
      </w:r>
    </w:p>
    <w:p w14:paraId="31EBE286" w14:textId="6897EAC7" w:rsidR="009B54F3" w:rsidRPr="00085FCC" w:rsidRDefault="009B54F3" w:rsidP="00E02A1C">
      <w:pPr>
        <w:pStyle w:val="Rubrik1"/>
      </w:pPr>
      <w:bookmarkStart w:id="90" w:name="_Toc273122985"/>
      <w:r w:rsidRPr="00085FCC">
        <w:t>D</w:t>
      </w:r>
      <w:r>
        <w:t>ASISH</w:t>
      </w:r>
      <w:r w:rsidRPr="00085FCC">
        <w:t xml:space="preserve"> Web Annotator (DWAN)</w:t>
      </w:r>
      <w:bookmarkEnd w:id="90"/>
    </w:p>
    <w:p w14:paraId="4DE17A5A" w14:textId="77777777" w:rsidR="009B54F3" w:rsidRPr="00FC5A7C" w:rsidRDefault="009B54F3" w:rsidP="00E02A1C">
      <w:pPr>
        <w:pStyle w:val="Rubrik2"/>
      </w:pPr>
      <w:bookmarkStart w:id="91" w:name="_Toc273122986"/>
      <w:r w:rsidRPr="00FC5A7C">
        <w:t>Framework architecture</w:t>
      </w:r>
      <w:bookmarkEnd w:id="91"/>
    </w:p>
    <w:p w14:paraId="11D0CB20" w14:textId="7C7893DD" w:rsidR="00E32166" w:rsidRDefault="00C86C3D" w:rsidP="004C2791">
      <w:pPr>
        <w:ind w:firstLine="284"/>
        <w:jc w:val="both"/>
      </w:pPr>
      <w:r>
        <w:t xml:space="preserve">The </w:t>
      </w:r>
      <w:r w:rsidR="00CF50F4">
        <w:t xml:space="preserve">DWAN design assumes multiple </w:t>
      </w:r>
      <w:r w:rsidR="00E32166" w:rsidRPr="00AB2EFD">
        <w:t xml:space="preserve">clients working together with a </w:t>
      </w:r>
      <w:r w:rsidR="00E32166">
        <w:t xml:space="preserve">single </w:t>
      </w:r>
      <w:r w:rsidR="00E32166" w:rsidRPr="00AB2EFD">
        <w:t>backend</w:t>
      </w:r>
      <w:r w:rsidR="00E32166">
        <w:t xml:space="preserve"> consisting of</w:t>
      </w:r>
      <w:r w:rsidR="00E32166" w:rsidRPr="00AB2EFD">
        <w:t xml:space="preserve"> </w:t>
      </w:r>
      <w:r w:rsidR="00E32166">
        <w:t xml:space="preserve">a </w:t>
      </w:r>
      <w:r w:rsidR="00E32166" w:rsidRPr="00AB2EFD">
        <w:t xml:space="preserve">database </w:t>
      </w:r>
      <w:r w:rsidR="00E32166">
        <w:t xml:space="preserve">and </w:t>
      </w:r>
      <w:r w:rsidR="00E32166" w:rsidRPr="00AB2EFD">
        <w:t xml:space="preserve">a </w:t>
      </w:r>
      <w:r w:rsidR="00E32166" w:rsidRPr="004A3AD7">
        <w:t xml:space="preserve">Representational State Transfer (REST) </w:t>
      </w:r>
      <w:r w:rsidR="00E32166" w:rsidRPr="00AB2EFD">
        <w:t>web service implemented in Java.</w:t>
      </w:r>
      <w:r w:rsidR="00E32166">
        <w:t xml:space="preserve"> It </w:t>
      </w:r>
      <w:r w:rsidR="00E32166" w:rsidRPr="00AB2EFD">
        <w:t>allow</w:t>
      </w:r>
      <w:r w:rsidR="00E32166">
        <w:t>s</w:t>
      </w:r>
      <w:r w:rsidR="00E32166" w:rsidRPr="00AB2EFD">
        <w:t xml:space="preserve"> annotating any web-accessible content, linking data, creating relations, or providing feedback. Its novelty is that the created content and </w:t>
      </w:r>
      <w:r w:rsidR="00327CA1">
        <w:t xml:space="preserve">target annotated documents </w:t>
      </w:r>
      <w:r w:rsidR="00E32166">
        <w:t>can be</w:t>
      </w:r>
      <w:r w:rsidR="00E32166" w:rsidRPr="00AB2EFD">
        <w:t xml:space="preserve"> stored in </w:t>
      </w:r>
      <w:r w:rsidR="00E32166">
        <w:t xml:space="preserve">a </w:t>
      </w:r>
      <w:r w:rsidR="00E32166" w:rsidRPr="00AB2EFD">
        <w:t>digital archive</w:t>
      </w:r>
      <w:r w:rsidR="00327CA1">
        <w:t xml:space="preserve"> (in the database)</w:t>
      </w:r>
      <w:r w:rsidR="00E32166">
        <w:t xml:space="preserve">, </w:t>
      </w:r>
      <w:r w:rsidR="00E32166" w:rsidRPr="00AB2EFD">
        <w:t xml:space="preserve">which guarantees </w:t>
      </w:r>
      <w:r w:rsidR="00E32166">
        <w:t>their</w:t>
      </w:r>
      <w:r w:rsidR="00E32166" w:rsidRPr="00AB2EFD">
        <w:t xml:space="preserve"> sustainability and persistence. </w:t>
      </w:r>
      <w:r w:rsidR="00E32166">
        <w:t>The digital storage for annotations and related resources is provided by TLA-MPI</w:t>
      </w:r>
      <w:r w:rsidR="00E32166">
        <w:rPr>
          <w:rStyle w:val="Fotnotsreferens"/>
        </w:rPr>
        <w:footnoteReference w:id="4"/>
      </w:r>
      <w:r w:rsidR="00E32166">
        <w:t xml:space="preserve">. </w:t>
      </w:r>
    </w:p>
    <w:p w14:paraId="120D38EF" w14:textId="77777777" w:rsidR="00E32166" w:rsidRPr="003A574D" w:rsidRDefault="00E32166" w:rsidP="004C2791">
      <w:pPr>
        <w:ind w:firstLine="284"/>
        <w:jc w:val="both"/>
      </w:pPr>
      <w:r>
        <w:t>DWAN is also especially meant to cater for specific linguistic tools that through their use of linguistic data formats can annotate specific linguistic items such as lexical items, annotation tags etc.</w:t>
      </w:r>
    </w:p>
    <w:p w14:paraId="5E1FB1D3" w14:textId="1BEEB6B0" w:rsidR="009B54F3" w:rsidRDefault="008B40E3" w:rsidP="004C2791">
      <w:pPr>
        <w:ind w:firstLine="284"/>
        <w:jc w:val="both"/>
      </w:pPr>
      <w:r>
        <w:rPr>
          <w:noProof/>
          <w:lang w:val="sv-SE"/>
        </w:rPr>
        <w:lastRenderedPageBreak/>
        <mc:AlternateContent>
          <mc:Choice Requires="wpg">
            <w:drawing>
              <wp:anchor distT="0" distB="0" distL="114300" distR="114300" simplePos="0" relativeHeight="251659264" behindDoc="0" locked="0" layoutInCell="1" allowOverlap="1" wp14:anchorId="4AD38DBA" wp14:editId="6F5D2A5B">
                <wp:simplePos x="0" y="0"/>
                <wp:positionH relativeFrom="margin">
                  <wp:posOffset>457835</wp:posOffset>
                </wp:positionH>
                <wp:positionV relativeFrom="margin">
                  <wp:posOffset>0</wp:posOffset>
                </wp:positionV>
                <wp:extent cx="5257165" cy="3885565"/>
                <wp:effectExtent l="0" t="0" r="635" b="635"/>
                <wp:wrapTopAndBottom/>
                <wp:docPr id="6" name="Group 6"/>
                <wp:cNvGraphicFramePr/>
                <a:graphic xmlns:a="http://schemas.openxmlformats.org/drawingml/2006/main">
                  <a:graphicData uri="http://schemas.microsoft.com/office/word/2010/wordprocessingGroup">
                    <wpg:wgp>
                      <wpg:cNvGrpSpPr/>
                      <wpg:grpSpPr>
                        <a:xfrm>
                          <a:off x="0" y="0"/>
                          <a:ext cx="5257165" cy="3885565"/>
                          <a:chOff x="0" y="0"/>
                          <a:chExt cx="4841631" cy="3661908"/>
                        </a:xfrm>
                      </wpg:grpSpPr>
                      <pic:pic xmlns:pic="http://schemas.openxmlformats.org/drawingml/2006/picture">
                        <pic:nvPicPr>
                          <pic:cNvPr id="7" name="Pictur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41631" cy="3311769"/>
                          </a:xfrm>
                          <a:prstGeom prst="rect">
                            <a:avLst/>
                          </a:prstGeom>
                        </pic:spPr>
                      </pic:pic>
                      <wps:wsp>
                        <wps:cNvPr id="8" name="Text Box 8"/>
                        <wps:cNvSpPr txBox="1"/>
                        <wps:spPr>
                          <a:xfrm>
                            <a:off x="0" y="3363728"/>
                            <a:ext cx="4836214" cy="298180"/>
                          </a:xfrm>
                          <a:prstGeom prst="rect">
                            <a:avLst/>
                          </a:prstGeom>
                          <a:solidFill>
                            <a:prstClr val="white"/>
                          </a:solidFill>
                          <a:ln>
                            <a:noFill/>
                          </a:ln>
                          <a:effectLst/>
                        </wps:spPr>
                        <wps:txbx>
                          <w:txbxContent>
                            <w:p w14:paraId="77E6EBE3" w14:textId="77777777" w:rsidR="00AD13C4" w:rsidRPr="006037B9" w:rsidRDefault="00AD13C4" w:rsidP="00A502C7">
                              <w:pPr>
                                <w:pStyle w:val="Beskrivning"/>
                                <w:jc w:val="center"/>
                                <w:rPr>
                                  <w:noProof/>
                                </w:rPr>
                              </w:pPr>
                              <w:bookmarkStart w:id="92" w:name="_Ref383179833"/>
                              <w:r w:rsidRPr="00D308B5">
                                <w:rPr>
                                  <w:b w:val="0"/>
                                </w:rPr>
                                <w:t xml:space="preserve">Figure </w:t>
                              </w:r>
                              <w:r w:rsidRPr="00D308B5">
                                <w:rPr>
                                  <w:b w:val="0"/>
                                </w:rPr>
                                <w:fldChar w:fldCharType="begin"/>
                              </w:r>
                              <w:r w:rsidRPr="00D308B5">
                                <w:rPr>
                                  <w:b w:val="0"/>
                                </w:rPr>
                                <w:instrText xml:space="preserve"> SEQ Figure \* ARABIC </w:instrText>
                              </w:r>
                              <w:r w:rsidRPr="00D308B5">
                                <w:rPr>
                                  <w:b w:val="0"/>
                                </w:rPr>
                                <w:fldChar w:fldCharType="separate"/>
                              </w:r>
                              <w:r>
                                <w:rPr>
                                  <w:b w:val="0"/>
                                  <w:noProof/>
                                </w:rPr>
                                <w:t>1</w:t>
                              </w:r>
                              <w:r w:rsidRPr="00D308B5">
                                <w:rPr>
                                  <w:b w:val="0"/>
                                </w:rPr>
                                <w:fldChar w:fldCharType="end"/>
                              </w:r>
                              <w:bookmarkEnd w:id="92"/>
                              <w:r>
                                <w:rPr>
                                  <w:b w:val="0"/>
                                </w:rPr>
                                <w:t>:</w:t>
                              </w:r>
                              <w:r w:rsidRPr="00D308B5">
                                <w:rPr>
                                  <w:b w:val="0"/>
                                </w:rPr>
                                <w:t xml:space="preserve"> The DWAN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D38DBA" id="Group 6" o:spid="_x0000_s1026" style="position:absolute;left:0;text-align:left;margin-left:36.05pt;margin-top:0;width:413.95pt;height:305.95pt;z-index:251659264;mso-position-horizontal-relative:margin;mso-position-vertical-relative:margin;mso-width-relative:margin;mso-height-relative:margin" coordsize="48416,3661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48416;height:331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Zic3DAAAA2gAAAA8AAABkcnMvZG93bnJldi54bWxEj0FrAjEUhO9C/0N4BW+arQVtV7NLEQQ9&#10;lNq1F2+PzXOzNHnZblJd/31TEDwOM98MsyoHZ8WZ+tB6VvA0zUAQ11633Cj4OmwmLyBCRNZoPZOC&#10;KwUoi4fRCnPtL/xJ5yo2IpVwyFGBibHLpQy1IYdh6jvi5J187zAm2TdS93hJ5c7KWZbNpcOW04LB&#10;jtaG6u/q1ylYcLe/2uP8sH19Pn6Y2Q7f2f4oNX4c3pYgIg3xHr7RW504+L+SboAs/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FmJzcMAAADaAAAADwAAAAAAAAAAAAAAAACf&#10;AgAAZHJzL2Rvd25yZXYueG1sUEsFBgAAAAAEAAQA9wAAAI8DAAAAAA==&#10;">
                  <v:imagedata r:id="rId22" o:title=""/>
                  <v:path arrowok="t"/>
                </v:shape>
                <v:shapetype id="_x0000_t202" coordsize="21600,21600" o:spt="202" path="m,l,21600r21600,l21600,xe">
                  <v:stroke joinstyle="miter"/>
                  <v:path gradientshapeok="t" o:connecttype="rect"/>
                </v:shapetype>
                <v:shape id="Text Box 8" o:spid="_x0000_s1028" type="#_x0000_t202" style="position:absolute;top:33637;width:48362;height:2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epL4A&#10;AADaAAAADwAAAGRycy9kb3ducmV2LnhtbERPy4rCMBTdC/5DuIIbGVNdiFSjjC9woQuruL40d9oy&#10;zU1Joq1/bxaCy8N5L9edqcWTnK8sK5iMExDEudUVFwpu18PPHIQPyBpry6TgRR7Wq35viam2LV/o&#10;mYVCxBD2KSooQ2hSKX1ekkE/tg1x5P6sMxgidIXUDtsYbmo5TZKZNFhxbCixoW1J+X/2MApmO/do&#10;L7wd7W77E56bYnrfvO5KDQfd7wJEoC58xR/3USuIW+OVeAP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qS+AAAA2gAAAA8AAAAAAAAAAAAAAAAAmAIAAGRycy9kb3ducmV2&#10;LnhtbFBLBQYAAAAABAAEAPUAAACDAwAAAAA=&#10;" stroked="f">
                  <v:textbox inset="0,0,0,0">
                    <w:txbxContent>
                      <w:p w14:paraId="77E6EBE3" w14:textId="77777777" w:rsidR="00AD13C4" w:rsidRPr="006037B9" w:rsidRDefault="00AD13C4" w:rsidP="00A502C7">
                        <w:pPr>
                          <w:pStyle w:val="Beskrivning"/>
                          <w:jc w:val="center"/>
                          <w:rPr>
                            <w:noProof/>
                          </w:rPr>
                        </w:pPr>
                        <w:bookmarkStart w:id="93" w:name="_Ref383179833"/>
                        <w:r w:rsidRPr="00D308B5">
                          <w:rPr>
                            <w:b w:val="0"/>
                          </w:rPr>
                          <w:t xml:space="preserve">Figure </w:t>
                        </w:r>
                        <w:r w:rsidRPr="00D308B5">
                          <w:rPr>
                            <w:b w:val="0"/>
                          </w:rPr>
                          <w:fldChar w:fldCharType="begin"/>
                        </w:r>
                        <w:r w:rsidRPr="00D308B5">
                          <w:rPr>
                            <w:b w:val="0"/>
                          </w:rPr>
                          <w:instrText xml:space="preserve"> SEQ Figure \* ARABIC </w:instrText>
                        </w:r>
                        <w:r w:rsidRPr="00D308B5">
                          <w:rPr>
                            <w:b w:val="0"/>
                          </w:rPr>
                          <w:fldChar w:fldCharType="separate"/>
                        </w:r>
                        <w:r>
                          <w:rPr>
                            <w:b w:val="0"/>
                            <w:noProof/>
                          </w:rPr>
                          <w:t>1</w:t>
                        </w:r>
                        <w:r w:rsidRPr="00D308B5">
                          <w:rPr>
                            <w:b w:val="0"/>
                          </w:rPr>
                          <w:fldChar w:fldCharType="end"/>
                        </w:r>
                        <w:bookmarkEnd w:id="93"/>
                        <w:r>
                          <w:rPr>
                            <w:b w:val="0"/>
                          </w:rPr>
                          <w:t>:</w:t>
                        </w:r>
                        <w:r w:rsidRPr="00D308B5">
                          <w:rPr>
                            <w:b w:val="0"/>
                          </w:rPr>
                          <w:t xml:space="preserve"> The DWAN Framework</w:t>
                        </w:r>
                      </w:p>
                    </w:txbxContent>
                  </v:textbox>
                </v:shape>
                <w10:wrap type="topAndBottom" anchorx="margin" anchory="margin"/>
              </v:group>
            </w:pict>
          </mc:Fallback>
        </mc:AlternateContent>
      </w:r>
    </w:p>
    <w:p w14:paraId="00F5D169" w14:textId="4CCAD232" w:rsidR="009B54F3" w:rsidRDefault="009B54F3" w:rsidP="004C2791">
      <w:pPr>
        <w:ind w:firstLine="284"/>
        <w:jc w:val="both"/>
      </w:pPr>
    </w:p>
    <w:p w14:paraId="716F4FE1" w14:textId="77777777" w:rsidR="009B54F3" w:rsidRDefault="009B54F3" w:rsidP="004C2791">
      <w:pPr>
        <w:ind w:firstLine="284"/>
        <w:jc w:val="both"/>
      </w:pPr>
    </w:p>
    <w:p w14:paraId="5658676B" w14:textId="04383E92" w:rsidR="009B54F3" w:rsidRPr="00AC51E7" w:rsidRDefault="009B54F3" w:rsidP="00327CA1">
      <w:pPr>
        <w:pStyle w:val="Rubrik2"/>
        <w:ind w:firstLine="284"/>
      </w:pPr>
      <w:bookmarkStart w:id="94" w:name="_Toc273122987"/>
      <w:r w:rsidRPr="00AC51E7">
        <w:t>DWAN’s Model and its connection to Open Annotation Model</w:t>
      </w:r>
      <w:bookmarkEnd w:id="94"/>
    </w:p>
    <w:p w14:paraId="29D0AC52" w14:textId="2591695E" w:rsidR="009B54F3" w:rsidRPr="00AC51E7" w:rsidRDefault="00C86C3D" w:rsidP="004C2791">
      <w:pPr>
        <w:ind w:firstLine="284"/>
        <w:jc w:val="both"/>
      </w:pPr>
      <w:r>
        <w:t>The c</w:t>
      </w:r>
      <w:r w:rsidR="009B54F3" w:rsidRPr="00AC51E7">
        <w:t xml:space="preserve">lass </w:t>
      </w:r>
      <w:r w:rsidR="009B54F3" w:rsidRPr="00AC51E7">
        <w:rPr>
          <w:i/>
          <w:iCs/>
        </w:rPr>
        <w:t>Annotation</w:t>
      </w:r>
      <w:r w:rsidR="009B54F3" w:rsidRPr="00AC51E7">
        <w:t xml:space="preserve"> is the core of the model</w:t>
      </w:r>
      <w:r w:rsidR="00F34EF7">
        <w:t xml:space="preserve"> (see </w:t>
      </w:r>
      <w:r w:rsidR="00F34EF7">
        <w:fldChar w:fldCharType="begin"/>
      </w:r>
      <w:r w:rsidR="00F34EF7">
        <w:instrText xml:space="preserve"> REF _Ref273344581 \h </w:instrText>
      </w:r>
      <w:r w:rsidR="00F34EF7">
        <w:fldChar w:fldCharType="separate"/>
      </w:r>
      <w:r w:rsidR="00F34EF7">
        <w:t xml:space="preserve">Figure </w:t>
      </w:r>
      <w:r w:rsidR="00F34EF7">
        <w:rPr>
          <w:noProof/>
        </w:rPr>
        <w:t>2</w:t>
      </w:r>
      <w:r w:rsidR="00F34EF7">
        <w:fldChar w:fldCharType="end"/>
      </w:r>
      <w:r w:rsidR="00F34EF7">
        <w:t>)</w:t>
      </w:r>
      <w:r w:rsidR="009B54F3" w:rsidRPr="00AC51E7">
        <w:t xml:space="preserve">. The relations </w:t>
      </w:r>
      <w:r w:rsidR="009B54F3" w:rsidRPr="00AC51E7">
        <w:rPr>
          <w:i/>
          <w:iCs/>
        </w:rPr>
        <w:t>Annotation - Target</w:t>
      </w:r>
      <w:r w:rsidR="009B54F3" w:rsidRPr="00AC51E7">
        <w:t xml:space="preserve">, </w:t>
      </w:r>
      <w:r w:rsidR="009B54F3" w:rsidRPr="00AC51E7">
        <w:rPr>
          <w:i/>
          <w:iCs/>
        </w:rPr>
        <w:t>Target - Source</w:t>
      </w:r>
      <w:r w:rsidR="009B54F3" w:rsidRPr="00AC51E7">
        <w:t xml:space="preserve">, </w:t>
      </w:r>
      <w:r w:rsidR="009B54F3" w:rsidRPr="00AC51E7">
        <w:rPr>
          <w:i/>
          <w:iCs/>
        </w:rPr>
        <w:t>Target - Cached Representation</w:t>
      </w:r>
      <w:r w:rsidR="009B54F3" w:rsidRPr="00AC51E7">
        <w:t xml:space="preserve"> closely follow </w:t>
      </w:r>
      <w:r w:rsidR="00D60F6D">
        <w:t xml:space="preserve">the </w:t>
      </w:r>
      <w:commentRangeStart w:id="95"/>
      <w:r w:rsidR="009B54F3" w:rsidRPr="002A18FD">
        <w:rPr>
          <w:i/>
        </w:rPr>
        <w:t>Open Annotation</w:t>
      </w:r>
      <w:del w:id="96" w:author="Menzo windhouwer" w:date="2014-09-26T11:22:00Z">
        <w:r w:rsidR="009B54F3" w:rsidRPr="002A18FD" w:rsidDel="00DB5FA8">
          <w:rPr>
            <w:i/>
          </w:rPr>
          <w:delText>s</w:delText>
        </w:r>
      </w:del>
      <w:r w:rsidR="009B54F3" w:rsidRPr="002A18FD">
        <w:t xml:space="preserve"> </w:t>
      </w:r>
      <w:commentRangeEnd w:id="95"/>
      <w:r w:rsidR="00DB5FA8">
        <w:rPr>
          <w:rStyle w:val="Kommentarsreferens"/>
        </w:rPr>
        <w:commentReference w:id="95"/>
      </w:r>
      <w:r w:rsidR="009B54F3" w:rsidRPr="002A18FD">
        <w:t>(OA) standar</w:t>
      </w:r>
      <w:ins w:id="97" w:author="Menzo windhouwer" w:date="2014-09-26T11:22:00Z">
        <w:r w:rsidR="00DB5FA8">
          <w:t>d</w:t>
        </w:r>
      </w:ins>
      <w:del w:id="98" w:author="Menzo windhouwer" w:date="2014-09-26T11:22:00Z">
        <w:r w:rsidR="00FA3D69" w:rsidRPr="002A18FD" w:rsidDel="00DB5FA8">
          <w:delText>t</w:delText>
        </w:r>
      </w:del>
      <w:r w:rsidR="009B54F3" w:rsidRPr="00AC51E7">
        <w:t xml:space="preserve">. An annotation, i.e. an inhabitant of the class </w:t>
      </w:r>
      <w:r w:rsidR="009B54F3" w:rsidRPr="00AC51E7">
        <w:rPr>
          <w:i/>
          <w:iCs/>
        </w:rPr>
        <w:t>Annotation</w:t>
      </w:r>
      <w:r w:rsidR="009B54F3" w:rsidRPr="00AC51E7">
        <w:t xml:space="preserve">, is a structure that contains necessary information about user's annotation. In particular it contains the annotation's identifier, the reference to the owner and the time of creation. An owner is either the </w:t>
      </w:r>
      <w:r w:rsidR="0029132C">
        <w:t>principal</w:t>
      </w:r>
      <w:r w:rsidR="009B54F3" w:rsidRPr="00AC51E7">
        <w:t xml:space="preserve"> who has created the annotation or a </w:t>
      </w:r>
      <w:r w:rsidR="0029132C">
        <w:t>principal</w:t>
      </w:r>
      <w:r w:rsidR="009B54F3" w:rsidRPr="00AC51E7">
        <w:t xml:space="preserve"> to whom the ownership has been assigned. </w:t>
      </w:r>
      <w:commentRangeStart w:id="99"/>
      <w:r w:rsidR="0029132C">
        <w:t>Recall, that a</w:t>
      </w:r>
      <w:r w:rsidR="009B54F3" w:rsidRPr="00AC51E7">
        <w:t xml:space="preserve"> principal is ether a user or a group of users</w:t>
      </w:r>
      <w:r w:rsidR="0029132C">
        <w:t>, and for the current version of DWAN user and principal are synonyms</w:t>
      </w:r>
      <w:r w:rsidR="009B54F3" w:rsidRPr="00AC51E7">
        <w:t>. Creating user's groups is the matter of the future work.</w:t>
      </w:r>
      <w:commentRangeEnd w:id="99"/>
      <w:r w:rsidR="00253D78">
        <w:rPr>
          <w:rStyle w:val="Kommentarsreferens"/>
        </w:rPr>
        <w:commentReference w:id="99"/>
      </w:r>
    </w:p>
    <w:p w14:paraId="456F93F0" w14:textId="52B700D9" w:rsidR="009B54F3" w:rsidRPr="00AC51E7" w:rsidRDefault="009B54F3" w:rsidP="004C2791">
      <w:pPr>
        <w:ind w:firstLine="284"/>
        <w:jc w:val="both"/>
      </w:pPr>
      <w:r w:rsidRPr="00AC51E7">
        <w:t xml:space="preserve">Besides the owner, an annotation has </w:t>
      </w:r>
      <w:r w:rsidRPr="00AC51E7">
        <w:rPr>
          <w:i/>
          <w:iCs/>
        </w:rPr>
        <w:t>readers</w:t>
      </w:r>
      <w:r w:rsidRPr="00AC51E7">
        <w:t xml:space="preserve"> and </w:t>
      </w:r>
      <w:r w:rsidRPr="00AC51E7">
        <w:rPr>
          <w:i/>
          <w:iCs/>
        </w:rPr>
        <w:t>writers</w:t>
      </w:r>
      <w:r w:rsidRPr="00AC51E7">
        <w:t xml:space="preserve">. As one can expect, a reader is a user that can read the annotation, and a writer can also add changes to it. Thus, a registered </w:t>
      </w:r>
      <w:r w:rsidR="0029132C">
        <w:t>principal</w:t>
      </w:r>
      <w:r w:rsidRPr="00AC51E7">
        <w:t xml:space="preserve"> can be related to an annotation by means of one of </w:t>
      </w:r>
      <w:r w:rsidR="0029132C">
        <w:t xml:space="preserve">three access modes: </w:t>
      </w:r>
      <w:r w:rsidRPr="00AC51E7">
        <w:rPr>
          <w:i/>
          <w:iCs/>
        </w:rPr>
        <w:t>reader</w:t>
      </w:r>
      <w:r w:rsidRPr="00AC51E7">
        <w:t xml:space="preserve">, </w:t>
      </w:r>
      <w:r w:rsidRPr="00AC51E7">
        <w:rPr>
          <w:i/>
          <w:iCs/>
        </w:rPr>
        <w:t>writer</w:t>
      </w:r>
      <w:r w:rsidR="0029132C">
        <w:rPr>
          <w:i/>
          <w:iCs/>
        </w:rPr>
        <w:t>, none</w:t>
      </w:r>
      <w:r w:rsidRPr="00AC51E7">
        <w:t>.</w:t>
      </w:r>
    </w:p>
    <w:p w14:paraId="648B4955" w14:textId="59BD308E" w:rsidR="009B54F3" w:rsidRPr="00AC51E7" w:rsidRDefault="009B54F3" w:rsidP="004C2791">
      <w:pPr>
        <w:ind w:firstLine="284"/>
        <w:jc w:val="both"/>
      </w:pPr>
      <w:r w:rsidRPr="00AC51E7">
        <w:t xml:space="preserve">An annotation can have one or more </w:t>
      </w:r>
      <w:r w:rsidRPr="00AC51E7">
        <w:rPr>
          <w:i/>
          <w:iCs/>
        </w:rPr>
        <w:t>targets</w:t>
      </w:r>
      <w:r w:rsidRPr="00AC51E7">
        <w:t xml:space="preserve">. A target (i.e. an inhabitant of the "Target" class) contains the reference to the web-document (a </w:t>
      </w:r>
      <w:r w:rsidRPr="00AC51E7">
        <w:rPr>
          <w:i/>
          <w:iCs/>
        </w:rPr>
        <w:t>source</w:t>
      </w:r>
      <w:r w:rsidRPr="00AC51E7">
        <w:t>) and the precise description of the document's fragment</w:t>
      </w:r>
      <w:ins w:id="100" w:author="Menzo windhouwer" w:date="2014-09-26T11:23:00Z">
        <w:r w:rsidR="00253D78">
          <w:t>,</w:t>
        </w:r>
      </w:ins>
      <w:r w:rsidRPr="00AC51E7">
        <w:t xml:space="preserve"> which is actually annotated. Moreover, a target may refer to one or more cached representations of </w:t>
      </w:r>
      <w:r w:rsidR="0029132C">
        <w:t>(</w:t>
      </w:r>
      <w:r w:rsidRPr="00AC51E7">
        <w:t>the relevant parts of</w:t>
      </w:r>
      <w:r w:rsidR="0029132C">
        <w:t>)</w:t>
      </w:r>
      <w:r w:rsidRPr="00AC51E7">
        <w:t xml:space="preserve"> the </w:t>
      </w:r>
      <w:r w:rsidR="0029132C">
        <w:t>target document</w:t>
      </w:r>
      <w:r w:rsidRPr="00AC51E7">
        <w:t xml:space="preserve"> with the precise descriptions of the annotated fragments for each representation.</w:t>
      </w:r>
    </w:p>
    <w:p w14:paraId="4E893857" w14:textId="753AECBE" w:rsidR="009B54F3" w:rsidRPr="00AC51E7" w:rsidRDefault="00C86C3D" w:rsidP="004C2791">
      <w:pPr>
        <w:ind w:firstLine="284"/>
        <w:jc w:val="both"/>
      </w:pPr>
      <w:r>
        <w:lastRenderedPageBreak/>
        <w:t>The s</w:t>
      </w:r>
      <w:r w:rsidR="009B54F3" w:rsidRPr="00AC51E7">
        <w:t xml:space="preserve">emantics of an annotation is given in its body. In the implementation a body </w:t>
      </w:r>
      <w:r w:rsidR="0029132C">
        <w:t>is</w:t>
      </w:r>
      <w:r w:rsidR="009B54F3" w:rsidRPr="00AC51E7">
        <w:t xml:space="preserve"> an arbitrary text or an </w:t>
      </w:r>
      <w:del w:id="101" w:author="Menzo windhouwer" w:date="2014-09-26T11:23:00Z">
        <w:r w:rsidR="009B54F3" w:rsidRPr="00AC51E7" w:rsidDel="00253D78">
          <w:delText xml:space="preserve">xml </w:delText>
        </w:r>
      </w:del>
      <w:ins w:id="102" w:author="Menzo windhouwer" w:date="2014-09-26T11:23:00Z">
        <w:r w:rsidR="00253D78">
          <w:t>XML</w:t>
        </w:r>
        <w:r w:rsidR="00253D78" w:rsidRPr="00AC51E7">
          <w:t xml:space="preserve"> </w:t>
        </w:r>
      </w:ins>
      <w:r w:rsidR="009B54F3" w:rsidRPr="00AC51E7">
        <w:t xml:space="preserve">text. In both cases a precise </w:t>
      </w:r>
      <w:del w:id="103" w:author="Menzo windhouwer" w:date="2014-09-26T11:23:00Z">
        <w:r w:rsidR="009B54F3" w:rsidRPr="00AC51E7" w:rsidDel="00253D78">
          <w:delText>mime</w:delText>
        </w:r>
      </w:del>
      <w:ins w:id="104" w:author="Menzo windhouwer" w:date="2014-09-26T11:23:00Z">
        <w:r w:rsidR="00253D78">
          <w:t>MIME</w:t>
        </w:r>
      </w:ins>
      <w:r w:rsidR="009B54F3" w:rsidRPr="00AC51E7">
        <w:t>-type must be given by a client. For instance, a body can be a plain text</w:t>
      </w:r>
      <w:ins w:id="105" w:author="Menzo windhouwer" w:date="2014-09-26T11:23:00Z">
        <w:r w:rsidR="00253D78">
          <w:t>,</w:t>
        </w:r>
      </w:ins>
      <w:r w:rsidR="009B54F3" w:rsidRPr="00AC51E7">
        <w:t xml:space="preserve"> which describes a relation (like contradiction) between two fragments of some web-document. In this case the body should contain references to the targets that represent these two fragments</w:t>
      </w:r>
      <w:r w:rsidR="0029132C">
        <w:t xml:space="preserve"> and the document.</w:t>
      </w:r>
    </w:p>
    <w:p w14:paraId="0143421E" w14:textId="77777777" w:rsidR="009B54F3" w:rsidRPr="00AC51E7" w:rsidRDefault="009B54F3" w:rsidP="004C2791">
      <w:pPr>
        <w:ind w:firstLine="284"/>
        <w:jc w:val="both"/>
      </w:pPr>
      <w:commentRangeStart w:id="106"/>
      <w:r w:rsidRPr="00AC51E7">
        <w:t>Annotations can be gathered in notebooks.</w:t>
      </w:r>
      <w:commentRangeEnd w:id="106"/>
      <w:r w:rsidR="009669F4">
        <w:rPr>
          <w:rStyle w:val="Kommentarsreferens"/>
        </w:rPr>
        <w:commentReference w:id="106"/>
      </w:r>
    </w:p>
    <w:p w14:paraId="0C4C2A94" w14:textId="77777777" w:rsidR="009B54F3" w:rsidRDefault="009B54F3" w:rsidP="004C2791">
      <w:pPr>
        <w:ind w:firstLine="284"/>
        <w:jc w:val="both"/>
      </w:pPr>
    </w:p>
    <w:p w14:paraId="6A828796" w14:textId="77777777" w:rsidR="00F34EF7" w:rsidRDefault="009B54F3" w:rsidP="00F34EF7">
      <w:pPr>
        <w:keepNext/>
        <w:ind w:firstLine="284"/>
        <w:jc w:val="both"/>
      </w:pPr>
      <w:r>
        <w:rPr>
          <w:noProof/>
          <w:lang w:val="sv-SE"/>
        </w:rPr>
        <w:drawing>
          <wp:inline distT="0" distB="0" distL="0" distR="0" wp14:anchorId="6583B403" wp14:editId="089DBC52">
            <wp:extent cx="5270500" cy="4545330"/>
            <wp:effectExtent l="0" t="0" r="1270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4545330"/>
                    </a:xfrm>
                    <a:prstGeom prst="rect">
                      <a:avLst/>
                    </a:prstGeom>
                  </pic:spPr>
                </pic:pic>
              </a:graphicData>
            </a:graphic>
          </wp:inline>
        </w:drawing>
      </w:r>
    </w:p>
    <w:p w14:paraId="610A33A6" w14:textId="4C57BC62" w:rsidR="009B54F3" w:rsidRDefault="00F34EF7" w:rsidP="00F34EF7">
      <w:pPr>
        <w:pStyle w:val="Beskrivning"/>
        <w:jc w:val="both"/>
      </w:pPr>
      <w:bookmarkStart w:id="107" w:name="_Ref273344581"/>
      <w:r>
        <w:t xml:space="preserve">Figure </w:t>
      </w:r>
      <w:r>
        <w:fldChar w:fldCharType="begin"/>
      </w:r>
      <w:r>
        <w:instrText xml:space="preserve"> SEQ Figure \* ARABIC </w:instrText>
      </w:r>
      <w:r>
        <w:fldChar w:fldCharType="separate"/>
      </w:r>
      <w:r w:rsidR="00CE2251">
        <w:rPr>
          <w:noProof/>
        </w:rPr>
        <w:t>2</w:t>
      </w:r>
      <w:r>
        <w:fldChar w:fldCharType="end"/>
      </w:r>
      <w:bookmarkEnd w:id="107"/>
      <w:r>
        <w:t>: a simplified class diagram representing the DWAN model</w:t>
      </w:r>
    </w:p>
    <w:p w14:paraId="5F6C625F" w14:textId="77777777" w:rsidR="009B54F3" w:rsidRDefault="009B54F3" w:rsidP="004C2791">
      <w:pPr>
        <w:ind w:firstLine="284"/>
        <w:jc w:val="both"/>
      </w:pPr>
    </w:p>
    <w:p w14:paraId="0C84E65F" w14:textId="77777777" w:rsidR="009B54F3" w:rsidRDefault="009B54F3" w:rsidP="004C2791">
      <w:pPr>
        <w:ind w:firstLine="284"/>
        <w:jc w:val="both"/>
      </w:pPr>
    </w:p>
    <w:p w14:paraId="61869031" w14:textId="009920CD" w:rsidR="009B54F3" w:rsidRDefault="00C86C3D" w:rsidP="004C2791">
      <w:pPr>
        <w:ind w:firstLine="284"/>
        <w:jc w:val="both"/>
      </w:pPr>
      <w:commentRangeStart w:id="108"/>
      <w:r>
        <w:t>The t</w:t>
      </w:r>
      <w:r w:rsidR="009247B1">
        <w:t xml:space="preserve">argets of DWAN model correspond to the instances of the open annotation class  </w:t>
      </w:r>
      <w:r w:rsidR="009247B1">
        <w:rPr>
          <w:rStyle w:val="HTML-kod"/>
        </w:rPr>
        <w:t>oa:SpecificResource.</w:t>
      </w:r>
      <w:commentRangeEnd w:id="108"/>
      <w:r w:rsidR="009669F4">
        <w:rPr>
          <w:rStyle w:val="Kommentarsreferens"/>
        </w:rPr>
        <w:commentReference w:id="108"/>
      </w:r>
    </w:p>
    <w:p w14:paraId="7821F439" w14:textId="77777777" w:rsidR="009247B1" w:rsidRDefault="009247B1" w:rsidP="004C2791">
      <w:pPr>
        <w:ind w:firstLine="284"/>
        <w:jc w:val="both"/>
      </w:pPr>
    </w:p>
    <w:p w14:paraId="6E97BD41" w14:textId="77777777" w:rsidR="005110F4" w:rsidRDefault="008B40E3" w:rsidP="005110F4">
      <w:pPr>
        <w:keepNext/>
        <w:ind w:firstLine="284"/>
        <w:jc w:val="both"/>
      </w:pPr>
      <w:r>
        <w:rPr>
          <w:noProof/>
          <w:lang w:val="sv-SE"/>
        </w:rPr>
        <w:lastRenderedPageBreak/>
        <w:drawing>
          <wp:inline distT="0" distB="0" distL="0" distR="0" wp14:anchorId="0F4172D6" wp14:editId="20F74710">
            <wp:extent cx="5627049" cy="4567555"/>
            <wp:effectExtent l="0" t="0" r="1206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4.42.png"/>
                    <pic:cNvPicPr/>
                  </pic:nvPicPr>
                  <pic:blipFill>
                    <a:blip r:embed="rId24">
                      <a:extLst>
                        <a:ext uri="{28A0092B-C50C-407E-A947-70E740481C1C}">
                          <a14:useLocalDpi xmlns:a14="http://schemas.microsoft.com/office/drawing/2010/main" val="0"/>
                        </a:ext>
                      </a:extLst>
                    </a:blip>
                    <a:stretch>
                      <a:fillRect/>
                    </a:stretch>
                  </pic:blipFill>
                  <pic:spPr>
                    <a:xfrm>
                      <a:off x="0" y="0"/>
                      <a:ext cx="5627049" cy="4567555"/>
                    </a:xfrm>
                    <a:prstGeom prst="rect">
                      <a:avLst/>
                    </a:prstGeom>
                  </pic:spPr>
                </pic:pic>
              </a:graphicData>
            </a:graphic>
          </wp:inline>
        </w:drawing>
      </w:r>
    </w:p>
    <w:p w14:paraId="49A32EFC" w14:textId="024C6772" w:rsidR="009247B1" w:rsidRDefault="005110F4" w:rsidP="005110F4">
      <w:pPr>
        <w:pStyle w:val="Beskrivning"/>
        <w:jc w:val="both"/>
      </w:pPr>
      <w:r>
        <w:t xml:space="preserve">Figure </w:t>
      </w:r>
      <w:r>
        <w:fldChar w:fldCharType="begin"/>
      </w:r>
      <w:r>
        <w:instrText xml:space="preserve"> SEQ Figure \* ARABIC </w:instrText>
      </w:r>
      <w:r>
        <w:fldChar w:fldCharType="separate"/>
      </w:r>
      <w:r w:rsidR="00CE2251">
        <w:rPr>
          <w:noProof/>
        </w:rPr>
        <w:t>3</w:t>
      </w:r>
      <w:r>
        <w:fldChar w:fldCharType="end"/>
      </w:r>
      <w:r>
        <w:t xml:space="preserve">: </w:t>
      </w:r>
      <w:commentRangeStart w:id="109"/>
      <w:r>
        <w:t>The DWAN model expressed as relations using the Open Annotation vocabulary</w:t>
      </w:r>
      <w:commentRangeEnd w:id="109"/>
      <w:r>
        <w:rPr>
          <w:rStyle w:val="Kommentarsreferens"/>
          <w:rFonts w:asciiTheme="minorHAnsi" w:eastAsiaTheme="minorEastAsia" w:hAnsiTheme="minorHAnsi" w:cstheme="minorBidi"/>
          <w:b w:val="0"/>
          <w:bCs w:val="0"/>
          <w:lang w:val="en-GB" w:eastAsia="sv-SE"/>
        </w:rPr>
        <w:commentReference w:id="109"/>
      </w:r>
    </w:p>
    <w:p w14:paraId="0AC9680E" w14:textId="77777777" w:rsidR="009247B1" w:rsidRDefault="009247B1" w:rsidP="004C2791">
      <w:pPr>
        <w:ind w:firstLine="284"/>
        <w:jc w:val="both"/>
      </w:pPr>
    </w:p>
    <w:p w14:paraId="7C9DB64B" w14:textId="2B88BFD1" w:rsidR="009247B1" w:rsidRDefault="009247B1" w:rsidP="004C2791">
      <w:pPr>
        <w:ind w:firstLine="284"/>
        <w:jc w:val="both"/>
      </w:pPr>
      <w:r>
        <w:t xml:space="preserve">Multiple target sources are represented as instances of </w:t>
      </w:r>
      <w:r>
        <w:rPr>
          <w:rStyle w:val="HTML-kod"/>
        </w:rPr>
        <w:t>oa:Composite</w:t>
      </w:r>
      <w:r>
        <w:t xml:space="preserve">. Each of </w:t>
      </w:r>
      <w:r>
        <w:rPr>
          <w:rStyle w:val="HTML-kod"/>
        </w:rPr>
        <w:t>oa:item</w:t>
      </w:r>
      <w:r>
        <w:t xml:space="preserve"> of the composite is either an instance of </w:t>
      </w:r>
      <w:r>
        <w:rPr>
          <w:rStyle w:val="HTML-kod"/>
        </w:rPr>
        <w:t>oa:SpecificResource</w:t>
      </w:r>
      <w:r>
        <w:t xml:space="preserve"> or </w:t>
      </w:r>
      <w:r>
        <w:rPr>
          <w:rStyle w:val="HTML-kod"/>
        </w:rPr>
        <w:t>oa:Composite</w:t>
      </w:r>
      <w:r>
        <w:t xml:space="preserve">. </w:t>
      </w:r>
    </w:p>
    <w:p w14:paraId="05ECB7F4" w14:textId="03A4DDBE" w:rsidR="009247B1" w:rsidRDefault="009247B1" w:rsidP="004C2791">
      <w:pPr>
        <w:ind w:firstLine="284"/>
        <w:jc w:val="both"/>
        <w:rPr>
          <w:rFonts w:eastAsia="Times New Roman"/>
          <w:lang w:val="en-US" w:eastAsia="en-US"/>
        </w:rPr>
      </w:pPr>
      <w:r w:rsidRPr="009247B1">
        <w:rPr>
          <w:lang w:val="en-US" w:eastAsia="en-US"/>
        </w:rPr>
        <w:t xml:space="preserve">A cached representation of an annotated </w:t>
      </w:r>
      <w:r w:rsidR="001A7E41">
        <w:rPr>
          <w:lang w:val="en-US" w:eastAsia="en-US"/>
        </w:rPr>
        <w:t xml:space="preserve">target </w:t>
      </w:r>
      <w:r w:rsidRPr="009247B1">
        <w:rPr>
          <w:lang w:val="en-US" w:eastAsia="en-US"/>
        </w:rPr>
        <w:t xml:space="preserve">source is referred via the </w:t>
      </w:r>
      <w:r w:rsidR="001A7E41">
        <w:rPr>
          <w:lang w:val="en-US" w:eastAsia="en-US"/>
        </w:rPr>
        <w:t>target’s</w:t>
      </w:r>
      <w:r w:rsidRPr="009247B1">
        <w:rPr>
          <w:lang w:val="en-US" w:eastAsia="en-US"/>
        </w:rPr>
        <w:t xml:space="preserve"> state, see the </w:t>
      </w:r>
      <w:commentRangeStart w:id="110"/>
      <w:r w:rsidRPr="009247B1">
        <w:rPr>
          <w:lang w:val="en-US" w:eastAsia="en-US"/>
        </w:rPr>
        <w:t xml:space="preserve">figure </w:t>
      </w:r>
      <w:commentRangeEnd w:id="110"/>
      <w:r w:rsidR="00253D78">
        <w:rPr>
          <w:rStyle w:val="Kommentarsreferens"/>
        </w:rPr>
        <w:commentReference w:id="110"/>
      </w:r>
      <w:r w:rsidRPr="009247B1">
        <w:rPr>
          <w:lang w:val="en-US" w:eastAsia="en-US"/>
        </w:rPr>
        <w:t xml:space="preserve">above. The properties </w:t>
      </w:r>
      <w:r w:rsidRPr="009247B1">
        <w:rPr>
          <w:rFonts w:ascii="Courier" w:hAnsi="Courier" w:cs="Courier"/>
          <w:sz w:val="20"/>
          <w:szCs w:val="20"/>
          <w:lang w:val="en-US" w:eastAsia="en-US"/>
        </w:rPr>
        <w:t>oa:hasState</w:t>
      </w:r>
      <w:r w:rsidRPr="009247B1">
        <w:rPr>
          <w:lang w:val="en-US" w:eastAsia="en-US"/>
        </w:rPr>
        <w:t xml:space="preserve"> and </w:t>
      </w:r>
      <w:r w:rsidRPr="009247B1">
        <w:rPr>
          <w:rFonts w:ascii="Courier" w:hAnsi="Courier" w:cs="Courier"/>
          <w:sz w:val="20"/>
          <w:szCs w:val="20"/>
          <w:lang w:val="en-US" w:eastAsia="en-US"/>
        </w:rPr>
        <w:t>oa:cachedSource</w:t>
      </w:r>
      <w:r w:rsidRPr="009247B1">
        <w:rPr>
          <w:lang w:val="en-US" w:eastAsia="en-US"/>
        </w:rPr>
        <w:t xml:space="preserve"> are used. The metadata of the cached representation are presented via dc-properties and dctypes:</w:t>
      </w:r>
      <w:r>
        <w:rPr>
          <w:lang w:val="en-US" w:eastAsia="en-US"/>
        </w:rPr>
        <w:t xml:space="preserve"> </w:t>
      </w:r>
      <w:r w:rsidRPr="009247B1">
        <w:rPr>
          <w:rFonts w:eastAsia="Times New Roman"/>
          <w:lang w:val="en-US" w:eastAsia="en-US"/>
        </w:rPr>
        <w:t xml:space="preserve">mimeType is presented as </w:t>
      </w:r>
      <w:r w:rsidRPr="009247B1">
        <w:rPr>
          <w:rFonts w:ascii="Courier" w:hAnsi="Courier" w:cs="Courier"/>
          <w:sz w:val="20"/>
          <w:szCs w:val="20"/>
          <w:lang w:val="en-US" w:eastAsia="en-US"/>
        </w:rPr>
        <w:t>​dc:format</w:t>
      </w:r>
      <w:r w:rsidRPr="009247B1">
        <w:rPr>
          <w:rFonts w:eastAsia="Times New Roman"/>
          <w:lang w:val="en-US" w:eastAsia="en-US"/>
        </w:rPr>
        <w:t>,</w:t>
      </w:r>
      <w:r>
        <w:rPr>
          <w:lang w:val="en-US" w:eastAsia="en-US"/>
        </w:rPr>
        <w:t xml:space="preserve"> </w:t>
      </w:r>
      <w:r w:rsidRPr="009247B1">
        <w:rPr>
          <w:rFonts w:eastAsia="Times New Roman"/>
          <w:lang w:val="en-US" w:eastAsia="en-US"/>
        </w:rPr>
        <w:t xml:space="preserve">tool is presented as </w:t>
      </w:r>
      <w:r w:rsidRPr="009247B1">
        <w:rPr>
          <w:rFonts w:eastAsia="Times New Roman"/>
          <w:sz w:val="20"/>
          <w:szCs w:val="20"/>
          <w:lang w:val="en-US" w:eastAsia="en-US"/>
        </w:rPr>
        <w:t>​</w:t>
      </w:r>
      <w:r w:rsidRPr="009247B1">
        <w:rPr>
          <w:rFonts w:ascii="Courier" w:hAnsi="Courier" w:cs="Courier"/>
          <w:sz w:val="20"/>
          <w:szCs w:val="20"/>
          <w:lang w:val="en-US" w:eastAsia="en-US"/>
        </w:rPr>
        <w:t>dc:publisher</w:t>
      </w:r>
      <w:r w:rsidRPr="009247B1">
        <w:rPr>
          <w:rFonts w:eastAsia="Times New Roman"/>
          <w:lang w:val="en-US" w:eastAsia="en-US"/>
        </w:rPr>
        <w:t>,</w:t>
      </w:r>
      <w:r>
        <w:rPr>
          <w:lang w:val="en-US" w:eastAsia="en-US"/>
        </w:rPr>
        <w:t xml:space="preserve"> </w:t>
      </w:r>
      <w:r w:rsidRPr="009247B1">
        <w:rPr>
          <w:rFonts w:eastAsia="Times New Roman"/>
          <w:lang w:val="en-US" w:eastAsia="en-US"/>
        </w:rPr>
        <w:t xml:space="preserve">type is presented as </w:t>
      </w:r>
      <w:r w:rsidRPr="009247B1">
        <w:rPr>
          <w:rFonts w:eastAsia="Times New Roman"/>
          <w:sz w:val="20"/>
          <w:szCs w:val="20"/>
          <w:lang w:val="en-US" w:eastAsia="en-US"/>
        </w:rPr>
        <w:t>​</w:t>
      </w:r>
      <w:r w:rsidRPr="009247B1">
        <w:rPr>
          <w:rFonts w:ascii="Courier" w:hAnsi="Courier" w:cs="Courier"/>
          <w:sz w:val="20"/>
          <w:szCs w:val="20"/>
          <w:lang w:val="en-US" w:eastAsia="en-US"/>
        </w:rPr>
        <w:t>dc:description</w:t>
      </w:r>
      <w:r w:rsidRPr="009247B1">
        <w:rPr>
          <w:rFonts w:eastAsia="Times New Roman"/>
          <w:lang w:val="en-US" w:eastAsia="en-US"/>
        </w:rPr>
        <w:t>; note that ​</w:t>
      </w:r>
      <w:r w:rsidRPr="009247B1">
        <w:rPr>
          <w:rFonts w:ascii="Courier" w:hAnsi="Courier" w:cs="Courier"/>
          <w:sz w:val="20"/>
          <w:szCs w:val="20"/>
          <w:lang w:val="en-US" w:eastAsia="en-US"/>
        </w:rPr>
        <w:t>dc:type</w:t>
      </w:r>
      <w:r w:rsidRPr="009247B1">
        <w:rPr>
          <w:rFonts w:eastAsia="Times New Roman"/>
          <w:lang w:val="en-US" w:eastAsia="en-US"/>
        </w:rPr>
        <w:t xml:space="preserve"> cannot be used here because its value must (recommended) be from the DCMI Type Vocabulary</w:t>
      </w:r>
      <w:ins w:id="111" w:author="Twan Goosen" w:date="2014-09-26T09:58:00Z">
        <w:r w:rsidR="00177779">
          <w:rPr>
            <w:rStyle w:val="Fotnotsreferens"/>
            <w:rFonts w:eastAsia="Times New Roman"/>
            <w:lang w:val="en-US" w:eastAsia="en-US"/>
          </w:rPr>
          <w:footnoteReference w:id="5"/>
        </w:r>
      </w:ins>
      <w:r w:rsidRPr="009247B1">
        <w:rPr>
          <w:rFonts w:eastAsia="Times New Roman"/>
          <w:lang w:val="en-US" w:eastAsia="en-US"/>
        </w:rPr>
        <w:t xml:space="preserve">; therefore, e.g. "screenshot" would not be a good value here. Moreover, a cached representation must have one of the dctypes as </w:t>
      </w:r>
      <w:r w:rsidRPr="009247B1">
        <w:rPr>
          <w:rFonts w:ascii="Courier" w:hAnsi="Courier" w:cs="Courier"/>
          <w:sz w:val="20"/>
          <w:szCs w:val="20"/>
          <w:lang w:val="en-US" w:eastAsia="en-US"/>
        </w:rPr>
        <w:t>rdf:type</w:t>
      </w:r>
      <w:r w:rsidRPr="009247B1">
        <w:rPr>
          <w:rFonts w:eastAsia="Times New Roman"/>
          <w:lang w:val="en-US" w:eastAsia="en-US"/>
        </w:rPr>
        <w:t xml:space="preserve">, and it must be compliant with </w:t>
      </w:r>
      <w:r w:rsidRPr="009247B1">
        <w:rPr>
          <w:rFonts w:ascii="Courier" w:eastAsia="Times New Roman" w:hAnsi="Courier"/>
          <w:sz w:val="20"/>
          <w:szCs w:val="20"/>
          <w:lang w:val="en-US" w:eastAsia="en-US"/>
        </w:rPr>
        <w:t>dc:format value</w:t>
      </w:r>
      <w:r w:rsidRPr="009247B1">
        <w:rPr>
          <w:rFonts w:eastAsia="Times New Roman"/>
          <w:lang w:val="en-US" w:eastAsia="en-US"/>
        </w:rPr>
        <w:t xml:space="preserve">. For instance, if </w:t>
      </w:r>
      <w:r w:rsidRPr="00FB2683">
        <w:rPr>
          <w:rFonts w:ascii="Courier" w:eastAsia="Times New Roman" w:hAnsi="Courier"/>
          <w:sz w:val="20"/>
          <w:szCs w:val="20"/>
          <w:lang w:val="en-US" w:eastAsia="en-US"/>
        </w:rPr>
        <w:t>dc:format</w:t>
      </w:r>
      <w:r w:rsidRPr="009247B1">
        <w:rPr>
          <w:rFonts w:eastAsia="Times New Roman"/>
          <w:lang w:val="en-US" w:eastAsia="en-US"/>
        </w:rPr>
        <w:t xml:space="preserve"> is "image/png" then the corresponding </w:t>
      </w:r>
      <w:r w:rsidRPr="009247B1">
        <w:rPr>
          <w:rFonts w:ascii="Courier" w:hAnsi="Courier" w:cs="Courier"/>
          <w:sz w:val="20"/>
          <w:szCs w:val="20"/>
          <w:lang w:val="en-US" w:eastAsia="en-US"/>
        </w:rPr>
        <w:t>rdf:type</w:t>
      </w:r>
      <w:r w:rsidRPr="009247B1">
        <w:rPr>
          <w:rFonts w:eastAsia="Times New Roman"/>
          <w:lang w:val="en-US" w:eastAsia="en-US"/>
        </w:rPr>
        <w:t xml:space="preserve"> must be </w:t>
      </w:r>
      <w:r w:rsidRPr="009247B1">
        <w:rPr>
          <w:rFonts w:ascii="Courier" w:hAnsi="Courier" w:cs="Courier"/>
          <w:sz w:val="20"/>
          <w:szCs w:val="20"/>
          <w:lang w:val="en-US" w:eastAsia="en-US"/>
        </w:rPr>
        <w:t>dctypes:Image</w:t>
      </w:r>
      <w:r w:rsidRPr="009247B1">
        <w:rPr>
          <w:rFonts w:eastAsia="Times New Roman"/>
          <w:lang w:val="en-US" w:eastAsia="en-US"/>
        </w:rPr>
        <w:t>.</w:t>
      </w:r>
    </w:p>
    <w:p w14:paraId="3B7C3499" w14:textId="77777777" w:rsidR="00FB2683" w:rsidRPr="009247B1" w:rsidRDefault="00FB2683" w:rsidP="004C2791">
      <w:pPr>
        <w:ind w:firstLine="284"/>
        <w:jc w:val="both"/>
        <w:rPr>
          <w:lang w:val="en-US" w:eastAsia="en-US"/>
        </w:rPr>
      </w:pPr>
    </w:p>
    <w:p w14:paraId="6559B90C" w14:textId="1606B62D" w:rsidR="009247B1" w:rsidRDefault="009247B1" w:rsidP="004C2791">
      <w:pPr>
        <w:ind w:firstLine="284"/>
        <w:jc w:val="both"/>
        <w:rPr>
          <w:rFonts w:eastAsia="Times New Roman" w:cs="Times New Roman"/>
        </w:rPr>
      </w:pPr>
      <w:r>
        <w:rPr>
          <w:rFonts w:eastAsia="Times New Roman" w:cs="Times New Roman"/>
        </w:rPr>
        <w:t>A principal</w:t>
      </w:r>
      <w:r w:rsidR="001A7E41">
        <w:rPr>
          <w:rFonts w:eastAsia="Times New Roman" w:cs="Times New Roman"/>
        </w:rPr>
        <w:t xml:space="preserve"> </w:t>
      </w:r>
      <w:r>
        <w:rPr>
          <w:rFonts w:eastAsia="Times New Roman" w:cs="Times New Roman"/>
        </w:rPr>
        <w:t>is an agent, and for a</w:t>
      </w:r>
      <w:r w:rsidR="001A7E41">
        <w:rPr>
          <w:rFonts w:eastAsia="Times New Roman" w:cs="Times New Roman"/>
        </w:rPr>
        <w:t xml:space="preserve">gents </w:t>
      </w:r>
      <w:r w:rsidR="001A7E41" w:rsidRPr="001A7E41">
        <w:rPr>
          <w:rFonts w:eastAsia="Times New Roman" w:cs="Times New Roman"/>
          <w:i/>
        </w:rPr>
        <w:t>Open Annotation</w:t>
      </w:r>
      <w:r w:rsidR="001A7E41">
        <w:rPr>
          <w:rFonts w:eastAsia="Times New Roman" w:cs="Times New Roman"/>
        </w:rPr>
        <w:t xml:space="preserve"> </w:t>
      </w:r>
      <w:r>
        <w:rPr>
          <w:rFonts w:eastAsia="Times New Roman" w:cs="Times New Roman"/>
        </w:rPr>
        <w:t xml:space="preserve">recommends to use </w:t>
      </w:r>
      <w:r w:rsidRPr="00FB2683">
        <w:rPr>
          <w:rFonts w:ascii="Courier" w:eastAsia="Times New Roman" w:hAnsi="Courier" w:cs="Times New Roman"/>
        </w:rPr>
        <w:t>foaf</w:t>
      </w:r>
      <w:r>
        <w:rPr>
          <w:rFonts w:eastAsia="Times New Roman" w:cs="Times New Roman"/>
        </w:rPr>
        <w:t xml:space="preserve"> namespace, see ​</w:t>
      </w:r>
      <w:hyperlink r:id="rId25" w:history="1">
        <w:r>
          <w:rPr>
            <w:rStyle w:val="Hyperlnk"/>
            <w:rFonts w:eastAsia="Times New Roman" w:cs="Times New Roman"/>
          </w:rPr>
          <w:t>http://xmlns.com/foaf/spec/</w:t>
        </w:r>
      </w:hyperlink>
      <w:r>
        <w:rPr>
          <w:rFonts w:eastAsia="Times New Roman" w:cs="Times New Roman"/>
        </w:rPr>
        <w:t xml:space="preserve">. This data model is designed for social networks, and in principle suits DASISH schema for a user and permission lists. There is one little technical inconvenience: foaf agents do not have a property which can be used </w:t>
      </w:r>
      <w:r>
        <w:rPr>
          <w:rFonts w:eastAsia="Times New Roman" w:cs="Times New Roman"/>
        </w:rPr>
        <w:lastRenderedPageBreak/>
        <w:t xml:space="preserve">to define permission types (reader, writer) directly. For now, permissions are represented via property </w:t>
      </w:r>
      <w:r>
        <w:rPr>
          <w:rStyle w:val="HTML-kod"/>
        </w:rPr>
        <w:t>foaf:topic_interest</w:t>
      </w:r>
      <w:r>
        <w:rPr>
          <w:rFonts w:eastAsia="Times New Roman" w:cs="Times New Roman"/>
        </w:rPr>
        <w:t xml:space="preserve">. </w:t>
      </w:r>
      <w:ins w:id="114" w:author="Twan Goosen" w:date="2014-09-26T09:59:00Z">
        <w:r w:rsidR="00CE2251">
          <w:rPr>
            <w:rFonts w:eastAsia="Times New Roman" w:cs="Times New Roman"/>
          </w:rPr>
          <w:t xml:space="preserve">For an </w:t>
        </w:r>
      </w:ins>
      <w:del w:id="115" w:author="Twan Goosen" w:date="2014-09-26T09:59:00Z">
        <w:r w:rsidDel="00CE2251">
          <w:rPr>
            <w:rFonts w:eastAsia="Times New Roman" w:cs="Times New Roman"/>
          </w:rPr>
          <w:delText>E</w:delText>
        </w:r>
      </w:del>
      <w:ins w:id="116" w:author="Twan Goosen" w:date="2014-09-26T09:59:00Z">
        <w:r w:rsidR="00CE2251">
          <w:rPr>
            <w:rFonts w:eastAsia="Times New Roman" w:cs="Times New Roman"/>
          </w:rPr>
          <w:t>e</w:t>
        </w:r>
      </w:ins>
      <w:r>
        <w:rPr>
          <w:rFonts w:eastAsia="Times New Roman" w:cs="Times New Roman"/>
        </w:rPr>
        <w:t>xample</w:t>
      </w:r>
      <w:ins w:id="117" w:author="Twan Goosen" w:date="2014-09-26T09:59:00Z">
        <w:r w:rsidR="00CE2251">
          <w:rPr>
            <w:rFonts w:eastAsia="Times New Roman" w:cs="Times New Roman"/>
          </w:rPr>
          <w:t xml:space="preserve">, see </w:t>
        </w:r>
        <w:r w:rsidR="00CE2251">
          <w:rPr>
            <w:rFonts w:eastAsia="Times New Roman" w:cs="Times New Roman"/>
          </w:rPr>
          <w:fldChar w:fldCharType="begin"/>
        </w:r>
        <w:r w:rsidR="00CE2251">
          <w:rPr>
            <w:rFonts w:eastAsia="Times New Roman" w:cs="Times New Roman"/>
          </w:rPr>
          <w:instrText xml:space="preserve"> REF _Ref273344897 \h </w:instrText>
        </w:r>
      </w:ins>
      <w:r w:rsidR="00CE2251">
        <w:rPr>
          <w:rFonts w:eastAsia="Times New Roman" w:cs="Times New Roman"/>
        </w:rPr>
      </w:r>
      <w:r w:rsidR="00CE2251">
        <w:rPr>
          <w:rFonts w:eastAsia="Times New Roman" w:cs="Times New Roman"/>
        </w:rPr>
        <w:fldChar w:fldCharType="separate"/>
      </w:r>
      <w:ins w:id="118" w:author="Twan Goosen" w:date="2014-09-26T09:59:00Z">
        <w:r w:rsidR="00CE2251">
          <w:t xml:space="preserve">Figure </w:t>
        </w:r>
        <w:r w:rsidR="00CE2251">
          <w:rPr>
            <w:noProof/>
          </w:rPr>
          <w:t>4</w:t>
        </w:r>
        <w:r w:rsidR="00CE2251">
          <w:rPr>
            <w:rFonts w:eastAsia="Times New Roman" w:cs="Times New Roman"/>
          </w:rPr>
          <w:fldChar w:fldCharType="end"/>
        </w:r>
      </w:ins>
      <w:del w:id="119" w:author="Twan Goosen" w:date="2014-09-26T09:59:00Z">
        <w:r w:rsidDel="00CE2251">
          <w:rPr>
            <w:rFonts w:eastAsia="Times New Roman" w:cs="Times New Roman"/>
          </w:rPr>
          <w:delText>:</w:delText>
        </w:r>
      </w:del>
      <w:ins w:id="120" w:author="Twan Goosen" w:date="2014-09-26T09:59:00Z">
        <w:r w:rsidR="00CE2251">
          <w:rPr>
            <w:rFonts w:eastAsia="Times New Roman" w:cs="Times New Roman"/>
          </w:rPr>
          <w:t>.</w:t>
        </w:r>
      </w:ins>
    </w:p>
    <w:p w14:paraId="233D4D60" w14:textId="77777777" w:rsidR="00CE2251" w:rsidRDefault="008B40E3">
      <w:pPr>
        <w:keepNext/>
        <w:ind w:firstLine="284"/>
        <w:jc w:val="both"/>
        <w:rPr>
          <w:ins w:id="121" w:author="Twan Goosen" w:date="2014-09-26T09:59:00Z"/>
        </w:rPr>
        <w:pPrChange w:id="122" w:author="Twan Goosen" w:date="2014-09-26T09:59:00Z">
          <w:pPr>
            <w:ind w:firstLine="284"/>
            <w:jc w:val="both"/>
          </w:pPr>
        </w:pPrChange>
      </w:pPr>
      <w:r>
        <w:rPr>
          <w:rFonts w:eastAsia="Times New Roman"/>
          <w:noProof/>
          <w:lang w:val="sv-SE"/>
        </w:rPr>
        <w:drawing>
          <wp:inline distT="0" distB="0" distL="0" distR="0" wp14:anchorId="708C52F1" wp14:editId="4F0E3330">
            <wp:extent cx="5418923" cy="5253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5.05.png"/>
                    <pic:cNvPicPr/>
                  </pic:nvPicPr>
                  <pic:blipFill>
                    <a:blip r:embed="rId26">
                      <a:extLst>
                        <a:ext uri="{28A0092B-C50C-407E-A947-70E740481C1C}">
                          <a14:useLocalDpi xmlns:a14="http://schemas.microsoft.com/office/drawing/2010/main" val="0"/>
                        </a:ext>
                      </a:extLst>
                    </a:blip>
                    <a:stretch>
                      <a:fillRect/>
                    </a:stretch>
                  </pic:blipFill>
                  <pic:spPr>
                    <a:xfrm>
                      <a:off x="0" y="0"/>
                      <a:ext cx="5418923" cy="5253355"/>
                    </a:xfrm>
                    <a:prstGeom prst="rect">
                      <a:avLst/>
                    </a:prstGeom>
                  </pic:spPr>
                </pic:pic>
              </a:graphicData>
            </a:graphic>
          </wp:inline>
        </w:drawing>
      </w:r>
    </w:p>
    <w:p w14:paraId="26FAA9B3" w14:textId="659D7626" w:rsidR="00FB2683" w:rsidRPr="009247B1" w:rsidRDefault="00CE2251" w:rsidP="00CE2251">
      <w:pPr>
        <w:pStyle w:val="Beskrivning"/>
        <w:jc w:val="both"/>
      </w:pPr>
      <w:bookmarkStart w:id="123" w:name="_Ref273344897"/>
      <w:ins w:id="124" w:author="Twan Goosen" w:date="2014-09-26T09:59:00Z">
        <w:r>
          <w:t xml:space="preserve">Figure </w:t>
        </w:r>
        <w:r>
          <w:fldChar w:fldCharType="begin"/>
        </w:r>
        <w:r>
          <w:instrText xml:space="preserve"> SEQ Figure \* ARABIC </w:instrText>
        </w:r>
      </w:ins>
      <w:r>
        <w:fldChar w:fldCharType="separate"/>
      </w:r>
      <w:ins w:id="125" w:author="Twan Goosen" w:date="2014-09-26T09:59:00Z">
        <w:r>
          <w:rPr>
            <w:noProof/>
          </w:rPr>
          <w:t>4</w:t>
        </w:r>
        <w:r>
          <w:fldChar w:fldCharType="end"/>
        </w:r>
        <w:bookmarkEnd w:id="123"/>
        <w:r>
          <w:t xml:space="preserve">: </w:t>
        </w:r>
        <w:commentRangeStart w:id="126"/>
        <w:r>
          <w:t>example of an OA representation</w:t>
        </w:r>
        <w:commentRangeEnd w:id="126"/>
        <w:r>
          <w:rPr>
            <w:rStyle w:val="Kommentarsreferens"/>
            <w:rFonts w:asciiTheme="minorHAnsi" w:eastAsiaTheme="minorEastAsia" w:hAnsiTheme="minorHAnsi" w:cstheme="minorBidi"/>
            <w:b w:val="0"/>
            <w:bCs w:val="0"/>
            <w:lang w:val="en-GB" w:eastAsia="sv-SE"/>
          </w:rPr>
          <w:commentReference w:id="126"/>
        </w:r>
      </w:ins>
    </w:p>
    <w:p w14:paraId="6ECE9413" w14:textId="77777777" w:rsidR="008B40E3" w:rsidRDefault="008B40E3" w:rsidP="004C2791">
      <w:pPr>
        <w:ind w:firstLine="284"/>
        <w:jc w:val="both"/>
      </w:pPr>
    </w:p>
    <w:p w14:paraId="0B9DC2D6" w14:textId="2FFA8664" w:rsidR="009247B1" w:rsidRDefault="00FB2683" w:rsidP="004C2791">
      <w:pPr>
        <w:ind w:firstLine="284"/>
        <w:jc w:val="both"/>
      </w:pPr>
      <w:r>
        <w:t xml:space="preserve">An annotation body in DASISH can be any correct xml or a text. A generic way to present such bodies in </w:t>
      </w:r>
      <w:commentRangeStart w:id="127"/>
      <w:r>
        <w:t>"Open Annotation"</w:t>
      </w:r>
      <w:commentRangeEnd w:id="127"/>
      <w:r w:rsidR="00253D78">
        <w:rPr>
          <w:rStyle w:val="Kommentarsreferens"/>
        </w:rPr>
        <w:commentReference w:id="127"/>
      </w:r>
      <w:r>
        <w:t xml:space="preserve"> is to consider a body, which (typically) has attributes and elements, as instances of </w:t>
      </w:r>
      <w:r>
        <w:rPr>
          <w:rStyle w:val="HTML-kod"/>
        </w:rPr>
        <w:t>oa:Composite</w:t>
      </w:r>
      <w:r>
        <w:t>. Any element and any attribute of the body becomes an oa:item of the body. If an element has sub-elements, it is an instance of oa:Composite as well, etc. An attribute or an element with now sub-elements has one of the dc</w:t>
      </w:r>
      <w:ins w:id="128" w:author="Menzo windhouwer" w:date="2014-09-26T11:24:00Z">
        <w:r w:rsidR="00253D78">
          <w:t>:</w:t>
        </w:r>
      </w:ins>
      <w:r>
        <w:t>types and one of the dc:form</w:t>
      </w:r>
      <w:del w:id="129" w:author="Menzo windhouwer" w:date="2014-09-26T11:24:00Z">
        <w:r w:rsidDel="00253D78">
          <w:delText>t</w:delText>
        </w:r>
      </w:del>
      <w:r>
        <w:t xml:space="preserve">ats, and possibly additional relevant properties, such as </w:t>
      </w:r>
      <w:del w:id="130" w:author="Menzo windhouwer" w:date="2014-09-26T11:25:00Z">
        <w:r w:rsidDel="00253D78">
          <w:delText>`</w:delText>
        </w:r>
      </w:del>
      <w:r>
        <w:rPr>
          <w:rStyle w:val="HTML-kod"/>
        </w:rPr>
        <w:t>cnt:chars</w:t>
      </w:r>
      <w:r>
        <w:t xml:space="preserve"> for text values.</w:t>
      </w:r>
    </w:p>
    <w:p w14:paraId="0256A529" w14:textId="77777777" w:rsidR="009B54F3" w:rsidRPr="00FC5A7C" w:rsidRDefault="009B54F3" w:rsidP="004C2791">
      <w:pPr>
        <w:pStyle w:val="Rubrik2"/>
        <w:ind w:firstLine="284"/>
        <w:jc w:val="both"/>
      </w:pPr>
      <w:bookmarkStart w:id="131" w:name="_Toc273122988"/>
      <w:r w:rsidRPr="00FC5A7C">
        <w:t>DWAN Backend</w:t>
      </w:r>
      <w:bookmarkEnd w:id="131"/>
    </w:p>
    <w:p w14:paraId="510AC4F3" w14:textId="77777777" w:rsidR="009B54F3" w:rsidRDefault="009B54F3" w:rsidP="004C2791">
      <w:pPr>
        <w:ind w:firstLine="284"/>
        <w:jc w:val="both"/>
      </w:pPr>
    </w:p>
    <w:p w14:paraId="25327AD1" w14:textId="77777777" w:rsidR="009B54F3" w:rsidRPr="00AC51E7" w:rsidRDefault="009B54F3" w:rsidP="004C2791">
      <w:pPr>
        <w:pStyle w:val="Rubrik3"/>
        <w:ind w:firstLine="284"/>
        <w:jc w:val="both"/>
      </w:pPr>
      <w:bookmarkStart w:id="132" w:name="_Toc273122989"/>
      <w:commentRangeStart w:id="133"/>
      <w:r w:rsidRPr="00AC51E7">
        <w:lastRenderedPageBreak/>
        <w:t>Architecture</w:t>
      </w:r>
      <w:bookmarkEnd w:id="132"/>
      <w:commentRangeEnd w:id="133"/>
      <w:r w:rsidR="00253D78">
        <w:rPr>
          <w:rStyle w:val="Kommentarsreferens"/>
          <w:rFonts w:asciiTheme="minorHAnsi" w:eastAsiaTheme="minorEastAsia" w:hAnsiTheme="minorHAnsi" w:cstheme="minorBidi"/>
          <w:b w:val="0"/>
          <w:bCs w:val="0"/>
        </w:rPr>
        <w:commentReference w:id="133"/>
      </w:r>
    </w:p>
    <w:p w14:paraId="1C9E7AEC" w14:textId="77777777" w:rsidR="009B54F3" w:rsidRDefault="009B54F3" w:rsidP="004C2791">
      <w:pPr>
        <w:ind w:firstLine="284"/>
        <w:jc w:val="both"/>
      </w:pPr>
    </w:p>
    <w:p w14:paraId="06DE5ECB" w14:textId="77777777" w:rsidR="009B54F3" w:rsidRDefault="009B54F3" w:rsidP="004C2791">
      <w:pPr>
        <w:ind w:firstLine="284"/>
        <w:jc w:val="both"/>
      </w:pPr>
      <w:r>
        <w:rPr>
          <w:noProof/>
          <w:lang w:val="sv-SE"/>
        </w:rPr>
        <w:drawing>
          <wp:inline distT="0" distB="0" distL="0" distR="0" wp14:anchorId="264E587A" wp14:editId="26A50D20">
            <wp:extent cx="5270500" cy="280225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ish_backend_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2802255"/>
                    </a:xfrm>
                    <a:prstGeom prst="rect">
                      <a:avLst/>
                    </a:prstGeom>
                  </pic:spPr>
                </pic:pic>
              </a:graphicData>
            </a:graphic>
          </wp:inline>
        </w:drawing>
      </w:r>
    </w:p>
    <w:p w14:paraId="1BE747EC" w14:textId="77777777" w:rsidR="009B54F3" w:rsidRPr="00406B4D" w:rsidRDefault="009B54F3" w:rsidP="004C2791">
      <w:pPr>
        <w:pStyle w:val="Rubrik3"/>
        <w:ind w:firstLine="284"/>
        <w:jc w:val="both"/>
      </w:pPr>
      <w:bookmarkStart w:id="134" w:name="_Toc273122990"/>
      <w:r w:rsidRPr="00406B4D">
        <w:t>Database and Database Access Objects</w:t>
      </w:r>
      <w:bookmarkEnd w:id="134"/>
    </w:p>
    <w:p w14:paraId="4B7A3598" w14:textId="3257C078" w:rsidR="000019D0" w:rsidRDefault="009B54F3" w:rsidP="004C2791">
      <w:pPr>
        <w:ind w:firstLine="284"/>
        <w:jc w:val="both"/>
      </w:pPr>
      <w:r>
        <w:t xml:space="preserve">A </w:t>
      </w:r>
      <w:del w:id="135" w:author="Twan Goosen" w:date="2014-09-26T10:00:00Z">
        <w:r w:rsidDel="00F40027">
          <w:delText xml:space="preserve">relational </w:delText>
        </w:r>
      </w:del>
      <w:r>
        <w:t xml:space="preserve">PostgreSQL </w:t>
      </w:r>
      <w:ins w:id="136" w:author="Twan Goosen" w:date="2014-09-26T10:00:00Z">
        <w:r w:rsidR="00F40027">
          <w:t xml:space="preserve">relational </w:t>
        </w:r>
      </w:ins>
      <w:r>
        <w:t xml:space="preserve">database provides </w:t>
      </w:r>
      <w:del w:id="137" w:author="Menzo windhouwer" w:date="2014-09-26T11:26:00Z">
        <w:r w:rsidDel="00253D78">
          <w:delText xml:space="preserve">a </w:delText>
        </w:r>
      </w:del>
      <w:r>
        <w:t xml:space="preserve">storage for all the core resources: annotations, targets, cached representations, </w:t>
      </w:r>
      <w:r w:rsidR="00131439">
        <w:t>principals</w:t>
      </w:r>
      <w:r>
        <w:t xml:space="preserve"> and no</w:t>
      </w:r>
      <w:r w:rsidR="00443507">
        <w:t>tebooks. The database contains five</w:t>
      </w:r>
      <w:r>
        <w:t xml:space="preserve"> main tables; each of them stores a corresponding type of resource. A column in a table represents an attribute in the corresponding resource class. For instance, any resource class has an attribute </w:t>
      </w:r>
      <w:r w:rsidR="00131439" w:rsidRPr="00131439">
        <w:rPr>
          <w:i/>
        </w:rPr>
        <w:t>id</w:t>
      </w:r>
      <w:r>
        <w:t xml:space="preserve"> </w:t>
      </w:r>
      <w:r w:rsidR="000019D0">
        <w:t>(</w:t>
      </w:r>
      <w:r w:rsidR="009C3E4E">
        <w:t xml:space="preserve">an </w:t>
      </w:r>
      <w:r w:rsidR="000019D0">
        <w:t xml:space="preserve">identifier of type </w:t>
      </w:r>
      <w:r w:rsidR="00131439" w:rsidRPr="000019D0">
        <w:rPr>
          <w:i/>
        </w:rPr>
        <w:t>xml</w:t>
      </w:r>
      <w:r w:rsidR="000019D0" w:rsidRPr="000019D0">
        <w:rPr>
          <w:i/>
        </w:rPr>
        <w:t>:id</w:t>
      </w:r>
      <w:r w:rsidR="000019D0">
        <w:t>)</w:t>
      </w:r>
      <w:r>
        <w:t xml:space="preserve">. </w:t>
      </w:r>
      <w:r w:rsidR="000019D0">
        <w:t xml:space="preserve">This identifier is a part of the URI through which a client accesses an instance of the resource. </w:t>
      </w:r>
      <w:r>
        <w:t xml:space="preserve">URI has the form </w:t>
      </w:r>
      <w:r w:rsidR="000019D0">
        <w:t>&lt;service-uri&gt;</w:t>
      </w:r>
      <w:r>
        <w:t>/</w:t>
      </w:r>
      <w:r w:rsidR="000019D0">
        <w:t>&lt;resource</w:t>
      </w:r>
      <w:r>
        <w:t>/</w:t>
      </w:r>
      <w:r w:rsidR="000019D0">
        <w:t xml:space="preserve">&lt;id&gt;, e.g. </w:t>
      </w:r>
      <w:r w:rsidRPr="000019D0">
        <w:rPr>
          <w:i/>
        </w:rPr>
        <w:t>https:/dasish.mpi.nl/api/annotations/e3c83</w:t>
      </w:r>
      <w:r w:rsidR="000019D0" w:rsidRPr="000019D0">
        <w:rPr>
          <w:i/>
        </w:rPr>
        <w:t>4f0-34c4-11e3-aa6e-0800200c9a66</w:t>
      </w:r>
      <w:r>
        <w:t xml:space="preserve">. </w:t>
      </w:r>
      <w:r w:rsidR="000019D0">
        <w:t xml:space="preserve">Each of five resource tables has its column </w:t>
      </w:r>
      <w:r w:rsidR="000019D0" w:rsidRPr="000019D0">
        <w:rPr>
          <w:i/>
        </w:rPr>
        <w:t>external id</w:t>
      </w:r>
      <w:r w:rsidR="000019D0">
        <w:t xml:space="preserve">, that keeps </w:t>
      </w:r>
      <w:ins w:id="138" w:author="Twan Goosen" w:date="2014-09-26T10:00:00Z">
        <w:r w:rsidR="00F40027">
          <w:t xml:space="preserve">public </w:t>
        </w:r>
      </w:ins>
      <w:r w:rsidR="000019D0">
        <w:t>identifiers.</w:t>
      </w:r>
      <w:r>
        <w:t xml:space="preserve"> </w:t>
      </w:r>
      <w:r w:rsidR="000019D0">
        <w:t>From the programming point of view a</w:t>
      </w:r>
      <w:r>
        <w:t xml:space="preserve">n external identifier is a UUID string generated by the server when a resource, e.g. an annotation, is added to the database. </w:t>
      </w:r>
      <w:r w:rsidR="000019D0">
        <w:t xml:space="preserve"> </w:t>
      </w:r>
    </w:p>
    <w:p w14:paraId="12BEE8BA" w14:textId="0A07D677" w:rsidR="009B54F3" w:rsidRDefault="000019D0" w:rsidP="004C2791">
      <w:pPr>
        <w:ind w:firstLine="284"/>
        <w:jc w:val="both"/>
      </w:pPr>
      <w:r>
        <w:t>A</w:t>
      </w:r>
      <w:r w:rsidR="009B54F3">
        <w:t xml:space="preserve">nnotation </w:t>
      </w:r>
      <w:r>
        <w:t xml:space="preserve">bodies are stored in the table </w:t>
      </w:r>
      <w:r w:rsidR="00412586">
        <w:rPr>
          <w:i/>
        </w:rPr>
        <w:t>annotation</w:t>
      </w:r>
      <w:r w:rsidR="009C3E4E">
        <w:t xml:space="preserve"> in the column </w:t>
      </w:r>
      <w:r w:rsidR="009C3E4E" w:rsidRPr="009C3E4E">
        <w:rPr>
          <w:i/>
        </w:rPr>
        <w:t>body</w:t>
      </w:r>
      <w:r w:rsidR="009B54F3">
        <w:t>.</w:t>
      </w:r>
    </w:p>
    <w:p w14:paraId="40F2DFB1" w14:textId="68665F1C" w:rsidR="009B54F3" w:rsidRDefault="009B54F3" w:rsidP="004C2791">
      <w:pPr>
        <w:ind w:firstLine="284"/>
        <w:jc w:val="both"/>
      </w:pPr>
      <w:r>
        <w:t>Further</w:t>
      </w:r>
      <w:ins w:id="139" w:author="Twan Goosen" w:date="2014-09-26T10:00:00Z">
        <w:r w:rsidR="00F40027">
          <w:t>more</w:t>
        </w:r>
      </w:ins>
      <w:r>
        <w:t>, there is a number of join tables representing the relations between the resources, which are described as relations between th</w:t>
      </w:r>
      <w:r w:rsidR="009C3E4E">
        <w:t>e resource classes</w:t>
      </w:r>
      <w:r>
        <w:t>. These relations induce a hierarchy between the resources. Indeed, any of the relations can be abstracted to "</w:t>
      </w:r>
      <w:r w:rsidR="009C3E4E">
        <w:t xml:space="preserve">refers" so that we have that a </w:t>
      </w:r>
      <w:r w:rsidR="009C3E4E" w:rsidRPr="009C3E4E">
        <w:rPr>
          <w:i/>
        </w:rPr>
        <w:t>principal</w:t>
      </w:r>
      <w:r w:rsidR="009C3E4E">
        <w:t xml:space="preserve"> refers to an </w:t>
      </w:r>
      <w:r w:rsidRPr="009C3E4E">
        <w:rPr>
          <w:i/>
        </w:rPr>
        <w:t>annotation</w:t>
      </w:r>
      <w:r w:rsidR="009C3E4E">
        <w:t xml:space="preserve"> or a </w:t>
      </w:r>
      <w:r w:rsidRPr="009C3E4E">
        <w:rPr>
          <w:i/>
        </w:rPr>
        <w:t>notebook</w:t>
      </w:r>
      <w:r w:rsidR="009C3E4E">
        <w:t xml:space="preserve">, an </w:t>
      </w:r>
      <w:r w:rsidR="009C3E4E" w:rsidRPr="009C3E4E">
        <w:rPr>
          <w:i/>
        </w:rPr>
        <w:t>annotation</w:t>
      </w:r>
      <w:r w:rsidR="009C3E4E">
        <w:t xml:space="preserve"> refers to a </w:t>
      </w:r>
      <w:r w:rsidRPr="009C3E4E">
        <w:rPr>
          <w:i/>
        </w:rPr>
        <w:t>target</w:t>
      </w:r>
      <w:r w:rsidR="009C3E4E">
        <w:t xml:space="preserve"> and a </w:t>
      </w:r>
      <w:r w:rsidRPr="009C3E4E">
        <w:rPr>
          <w:i/>
        </w:rPr>
        <w:t>target</w:t>
      </w:r>
      <w:r w:rsidR="009C3E4E">
        <w:t xml:space="preserve"> refers to a </w:t>
      </w:r>
      <w:r w:rsidRPr="009C3E4E">
        <w:rPr>
          <w:i/>
        </w:rPr>
        <w:t>cached representation</w:t>
      </w:r>
      <w:r>
        <w:t xml:space="preserve">. As one can see, cached representations have the lowest position in this hierarchy. This hierarchy induces a "cascading" mechanism of adding and deleting resources in the database. For instance, removal of an annotation from the database triggers the removal of its targets, except </w:t>
      </w:r>
      <w:ins w:id="140" w:author="Twan Goosen" w:date="2014-09-26T10:00:00Z">
        <w:r w:rsidR="00F40027">
          <w:t xml:space="preserve">for </w:t>
        </w:r>
      </w:ins>
      <w:r>
        <w:t xml:space="preserve">the ones to which other annotations </w:t>
      </w:r>
      <w:ins w:id="141" w:author="testuser" w:date="2014-09-29T11:25:00Z">
        <w:r w:rsidR="00B57542">
          <w:t xml:space="preserve">still </w:t>
        </w:r>
      </w:ins>
      <w:r>
        <w:t>refer</w:t>
      </w:r>
      <w:del w:id="142" w:author="testuser" w:date="2014-09-29T11:25:00Z">
        <w:r w:rsidDel="00B57542">
          <w:delText xml:space="preserve"> to</w:delText>
        </w:r>
      </w:del>
      <w:r>
        <w:t xml:space="preserve">. In </w:t>
      </w:r>
      <w:del w:id="143" w:author="Twan Goosen" w:date="2014-09-26T10:01:00Z">
        <w:r w:rsidDel="00F40027">
          <w:delText xml:space="preserve">its </w:delText>
        </w:r>
      </w:del>
      <w:r>
        <w:t>turn, removal of the targets triggers removal of all the corresponding cached representations unless some other targets refer to a cached representation under consideration.</w:t>
      </w:r>
    </w:p>
    <w:p w14:paraId="407C6503" w14:textId="2F88BEC2" w:rsidR="009B54F3" w:rsidRDefault="009B54F3" w:rsidP="004C2791">
      <w:pPr>
        <w:ind w:firstLine="284"/>
        <w:jc w:val="both"/>
      </w:pPr>
      <w:del w:id="144" w:author="Twan Goosen" w:date="2014-09-26T10:00:00Z">
        <w:r w:rsidRPr="003F53F7" w:rsidDel="00F40027">
          <w:rPr>
            <w:i/>
          </w:rPr>
          <w:delText xml:space="preserve">Spring </w:delText>
        </w:r>
      </w:del>
      <w:r w:rsidRPr="003F53F7">
        <w:rPr>
          <w:i/>
        </w:rPr>
        <w:t>Database Access Objects</w:t>
      </w:r>
      <w:r>
        <w:t xml:space="preserve"> (DAO's) are used to programmatically access the data in the database. The DAO mechanism allows to form and call SQL database commands like SELECT, </w:t>
      </w:r>
      <w:del w:id="145" w:author="Twan Goosen" w:date="2014-09-26T10:01:00Z">
        <w:r w:rsidDel="00F40027">
          <w:delText xml:space="preserve">or </w:delText>
        </w:r>
      </w:del>
      <w:r>
        <w:t>UPD</w:t>
      </w:r>
      <w:r w:rsidR="00E50A04">
        <w:t xml:space="preserve">ATE, </w:t>
      </w:r>
      <w:del w:id="146" w:author="Twan Goosen" w:date="2014-09-26T10:01:00Z">
        <w:r w:rsidR="00E50A04" w:rsidDel="00F40027">
          <w:delText xml:space="preserve">or </w:delText>
        </w:r>
      </w:del>
      <w:r w:rsidR="00E50A04">
        <w:t xml:space="preserve">INSERT, </w:t>
      </w:r>
      <w:del w:id="147" w:author="Twan Goosen" w:date="2014-09-26T10:01:00Z">
        <w:r w:rsidR="00E50A04" w:rsidDel="00F40027">
          <w:delText xml:space="preserve">or </w:delText>
        </w:r>
      </w:del>
      <w:ins w:id="148" w:author="Twan Goosen" w:date="2014-09-26T10:01:00Z">
        <w:r w:rsidR="00F40027">
          <w:t xml:space="preserve">and </w:t>
        </w:r>
      </w:ins>
      <w:r w:rsidR="00E50A04">
        <w:t>DELETE from Java</w:t>
      </w:r>
      <w:r>
        <w:t xml:space="preserve"> methods. </w:t>
      </w:r>
      <w:del w:id="149" w:author="Twan Goosen" w:date="2014-09-26T10:01:00Z">
        <w:r w:rsidDel="00F40027">
          <w:delText xml:space="preserve">Signatures </w:delText>
        </w:r>
      </w:del>
      <w:ins w:id="150" w:author="Twan Goosen" w:date="2014-09-26T10:01:00Z">
        <w:r w:rsidR="00F40027">
          <w:t xml:space="preserve">Methods </w:t>
        </w:r>
      </w:ins>
      <w:r>
        <w:t xml:space="preserve">for basic manipulations over resources (retrieving, updating, adding and deleting) are </w:t>
      </w:r>
      <w:del w:id="151" w:author="Twan Goosen" w:date="2014-09-26T10:02:00Z">
        <w:r w:rsidDel="00F40027">
          <w:delText xml:space="preserve">given </w:delText>
        </w:r>
      </w:del>
      <w:ins w:id="152" w:author="Twan Goosen" w:date="2014-09-26T10:02:00Z">
        <w:r w:rsidR="00F40027">
          <w:t xml:space="preserve">defined </w:t>
        </w:r>
      </w:ins>
      <w:r>
        <w:t xml:space="preserve">in </w:t>
      </w:r>
      <w:r>
        <w:lastRenderedPageBreak/>
        <w:t xml:space="preserve">the corresponding DAO java interface. For instance, </w:t>
      </w:r>
      <w:ins w:id="153" w:author="Twan Goosen" w:date="2014-09-26T10:03:00Z">
        <w:r w:rsidR="00F04E24">
          <w:t xml:space="preserve">the </w:t>
        </w:r>
      </w:ins>
      <w:r>
        <w:t>AnnotationDao.java interface lists the signatures of all necessary b</w:t>
      </w:r>
      <w:r w:rsidR="00412586">
        <w:t xml:space="preserve">asic operations over the table </w:t>
      </w:r>
      <w:r w:rsidRPr="00412586">
        <w:rPr>
          <w:i/>
        </w:rPr>
        <w:t>an</w:t>
      </w:r>
      <w:r w:rsidR="00412586" w:rsidRPr="00412586">
        <w:rPr>
          <w:i/>
        </w:rPr>
        <w:t>notation</w:t>
      </w:r>
      <w:r w:rsidR="00412586">
        <w:t xml:space="preserve"> and the join</w:t>
      </w:r>
      <w:del w:id="154" w:author="Twan Goosen" w:date="2014-09-26T10:02:00Z">
        <w:r w:rsidR="00412586" w:rsidDel="00F40027">
          <w:delText>t</w:delText>
        </w:r>
      </w:del>
      <w:r w:rsidR="00412586">
        <w:t xml:space="preserve"> tables </w:t>
      </w:r>
      <w:r w:rsidRPr="00412586">
        <w:rPr>
          <w:i/>
        </w:rPr>
        <w:t>annotation-targets</w:t>
      </w:r>
      <w:r w:rsidR="00412586">
        <w:t xml:space="preserve"> and </w:t>
      </w:r>
      <w:r w:rsidRPr="00412586">
        <w:rPr>
          <w:i/>
        </w:rPr>
        <w:t>annotations-principals-permissions</w:t>
      </w:r>
      <w:r>
        <w:t>. By a basic operation we mean an operation which demands a single SQL</w:t>
      </w:r>
      <w:ins w:id="155" w:author="testuser" w:date="2014-09-29T11:28:00Z">
        <w:r w:rsidR="005B6B18">
          <w:t xml:space="preserve"> </w:t>
        </w:r>
        <w:commentRangeStart w:id="156"/>
        <w:r w:rsidR="005B6B18">
          <w:t>statement</w:t>
        </w:r>
      </w:ins>
      <w:commentRangeEnd w:id="156"/>
      <w:ins w:id="157" w:author="testuser" w:date="2014-09-29T14:10:00Z">
        <w:r w:rsidR="004910F3">
          <w:rPr>
            <w:rStyle w:val="Kommentarsreferens"/>
          </w:rPr>
          <w:commentReference w:id="156"/>
        </w:r>
      </w:ins>
      <w:del w:id="158" w:author="Twan Goosen" w:date="2014-09-26T10:03:00Z">
        <w:r w:rsidDel="00F04E24">
          <w:delText xml:space="preserve"> command SELECT, or UPDATE, or INSERT, or DELETE</w:delText>
        </w:r>
      </w:del>
      <w:r>
        <w:t xml:space="preserve">. </w:t>
      </w:r>
      <w:del w:id="159" w:author="Twan Goosen" w:date="2014-09-26T10:04:00Z">
        <w:r w:rsidDel="00F04E24">
          <w:delText>The interfaces themselves do not perform any actual work, they just list necessary java methods together with their input and output types.</w:delText>
        </w:r>
      </w:del>
      <w:ins w:id="160" w:author="Twan Goosen" w:date="2014-09-26T10:04:00Z">
        <w:r w:rsidR="00F04E24">
          <w:t xml:space="preserve">The interfaces are implemented using </w:t>
        </w:r>
        <w:r w:rsidR="00F04E24" w:rsidRPr="00A40CB4">
          <w:rPr>
            <w:i/>
            <w:rPrChange w:id="161" w:author="Twan Goosen" w:date="2014-09-26T10:14:00Z">
              <w:rPr/>
            </w:rPrChange>
          </w:rPr>
          <w:t>SpringDAO</w:t>
        </w:r>
      </w:ins>
      <w:ins w:id="162" w:author="Twan Goosen" w:date="2014-09-26T10:14:00Z">
        <w:r w:rsidR="00A40CB4">
          <w:rPr>
            <w:rStyle w:val="Fotnotsreferens"/>
            <w:i/>
          </w:rPr>
          <w:footnoteReference w:id="6"/>
        </w:r>
      </w:ins>
      <w:ins w:id="165" w:author="Twan Goosen" w:date="2014-09-26T10:04:00Z">
        <w:r w:rsidR="00F04E24">
          <w:t>, which utilises a JDBC</w:t>
        </w:r>
      </w:ins>
      <w:ins w:id="166" w:author="Twan Goosen" w:date="2014-09-26T10:15:00Z">
        <w:r w:rsidR="00A40CB4">
          <w:rPr>
            <w:rStyle w:val="Fotnotsreferens"/>
          </w:rPr>
          <w:footnoteReference w:id="7"/>
        </w:r>
      </w:ins>
      <w:ins w:id="169" w:author="Twan Goosen" w:date="2014-09-26T10:04:00Z">
        <w:r w:rsidR="00F04E24">
          <w:t xml:space="preserve"> connection to access the data store.</w:t>
        </w:r>
      </w:ins>
      <w:r>
        <w:t xml:space="preserve"> </w:t>
      </w:r>
      <w:del w:id="170" w:author="Twan Goosen" w:date="2014-09-26T10:04:00Z">
        <w:r w:rsidDel="00F04E24">
          <w:delText>Any interface must be implemented by a correspon</w:delText>
        </w:r>
        <w:r w:rsidR="009A0D07" w:rsidDel="00F04E24">
          <w:delText xml:space="preserve">ding java class. </w:delText>
        </w:r>
      </w:del>
      <w:r w:rsidR="009A0D07">
        <w:t>For instance,</w:t>
      </w:r>
      <w:ins w:id="171" w:author="Twan Goosen" w:date="2014-09-26T10:04:00Z">
        <w:r w:rsidR="00F04E24">
          <w:t xml:space="preserve"> the</w:t>
        </w:r>
      </w:ins>
      <w:r w:rsidR="009A0D07">
        <w:t xml:space="preserve"> </w:t>
      </w:r>
      <w:r w:rsidRPr="009A0D07">
        <w:rPr>
          <w:i/>
        </w:rPr>
        <w:t>add annotation</w:t>
      </w:r>
      <w:r>
        <w:t xml:space="preserve"> </w:t>
      </w:r>
      <w:ins w:id="172" w:author="Twan Goosen" w:date="2014-09-26T10:04:00Z">
        <w:r w:rsidR="00F04E24">
          <w:t xml:space="preserve">method </w:t>
        </w:r>
      </w:ins>
      <w:r>
        <w:t>is implemented in JdbcAnnotationDao.java class as a single java method. As one expects, this method forms and calls a</w:t>
      </w:r>
      <w:r w:rsidR="00305F74">
        <w:t xml:space="preserve">n INSERT command for the table </w:t>
      </w:r>
      <w:r w:rsidRPr="00305F74">
        <w:rPr>
          <w:i/>
        </w:rPr>
        <w:t>annotation</w:t>
      </w:r>
      <w:r>
        <w:t>.</w:t>
      </w:r>
    </w:p>
    <w:p w14:paraId="4DFF830E" w14:textId="57F0C71B" w:rsidR="009B54F3" w:rsidRDefault="009B54F3" w:rsidP="004C2791">
      <w:pPr>
        <w:ind w:firstLine="284"/>
        <w:jc w:val="both"/>
      </w:pPr>
      <w:r>
        <w:t xml:space="preserve">Due to the presence of join tables there must be a mechanism that takes care </w:t>
      </w:r>
      <w:del w:id="173" w:author="Twan Goosen" w:date="2014-09-26T10:04:00Z">
        <w:r w:rsidDel="00F04E24">
          <w:delText xml:space="preserve">about </w:delText>
        </w:r>
      </w:del>
      <w:ins w:id="174" w:author="Twan Goosen" w:date="2014-09-26T10:04:00Z">
        <w:r w:rsidR="00F04E24">
          <w:t xml:space="preserve">of </w:t>
        </w:r>
      </w:ins>
      <w:del w:id="175" w:author="testuser" w:date="2014-09-29T11:31:00Z">
        <w:r w:rsidDel="005B6B18">
          <w:delText xml:space="preserve">right </w:delText>
        </w:r>
      </w:del>
      <w:ins w:id="176" w:author="testuser" w:date="2014-09-29T11:31:00Z">
        <w:r w:rsidR="005B6B18">
          <w:t xml:space="preserve">correctly </w:t>
        </w:r>
      </w:ins>
      <w:r>
        <w:t>sequencing</w:t>
      </w:r>
      <w:ins w:id="177" w:author="testuser" w:date="2014-09-29T11:31:00Z">
        <w:r w:rsidR="005B6B18">
          <w:t xml:space="preserve"> </w:t>
        </w:r>
      </w:ins>
      <w:del w:id="178" w:author="testuser" w:date="2014-09-29T11:31:00Z">
        <w:r w:rsidDel="005B6B18">
          <w:delText xml:space="preserve"> of </w:delText>
        </w:r>
      </w:del>
      <w:r>
        <w:t>basic operations. For instance, consider a complete procedure of deleting an annotation. The annotation's internal database identifie</w:t>
      </w:r>
      <w:r w:rsidR="00AE6512">
        <w:t>r occurs in three join</w:t>
      </w:r>
      <w:del w:id="179" w:author="Twan Goosen" w:date="2014-09-26T10:02:00Z">
        <w:r w:rsidR="00AE6512" w:rsidDel="00F1080C">
          <w:delText>t</w:delText>
        </w:r>
      </w:del>
      <w:r w:rsidR="00AE6512">
        <w:t xml:space="preserve"> tables </w:t>
      </w:r>
      <w:r w:rsidRPr="00305F74">
        <w:rPr>
          <w:i/>
        </w:rPr>
        <w:t>annotations-targets</w:t>
      </w:r>
      <w:r w:rsidR="00AE6512">
        <w:t xml:space="preserve">, </w:t>
      </w:r>
      <w:r w:rsidRPr="00AE6512">
        <w:rPr>
          <w:i/>
        </w:rPr>
        <w:t>annotations-principals-permissions</w:t>
      </w:r>
      <w:r w:rsidR="00AE6512">
        <w:t xml:space="preserve">, </w:t>
      </w:r>
      <w:r w:rsidRPr="00AE6512">
        <w:rPr>
          <w:i/>
        </w:rPr>
        <w:t>notebooks-annotations</w:t>
      </w:r>
      <w:r>
        <w:t>. If the annotation re</w:t>
      </w:r>
      <w:r w:rsidR="00AE6512">
        <w:t xml:space="preserve">cord is deleted from the table </w:t>
      </w:r>
      <w:r w:rsidRPr="00AE6512">
        <w:rPr>
          <w:i/>
        </w:rPr>
        <w:t>annotation</w:t>
      </w:r>
      <w:r w:rsidR="007B6052">
        <w:rPr>
          <w:i/>
        </w:rPr>
        <w:t>s</w:t>
      </w:r>
      <w:r>
        <w:t xml:space="preserve"> before the corresponding rows in the join</w:t>
      </w:r>
      <w:del w:id="180" w:author="Twan Goosen" w:date="2014-09-26T10:02:00Z">
        <w:r w:rsidDel="00F1080C">
          <w:delText>t</w:delText>
        </w:r>
      </w:del>
      <w:r>
        <w:t xml:space="preserve"> tables are removed, then the join</w:t>
      </w:r>
      <w:del w:id="181" w:author="Twan Goosen" w:date="2014-09-26T10:02:00Z">
        <w:r w:rsidDel="00F1080C">
          <w:delText>t</w:delText>
        </w:r>
      </w:del>
      <w:r>
        <w:t xml:space="preserve"> tables have references to the non-existing annotation (via its internal identifier)</w:t>
      </w:r>
      <w:ins w:id="182" w:author="Menzo windhouwer" w:date="2014-09-26T11:27:00Z">
        <w:r w:rsidR="00253D78">
          <w:t>, and t</w:t>
        </w:r>
      </w:ins>
      <w:del w:id="183" w:author="Menzo windhouwer" w:date="2014-09-26T11:27:00Z">
        <w:r w:rsidDel="00253D78">
          <w:delText>. T</w:delText>
        </w:r>
      </w:del>
      <w:r>
        <w:t xml:space="preserve">he database </w:t>
      </w:r>
      <w:ins w:id="184" w:author="Menzo windhouwer" w:date="2014-09-26T11:27:00Z">
        <w:r w:rsidR="00253D78">
          <w:t xml:space="preserve">will </w:t>
        </w:r>
      </w:ins>
      <w:r>
        <w:t>signal</w:t>
      </w:r>
      <w:del w:id="185" w:author="Twan Goosen" w:date="2014-09-26T10:05:00Z">
        <w:r w:rsidDel="00F04E24">
          <w:delText>ise</w:delText>
        </w:r>
      </w:del>
      <w:del w:id="186" w:author="Menzo windhouwer" w:date="2014-09-26T11:27:00Z">
        <w:r w:rsidDel="00253D78">
          <w:delText>s</w:delText>
        </w:r>
      </w:del>
      <w:r>
        <w:t xml:space="preserve"> an integrity error. To prevent such errors we have i</w:t>
      </w:r>
      <w:r w:rsidR="00305F74">
        <w:t xml:space="preserve">ntroduced a </w:t>
      </w:r>
      <w:del w:id="187" w:author="Twan Goosen" w:date="2014-09-26T10:08:00Z">
        <w:r w:rsidR="00305F74" w:rsidDel="00F04E24">
          <w:delText xml:space="preserve">special </w:delText>
        </w:r>
      </w:del>
      <w:r w:rsidR="00305F74">
        <w:t xml:space="preserve">java class </w:t>
      </w:r>
      <w:r w:rsidRPr="00305F74">
        <w:rPr>
          <w:i/>
        </w:rPr>
        <w:t>DB</w:t>
      </w:r>
      <w:r w:rsidR="00305F74" w:rsidRPr="00305F74">
        <w:rPr>
          <w:i/>
        </w:rPr>
        <w:t>Dispatcher.java</w:t>
      </w:r>
      <w:r>
        <w:t xml:space="preserve"> which calls the methods from the DAO implementations in the correct order. Moreover it triggers cascading of the operations when necessary. For instance, complete </w:t>
      </w:r>
      <w:del w:id="188" w:author="Twan Goosen" w:date="2014-09-26T10:08:00Z">
        <w:r w:rsidDel="00F04E24">
          <w:delText xml:space="preserve">deleting </w:delText>
        </w:r>
      </w:del>
      <w:ins w:id="189" w:author="Twan Goosen" w:date="2014-09-26T10:08:00Z">
        <w:r w:rsidR="00F04E24">
          <w:t xml:space="preserve">deletion </w:t>
        </w:r>
      </w:ins>
      <w:r>
        <w:t>of an annotation amount</w:t>
      </w:r>
      <w:ins w:id="190" w:author="testuser" w:date="2014-09-29T11:31:00Z">
        <w:r w:rsidR="005B6B18">
          <w:t>s</w:t>
        </w:r>
      </w:ins>
      <w:r>
        <w:t xml:space="preserve"> to purging the join</w:t>
      </w:r>
      <w:del w:id="191" w:author="Twan Goosen" w:date="2014-09-26T10:02:00Z">
        <w:r w:rsidDel="00F1080C">
          <w:delText>t</w:delText>
        </w:r>
      </w:del>
      <w:r>
        <w:t xml:space="preserve"> tables first, then deleting t</w:t>
      </w:r>
      <w:r w:rsidR="00305F74">
        <w:t xml:space="preserve">he corresponding record in the </w:t>
      </w:r>
      <w:r w:rsidR="00305F74" w:rsidRPr="00305F74">
        <w:rPr>
          <w:i/>
        </w:rPr>
        <w:t>annotatio</w:t>
      </w:r>
      <w:r w:rsidR="00D2422A">
        <w:rPr>
          <w:i/>
        </w:rPr>
        <w:t>n</w:t>
      </w:r>
      <w:r>
        <w:t xml:space="preserve"> table, and then triggering removal of the annotation's </w:t>
      </w:r>
      <w:del w:id="192" w:author="Twan Goosen" w:date="2014-09-26T10:09:00Z">
        <w:r w:rsidDel="00F04E24">
          <w:delText>non-</w:delText>
        </w:r>
      </w:del>
      <w:ins w:id="193" w:author="Twan Goosen" w:date="2014-09-26T10:09:00Z">
        <w:r w:rsidR="00F04E24">
          <w:t>un</w:t>
        </w:r>
      </w:ins>
      <w:r>
        <w:t xml:space="preserve">used targets. </w:t>
      </w:r>
    </w:p>
    <w:p w14:paraId="25404D01" w14:textId="2DC41C10" w:rsidR="00443507" w:rsidRDefault="00443507" w:rsidP="004C2791">
      <w:pPr>
        <w:ind w:firstLine="284"/>
        <w:jc w:val="both"/>
      </w:pPr>
      <w:r>
        <w:t>Auxiliary r</w:t>
      </w:r>
      <w:r w:rsidRPr="00C32C50">
        <w:t xml:space="preserve">esource-info </w:t>
      </w:r>
      <w:r>
        <w:t>classes generated by JAXB for the corresponding xml types</w:t>
      </w:r>
      <w:r w:rsidRPr="00C32C50">
        <w:t xml:space="preserve"> </w:t>
      </w:r>
      <w:r w:rsidRPr="00B45AEF">
        <w:rPr>
          <w:i/>
        </w:rPr>
        <w:t>TargetInfo</w:t>
      </w:r>
      <w:r w:rsidRPr="00C32C50">
        <w:t xml:space="preserve">, </w:t>
      </w:r>
      <w:r w:rsidRPr="00B45AEF">
        <w:rPr>
          <w:i/>
        </w:rPr>
        <w:t>AnnotationInfo</w:t>
      </w:r>
      <w:r w:rsidRPr="00C32C50">
        <w:t xml:space="preserve">, </w:t>
      </w:r>
      <w:r w:rsidRPr="00B45AEF">
        <w:rPr>
          <w:i/>
        </w:rPr>
        <w:t>NotebookInfo</w:t>
      </w:r>
      <w:r w:rsidRPr="00C32C50">
        <w:t xml:space="preserve"> contain reference</w:t>
      </w:r>
      <w:ins w:id="194" w:author="Twan Goosen" w:date="2014-09-26T10:09:00Z">
        <w:r w:rsidR="007D0212">
          <w:t>s</w:t>
        </w:r>
      </w:ins>
      <w:r w:rsidRPr="00C32C50">
        <w:t xml:space="preserve"> to the corresponding resource plus the most important information about the resource.</w:t>
      </w:r>
    </w:p>
    <w:p w14:paraId="5E5389EC" w14:textId="77777777" w:rsidR="009B54F3" w:rsidRPr="00AC51E7" w:rsidRDefault="009B54F3" w:rsidP="004C2791">
      <w:pPr>
        <w:pStyle w:val="Rubrik3"/>
        <w:ind w:firstLine="284"/>
        <w:jc w:val="both"/>
      </w:pPr>
      <w:bookmarkStart w:id="195" w:name="_Toc273122991"/>
      <w:r w:rsidRPr="00AC51E7">
        <w:t>REST Application Programming Interface</w:t>
      </w:r>
      <w:bookmarkEnd w:id="195"/>
    </w:p>
    <w:p w14:paraId="1B12D0F5" w14:textId="77EB43C3" w:rsidR="009B54F3" w:rsidRPr="00AC51E7" w:rsidRDefault="009B54F3" w:rsidP="004C2791">
      <w:pPr>
        <w:ind w:firstLine="284"/>
        <w:jc w:val="both"/>
      </w:pPr>
      <w:r w:rsidRPr="00AC51E7">
        <w:t xml:space="preserve">The server and a client communicate with each other by means of </w:t>
      </w:r>
      <w:ins w:id="196" w:author="Menzo windhouwer" w:date="2014-09-26T11:27:00Z">
        <w:r w:rsidR="00253D78">
          <w:t xml:space="preserve">a </w:t>
        </w:r>
      </w:ins>
      <w:r w:rsidRPr="00AC51E7">
        <w:t>REST Application Programming Interface (API</w:t>
      </w:r>
      <w:del w:id="197" w:author="Twan Goosen" w:date="2014-09-26T10:09:00Z">
        <w:r w:rsidRPr="00AC51E7" w:rsidDel="007D0212">
          <w:delText xml:space="preserve"> for short</w:delText>
        </w:r>
      </w:del>
      <w:r w:rsidRPr="00AC51E7">
        <w:t xml:space="preserve">). </w:t>
      </w:r>
      <w:ins w:id="198" w:author="Twan Goosen" w:date="2014-09-26T10:09:00Z">
        <w:r w:rsidR="007D0212">
          <w:t xml:space="preserve">A </w:t>
        </w:r>
      </w:ins>
      <w:r w:rsidRPr="00AC51E7">
        <w:t xml:space="preserve">REST API is a collection of requests which the server must recognise and respond </w:t>
      </w:r>
      <w:ins w:id="199" w:author="testuser" w:date="2014-09-29T13:14:00Z">
        <w:r w:rsidR="00513368">
          <w:t xml:space="preserve">to </w:t>
        </w:r>
      </w:ins>
      <w:r w:rsidRPr="00AC51E7">
        <w:t xml:space="preserve">in an appropriate way. </w:t>
      </w:r>
      <w:del w:id="200" w:author="Twan Goosen" w:date="2014-09-26T10:10:00Z">
        <w:r w:rsidRPr="00AC51E7" w:rsidDel="007D0212">
          <w:delText>Each request is an URL-like string</w:delText>
        </w:r>
      </w:del>
      <w:ins w:id="201" w:author="Twan Goosen" w:date="2014-09-26T10:10:00Z">
        <w:r w:rsidR="007D0212">
          <w:t>Requests are made by means of a URL</w:t>
        </w:r>
      </w:ins>
      <w:r w:rsidRPr="00AC51E7">
        <w:t xml:space="preserve"> starting with the server's location specified by the type of requested resource and its identifier when applicable. </w:t>
      </w:r>
    </w:p>
    <w:p w14:paraId="3BE7153B" w14:textId="6188125C" w:rsidR="009B54F3" w:rsidRPr="00AC51E7" w:rsidRDefault="009B54F3" w:rsidP="004C2791">
      <w:pPr>
        <w:ind w:firstLine="284"/>
        <w:jc w:val="both"/>
      </w:pPr>
      <w:del w:id="202" w:author="Twan Goosen" w:date="2014-09-26T10:11:00Z">
        <w:r w:rsidRPr="00AC51E7" w:rsidDel="007D0212">
          <w:delText>GET r</w:delText>
        </w:r>
      </w:del>
      <w:ins w:id="203" w:author="Twan Goosen" w:date="2014-09-26T10:11:00Z">
        <w:r w:rsidR="007D0212">
          <w:t>R</w:t>
        </w:r>
      </w:ins>
      <w:r w:rsidRPr="00AC51E7">
        <w:t xml:space="preserve">equests </w:t>
      </w:r>
      <w:ins w:id="204" w:author="Twan Goosen" w:date="2014-09-26T10:11:00Z">
        <w:r w:rsidR="007D0212">
          <w:t xml:space="preserve">of method type GET </w:t>
        </w:r>
      </w:ins>
      <w:r w:rsidRPr="00AC51E7">
        <w:t xml:space="preserve">are used to retrieve information about resources stored in the </w:t>
      </w:r>
      <w:del w:id="205" w:author="Twan Goosen" w:date="2014-09-26T10:11:00Z">
        <w:r w:rsidRPr="00AC51E7" w:rsidDel="007D0212">
          <w:delText>Data Base</w:delText>
        </w:r>
      </w:del>
      <w:ins w:id="206" w:author="Twan Goosen" w:date="2014-09-26T10:11:00Z">
        <w:r w:rsidR="007D0212">
          <w:t>database</w:t>
        </w:r>
      </w:ins>
      <w:r w:rsidRPr="00AC51E7">
        <w:t xml:space="preserve">. For </w:t>
      </w:r>
      <w:ins w:id="207" w:author="Twan Goosen" w:date="2014-09-26T10:11:00Z">
        <w:r w:rsidR="007D0212">
          <w:t xml:space="preserve">these </w:t>
        </w:r>
      </w:ins>
      <w:r w:rsidRPr="00AC51E7">
        <w:t xml:space="preserve">GET requests </w:t>
      </w:r>
      <w:del w:id="208" w:author="Twan Goosen" w:date="2014-09-26T10:11:00Z">
        <w:r w:rsidRPr="00AC51E7" w:rsidDel="007D0212">
          <w:delText>the string often ends with</w:delText>
        </w:r>
      </w:del>
      <w:ins w:id="209" w:author="Twan Goosen" w:date="2014-09-26T10:11:00Z">
        <w:r w:rsidR="007D0212">
          <w:t>the URL generally contains</w:t>
        </w:r>
      </w:ins>
      <w:r w:rsidRPr="00AC51E7">
        <w:t xml:space="preserve"> the identifier of a requested resource</w:t>
      </w:r>
      <w:del w:id="210" w:author="Twan Goosen" w:date="2014-09-26T10:12:00Z">
        <w:r w:rsidRPr="00AC51E7" w:rsidDel="007D0212">
          <w:delText>. This is</w:delText>
        </w:r>
      </w:del>
      <w:ins w:id="211" w:author="Twan Goosen" w:date="2014-09-26T10:12:00Z">
        <w:r w:rsidR="007D0212">
          <w:t xml:space="preserve"> (as</w:t>
        </w:r>
      </w:ins>
      <w:r w:rsidRPr="00AC51E7">
        <w:t xml:space="preserve"> </w:t>
      </w:r>
      <w:r w:rsidR="0071581B">
        <w:t xml:space="preserve">a </w:t>
      </w:r>
      <w:r w:rsidR="0071581B" w:rsidRPr="0071581B">
        <w:rPr>
          <w:i/>
        </w:rPr>
        <w:t xml:space="preserve">path request </w:t>
      </w:r>
      <w:r w:rsidRPr="0071581B">
        <w:rPr>
          <w:i/>
        </w:rPr>
        <w:t>parameter</w:t>
      </w:r>
      <w:ins w:id="212" w:author="Twan Goosen" w:date="2014-09-26T10:12:00Z">
        <w:r w:rsidR="007D0212" w:rsidRPr="007D0212">
          <w:t>)</w:t>
        </w:r>
      </w:ins>
      <w:r w:rsidRPr="00AC51E7">
        <w:t xml:space="preserve">. For instance, it can be the identifier of an annotation or the identifier of a cached representation. Passing a </w:t>
      </w:r>
      <w:r w:rsidR="0071581B">
        <w:t>principal</w:t>
      </w:r>
      <w:r w:rsidRPr="00AC51E7">
        <w:t xml:space="preserve"> identifier as a parameter is not </w:t>
      </w:r>
      <w:del w:id="213" w:author="Twan Goosen" w:date="2014-09-26T10:12:00Z">
        <w:r w:rsidRPr="00AC51E7" w:rsidDel="007D0212">
          <w:delText>expected</w:delText>
        </w:r>
      </w:del>
      <w:ins w:id="214" w:author="Twan Goosen" w:date="2014-09-26T10:12:00Z">
        <w:r w:rsidR="007D0212">
          <w:t>required</w:t>
        </w:r>
      </w:ins>
      <w:r w:rsidRPr="00AC51E7">
        <w:t xml:space="preserve">, because the active principal is known from the session via an </w:t>
      </w:r>
      <w:r w:rsidR="00142B48">
        <w:t xml:space="preserve">identification procedure (e.g. </w:t>
      </w:r>
      <w:r w:rsidRPr="00142B48">
        <w:rPr>
          <w:i/>
        </w:rPr>
        <w:t>Shibboleth</w:t>
      </w:r>
      <w:r w:rsidRPr="00AC51E7">
        <w:t xml:space="preserve">). A PUT (resp. DELETE) request is used to update (resp. delete) the resource </w:t>
      </w:r>
      <w:del w:id="215" w:author="Twan Goosen" w:date="2014-09-26T10:12:00Z">
        <w:r w:rsidRPr="00AC51E7" w:rsidDel="00552142">
          <w:delText xml:space="preserve">whose </w:delText>
        </w:r>
      </w:del>
      <w:ins w:id="216" w:author="Twan Goosen" w:date="2014-09-26T10:12:00Z">
        <w:r w:rsidR="00552142">
          <w:t>of which the</w:t>
        </w:r>
        <w:r w:rsidR="00552142" w:rsidRPr="00AC51E7">
          <w:t xml:space="preserve"> </w:t>
        </w:r>
      </w:ins>
      <w:r w:rsidRPr="00AC51E7">
        <w:t>identifier is give</w:t>
      </w:r>
      <w:r w:rsidR="00142B48">
        <w:t>n as a request parameter. Only</w:t>
      </w:r>
      <w:ins w:id="217" w:author="Twan Goosen" w:date="2014-09-26T10:13:00Z">
        <w:r w:rsidR="00552142">
          <w:t xml:space="preserve"> the</w:t>
        </w:r>
      </w:ins>
      <w:r w:rsidR="00142B48">
        <w:t xml:space="preserve"> </w:t>
      </w:r>
      <w:r w:rsidR="00142B48" w:rsidRPr="00142B48">
        <w:rPr>
          <w:i/>
        </w:rPr>
        <w:t>owner</w:t>
      </w:r>
      <w:r w:rsidRPr="00AC51E7">
        <w:t xml:space="preserve"> has DELETE rights. POST is performed when a client wants to create a new annotation. </w:t>
      </w:r>
      <w:r w:rsidR="00266203">
        <w:t>Most</w:t>
      </w:r>
      <w:r w:rsidR="0071581B">
        <w:t xml:space="preserve"> information necessary to fulfi</w:t>
      </w:r>
      <w:r w:rsidRPr="00AC51E7">
        <w:t>l a PUT or POST request is not given as a request para</w:t>
      </w:r>
      <w:r w:rsidR="00266203">
        <w:t>meter, but given serialized in the</w:t>
      </w:r>
      <w:r w:rsidRPr="00AC51E7">
        <w:t xml:space="preserve"> request body. For </w:t>
      </w:r>
      <w:r w:rsidRPr="00AC51E7">
        <w:lastRenderedPageBreak/>
        <w:t>instance, to submit an annotation a client needs to fill in the request</w:t>
      </w:r>
      <w:del w:id="218" w:author="Menzo windhouwer" w:date="2014-09-26T11:27:00Z">
        <w:r w:rsidRPr="00AC51E7" w:rsidDel="00253D78">
          <w:delText>s</w:delText>
        </w:r>
      </w:del>
      <w:r w:rsidRPr="00AC51E7">
        <w:t xml:space="preserve"> body with the XML-</w:t>
      </w:r>
      <w:r w:rsidR="006320B2">
        <w:t xml:space="preserve">element corresponding to class </w:t>
      </w:r>
      <w:r w:rsidRPr="006320B2">
        <w:rPr>
          <w:i/>
        </w:rPr>
        <w:t>Annotation</w:t>
      </w:r>
      <w:r w:rsidRPr="00AC51E7">
        <w:t xml:space="preserve">. All the information necessary to create an annotation should be placed in the corresponding nodes of the XML-element. </w:t>
      </w:r>
    </w:p>
    <w:p w14:paraId="271814B5" w14:textId="61295325" w:rsidR="009E00FE" w:rsidRDefault="009B54F3" w:rsidP="004C2791">
      <w:pPr>
        <w:ind w:firstLine="284"/>
        <w:jc w:val="both"/>
      </w:pPr>
      <w:r w:rsidRPr="00AC51E7">
        <w:t xml:space="preserve">If a POST (PUT) request is sent then in the case of success the server returns the serialized information about the added (resp. updated) resource together with a standard HTTP response code. </w:t>
      </w:r>
      <w:r w:rsidR="009E00FE">
        <w:t xml:space="preserve">If an annotation is posted or updated the server returns an xml document of type </w:t>
      </w:r>
      <w:r w:rsidR="009E00FE" w:rsidRPr="009E00FE">
        <w:rPr>
          <w:i/>
        </w:rPr>
        <w:t>envelope</w:t>
      </w:r>
      <w:r w:rsidR="009E00FE">
        <w:t xml:space="preserve">, which contains </w:t>
      </w:r>
      <w:ins w:id="219" w:author="testuser" w:date="2014-09-29T11:36:00Z">
        <w:r w:rsidR="00BE505C">
          <w:t xml:space="preserve">a </w:t>
        </w:r>
      </w:ins>
      <w:r w:rsidR="009E00FE">
        <w:t>serialization of the resource together with the list of actions which client should perform to complete the request in a sound way. For instance, if an annotation is posted so that for o</w:t>
      </w:r>
      <w:r w:rsidR="00762C8A">
        <w:t>ne of its targets there is no c</w:t>
      </w:r>
      <w:r w:rsidR="009E00FE">
        <w:t>ached representation in the database</w:t>
      </w:r>
      <w:r w:rsidR="00762C8A">
        <w:t xml:space="preserve"> the list of action contains reminder to post </w:t>
      </w:r>
      <w:ins w:id="220" w:author="testuser" w:date="2014-09-29T11:37:00Z">
        <w:r w:rsidR="00BE505C">
          <w:t xml:space="preserve">a </w:t>
        </w:r>
      </w:ins>
      <w:r w:rsidR="00762C8A">
        <w:t>cached representation for the corresponding target id.</w:t>
      </w:r>
    </w:p>
    <w:p w14:paraId="483B3573" w14:textId="1D943676" w:rsidR="00762C8A" w:rsidRDefault="00762C8A" w:rsidP="004C2791">
      <w:pPr>
        <w:ind w:firstLine="284"/>
        <w:jc w:val="both"/>
      </w:pPr>
      <w:r w:rsidRPr="00AC51E7">
        <w:t xml:space="preserve">In the case of failure </w:t>
      </w:r>
      <w:r>
        <w:t xml:space="preserve">of the request </w:t>
      </w:r>
      <w:r w:rsidRPr="00AC51E7">
        <w:t xml:space="preserve">the </w:t>
      </w:r>
      <w:r>
        <w:t xml:space="preserve">corresponding </w:t>
      </w:r>
      <w:r w:rsidRPr="00AC51E7">
        <w:t xml:space="preserve">error status </w:t>
      </w:r>
      <w:r>
        <w:t>(with the detailed message when necessary) is</w:t>
      </w:r>
      <w:r w:rsidRPr="00AC51E7">
        <w:t xml:space="preserve"> returned, e. g. 401 </w:t>
      </w:r>
      <w:r w:rsidRPr="00266203">
        <w:rPr>
          <w:i/>
        </w:rPr>
        <w:t>Unauthorized access</w:t>
      </w:r>
      <w:r w:rsidRPr="00AC51E7">
        <w:t xml:space="preserve"> if the principal is not logged in </w:t>
      </w:r>
      <w:r>
        <w:t xml:space="preserve">(except for the log-in service). </w:t>
      </w:r>
    </w:p>
    <w:p w14:paraId="7612B169" w14:textId="08874578" w:rsidR="009B54F3" w:rsidRDefault="00266203" w:rsidP="004C2791">
      <w:pPr>
        <w:ind w:firstLine="284"/>
        <w:jc w:val="both"/>
      </w:pPr>
      <w:r>
        <w:t xml:space="preserve">Before describing the requests </w:t>
      </w:r>
      <w:r w:rsidR="00DB0B9B">
        <w:t xml:space="preserve">in more detail </w:t>
      </w:r>
      <w:r>
        <w:t xml:space="preserve">we give the list of </w:t>
      </w:r>
      <w:r w:rsidR="00EF3495">
        <w:t xml:space="preserve">used </w:t>
      </w:r>
      <w:r>
        <w:t>no</w:t>
      </w:r>
      <w:r w:rsidR="00EF3495">
        <w:t>tations</w:t>
      </w:r>
      <w:r>
        <w:t xml:space="preserve">. </w:t>
      </w:r>
    </w:p>
    <w:p w14:paraId="155D2EAA" w14:textId="77777777" w:rsidR="00583440" w:rsidRPr="00AC51E7" w:rsidRDefault="00583440" w:rsidP="00583440"/>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679"/>
        <w:gridCol w:w="6507"/>
      </w:tblGrid>
      <w:tr w:rsidR="009B54F3" w:rsidRPr="00AC51E7" w14:paraId="635C5A58" w14:textId="77777777" w:rsidTr="0009243D">
        <w:trPr>
          <w:tblHeader/>
          <w:tblCellSpacing w:w="15" w:type="dxa"/>
        </w:trPr>
        <w:tc>
          <w:tcPr>
            <w:tcW w:w="0" w:type="auto"/>
            <w:shd w:val="clear" w:color="auto" w:fill="auto"/>
            <w:vAlign w:val="center"/>
            <w:hideMark/>
          </w:tcPr>
          <w:p w14:paraId="462D1064" w14:textId="77777777" w:rsidR="009B54F3" w:rsidRPr="003A28CF" w:rsidRDefault="009B54F3" w:rsidP="00E02A1C">
            <w:pPr>
              <w:rPr>
                <w:rFonts w:ascii="Times" w:eastAsia="Times New Roman" w:hAnsi="Times" w:cs="Times New Roman"/>
                <w:b/>
                <w:bCs/>
                <w:sz w:val="22"/>
                <w:szCs w:val="22"/>
              </w:rPr>
            </w:pPr>
            <w:r w:rsidRPr="003A28CF">
              <w:rPr>
                <w:rFonts w:ascii="Times" w:eastAsia="Times New Roman" w:hAnsi="Times" w:cs="Times New Roman"/>
                <w:b/>
                <w:bCs/>
                <w:sz w:val="22"/>
                <w:szCs w:val="22"/>
              </w:rPr>
              <w:t>notation</w:t>
            </w:r>
          </w:p>
        </w:tc>
        <w:tc>
          <w:tcPr>
            <w:tcW w:w="6462" w:type="dxa"/>
            <w:shd w:val="clear" w:color="auto" w:fill="auto"/>
            <w:vAlign w:val="center"/>
            <w:hideMark/>
          </w:tcPr>
          <w:p w14:paraId="49DAA0EC" w14:textId="77777777" w:rsidR="009B54F3" w:rsidRPr="003A28CF" w:rsidRDefault="009B54F3" w:rsidP="00E02A1C">
            <w:pPr>
              <w:jc w:val="right"/>
              <w:rPr>
                <w:rFonts w:ascii="Times" w:eastAsia="Times New Roman" w:hAnsi="Times" w:cs="Times New Roman"/>
                <w:b/>
                <w:bCs/>
                <w:sz w:val="22"/>
                <w:szCs w:val="22"/>
              </w:rPr>
            </w:pPr>
            <w:r w:rsidRPr="003A28CF">
              <w:rPr>
                <w:rFonts w:ascii="Times" w:eastAsia="Times New Roman" w:hAnsi="Times" w:cs="Times New Roman"/>
                <w:b/>
                <w:bCs/>
                <w:sz w:val="22"/>
                <w:szCs w:val="22"/>
              </w:rPr>
              <w:t>meaning</w:t>
            </w:r>
          </w:p>
        </w:tc>
      </w:tr>
      <w:tr w:rsidR="009B54F3" w:rsidRPr="00AC51E7" w14:paraId="779660F8" w14:textId="77777777" w:rsidTr="0009243D">
        <w:trPr>
          <w:tblCellSpacing w:w="15" w:type="dxa"/>
        </w:trPr>
        <w:tc>
          <w:tcPr>
            <w:tcW w:w="0" w:type="auto"/>
            <w:shd w:val="clear" w:color="auto" w:fill="auto"/>
            <w:vAlign w:val="center"/>
            <w:hideMark/>
          </w:tcPr>
          <w:p w14:paraId="6902CF49" w14:textId="199031D4" w:rsidR="00166819" w:rsidRPr="00166819" w:rsidRDefault="00166819" w:rsidP="00E02A1C">
            <w:pPr>
              <w:rPr>
                <w:rFonts w:ascii="Times New Roman" w:hAnsi="Times New Roman" w:cs="Times New Roman"/>
                <w:i/>
                <w:sz w:val="22"/>
                <w:szCs w:val="22"/>
              </w:rPr>
            </w:pPr>
            <w:r w:rsidRPr="00166819">
              <w:rPr>
                <w:rFonts w:ascii="Times New Roman" w:hAnsi="Times New Roman" w:cs="Times New Roman"/>
                <w:i/>
                <w:sz w:val="22"/>
                <w:szCs w:val="22"/>
              </w:rPr>
              <w:t>a</w:t>
            </w:r>
            <w:r w:rsidR="009B54F3" w:rsidRPr="00166819">
              <w:rPr>
                <w:rFonts w:ascii="Times New Roman" w:hAnsi="Times New Roman" w:cs="Times New Roman"/>
                <w:i/>
                <w:sz w:val="22"/>
                <w:szCs w:val="22"/>
              </w:rPr>
              <w:t>id</w:t>
            </w:r>
          </w:p>
        </w:tc>
        <w:tc>
          <w:tcPr>
            <w:tcW w:w="6462" w:type="dxa"/>
            <w:shd w:val="clear" w:color="auto" w:fill="auto"/>
            <w:vAlign w:val="center"/>
            <w:hideMark/>
          </w:tcPr>
          <w:p w14:paraId="2BD7243F"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annotation identifier</w:t>
            </w:r>
          </w:p>
        </w:tc>
      </w:tr>
      <w:tr w:rsidR="009B54F3" w:rsidRPr="00AC51E7" w14:paraId="545DCB51" w14:textId="77777777" w:rsidTr="0009243D">
        <w:trPr>
          <w:tblCellSpacing w:w="15" w:type="dxa"/>
        </w:trPr>
        <w:tc>
          <w:tcPr>
            <w:tcW w:w="0" w:type="auto"/>
            <w:shd w:val="clear" w:color="auto" w:fill="auto"/>
            <w:vAlign w:val="center"/>
            <w:hideMark/>
          </w:tcPr>
          <w:p w14:paraId="5F13135C"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cid</w:t>
            </w:r>
          </w:p>
        </w:tc>
        <w:tc>
          <w:tcPr>
            <w:tcW w:w="6462" w:type="dxa"/>
            <w:shd w:val="clear" w:color="auto" w:fill="auto"/>
            <w:vAlign w:val="center"/>
            <w:hideMark/>
          </w:tcPr>
          <w:p w14:paraId="79DAA7A1"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cached-representation identifier</w:t>
            </w:r>
          </w:p>
        </w:tc>
      </w:tr>
      <w:tr w:rsidR="009B54F3" w:rsidRPr="00AC51E7" w14:paraId="3E16C0D3" w14:textId="77777777" w:rsidTr="0009243D">
        <w:trPr>
          <w:tblCellSpacing w:w="15" w:type="dxa"/>
        </w:trPr>
        <w:tc>
          <w:tcPr>
            <w:tcW w:w="0" w:type="auto"/>
            <w:shd w:val="clear" w:color="auto" w:fill="auto"/>
            <w:vAlign w:val="center"/>
            <w:hideMark/>
          </w:tcPr>
          <w:p w14:paraId="2D4DB7C5"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datetime</w:t>
            </w:r>
          </w:p>
        </w:tc>
        <w:tc>
          <w:tcPr>
            <w:tcW w:w="6462" w:type="dxa"/>
            <w:shd w:val="clear" w:color="auto" w:fill="auto"/>
            <w:vAlign w:val="center"/>
            <w:hideMark/>
          </w:tcPr>
          <w:p w14:paraId="198FD623" w14:textId="503FA725"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 xml:space="preserve">date and time, including time zone, </w:t>
            </w:r>
            <w:r w:rsidR="003A28CF" w:rsidRPr="003A28CF">
              <w:rPr>
                <w:rFonts w:ascii="Times" w:eastAsia="Times New Roman" w:hAnsi="Times" w:cs="Times New Roman"/>
                <w:sz w:val="22"/>
                <w:szCs w:val="22"/>
              </w:rPr>
              <w:br/>
            </w:r>
            <w:r w:rsidRPr="003A28CF">
              <w:rPr>
                <w:rFonts w:ascii="Times" w:eastAsia="Times New Roman" w:hAnsi="Times" w:cs="Times New Roman"/>
                <w:sz w:val="22"/>
                <w:szCs w:val="22"/>
              </w:rPr>
              <w:t xml:space="preserve">as defined in </w:t>
            </w:r>
            <w:hyperlink r:id="rId28" w:anchor="dateTime" w:history="1">
              <w:r w:rsidRPr="003A28CF">
                <w:rPr>
                  <w:rFonts w:ascii="Times" w:eastAsia="Times New Roman" w:hAnsi="Times" w:cs="Times New Roman"/>
                  <w:color w:val="0000FF"/>
                  <w:sz w:val="22"/>
                  <w:szCs w:val="22"/>
                  <w:u w:val="single"/>
                </w:rPr>
                <w:t>http://www.w3.org/TR/xmlschema-2/#dateTime</w:t>
              </w:r>
            </w:hyperlink>
            <w:r w:rsidRPr="003A28CF">
              <w:rPr>
                <w:rFonts w:ascii="Times" w:eastAsia="Times New Roman" w:hAnsi="Times" w:cs="Times New Roman"/>
                <w:sz w:val="22"/>
                <w:szCs w:val="22"/>
              </w:rPr>
              <w:t xml:space="preserve"> </w:t>
            </w:r>
          </w:p>
        </w:tc>
      </w:tr>
      <w:tr w:rsidR="009B54F3" w:rsidRPr="00AC51E7" w14:paraId="26D58193" w14:textId="77777777" w:rsidTr="0009243D">
        <w:trPr>
          <w:tblCellSpacing w:w="15" w:type="dxa"/>
        </w:trPr>
        <w:tc>
          <w:tcPr>
            <w:tcW w:w="0" w:type="auto"/>
            <w:shd w:val="clear" w:color="auto" w:fill="auto"/>
            <w:vAlign w:val="center"/>
            <w:hideMark/>
          </w:tcPr>
          <w:p w14:paraId="09F03CC4"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nid</w:t>
            </w:r>
          </w:p>
        </w:tc>
        <w:tc>
          <w:tcPr>
            <w:tcW w:w="6462" w:type="dxa"/>
            <w:shd w:val="clear" w:color="auto" w:fill="auto"/>
            <w:vAlign w:val="center"/>
            <w:hideMark/>
          </w:tcPr>
          <w:p w14:paraId="6057E412"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notebook identifier</w:t>
            </w:r>
          </w:p>
        </w:tc>
      </w:tr>
      <w:tr w:rsidR="009B54F3" w:rsidRPr="00AC51E7" w14:paraId="7CA5AF51" w14:textId="77777777" w:rsidTr="0009243D">
        <w:trPr>
          <w:tblCellSpacing w:w="15" w:type="dxa"/>
        </w:trPr>
        <w:tc>
          <w:tcPr>
            <w:tcW w:w="0" w:type="auto"/>
            <w:shd w:val="clear" w:color="auto" w:fill="auto"/>
            <w:vAlign w:val="center"/>
            <w:hideMark/>
          </w:tcPr>
          <w:p w14:paraId="67D8A19E"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prefix</w:t>
            </w:r>
          </w:p>
        </w:tc>
        <w:tc>
          <w:tcPr>
            <w:tcW w:w="6462" w:type="dxa"/>
            <w:shd w:val="clear" w:color="auto" w:fill="auto"/>
            <w:vAlign w:val="center"/>
            <w:hideMark/>
          </w:tcPr>
          <w:p w14:paraId="7CBD1398"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the prefix of a namespace</w:t>
            </w:r>
          </w:p>
        </w:tc>
      </w:tr>
      <w:tr w:rsidR="009B54F3" w:rsidRPr="00AC51E7" w14:paraId="1E8F0FFB" w14:textId="77777777" w:rsidTr="0009243D">
        <w:trPr>
          <w:tblCellSpacing w:w="15" w:type="dxa"/>
        </w:trPr>
        <w:tc>
          <w:tcPr>
            <w:tcW w:w="0" w:type="auto"/>
            <w:shd w:val="clear" w:color="auto" w:fill="auto"/>
            <w:vAlign w:val="center"/>
            <w:hideMark/>
          </w:tcPr>
          <w:p w14:paraId="7B43B56D"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tid</w:t>
            </w:r>
          </w:p>
        </w:tc>
        <w:tc>
          <w:tcPr>
            <w:tcW w:w="6462" w:type="dxa"/>
            <w:shd w:val="clear" w:color="auto" w:fill="auto"/>
            <w:vAlign w:val="center"/>
            <w:hideMark/>
          </w:tcPr>
          <w:p w14:paraId="6F94124D"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target identifier</w:t>
            </w:r>
          </w:p>
        </w:tc>
      </w:tr>
      <w:tr w:rsidR="009B54F3" w:rsidRPr="00AC51E7" w14:paraId="2967A72B" w14:textId="77777777" w:rsidTr="0009243D">
        <w:trPr>
          <w:tblCellSpacing w:w="15" w:type="dxa"/>
        </w:trPr>
        <w:tc>
          <w:tcPr>
            <w:tcW w:w="0" w:type="auto"/>
            <w:shd w:val="clear" w:color="auto" w:fill="auto"/>
            <w:vAlign w:val="center"/>
            <w:hideMark/>
          </w:tcPr>
          <w:p w14:paraId="7164DB55"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text</w:t>
            </w:r>
          </w:p>
        </w:tc>
        <w:tc>
          <w:tcPr>
            <w:tcW w:w="6462" w:type="dxa"/>
            <w:shd w:val="clear" w:color="auto" w:fill="auto"/>
            <w:vAlign w:val="center"/>
            <w:hideMark/>
          </w:tcPr>
          <w:p w14:paraId="453F5333"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some text</w:t>
            </w:r>
          </w:p>
        </w:tc>
      </w:tr>
      <w:tr w:rsidR="009B54F3" w:rsidRPr="00AC51E7" w14:paraId="22066B4E" w14:textId="77777777" w:rsidTr="0009243D">
        <w:trPr>
          <w:tblCellSpacing w:w="15" w:type="dxa"/>
        </w:trPr>
        <w:tc>
          <w:tcPr>
            <w:tcW w:w="0" w:type="auto"/>
            <w:shd w:val="clear" w:color="auto" w:fill="auto"/>
            <w:vAlign w:val="center"/>
            <w:hideMark/>
          </w:tcPr>
          <w:p w14:paraId="0884D5B8"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prid</w:t>
            </w:r>
          </w:p>
        </w:tc>
        <w:tc>
          <w:tcPr>
            <w:tcW w:w="6462" w:type="dxa"/>
            <w:shd w:val="clear" w:color="auto" w:fill="auto"/>
            <w:vAlign w:val="center"/>
            <w:hideMark/>
          </w:tcPr>
          <w:p w14:paraId="6B07B70D"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principal's id</w:t>
            </w:r>
          </w:p>
        </w:tc>
      </w:tr>
      <w:tr w:rsidR="009B54F3" w:rsidRPr="00AC51E7" w14:paraId="49169248" w14:textId="77777777" w:rsidTr="0009243D">
        <w:trPr>
          <w:tblCellSpacing w:w="15" w:type="dxa"/>
        </w:trPr>
        <w:tc>
          <w:tcPr>
            <w:tcW w:w="0" w:type="auto"/>
            <w:shd w:val="clear" w:color="auto" w:fill="auto"/>
            <w:vAlign w:val="center"/>
            <w:hideMark/>
          </w:tcPr>
          <w:p w14:paraId="6B4F534B"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URI</w:t>
            </w:r>
          </w:p>
        </w:tc>
        <w:tc>
          <w:tcPr>
            <w:tcW w:w="6462" w:type="dxa"/>
            <w:shd w:val="clear" w:color="auto" w:fill="auto"/>
            <w:vAlign w:val="center"/>
            <w:hideMark/>
          </w:tcPr>
          <w:p w14:paraId="5D3B5AC8"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 xml:space="preserve">URI, as defined in </w:t>
            </w:r>
            <w:hyperlink r:id="rId29" w:history="1">
              <w:r w:rsidRPr="003A28CF">
                <w:rPr>
                  <w:rFonts w:ascii="Times" w:eastAsia="Times New Roman" w:hAnsi="Times" w:cs="Times New Roman"/>
                  <w:color w:val="0000FF"/>
                  <w:sz w:val="22"/>
                  <w:szCs w:val="22"/>
                  <w:u w:val="single"/>
                </w:rPr>
                <w:t>http://tools.ietf.org/html/rfc3986</w:t>
              </w:r>
            </w:hyperlink>
            <w:r w:rsidRPr="003A28CF">
              <w:rPr>
                <w:rFonts w:ascii="Times" w:eastAsia="Times New Roman" w:hAnsi="Times" w:cs="Times New Roman"/>
                <w:sz w:val="22"/>
                <w:szCs w:val="22"/>
              </w:rPr>
              <w:t xml:space="preserve"> </w:t>
            </w:r>
          </w:p>
        </w:tc>
      </w:tr>
      <w:tr w:rsidR="009B54F3" w:rsidRPr="00AC51E7" w14:paraId="62A7AF64" w14:textId="77777777" w:rsidTr="0009243D">
        <w:trPr>
          <w:tblCellSpacing w:w="15" w:type="dxa"/>
        </w:trPr>
        <w:tc>
          <w:tcPr>
            <w:tcW w:w="0" w:type="auto"/>
            <w:shd w:val="clear" w:color="auto" w:fill="auto"/>
            <w:vAlign w:val="center"/>
            <w:hideMark/>
          </w:tcPr>
          <w:p w14:paraId="01F6B604"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eastAsia="Times New Roman" w:hAnsi="Times New Roman" w:cs="Times New Roman"/>
                <w:i/>
                <w:sz w:val="22"/>
                <w:szCs w:val="22"/>
              </w:rPr>
              <w:t>Principal</w:t>
            </w:r>
          </w:p>
        </w:tc>
        <w:tc>
          <w:tcPr>
            <w:tcW w:w="6462" w:type="dxa"/>
            <w:shd w:val="clear" w:color="auto" w:fill="auto"/>
            <w:vAlign w:val="center"/>
            <w:hideMark/>
          </w:tcPr>
          <w:p w14:paraId="70B17378"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a user (person) or a group of users</w:t>
            </w:r>
          </w:p>
        </w:tc>
      </w:tr>
    </w:tbl>
    <w:p w14:paraId="0E91A180" w14:textId="77777777" w:rsidR="00DB0B9B" w:rsidRDefault="00DB0B9B" w:rsidP="009B54F3"/>
    <w:p w14:paraId="5600765A" w14:textId="03ED54B7" w:rsidR="009B54F3" w:rsidRPr="00AC51E7" w:rsidRDefault="00DB0B9B" w:rsidP="009B54F3">
      <w:pPr>
        <w:rPr>
          <w:rFonts w:ascii="Times" w:eastAsia="Times New Roman" w:hAnsi="Times" w:cs="Times New Roman"/>
          <w:szCs w:val="20"/>
        </w:rPr>
      </w:pPr>
      <w:r>
        <w:t>In the tables b</w:t>
      </w:r>
      <w:r w:rsidRPr="00AC51E7">
        <w:t xml:space="preserve">elow all </w:t>
      </w:r>
      <w:r>
        <w:t xml:space="preserve">the </w:t>
      </w:r>
      <w:r w:rsidRPr="00AC51E7">
        <w:t>requests are listed and the corresponding server responses are described.</w:t>
      </w:r>
      <w:r>
        <w:t xml:space="preserve">  </w:t>
      </w:r>
    </w:p>
    <w:p w14:paraId="4849AB64" w14:textId="77777777" w:rsidR="009B54F3" w:rsidRPr="00AC51E7" w:rsidRDefault="009B54F3" w:rsidP="009B54F3">
      <w:pPr>
        <w:spacing w:before="100" w:beforeAutospacing="1" w:after="100" w:afterAutospacing="1"/>
        <w:outlineLvl w:val="2"/>
        <w:rPr>
          <w:rFonts w:ascii="Times" w:eastAsia="Times New Roman" w:hAnsi="Times" w:cs="Times New Roman"/>
          <w:b/>
          <w:bCs/>
          <w:sz w:val="27"/>
          <w:szCs w:val="27"/>
        </w:rPr>
      </w:pPr>
      <w:r w:rsidRPr="00AC51E7">
        <w:rPr>
          <w:rFonts w:ascii="Times" w:eastAsia="Times New Roman" w:hAnsi="Times" w:cs="Times New Roman"/>
          <w:b/>
          <w:bCs/>
          <w:sz w:val="27"/>
          <w:szCs w:val="27"/>
        </w:rPr>
        <w:t>Principal realm</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88"/>
        <w:gridCol w:w="3321"/>
        <w:gridCol w:w="1877"/>
      </w:tblGrid>
      <w:tr w:rsidR="009B54F3" w:rsidRPr="00AC51E7" w14:paraId="2254CCC5" w14:textId="77777777" w:rsidTr="00C60E7A">
        <w:trPr>
          <w:tblHeader/>
          <w:tblCellSpacing w:w="15" w:type="dxa"/>
        </w:trPr>
        <w:tc>
          <w:tcPr>
            <w:tcW w:w="0" w:type="auto"/>
            <w:vAlign w:val="center"/>
            <w:hideMark/>
          </w:tcPr>
          <w:p w14:paraId="5271689E" w14:textId="77777777" w:rsidR="009B54F3" w:rsidRPr="00793B08" w:rsidRDefault="009B54F3" w:rsidP="00E02A1C">
            <w:pPr>
              <w:rPr>
                <w:rFonts w:ascii="Times" w:eastAsia="Times New Roman" w:hAnsi="Times" w:cs="Times New Roman"/>
                <w:b/>
                <w:bCs/>
                <w:sz w:val="22"/>
                <w:szCs w:val="22"/>
              </w:rPr>
            </w:pPr>
            <w:r w:rsidRPr="00793B08">
              <w:rPr>
                <w:rFonts w:ascii="Times" w:eastAsia="Times New Roman" w:hAnsi="Times" w:cs="Times New Roman"/>
                <w:b/>
                <w:bCs/>
                <w:sz w:val="22"/>
                <w:szCs w:val="22"/>
              </w:rPr>
              <w:t>Resource</w:t>
            </w:r>
          </w:p>
        </w:tc>
        <w:tc>
          <w:tcPr>
            <w:tcW w:w="0" w:type="auto"/>
            <w:vAlign w:val="center"/>
            <w:hideMark/>
          </w:tcPr>
          <w:p w14:paraId="63C74F3C" w14:textId="77777777" w:rsidR="009B54F3" w:rsidRPr="00793B08" w:rsidRDefault="009B54F3" w:rsidP="00E02A1C">
            <w:pPr>
              <w:rPr>
                <w:rFonts w:ascii="Times" w:eastAsia="Times New Roman" w:hAnsi="Times" w:cs="Times New Roman"/>
                <w:b/>
                <w:bCs/>
                <w:sz w:val="22"/>
                <w:szCs w:val="22"/>
              </w:rPr>
            </w:pPr>
            <w:r w:rsidRPr="00793B08">
              <w:rPr>
                <w:rFonts w:ascii="Times" w:eastAsia="Times New Roman" w:hAnsi="Times" w:cs="Times New Roman"/>
                <w:b/>
                <w:bCs/>
                <w:sz w:val="22"/>
                <w:szCs w:val="22"/>
              </w:rPr>
              <w:t>Description</w:t>
            </w:r>
          </w:p>
        </w:tc>
        <w:tc>
          <w:tcPr>
            <w:tcW w:w="0" w:type="auto"/>
            <w:vAlign w:val="center"/>
            <w:hideMark/>
          </w:tcPr>
          <w:p w14:paraId="7037A8D4" w14:textId="4DBFD7EB" w:rsidR="009B54F3" w:rsidRPr="00793B08" w:rsidRDefault="009B54F3" w:rsidP="00E02A1C">
            <w:pPr>
              <w:jc w:val="right"/>
              <w:rPr>
                <w:rFonts w:ascii="Times" w:eastAsia="Times New Roman" w:hAnsi="Times" w:cs="Times New Roman"/>
                <w:b/>
                <w:bCs/>
                <w:sz w:val="22"/>
                <w:szCs w:val="22"/>
              </w:rPr>
            </w:pPr>
            <w:r w:rsidRPr="00793B08">
              <w:rPr>
                <w:rFonts w:ascii="Times" w:eastAsia="Times New Roman" w:hAnsi="Times" w:cs="Times New Roman"/>
                <w:b/>
                <w:bCs/>
                <w:sz w:val="22"/>
                <w:szCs w:val="22"/>
              </w:rPr>
              <w:t xml:space="preserve">Return </w:t>
            </w:r>
            <w:r w:rsidR="002341BD">
              <w:rPr>
                <w:rFonts w:ascii="Times" w:eastAsia="Times New Roman" w:hAnsi="Times" w:cs="Times New Roman"/>
                <w:b/>
                <w:bCs/>
                <w:sz w:val="22"/>
                <w:szCs w:val="22"/>
              </w:rPr>
              <w:t xml:space="preserve">(xml) </w:t>
            </w:r>
            <w:r w:rsidRPr="00793B08">
              <w:rPr>
                <w:rFonts w:ascii="Times" w:eastAsia="Times New Roman" w:hAnsi="Times" w:cs="Times New Roman"/>
                <w:b/>
                <w:bCs/>
                <w:sz w:val="22"/>
                <w:szCs w:val="22"/>
              </w:rPr>
              <w:t>type</w:t>
            </w:r>
          </w:p>
        </w:tc>
      </w:tr>
      <w:tr w:rsidR="009B54F3" w:rsidRPr="00AC51E7" w14:paraId="24A8A568" w14:textId="77777777" w:rsidTr="00C60E7A">
        <w:trPr>
          <w:tblCellSpacing w:w="15" w:type="dxa"/>
        </w:trPr>
        <w:tc>
          <w:tcPr>
            <w:tcW w:w="0" w:type="auto"/>
            <w:vAlign w:val="center"/>
            <w:hideMark/>
          </w:tcPr>
          <w:p w14:paraId="2A406FDE"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api/authentication/login</w:t>
            </w:r>
          </w:p>
        </w:tc>
        <w:tc>
          <w:tcPr>
            <w:tcW w:w="0" w:type="auto"/>
            <w:vAlign w:val="center"/>
            <w:hideMark/>
          </w:tcPr>
          <w:p w14:paraId="05106A60" w14:textId="17612D67"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793B08">
              <w:rPr>
                <w:rFonts w:ascii="Times" w:eastAsia="Times New Roman" w:hAnsi="Times" w:cs="Times New Roman"/>
                <w:sz w:val="22"/>
                <w:szCs w:val="22"/>
              </w:rPr>
              <w:t>edirects to the login page, if the principal is not logged-in, or messages otherwise</w:t>
            </w:r>
            <w:r>
              <w:rPr>
                <w:rFonts w:ascii="Times" w:eastAsia="Times New Roman" w:hAnsi="Times" w:cs="Times New Roman"/>
                <w:sz w:val="22"/>
                <w:szCs w:val="22"/>
              </w:rPr>
              <w:t>.</w:t>
            </w:r>
          </w:p>
        </w:tc>
        <w:tc>
          <w:tcPr>
            <w:tcW w:w="0" w:type="auto"/>
            <w:vAlign w:val="center"/>
            <w:hideMark/>
          </w:tcPr>
          <w:p w14:paraId="61CD865E"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String message</w:t>
            </w:r>
          </w:p>
        </w:tc>
      </w:tr>
      <w:tr w:rsidR="009B54F3" w:rsidRPr="00AC51E7" w14:paraId="6BE15EC7" w14:textId="77777777" w:rsidTr="00C60E7A">
        <w:trPr>
          <w:tblCellSpacing w:w="15" w:type="dxa"/>
        </w:trPr>
        <w:tc>
          <w:tcPr>
            <w:tcW w:w="0" w:type="auto"/>
            <w:vAlign w:val="center"/>
            <w:hideMark/>
          </w:tcPr>
          <w:p w14:paraId="74DE57C7"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api/authentication/principal</w:t>
            </w:r>
          </w:p>
        </w:tc>
        <w:tc>
          <w:tcPr>
            <w:tcW w:w="0" w:type="auto"/>
            <w:vAlign w:val="center"/>
            <w:hideMark/>
          </w:tcPr>
          <w:p w14:paraId="10DA54B2" w14:textId="06178929"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 xml:space="preserve">Returns </w:t>
            </w:r>
            <w:r w:rsidR="009B54F3" w:rsidRPr="00793B08">
              <w:rPr>
                <w:rFonts w:ascii="Times" w:eastAsia="Times New Roman" w:hAnsi="Times" w:cs="Times New Roman"/>
                <w:sz w:val="22"/>
                <w:szCs w:val="22"/>
              </w:rPr>
              <w:t>logged-in principal</w:t>
            </w:r>
            <w:r>
              <w:rPr>
                <w:rFonts w:ascii="Times" w:eastAsia="Times New Roman" w:hAnsi="Times" w:cs="Times New Roman"/>
                <w:sz w:val="22"/>
                <w:szCs w:val="22"/>
              </w:rPr>
              <w:t>.</w:t>
            </w:r>
          </w:p>
        </w:tc>
        <w:tc>
          <w:tcPr>
            <w:tcW w:w="0" w:type="auto"/>
            <w:vAlign w:val="center"/>
            <w:hideMark/>
          </w:tcPr>
          <w:p w14:paraId="22EFFD9E"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2B8BE06A" w14:textId="77777777" w:rsidTr="00C60E7A">
        <w:trPr>
          <w:tblCellSpacing w:w="15" w:type="dxa"/>
        </w:trPr>
        <w:tc>
          <w:tcPr>
            <w:tcW w:w="0" w:type="auto"/>
            <w:vAlign w:val="center"/>
            <w:hideMark/>
          </w:tcPr>
          <w:p w14:paraId="3FFDE3F7"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w:t>
            </w:r>
            <w:r w:rsidRPr="0054734A">
              <w:rPr>
                <w:rFonts w:ascii="Times New Roman" w:hAnsi="Times New Roman" w:cs="Times New Roman"/>
                <w:i/>
                <w:sz w:val="22"/>
                <w:szCs w:val="22"/>
              </w:rPr>
              <w:t>prid</w:t>
            </w:r>
            <w:r w:rsidRPr="0054734A">
              <w:rPr>
                <w:rFonts w:ascii="Times New Roman" w:eastAsia="Times New Roman" w:hAnsi="Times New Roman" w:cs="Times New Roman"/>
                <w:i/>
                <w:sz w:val="22"/>
                <w:szCs w:val="22"/>
              </w:rPr>
              <w:t xml:space="preserve"> </w:t>
            </w:r>
          </w:p>
        </w:tc>
        <w:tc>
          <w:tcPr>
            <w:tcW w:w="0" w:type="auto"/>
            <w:vAlign w:val="center"/>
            <w:hideMark/>
          </w:tcPr>
          <w:p w14:paraId="0A1F5553" w14:textId="4FF59AF9"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 xml:space="preserve">Returns </w:t>
            </w:r>
            <w:r w:rsidR="009B54F3" w:rsidRPr="00793B08">
              <w:rPr>
                <w:rFonts w:ascii="Times" w:eastAsia="Times New Roman" w:hAnsi="Times" w:cs="Times New Roman"/>
                <w:sz w:val="22"/>
                <w:szCs w:val="22"/>
              </w:rPr>
              <w:t>principal with the given prid</w:t>
            </w:r>
            <w:r>
              <w:rPr>
                <w:rFonts w:ascii="Times" w:eastAsia="Times New Roman" w:hAnsi="Times" w:cs="Times New Roman"/>
                <w:sz w:val="22"/>
                <w:szCs w:val="22"/>
              </w:rPr>
              <w:t>.</w:t>
            </w:r>
          </w:p>
        </w:tc>
        <w:tc>
          <w:tcPr>
            <w:tcW w:w="0" w:type="auto"/>
            <w:vAlign w:val="center"/>
            <w:hideMark/>
          </w:tcPr>
          <w:p w14:paraId="6F18F56A"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378EBC40" w14:textId="77777777" w:rsidTr="00C60E7A">
        <w:trPr>
          <w:tblCellSpacing w:w="15" w:type="dxa"/>
        </w:trPr>
        <w:tc>
          <w:tcPr>
            <w:tcW w:w="0" w:type="auto"/>
            <w:vAlign w:val="center"/>
            <w:hideMark/>
          </w:tcPr>
          <w:p w14:paraId="302D148E"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w:t>
            </w:r>
            <w:r w:rsidRPr="0054734A">
              <w:rPr>
                <w:rFonts w:ascii="Times New Roman" w:hAnsi="Times New Roman" w:cs="Times New Roman"/>
                <w:i/>
                <w:sz w:val="22"/>
                <w:szCs w:val="22"/>
              </w:rPr>
              <w:t>prid</w:t>
            </w:r>
            <w:r w:rsidRPr="00793B08">
              <w:rPr>
                <w:rFonts w:ascii="Times" w:eastAsia="Times New Roman" w:hAnsi="Times" w:cs="Times New Roman"/>
                <w:sz w:val="22"/>
                <w:szCs w:val="22"/>
              </w:rPr>
              <w:t>/current</w:t>
            </w:r>
          </w:p>
        </w:tc>
        <w:tc>
          <w:tcPr>
            <w:tcW w:w="0" w:type="auto"/>
            <w:vAlign w:val="center"/>
            <w:hideMark/>
          </w:tcPr>
          <w:p w14:paraId="4C7A6174" w14:textId="1C471B53" w:rsidR="009B54F3" w:rsidRPr="00793B08" w:rsidRDefault="001136A9" w:rsidP="00E02A1C">
            <w:pPr>
              <w:rPr>
                <w:rFonts w:ascii="Times" w:eastAsia="Times New Roman" w:hAnsi="Times" w:cs="Times New Roman"/>
                <w:sz w:val="22"/>
                <w:szCs w:val="22"/>
              </w:rPr>
            </w:pPr>
            <w:r w:rsidRPr="001136A9">
              <w:rPr>
                <w:rFonts w:ascii="Times New Roman" w:hAnsi="Times New Roman" w:cs="Times New Roman"/>
                <w:sz w:val="22"/>
                <w:szCs w:val="22"/>
              </w:rPr>
              <w:t>Returns</w:t>
            </w:r>
            <w:r>
              <w:rPr>
                <w:rFonts w:ascii="Courier" w:hAnsi="Courier" w:cs="Courier"/>
                <w:sz w:val="22"/>
                <w:szCs w:val="22"/>
              </w:rPr>
              <w:t xml:space="preserve"> </w:t>
            </w:r>
            <w:r w:rsidR="009B54F3" w:rsidRPr="0054734A">
              <w:rPr>
                <w:rFonts w:ascii="Times New Roman" w:hAnsi="Times New Roman" w:cs="Times New Roman"/>
                <w:i/>
                <w:sz w:val="22"/>
                <w:szCs w:val="22"/>
              </w:rPr>
              <w:t>true</w:t>
            </w:r>
            <w:r w:rsidR="009B54F3" w:rsidRPr="00793B08">
              <w:rPr>
                <w:rFonts w:ascii="Times" w:eastAsia="Times New Roman" w:hAnsi="Times" w:cs="Times New Roman"/>
                <w:sz w:val="22"/>
                <w:szCs w:val="22"/>
              </w:rPr>
              <w:t xml:space="preserve"> if the </w:t>
            </w:r>
            <w:r w:rsidR="009B54F3" w:rsidRPr="00793B08">
              <w:rPr>
                <w:rFonts w:ascii="Times" w:eastAsia="Times New Roman" w:hAnsi="Times" w:cs="Times New Roman"/>
                <w:i/>
                <w:iCs/>
                <w:sz w:val="22"/>
                <w:szCs w:val="22"/>
              </w:rPr>
              <w:t>prid</w:t>
            </w:r>
            <w:r w:rsidR="009B54F3" w:rsidRPr="00793B08">
              <w:rPr>
                <w:rFonts w:ascii="Times" w:eastAsia="Times New Roman" w:hAnsi="Times" w:cs="Times New Roman"/>
                <w:sz w:val="22"/>
                <w:szCs w:val="22"/>
              </w:rPr>
              <w:t xml:space="preserve"> is logged-in; </w:t>
            </w:r>
            <w:r w:rsidR="009B54F3" w:rsidRPr="0054734A">
              <w:rPr>
                <w:rFonts w:ascii="Times New Roman" w:hAnsi="Times New Roman" w:cs="Times New Roman"/>
                <w:i/>
                <w:sz w:val="22"/>
                <w:szCs w:val="22"/>
              </w:rPr>
              <w:t>false</w:t>
            </w:r>
            <w:r w:rsidR="009B54F3" w:rsidRPr="00793B08">
              <w:rPr>
                <w:rFonts w:ascii="Times" w:eastAsia="Times New Roman" w:hAnsi="Times" w:cs="Times New Roman"/>
                <w:sz w:val="22"/>
                <w:szCs w:val="22"/>
              </w:rPr>
              <w:t xml:space="preserve"> otherwise</w:t>
            </w:r>
            <w:r>
              <w:rPr>
                <w:rFonts w:ascii="Times" w:eastAsia="Times New Roman" w:hAnsi="Times" w:cs="Times New Roman"/>
                <w:sz w:val="22"/>
                <w:szCs w:val="22"/>
              </w:rPr>
              <w:t>.</w:t>
            </w:r>
          </w:p>
        </w:tc>
        <w:tc>
          <w:tcPr>
            <w:tcW w:w="0" w:type="auto"/>
            <w:vAlign w:val="center"/>
            <w:hideMark/>
          </w:tcPr>
          <w:p w14:paraId="0DF97F21"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CurrenPrincipalInfo</w:t>
            </w:r>
          </w:p>
        </w:tc>
      </w:tr>
      <w:tr w:rsidR="009B54F3" w:rsidRPr="00AC51E7" w14:paraId="288A7772" w14:textId="77777777" w:rsidTr="00C60E7A">
        <w:trPr>
          <w:tblCellSpacing w:w="15" w:type="dxa"/>
        </w:trPr>
        <w:tc>
          <w:tcPr>
            <w:tcW w:w="0" w:type="auto"/>
            <w:vAlign w:val="center"/>
            <w:hideMark/>
          </w:tcPr>
          <w:p w14:paraId="79D8C3FB"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api/principals/info?email=</w:t>
            </w:r>
            <w:r w:rsidRPr="0054734A">
              <w:rPr>
                <w:rFonts w:ascii="Times New Roman" w:hAnsi="Times New Roman" w:cs="Times New Roman"/>
                <w:i/>
                <w:sz w:val="22"/>
                <w:szCs w:val="22"/>
              </w:rPr>
              <w:t>user@mail.com</w:t>
            </w:r>
            <w:r w:rsidRPr="00793B08">
              <w:rPr>
                <w:rFonts w:ascii="Times" w:eastAsia="Times New Roman" w:hAnsi="Times" w:cs="Times New Roman"/>
                <w:sz w:val="22"/>
                <w:szCs w:val="22"/>
              </w:rPr>
              <w:t xml:space="preserve"> </w:t>
            </w:r>
          </w:p>
        </w:tc>
        <w:tc>
          <w:tcPr>
            <w:tcW w:w="0" w:type="auto"/>
            <w:vAlign w:val="center"/>
            <w:hideMark/>
          </w:tcPr>
          <w:p w14:paraId="0BE36122" w14:textId="4C1A0CF3"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Returns t</w:t>
            </w:r>
            <w:r w:rsidR="00136ABA">
              <w:rPr>
                <w:rFonts w:ascii="Times" w:eastAsia="Times New Roman" w:hAnsi="Times" w:cs="Times New Roman"/>
                <w:sz w:val="22"/>
                <w:szCs w:val="22"/>
              </w:rPr>
              <w:t>he principal with the given e-mail address</w:t>
            </w:r>
            <w:r>
              <w:rPr>
                <w:rFonts w:ascii="Times" w:eastAsia="Times New Roman" w:hAnsi="Times" w:cs="Times New Roman"/>
                <w:sz w:val="22"/>
                <w:szCs w:val="22"/>
              </w:rPr>
              <w:t>.</w:t>
            </w:r>
            <w:r w:rsidR="00136ABA">
              <w:rPr>
                <w:rFonts w:ascii="Times" w:eastAsia="Times New Roman" w:hAnsi="Times" w:cs="Times New Roman"/>
                <w:sz w:val="22"/>
                <w:szCs w:val="22"/>
              </w:rPr>
              <w:t xml:space="preserve"> </w:t>
            </w:r>
          </w:p>
        </w:tc>
        <w:tc>
          <w:tcPr>
            <w:tcW w:w="0" w:type="auto"/>
            <w:vAlign w:val="center"/>
            <w:hideMark/>
          </w:tcPr>
          <w:p w14:paraId="2D120D06"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00007409" w14:textId="77777777" w:rsidTr="00C60E7A">
        <w:trPr>
          <w:tblCellSpacing w:w="15" w:type="dxa"/>
        </w:trPr>
        <w:tc>
          <w:tcPr>
            <w:tcW w:w="0" w:type="auto"/>
            <w:vAlign w:val="center"/>
            <w:hideMark/>
          </w:tcPr>
          <w:p w14:paraId="63152934"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lastRenderedPageBreak/>
              <w:t>GET api/principals/admin</w:t>
            </w:r>
          </w:p>
        </w:tc>
        <w:tc>
          <w:tcPr>
            <w:tcW w:w="0" w:type="auto"/>
            <w:vAlign w:val="center"/>
            <w:hideMark/>
          </w:tcPr>
          <w:p w14:paraId="3DDA9319" w14:textId="045804DA"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Returns t</w:t>
            </w:r>
            <w:r w:rsidR="009B54F3" w:rsidRPr="00793B08">
              <w:rPr>
                <w:rFonts w:ascii="Times" w:eastAsia="Times New Roman" w:hAnsi="Times" w:cs="Times New Roman"/>
                <w:sz w:val="22"/>
                <w:szCs w:val="22"/>
              </w:rPr>
              <w:t>he string with the name and the e-mail of DWAN admin</w:t>
            </w:r>
            <w:r>
              <w:rPr>
                <w:rFonts w:ascii="Times" w:eastAsia="Times New Roman" w:hAnsi="Times" w:cs="Times New Roman"/>
                <w:sz w:val="22"/>
                <w:szCs w:val="22"/>
              </w:rPr>
              <w:t>.</w:t>
            </w:r>
          </w:p>
        </w:tc>
        <w:tc>
          <w:tcPr>
            <w:tcW w:w="0" w:type="auto"/>
            <w:vAlign w:val="center"/>
            <w:hideMark/>
          </w:tcPr>
          <w:p w14:paraId="0549EC72"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String</w:t>
            </w:r>
          </w:p>
        </w:tc>
      </w:tr>
    </w:tbl>
    <w:p w14:paraId="6692267D" w14:textId="77777777" w:rsidR="009B54F3" w:rsidRPr="00AC51E7" w:rsidRDefault="009B54F3" w:rsidP="009B54F3">
      <w:pPr>
        <w:spacing w:before="100" w:beforeAutospacing="1" w:after="100" w:afterAutospacing="1"/>
        <w:outlineLvl w:val="2"/>
        <w:rPr>
          <w:rFonts w:ascii="Times" w:eastAsia="Times New Roman" w:hAnsi="Times" w:cs="Times New Roman"/>
          <w:b/>
          <w:bCs/>
          <w:sz w:val="27"/>
          <w:szCs w:val="27"/>
        </w:rPr>
      </w:pPr>
      <w:bookmarkStart w:id="221" w:name="user-content-annotations"/>
      <w:bookmarkEnd w:id="221"/>
      <w:r w:rsidRPr="00AC51E7">
        <w:rPr>
          <w:rFonts w:ascii="Times" w:eastAsia="Times New Roman" w:hAnsi="Times" w:cs="Times New Roman"/>
          <w:b/>
          <w:bCs/>
          <w:sz w:val="27"/>
          <w:szCs w:val="27"/>
        </w:rPr>
        <w:t>Annotations</w:t>
      </w:r>
    </w:p>
    <w:p w14:paraId="0FDB8439" w14:textId="77777777" w:rsidR="009B54F3" w:rsidRPr="00AC51E7" w:rsidRDefault="009B54F3" w:rsidP="009B54F3">
      <w:pPr>
        <w:spacing w:before="100" w:beforeAutospacing="1" w:after="100" w:afterAutospacing="1"/>
        <w:rPr>
          <w:rFonts w:ascii="Times" w:hAnsi="Times" w:cs="Times New Roman"/>
          <w:szCs w:val="20"/>
        </w:rPr>
      </w:pPr>
      <w:r w:rsidRPr="00AC51E7">
        <w:rPr>
          <w:rFonts w:ascii="Times" w:hAnsi="Times" w:cs="Times New Roman"/>
          <w:b/>
          <w:bCs/>
          <w:szCs w:val="20"/>
        </w:rPr>
        <w:t>api/annotations</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21"/>
        <w:gridCol w:w="3103"/>
        <w:gridCol w:w="2693"/>
      </w:tblGrid>
      <w:tr w:rsidR="009B54F3" w:rsidRPr="006B0F8C" w14:paraId="3BE33FFB" w14:textId="77777777" w:rsidTr="00F016F9">
        <w:trPr>
          <w:tblHeader/>
          <w:tblCellSpacing w:w="15" w:type="dxa"/>
        </w:trPr>
        <w:tc>
          <w:tcPr>
            <w:tcW w:w="3276" w:type="dxa"/>
            <w:vAlign w:val="center"/>
            <w:hideMark/>
          </w:tcPr>
          <w:p w14:paraId="1721BA05"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Resource</w:t>
            </w:r>
          </w:p>
        </w:tc>
        <w:tc>
          <w:tcPr>
            <w:tcW w:w="3073" w:type="dxa"/>
            <w:vAlign w:val="center"/>
            <w:hideMark/>
          </w:tcPr>
          <w:p w14:paraId="03EA0525"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Description</w:t>
            </w:r>
          </w:p>
        </w:tc>
        <w:tc>
          <w:tcPr>
            <w:tcW w:w="2648" w:type="dxa"/>
            <w:vAlign w:val="center"/>
            <w:hideMark/>
          </w:tcPr>
          <w:p w14:paraId="43D4202D" w14:textId="6A5AFA87" w:rsidR="009B54F3" w:rsidRPr="006B0F8C" w:rsidRDefault="009B54F3" w:rsidP="00E02A1C">
            <w:pPr>
              <w:jc w:val="right"/>
              <w:rPr>
                <w:rFonts w:ascii="Times" w:eastAsia="Times New Roman" w:hAnsi="Times" w:cs="Times New Roman"/>
                <w:b/>
                <w:bCs/>
                <w:sz w:val="22"/>
                <w:szCs w:val="22"/>
              </w:rPr>
            </w:pPr>
            <w:r w:rsidRPr="006B0F8C">
              <w:rPr>
                <w:rFonts w:ascii="Times" w:eastAsia="Times New Roman" w:hAnsi="Times" w:cs="Times New Roman"/>
                <w:b/>
                <w:bCs/>
                <w:sz w:val="22"/>
                <w:szCs w:val="22"/>
              </w:rPr>
              <w:t xml:space="preserve">Return </w:t>
            </w:r>
            <w:r w:rsidR="00E41E77">
              <w:rPr>
                <w:rFonts w:ascii="Times" w:eastAsia="Times New Roman" w:hAnsi="Times" w:cs="Times New Roman"/>
                <w:b/>
                <w:bCs/>
                <w:sz w:val="22"/>
                <w:szCs w:val="22"/>
              </w:rPr>
              <w:t>(</w:t>
            </w:r>
            <w:r w:rsidRPr="006B0F8C">
              <w:rPr>
                <w:rFonts w:ascii="Times" w:eastAsia="Times New Roman" w:hAnsi="Times" w:cs="Times New Roman"/>
                <w:b/>
                <w:bCs/>
                <w:sz w:val="22"/>
                <w:szCs w:val="22"/>
              </w:rPr>
              <w:t>xml</w:t>
            </w:r>
            <w:r w:rsidR="00E41E77">
              <w:rPr>
                <w:rFonts w:ascii="Times" w:eastAsia="Times New Roman" w:hAnsi="Times" w:cs="Times New Roman"/>
                <w:b/>
                <w:bCs/>
                <w:sz w:val="22"/>
                <w:szCs w:val="22"/>
              </w:rPr>
              <w:t>)</w:t>
            </w:r>
            <w:r w:rsidRPr="006B0F8C">
              <w:rPr>
                <w:rFonts w:ascii="Times" w:eastAsia="Times New Roman" w:hAnsi="Times" w:cs="Times New Roman"/>
                <w:b/>
                <w:bCs/>
                <w:sz w:val="22"/>
                <w:szCs w:val="22"/>
              </w:rPr>
              <w:t xml:space="preserve"> type</w:t>
            </w:r>
          </w:p>
        </w:tc>
      </w:tr>
      <w:tr w:rsidR="009B54F3" w:rsidRPr="006B0F8C" w14:paraId="3FC7FC43" w14:textId="77777777" w:rsidTr="00F016F9">
        <w:trPr>
          <w:tblCellSpacing w:w="15" w:type="dxa"/>
        </w:trPr>
        <w:tc>
          <w:tcPr>
            <w:tcW w:w="3276" w:type="dxa"/>
            <w:vAlign w:val="center"/>
            <w:hideMark/>
          </w:tcPr>
          <w:p w14:paraId="5AF32A20"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GET api/annotations?</w:t>
            </w:r>
          </w:p>
          <w:p w14:paraId="57912842"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link=</w:t>
            </w:r>
            <w:r w:rsidRPr="0054734A">
              <w:rPr>
                <w:rFonts w:ascii="Times New Roman" w:hAnsi="Times New Roman" w:cs="Times New Roman"/>
                <w:i/>
                <w:sz w:val="22"/>
                <w:szCs w:val="22"/>
              </w:rPr>
              <w:t>URI</w:t>
            </w:r>
            <w:r w:rsidRPr="006B0F8C">
              <w:rPr>
                <w:rFonts w:ascii="Times" w:eastAsia="Times New Roman" w:hAnsi="Times" w:cs="Times New Roman"/>
                <w:sz w:val="22"/>
                <w:szCs w:val="22"/>
              </w:rPr>
              <w:t>&amp;</w:t>
            </w:r>
            <w:r w:rsidRPr="006B0F8C">
              <w:rPr>
                <w:rFonts w:ascii="Times" w:eastAsia="Times New Roman" w:hAnsi="Times" w:cs="Times New Roman"/>
                <w:sz w:val="22"/>
                <w:szCs w:val="22"/>
              </w:rPr>
              <w:br/>
              <w:t>text=</w:t>
            </w:r>
            <w:r w:rsidRPr="0054734A">
              <w:rPr>
                <w:rFonts w:ascii="Times New Roman" w:hAnsi="Times New Roman" w:cs="Times New Roman"/>
                <w:i/>
                <w:sz w:val="22"/>
                <w:szCs w:val="22"/>
              </w:rPr>
              <w:t>text</w:t>
            </w:r>
            <w:r w:rsidRPr="006B0F8C">
              <w:rPr>
                <w:rFonts w:ascii="Times" w:eastAsia="Times New Roman" w:hAnsi="Times" w:cs="Times New Roman"/>
                <w:sz w:val="22"/>
                <w:szCs w:val="22"/>
              </w:rPr>
              <w:t>&amp;</w:t>
            </w:r>
          </w:p>
          <w:p w14:paraId="18479A38"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acce</w:t>
            </w:r>
            <w:r w:rsidR="00F016F9">
              <w:rPr>
                <w:rFonts w:ascii="Times" w:eastAsia="Times New Roman" w:hAnsi="Times" w:cs="Times New Roman"/>
                <w:sz w:val="22"/>
                <w:szCs w:val="22"/>
              </w:rPr>
              <w:t>ss=[[</w:t>
            </w:r>
            <w:r w:rsidR="00F016F9" w:rsidRPr="0054734A">
              <w:rPr>
                <w:rFonts w:ascii="Times New Roman" w:eastAsia="Times New Roman" w:hAnsi="Times New Roman" w:cs="Times New Roman"/>
                <w:i/>
                <w:sz w:val="22"/>
                <w:szCs w:val="22"/>
              </w:rPr>
              <w:t>read, write</w:t>
            </w:r>
            <w:r w:rsidRPr="006B0F8C">
              <w:rPr>
                <w:rFonts w:ascii="Times" w:eastAsia="Times New Roman" w:hAnsi="Times" w:cs="Times New Roman"/>
                <w:sz w:val="22"/>
                <w:szCs w:val="22"/>
              </w:rPr>
              <w:t>]]&amp;</w:t>
            </w:r>
          </w:p>
          <w:p w14:paraId="669C89C9"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ns=</w:t>
            </w:r>
            <w:r w:rsidRPr="00C13260">
              <w:rPr>
                <w:rFonts w:ascii="Times New Roman" w:hAnsi="Times New Roman" w:cs="Times New Roman"/>
                <w:i/>
                <w:sz w:val="22"/>
                <w:szCs w:val="22"/>
              </w:rPr>
              <w:t>prefix</w:t>
            </w:r>
            <w:r w:rsidRPr="00C13260">
              <w:rPr>
                <w:rFonts w:ascii="Times New Roman" w:eastAsia="Times New Roman" w:hAnsi="Times New Roman" w:cs="Times New Roman"/>
                <w:i/>
                <w:sz w:val="22"/>
                <w:szCs w:val="22"/>
              </w:rPr>
              <w:t>:ns</w:t>
            </w:r>
            <w:r w:rsidRPr="006B0F8C">
              <w:rPr>
                <w:rFonts w:ascii="Times" w:eastAsia="Times New Roman" w:hAnsi="Times" w:cs="Times New Roman"/>
                <w:sz w:val="22"/>
                <w:szCs w:val="22"/>
              </w:rPr>
              <w:t>&amp;owner=</w:t>
            </w:r>
            <w:r w:rsidRPr="006B0F8C">
              <w:rPr>
                <w:rFonts w:ascii="Courier" w:hAnsi="Courier" w:cs="Courier"/>
                <w:sz w:val="22"/>
                <w:szCs w:val="22"/>
              </w:rPr>
              <w:t>prid</w:t>
            </w:r>
            <w:r w:rsidRPr="006B0F8C">
              <w:rPr>
                <w:rFonts w:ascii="Times" w:eastAsia="Times New Roman" w:hAnsi="Times" w:cs="Times New Roman"/>
                <w:sz w:val="22"/>
                <w:szCs w:val="22"/>
              </w:rPr>
              <w:t>&amp;</w:t>
            </w:r>
          </w:p>
          <w:p w14:paraId="37A004D0"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after=</w:t>
            </w:r>
            <w:r w:rsidRPr="00C13260">
              <w:rPr>
                <w:rFonts w:ascii="Times New Roman" w:hAnsi="Times New Roman" w:cs="Times New Roman"/>
                <w:i/>
                <w:sz w:val="22"/>
                <w:szCs w:val="22"/>
              </w:rPr>
              <w:t>datetime1</w:t>
            </w:r>
            <w:r w:rsidRPr="006B0F8C">
              <w:rPr>
                <w:rFonts w:ascii="Times" w:eastAsia="Times New Roman" w:hAnsi="Times" w:cs="Times New Roman"/>
                <w:sz w:val="22"/>
                <w:szCs w:val="22"/>
              </w:rPr>
              <w:t>&amp;</w:t>
            </w:r>
          </w:p>
          <w:p w14:paraId="181A4DAA" w14:textId="10E577E8" w:rsidR="009B54F3" w:rsidRPr="006B0F8C"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before=</w:t>
            </w:r>
            <w:r w:rsidRPr="00C13260">
              <w:rPr>
                <w:rFonts w:ascii="Times New Roman" w:hAnsi="Times New Roman" w:cs="Times New Roman"/>
                <w:i/>
                <w:sz w:val="22"/>
                <w:szCs w:val="22"/>
              </w:rPr>
              <w:t>datetime2</w:t>
            </w:r>
            <w:r w:rsidRPr="006B0F8C">
              <w:rPr>
                <w:rFonts w:ascii="Times" w:eastAsia="Times New Roman" w:hAnsi="Times" w:cs="Times New Roman"/>
                <w:sz w:val="22"/>
                <w:szCs w:val="22"/>
              </w:rPr>
              <w:t xml:space="preserve"> </w:t>
            </w:r>
          </w:p>
        </w:tc>
        <w:tc>
          <w:tcPr>
            <w:tcW w:w="3073" w:type="dxa"/>
            <w:vAlign w:val="center"/>
            <w:hideMark/>
          </w:tcPr>
          <w:p w14:paraId="44221F31" w14:textId="5FA38E14" w:rsidR="009B54F3" w:rsidRPr="006B0F8C" w:rsidRDefault="006B0F8C" w:rsidP="00F016F9">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eturns </w:t>
            </w:r>
            <w:r>
              <w:rPr>
                <w:rFonts w:ascii="Times" w:eastAsia="Times New Roman" w:hAnsi="Times" w:cs="Times New Roman"/>
                <w:sz w:val="22"/>
                <w:szCs w:val="22"/>
              </w:rPr>
              <w:t>the</w:t>
            </w:r>
            <w:ins w:id="222" w:author="Menzo windhouwer" w:date="2014-09-26T11:28:00Z">
              <w:r w:rsidR="00253D78">
                <w:rPr>
                  <w:rFonts w:ascii="Times" w:eastAsia="Times New Roman" w:hAnsi="Times" w:cs="Times New Roman"/>
                  <w:sz w:val="22"/>
                  <w:szCs w:val="22"/>
                </w:rPr>
                <w:t xml:space="preserve"> annotations</w:t>
              </w:r>
            </w:ins>
            <w:r>
              <w:rPr>
                <w:rFonts w:ascii="Times" w:eastAsia="Times New Roman" w:hAnsi="Times" w:cs="Times New Roman"/>
                <w:sz w:val="22"/>
                <w:szCs w:val="22"/>
              </w:rPr>
              <w:t xml:space="preserve"> filtered </w:t>
            </w:r>
            <w:del w:id="223" w:author="Menzo windhouwer" w:date="2014-09-26T11:28:00Z">
              <w:r w:rsidR="009B54F3" w:rsidRPr="006B0F8C" w:rsidDel="00253D78">
                <w:rPr>
                  <w:rFonts w:ascii="Times" w:eastAsia="Times New Roman" w:hAnsi="Times" w:cs="Times New Roman"/>
                  <w:sz w:val="22"/>
                  <w:szCs w:val="22"/>
                </w:rPr>
                <w:delText xml:space="preserve"> </w:delText>
              </w:r>
            </w:del>
            <w:r w:rsidR="009B54F3" w:rsidRPr="006B0F8C">
              <w:rPr>
                <w:rFonts w:ascii="Times" w:eastAsia="Times New Roman" w:hAnsi="Times" w:cs="Times New Roman"/>
                <w:sz w:val="22"/>
                <w:szCs w:val="22"/>
              </w:rPr>
              <w:t>by the request parameters list of info-s of th</w:t>
            </w:r>
            <w:r>
              <w:rPr>
                <w:rFonts w:ascii="Times" w:eastAsia="Times New Roman" w:hAnsi="Times" w:cs="Times New Roman"/>
                <w:sz w:val="22"/>
                <w:szCs w:val="22"/>
              </w:rPr>
              <w:t xml:space="preserve">e </w:t>
            </w:r>
            <w:r w:rsidR="009B54F3" w:rsidRPr="006B0F8C">
              <w:rPr>
                <w:rFonts w:ascii="Times" w:eastAsia="Times New Roman" w:hAnsi="Times" w:cs="Times New Roman"/>
                <w:sz w:val="22"/>
                <w:szCs w:val="22"/>
              </w:rPr>
              <w:t>annotations</w:t>
            </w:r>
            <w:r>
              <w:rPr>
                <w:rFonts w:ascii="Times" w:eastAsia="Times New Roman" w:hAnsi="Times" w:cs="Times New Roman"/>
                <w:sz w:val="22"/>
                <w:szCs w:val="22"/>
              </w:rPr>
              <w:t xml:space="preserve"> </w:t>
            </w:r>
            <w:r w:rsidR="00F016F9">
              <w:rPr>
                <w:rFonts w:ascii="Times" w:eastAsia="Times New Roman" w:hAnsi="Times" w:cs="Times New Roman"/>
                <w:sz w:val="22"/>
                <w:szCs w:val="22"/>
              </w:rPr>
              <w:t xml:space="preserve">to which the </w:t>
            </w:r>
            <w:r w:rsidR="009B54F3" w:rsidRPr="006B0F8C">
              <w:rPr>
                <w:rFonts w:ascii="Times" w:eastAsia="Times New Roman" w:hAnsi="Times" w:cs="Times New Roman"/>
                <w:sz w:val="22"/>
                <w:szCs w:val="22"/>
              </w:rPr>
              <w:t>logged</w:t>
            </w:r>
            <w:r w:rsidR="00F016F9">
              <w:rPr>
                <w:rFonts w:ascii="Times" w:eastAsia="Times New Roman" w:hAnsi="Times" w:cs="Times New Roman"/>
                <w:sz w:val="22"/>
                <w:szCs w:val="22"/>
              </w:rPr>
              <w:t>-in</w:t>
            </w:r>
            <w:r w:rsidR="009B54F3" w:rsidRPr="006B0F8C">
              <w:rPr>
                <w:rFonts w:ascii="Times" w:eastAsia="Times New Roman" w:hAnsi="Times" w:cs="Times New Roman"/>
                <w:sz w:val="22"/>
                <w:szCs w:val="22"/>
              </w:rPr>
              <w:t xml:space="preserve"> principal has </w:t>
            </w:r>
            <w:r w:rsidR="009B54F3" w:rsidRPr="00F016F9">
              <w:rPr>
                <w:rFonts w:ascii="Times" w:eastAsia="Times New Roman" w:hAnsi="Times" w:cs="Times New Roman"/>
                <w:i/>
                <w:sz w:val="22"/>
                <w:szCs w:val="22"/>
              </w:rPr>
              <w:t>read</w:t>
            </w:r>
            <w:r w:rsidR="00F016F9">
              <w:rPr>
                <w:rFonts w:ascii="Times" w:eastAsia="Times New Roman" w:hAnsi="Times" w:cs="Times New Roman"/>
                <w:sz w:val="22"/>
                <w:szCs w:val="22"/>
              </w:rPr>
              <w:t xml:space="preserve"> </w:t>
            </w:r>
            <w:r w:rsidR="009B54F3" w:rsidRPr="006B0F8C">
              <w:rPr>
                <w:rFonts w:ascii="Times" w:eastAsia="Times New Roman" w:hAnsi="Times" w:cs="Times New Roman"/>
                <w:sz w:val="22"/>
                <w:szCs w:val="22"/>
              </w:rPr>
              <w:t>(resp.</w:t>
            </w:r>
            <w:r w:rsidR="00F016F9">
              <w:rPr>
                <w:rFonts w:ascii="Times" w:eastAsia="Times New Roman" w:hAnsi="Times" w:cs="Times New Roman"/>
                <w:sz w:val="22"/>
                <w:szCs w:val="22"/>
              </w:rPr>
              <w:t xml:space="preserve"> </w:t>
            </w:r>
            <w:r w:rsidR="009B54F3" w:rsidRPr="00F016F9">
              <w:rPr>
                <w:rFonts w:ascii="Times" w:eastAsia="Times New Roman" w:hAnsi="Times" w:cs="Times New Roman"/>
                <w:i/>
                <w:sz w:val="22"/>
                <w:szCs w:val="22"/>
              </w:rPr>
              <w:t>write</w:t>
            </w:r>
            <w:r w:rsidR="009B54F3" w:rsidRPr="006B0F8C">
              <w:rPr>
                <w:rFonts w:ascii="Times" w:eastAsia="Times New Roman" w:hAnsi="Times" w:cs="Times New Roman"/>
                <w:sz w:val="22"/>
                <w:szCs w:val="22"/>
              </w:rPr>
              <w:t>) access</w:t>
            </w:r>
            <w:r>
              <w:rPr>
                <w:rFonts w:ascii="Times" w:eastAsia="Times New Roman" w:hAnsi="Times" w:cs="Times New Roman"/>
                <w:sz w:val="22"/>
                <w:szCs w:val="22"/>
              </w:rPr>
              <w:t>. Their link</w:t>
            </w:r>
            <w:r w:rsidR="00F016F9">
              <w:rPr>
                <w:rFonts w:ascii="Times" w:eastAsia="Times New Roman" w:hAnsi="Times" w:cs="Times New Roman"/>
                <w:sz w:val="22"/>
                <w:szCs w:val="22"/>
              </w:rPr>
              <w:t>s</w:t>
            </w:r>
            <w:r>
              <w:rPr>
                <w:rFonts w:ascii="Times" w:eastAsia="Times New Roman" w:hAnsi="Times" w:cs="Times New Roman"/>
                <w:sz w:val="22"/>
                <w:szCs w:val="22"/>
              </w:rPr>
              <w:t xml:space="preserve"> contain </w:t>
            </w:r>
            <w:r w:rsidRPr="00F016F9">
              <w:rPr>
                <w:rFonts w:ascii="Times" w:eastAsia="Times New Roman" w:hAnsi="Times" w:cs="Times New Roman"/>
                <w:i/>
                <w:sz w:val="22"/>
                <w:szCs w:val="22"/>
              </w:rPr>
              <w:t>uri</w:t>
            </w:r>
            <w:r>
              <w:rPr>
                <w:rFonts w:ascii="Times" w:eastAsia="Times New Roman" w:hAnsi="Times" w:cs="Times New Roman"/>
                <w:sz w:val="22"/>
                <w:szCs w:val="22"/>
              </w:rPr>
              <w:t xml:space="preserve">, </w:t>
            </w:r>
            <w:del w:id="224" w:author="Menzo windhouwer" w:date="2014-09-26T11:28:00Z">
              <w:r w:rsidDel="008E138E">
                <w:rPr>
                  <w:rFonts w:ascii="Times" w:eastAsia="Times New Roman" w:hAnsi="Times" w:cs="Times New Roman"/>
                  <w:sz w:val="22"/>
                  <w:szCs w:val="22"/>
                </w:rPr>
                <w:delText xml:space="preserve"> </w:delText>
              </w:r>
            </w:del>
            <w:r w:rsidR="009B54F3" w:rsidRPr="006B0F8C">
              <w:rPr>
                <w:rFonts w:ascii="Times" w:eastAsia="Times New Roman" w:hAnsi="Times" w:cs="Times New Roman"/>
                <w:sz w:val="22"/>
                <w:szCs w:val="22"/>
              </w:rPr>
              <w:t>the</w:t>
            </w:r>
            <w:r>
              <w:rPr>
                <w:rFonts w:ascii="Times" w:eastAsia="Times New Roman" w:hAnsi="Times" w:cs="Times New Roman"/>
                <w:sz w:val="22"/>
                <w:szCs w:val="22"/>
              </w:rPr>
              <w:t xml:space="preserve">ir bodies contain </w:t>
            </w:r>
            <w:r w:rsidRPr="00F016F9">
              <w:rPr>
                <w:rFonts w:ascii="Times" w:eastAsia="Times New Roman" w:hAnsi="Times" w:cs="Times New Roman"/>
                <w:i/>
                <w:sz w:val="22"/>
                <w:szCs w:val="22"/>
              </w:rPr>
              <w:t>t</w:t>
            </w:r>
            <w:r w:rsidR="00F016F9" w:rsidRPr="00F016F9">
              <w:rPr>
                <w:rFonts w:ascii="Times" w:eastAsia="Times New Roman" w:hAnsi="Times" w:cs="Times New Roman"/>
                <w:i/>
                <w:sz w:val="22"/>
                <w:szCs w:val="22"/>
              </w:rPr>
              <w:t>ext</w:t>
            </w:r>
            <w:r w:rsidR="009B54F3" w:rsidRPr="006B0F8C">
              <w:rPr>
                <w:rFonts w:ascii="Times" w:eastAsia="Times New Roman" w:hAnsi="Times" w:cs="Times New Roman"/>
                <w:sz w:val="22"/>
                <w:szCs w:val="22"/>
              </w:rPr>
              <w:t xml:space="preserve">. Moreover, these annotations are created between </w:t>
            </w:r>
            <w:r w:rsidR="009B54F3" w:rsidRPr="00F016F9">
              <w:rPr>
                <w:rFonts w:ascii="Times New Roman" w:hAnsi="Times New Roman" w:cs="Times New Roman"/>
                <w:i/>
                <w:sz w:val="22"/>
                <w:szCs w:val="22"/>
              </w:rPr>
              <w:t>datetime1</w:t>
            </w:r>
            <w:r w:rsidR="009B54F3" w:rsidRPr="00F016F9">
              <w:rPr>
                <w:rFonts w:ascii="Times New Roman" w:eastAsia="Times New Roman" w:hAnsi="Times New Roman" w:cs="Times New Roman"/>
                <w:sz w:val="22"/>
                <w:szCs w:val="22"/>
              </w:rPr>
              <w:t xml:space="preserve"> and </w:t>
            </w:r>
            <w:r w:rsidR="009B54F3" w:rsidRPr="00F016F9">
              <w:rPr>
                <w:rFonts w:ascii="Times New Roman" w:hAnsi="Times New Roman" w:cs="Times New Roman"/>
                <w:i/>
                <w:sz w:val="22"/>
                <w:szCs w:val="22"/>
              </w:rPr>
              <w:t>datetime2</w:t>
            </w:r>
            <w:r w:rsidR="009B54F3" w:rsidRPr="00F016F9">
              <w:rPr>
                <w:rFonts w:ascii="Times New Roman" w:eastAsia="Times New Roman" w:hAnsi="Times New Roman" w:cs="Times New Roman"/>
                <w:sz w:val="22"/>
                <w:szCs w:val="22"/>
              </w:rPr>
              <w:t>.</w:t>
            </w:r>
            <w:r w:rsidR="009B54F3" w:rsidRPr="006B0F8C">
              <w:rPr>
                <w:rFonts w:ascii="Times" w:eastAsia="Times New Roman" w:hAnsi="Times" w:cs="Times New Roman"/>
                <w:sz w:val="22"/>
                <w:szCs w:val="22"/>
              </w:rPr>
              <w:t xml:space="preserve"> If the parameter </w:t>
            </w:r>
            <w:r w:rsidR="009B54F3" w:rsidRPr="00F016F9">
              <w:rPr>
                <w:rFonts w:ascii="Times" w:eastAsia="Times New Roman" w:hAnsi="Times" w:cs="Times New Roman"/>
                <w:i/>
                <w:sz w:val="22"/>
                <w:szCs w:val="22"/>
              </w:rPr>
              <w:t>link</w:t>
            </w:r>
            <w:r w:rsidR="009B54F3" w:rsidRPr="006B0F8C">
              <w:rPr>
                <w:rFonts w:ascii="Times" w:eastAsia="Times New Roman" w:hAnsi="Times" w:cs="Times New Roman"/>
                <w:sz w:val="22"/>
                <w:szCs w:val="22"/>
              </w:rPr>
              <w:t xml:space="preserve"> is omitted, then considers all annotated objects to which </w:t>
            </w:r>
            <w:r w:rsidR="00F016F9">
              <w:rPr>
                <w:rFonts w:ascii="Courier" w:hAnsi="Courier" w:cs="Courier"/>
                <w:sz w:val="22"/>
                <w:szCs w:val="22"/>
              </w:rPr>
              <w:t xml:space="preserve">the </w:t>
            </w:r>
            <w:r w:rsidR="00F016F9" w:rsidRPr="00F016F9">
              <w:rPr>
                <w:rFonts w:ascii="Times New Roman" w:hAnsi="Times New Roman" w:cs="Times New Roman"/>
                <w:sz w:val="22"/>
                <w:szCs w:val="22"/>
              </w:rPr>
              <w:t>principal</w:t>
            </w:r>
            <w:r w:rsidR="009B54F3" w:rsidRPr="006B0F8C">
              <w:rPr>
                <w:rFonts w:ascii="Times" w:eastAsia="Times New Roman" w:hAnsi="Times" w:cs="Times New Roman"/>
                <w:sz w:val="22"/>
                <w:szCs w:val="22"/>
              </w:rPr>
              <w:t xml:space="preserve"> has </w:t>
            </w:r>
            <w:r w:rsidR="009B54F3" w:rsidRPr="00F016F9">
              <w:rPr>
                <w:rFonts w:ascii="Times" w:eastAsia="Times New Roman" w:hAnsi="Times" w:cs="Times New Roman"/>
                <w:i/>
                <w:sz w:val="22"/>
                <w:szCs w:val="22"/>
              </w:rPr>
              <w:t>read</w:t>
            </w:r>
            <w:r w:rsidR="009B54F3" w:rsidRPr="006B0F8C">
              <w:rPr>
                <w:rFonts w:ascii="Times" w:eastAsia="Times New Roman" w:hAnsi="Times" w:cs="Times New Roman"/>
                <w:sz w:val="22"/>
                <w:szCs w:val="22"/>
              </w:rPr>
              <w:t>/</w:t>
            </w:r>
            <w:r w:rsidR="009B54F3" w:rsidRPr="00F016F9">
              <w:rPr>
                <w:rFonts w:ascii="Times" w:eastAsia="Times New Roman" w:hAnsi="Times" w:cs="Times New Roman"/>
                <w:i/>
                <w:sz w:val="22"/>
                <w:szCs w:val="22"/>
              </w:rPr>
              <w:t>write</w:t>
            </w:r>
            <w:r w:rsidR="009B54F3" w:rsidRPr="006B0F8C">
              <w:rPr>
                <w:rFonts w:ascii="Times" w:eastAsia="Times New Roman" w:hAnsi="Times" w:cs="Times New Roman"/>
                <w:sz w:val="22"/>
                <w:szCs w:val="22"/>
              </w:rPr>
              <w:t xml:space="preserve"> access. The default </w:t>
            </w:r>
            <w:r w:rsidR="009B54F3" w:rsidRPr="00C13260">
              <w:rPr>
                <w:rFonts w:ascii="Times New Roman" w:hAnsi="Times New Roman" w:cs="Times New Roman"/>
                <w:i/>
                <w:sz w:val="22"/>
                <w:szCs w:val="22"/>
              </w:rPr>
              <w:t>datetime1</w:t>
            </w:r>
            <w:r w:rsidR="009B54F3" w:rsidRPr="006B0F8C">
              <w:rPr>
                <w:rFonts w:ascii="Times" w:eastAsia="Times New Roman" w:hAnsi="Times" w:cs="Times New Roman"/>
                <w:sz w:val="22"/>
                <w:szCs w:val="22"/>
              </w:rPr>
              <w:t xml:space="preserve">is 01 Jan 1970, 00:00. The default </w:t>
            </w:r>
            <w:r w:rsidR="009B54F3" w:rsidRPr="00C13260">
              <w:rPr>
                <w:rFonts w:ascii="Times New Roman" w:hAnsi="Times New Roman" w:cs="Times New Roman"/>
                <w:i/>
                <w:sz w:val="22"/>
                <w:szCs w:val="22"/>
              </w:rPr>
              <w:t>datetime2</w:t>
            </w:r>
            <w:r w:rsidR="009B54F3" w:rsidRPr="006B0F8C">
              <w:rPr>
                <w:rFonts w:ascii="Times" w:eastAsia="Times New Roman" w:hAnsi="Times" w:cs="Times New Roman"/>
                <w:sz w:val="22"/>
                <w:szCs w:val="22"/>
              </w:rPr>
              <w:t xml:space="preserve"> is today.</w:t>
            </w:r>
          </w:p>
        </w:tc>
        <w:tc>
          <w:tcPr>
            <w:tcW w:w="2648" w:type="dxa"/>
            <w:vAlign w:val="center"/>
            <w:hideMark/>
          </w:tcPr>
          <w:p w14:paraId="6C13699F"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AnnotationInfoList</w:t>
            </w:r>
          </w:p>
        </w:tc>
      </w:tr>
      <w:tr w:rsidR="009B54F3" w:rsidRPr="006B0F8C" w14:paraId="11190589" w14:textId="77777777" w:rsidTr="00F016F9">
        <w:trPr>
          <w:tblCellSpacing w:w="15" w:type="dxa"/>
        </w:trPr>
        <w:tc>
          <w:tcPr>
            <w:tcW w:w="3276" w:type="dxa"/>
            <w:vAlign w:val="center"/>
            <w:hideMark/>
          </w:tcPr>
          <w:p w14:paraId="762567C9"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POST api/annotations</w:t>
            </w:r>
          </w:p>
        </w:tc>
        <w:tc>
          <w:tcPr>
            <w:tcW w:w="3073" w:type="dxa"/>
            <w:vAlign w:val="center"/>
            <w:hideMark/>
          </w:tcPr>
          <w:p w14:paraId="140B74DF"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Adds a new annotation by picking up its XML-serialization from the request body.</w:t>
            </w:r>
          </w:p>
        </w:tc>
        <w:tc>
          <w:tcPr>
            <w:tcW w:w="2648" w:type="dxa"/>
            <w:vAlign w:val="center"/>
            <w:hideMark/>
          </w:tcPr>
          <w:p w14:paraId="168F4364"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Envelope AnnotationResponseBody</w:t>
            </w:r>
          </w:p>
        </w:tc>
      </w:tr>
    </w:tbl>
    <w:p w14:paraId="0385F27B" w14:textId="77777777" w:rsidR="009B54F3" w:rsidRPr="00560CE9" w:rsidRDefault="009B54F3" w:rsidP="009B54F3">
      <w:pPr>
        <w:spacing w:before="100" w:beforeAutospacing="1" w:after="100" w:afterAutospacing="1"/>
        <w:rPr>
          <w:rFonts w:ascii="Times" w:hAnsi="Times" w:cs="Times New Roman"/>
        </w:rPr>
      </w:pPr>
      <w:r w:rsidRPr="00560CE9">
        <w:rPr>
          <w:rFonts w:ascii="Times" w:hAnsi="Times" w:cs="Times New Roman"/>
          <w:b/>
          <w:bCs/>
        </w:rPr>
        <w:t>api/annotations/</w:t>
      </w:r>
      <w:r w:rsidRPr="00560CE9">
        <w:rPr>
          <w:rFonts w:ascii="Courier" w:hAnsi="Courier" w:cs="Courier"/>
          <w:b/>
          <w:bCs/>
        </w:rPr>
        <w:t>aid</w:t>
      </w:r>
    </w:p>
    <w:p w14:paraId="7A4E40C7" w14:textId="454C79E2" w:rsidR="009E00FE" w:rsidRPr="00D62B95" w:rsidRDefault="009B54F3" w:rsidP="00B95279">
      <w:pPr>
        <w:ind w:firstLine="284"/>
        <w:jc w:val="both"/>
      </w:pPr>
      <w:r w:rsidRPr="00D62B95">
        <w:t xml:space="preserve">The table below </w:t>
      </w:r>
      <w:r w:rsidR="00762C8A">
        <w:t>describes r</w:t>
      </w:r>
      <w:r w:rsidRPr="00D62B95">
        <w:t>equest</w:t>
      </w:r>
      <w:r w:rsidR="00762C8A">
        <w:t>s</w:t>
      </w:r>
      <w:r w:rsidRPr="00D62B95">
        <w:t xml:space="preserve"> </w:t>
      </w:r>
      <w:r w:rsidR="009374EB">
        <w:t>in</w:t>
      </w:r>
      <w:r w:rsidR="00D62B95">
        <w:t xml:space="preserve"> which</w:t>
      </w:r>
      <w:r w:rsidR="009374EB">
        <w:t xml:space="preserve"> the</w:t>
      </w:r>
      <w:r w:rsidRPr="00D62B95">
        <w:t xml:space="preserve"> </w:t>
      </w:r>
      <w:r w:rsidR="00D62B95">
        <w:t xml:space="preserve">logged-in </w:t>
      </w:r>
      <w:r w:rsidRPr="00D62B95">
        <w:t>principal</w:t>
      </w:r>
      <w:r w:rsidR="00D62B95">
        <w:t xml:space="preserve"> </w:t>
      </w:r>
      <w:del w:id="225" w:author="Menzo windhouwer" w:date="2014-09-26T11:28:00Z">
        <w:r w:rsidR="00D62B95" w:rsidDel="008E138E">
          <w:rPr>
            <w:rFonts w:ascii="Courier" w:hAnsi="Courier" w:cs="Courier"/>
          </w:rPr>
          <w:delText xml:space="preserve"> </w:delText>
        </w:r>
      </w:del>
      <w:r w:rsidRPr="00D62B95">
        <w:t xml:space="preserve">has authorized access to </w:t>
      </w:r>
      <w:r w:rsidRPr="00C13260">
        <w:rPr>
          <w:rFonts w:ascii="Times New Roman" w:hAnsi="Times New Roman" w:cs="Times New Roman"/>
          <w:i/>
        </w:rPr>
        <w:t>aid</w:t>
      </w:r>
      <w:r w:rsidR="009374EB">
        <w:t xml:space="preserve">. </w:t>
      </w:r>
      <w:r w:rsidR="009374EB" w:rsidRPr="009374EB">
        <w:rPr>
          <w:i/>
        </w:rPr>
        <w:t>A</w:t>
      </w:r>
      <w:r w:rsidRPr="00D62B95">
        <w:rPr>
          <w:i/>
        </w:rPr>
        <w:t>uthorized access</w:t>
      </w:r>
      <w:r w:rsidR="00D62B95">
        <w:t xml:space="preserve"> </w:t>
      </w:r>
      <w:r w:rsidRPr="00D62B95">
        <w:t>means</w:t>
      </w:r>
      <w:r w:rsidR="00D62B95">
        <w:t xml:space="preserve"> that the principal has </w:t>
      </w:r>
      <w:r w:rsidRPr="00D62B95">
        <w:rPr>
          <w:i/>
        </w:rPr>
        <w:t>read</w:t>
      </w:r>
      <w:r w:rsidR="002E260C">
        <w:t xml:space="preserve"> access for GET-methods</w:t>
      </w:r>
      <w:r w:rsidR="00D62B95">
        <w:t xml:space="preserve"> and </w:t>
      </w:r>
      <w:r w:rsidRPr="00D62B95">
        <w:rPr>
          <w:i/>
        </w:rPr>
        <w:t>write</w:t>
      </w:r>
      <w:r w:rsidR="00D62B95">
        <w:t xml:space="preserve"> </w:t>
      </w:r>
      <w:r w:rsidRPr="00D62B95">
        <w:t xml:space="preserve">access for PUT body methods. </w:t>
      </w:r>
      <w:r w:rsidR="00D62B95">
        <w:t xml:space="preserve">Any logged-in principal can POST </w:t>
      </w:r>
      <w:r w:rsidR="00560CE9">
        <w:t xml:space="preserve">an </w:t>
      </w:r>
      <w:r w:rsidR="00D62B95">
        <w:t xml:space="preserve">annotation. </w:t>
      </w:r>
      <w:r w:rsidRPr="00D62B95">
        <w:t>To change permissions of the annota</w:t>
      </w:r>
      <w:r w:rsidR="00D62B95">
        <w:t xml:space="preserve">tion the principal must be the </w:t>
      </w:r>
      <w:r w:rsidRPr="00D62B95">
        <w:rPr>
          <w:i/>
        </w:rPr>
        <w:t>owner</w:t>
      </w:r>
      <w:r w:rsidRPr="00D62B95">
        <w:t xml:space="preserve"> of the annotation. </w:t>
      </w:r>
      <w:r w:rsidR="00D62B95" w:rsidRPr="00D62B95">
        <w:t xml:space="preserve">If the </w:t>
      </w:r>
      <w:r w:rsidR="00D62B95">
        <w:t>principal tries to perform a request for which (s)he does not have privileges</w:t>
      </w:r>
      <w:r w:rsidR="002E260C">
        <w:t>,</w:t>
      </w:r>
      <w:r w:rsidR="00D62B95">
        <w:t xml:space="preserve"> the status 403 </w:t>
      </w:r>
      <w:r w:rsidR="00D62B95" w:rsidRPr="00D62B95">
        <w:rPr>
          <w:i/>
        </w:rPr>
        <w:t>Forbidden</w:t>
      </w:r>
      <w:r w:rsidR="00D62B95">
        <w:t xml:space="preserve"> is return</w:t>
      </w:r>
      <w:ins w:id="226" w:author="testuser" w:date="2014-09-29T13:16:00Z">
        <w:r w:rsidR="00181106">
          <w:t>ed</w:t>
        </w:r>
      </w:ins>
      <w:r w:rsidR="00D62B95">
        <w:t>.</w:t>
      </w:r>
    </w:p>
    <w:p w14:paraId="4791719B" w14:textId="7C034E0E" w:rsidR="009B54F3" w:rsidRPr="006B0F8C" w:rsidRDefault="009B54F3" w:rsidP="00583440">
      <w:pPr>
        <w:rPr>
          <w:rFonts w:eastAsia="Times New Roman"/>
          <w:sz w:val="22"/>
          <w:szCs w:val="22"/>
        </w:rPr>
      </w:pP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351"/>
        <w:gridCol w:w="3261"/>
        <w:gridCol w:w="2574"/>
      </w:tblGrid>
      <w:tr w:rsidR="00C13260" w:rsidRPr="006B0F8C" w14:paraId="7DF8996A" w14:textId="77777777" w:rsidTr="00B95279">
        <w:trPr>
          <w:tblHeader/>
          <w:tblCellSpacing w:w="15" w:type="dxa"/>
        </w:trPr>
        <w:tc>
          <w:tcPr>
            <w:tcW w:w="0" w:type="auto"/>
            <w:vAlign w:val="center"/>
            <w:hideMark/>
          </w:tcPr>
          <w:p w14:paraId="31C0184F"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Resource</w:t>
            </w:r>
          </w:p>
        </w:tc>
        <w:tc>
          <w:tcPr>
            <w:tcW w:w="0" w:type="auto"/>
            <w:vAlign w:val="center"/>
            <w:hideMark/>
          </w:tcPr>
          <w:p w14:paraId="31714FBD"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Description</w:t>
            </w:r>
          </w:p>
        </w:tc>
        <w:tc>
          <w:tcPr>
            <w:tcW w:w="0" w:type="auto"/>
            <w:vAlign w:val="center"/>
            <w:hideMark/>
          </w:tcPr>
          <w:p w14:paraId="630CD29C" w14:textId="30935276" w:rsidR="009B54F3" w:rsidRPr="006B0F8C" w:rsidRDefault="009B54F3" w:rsidP="00E02A1C">
            <w:pPr>
              <w:jc w:val="right"/>
              <w:rPr>
                <w:rFonts w:ascii="Times" w:eastAsia="Times New Roman" w:hAnsi="Times" w:cs="Times New Roman"/>
                <w:b/>
                <w:bCs/>
                <w:sz w:val="22"/>
                <w:szCs w:val="22"/>
              </w:rPr>
            </w:pPr>
            <w:r w:rsidRPr="006B0F8C">
              <w:rPr>
                <w:rFonts w:ascii="Times" w:eastAsia="Times New Roman" w:hAnsi="Times" w:cs="Times New Roman"/>
                <w:b/>
                <w:bCs/>
                <w:sz w:val="22"/>
                <w:szCs w:val="22"/>
              </w:rPr>
              <w:t xml:space="preserve">Return </w:t>
            </w:r>
            <w:r w:rsidR="009357AB">
              <w:rPr>
                <w:rFonts w:ascii="Times" w:eastAsia="Times New Roman" w:hAnsi="Times" w:cs="Times New Roman"/>
                <w:b/>
                <w:bCs/>
                <w:sz w:val="22"/>
                <w:szCs w:val="22"/>
              </w:rPr>
              <w:t>(</w:t>
            </w:r>
            <w:r w:rsidRPr="006B0F8C">
              <w:rPr>
                <w:rFonts w:ascii="Times" w:eastAsia="Times New Roman" w:hAnsi="Times" w:cs="Times New Roman"/>
                <w:b/>
                <w:bCs/>
                <w:sz w:val="22"/>
                <w:szCs w:val="22"/>
              </w:rPr>
              <w:t>xml</w:t>
            </w:r>
            <w:r w:rsidR="009357AB">
              <w:rPr>
                <w:rFonts w:ascii="Times" w:eastAsia="Times New Roman" w:hAnsi="Times" w:cs="Times New Roman"/>
                <w:b/>
                <w:bCs/>
                <w:sz w:val="22"/>
                <w:szCs w:val="22"/>
              </w:rPr>
              <w:t>)</w:t>
            </w:r>
            <w:r w:rsidRPr="006B0F8C">
              <w:rPr>
                <w:rFonts w:ascii="Times" w:eastAsia="Times New Roman" w:hAnsi="Times" w:cs="Times New Roman"/>
                <w:b/>
                <w:bCs/>
                <w:sz w:val="22"/>
                <w:szCs w:val="22"/>
              </w:rPr>
              <w:t xml:space="preserve"> type</w:t>
            </w:r>
          </w:p>
        </w:tc>
      </w:tr>
      <w:tr w:rsidR="00C13260" w:rsidRPr="006B0F8C" w14:paraId="36FA547D" w14:textId="77777777" w:rsidTr="00B95279">
        <w:trPr>
          <w:tblCellSpacing w:w="15" w:type="dxa"/>
        </w:trPr>
        <w:tc>
          <w:tcPr>
            <w:tcW w:w="0" w:type="auto"/>
            <w:vAlign w:val="center"/>
            <w:hideMark/>
          </w:tcPr>
          <w:p w14:paraId="4522632E" w14:textId="2B5130E4"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GET api/annotations/</w:t>
            </w:r>
            <w:r w:rsidR="00C13260" w:rsidRPr="00C13260">
              <w:rPr>
                <w:rFonts w:ascii="Times" w:eastAsia="Times New Roman" w:hAnsi="Times" w:cs="Times New Roman"/>
                <w:i/>
                <w:sz w:val="22"/>
                <w:szCs w:val="22"/>
              </w:rPr>
              <w:t>aid</w:t>
            </w:r>
          </w:p>
        </w:tc>
        <w:tc>
          <w:tcPr>
            <w:tcW w:w="0" w:type="auto"/>
            <w:vAlign w:val="center"/>
            <w:hideMark/>
          </w:tcPr>
          <w:p w14:paraId="5343B64C" w14:textId="7AC348D3" w:rsidR="009B54F3" w:rsidRPr="006B0F8C" w:rsidRDefault="00E47895" w:rsidP="00C13260">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eturns the annotation that has this</w:t>
            </w:r>
            <w:r w:rsidR="00C13260">
              <w:rPr>
                <w:rFonts w:ascii="Times" w:eastAsia="Times New Roman" w:hAnsi="Times" w:cs="Times New Roman"/>
                <w:sz w:val="22"/>
                <w:szCs w:val="22"/>
              </w:rPr>
              <w:t xml:space="preserve"> </w:t>
            </w:r>
            <w:r w:rsidR="00C13260" w:rsidRPr="00C13260">
              <w:rPr>
                <w:rFonts w:ascii="Times" w:eastAsia="Times New Roman" w:hAnsi="Times" w:cs="Times New Roman"/>
                <w:i/>
                <w:sz w:val="22"/>
                <w:szCs w:val="22"/>
              </w:rPr>
              <w:t>aid</w:t>
            </w:r>
            <w:r w:rsidR="00C13260">
              <w:rPr>
                <w:rFonts w:ascii="Times" w:eastAsia="Times New Roman" w:hAnsi="Times" w:cs="Times New Roman"/>
                <w:sz w:val="22"/>
                <w:szCs w:val="22"/>
              </w:rPr>
              <w:t>.</w:t>
            </w:r>
            <w:r w:rsidR="009B54F3" w:rsidRPr="006B0F8C">
              <w:rPr>
                <w:rFonts w:ascii="Times" w:eastAsia="Times New Roman" w:hAnsi="Times" w:cs="Times New Roman"/>
                <w:sz w:val="22"/>
                <w:szCs w:val="22"/>
              </w:rPr>
              <w:t xml:space="preserve"> </w:t>
            </w:r>
          </w:p>
        </w:tc>
        <w:tc>
          <w:tcPr>
            <w:tcW w:w="0" w:type="auto"/>
            <w:vAlign w:val="center"/>
            <w:hideMark/>
          </w:tcPr>
          <w:p w14:paraId="67B57299"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Annotation</w:t>
            </w:r>
          </w:p>
        </w:tc>
      </w:tr>
      <w:tr w:rsidR="00C13260" w:rsidRPr="006B0F8C" w14:paraId="4E02D48F" w14:textId="77777777" w:rsidTr="00B95279">
        <w:trPr>
          <w:tblCellSpacing w:w="15" w:type="dxa"/>
        </w:trPr>
        <w:tc>
          <w:tcPr>
            <w:tcW w:w="0" w:type="auto"/>
            <w:vAlign w:val="center"/>
            <w:hideMark/>
          </w:tcPr>
          <w:p w14:paraId="3C881162" w14:textId="70A0DAE2"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GET api/annotations/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/targets</w:t>
            </w:r>
          </w:p>
        </w:tc>
        <w:tc>
          <w:tcPr>
            <w:tcW w:w="0" w:type="auto"/>
            <w:vAlign w:val="center"/>
            <w:hideMark/>
          </w:tcPr>
          <w:p w14:paraId="4B0FAB80" w14:textId="19A099BD" w:rsidR="009B54F3" w:rsidRPr="006B0F8C" w:rsidRDefault="00F016F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eturns the list of the </w:t>
            </w:r>
            <w:r w:rsidR="009B54F3" w:rsidRPr="00C13260">
              <w:rPr>
                <w:rFonts w:ascii="Times New Roman" w:hAnsi="Times New Roman" w:cs="Times New Roman"/>
                <w:i/>
                <w:sz w:val="22"/>
                <w:szCs w:val="22"/>
              </w:rPr>
              <w:t>tid</w:t>
            </w:r>
            <w:r w:rsidR="009B54F3" w:rsidRPr="006B0F8C">
              <w:rPr>
                <w:rFonts w:ascii="Times" w:eastAsia="Times New Roman" w:hAnsi="Times" w:cs="Times New Roman"/>
                <w:sz w:val="22"/>
                <w:szCs w:val="22"/>
              </w:rPr>
              <w:t xml:space="preserve">-s of all the targets of </w:t>
            </w:r>
            <w:r w:rsidR="009B54F3" w:rsidRPr="00C13260">
              <w:rPr>
                <w:rFonts w:ascii="Times New Roman" w:hAnsi="Times New Roman" w:cs="Times New Roman"/>
                <w:i/>
                <w:sz w:val="22"/>
                <w:szCs w:val="22"/>
              </w:rPr>
              <w:t>aid</w:t>
            </w:r>
            <w:r>
              <w:rPr>
                <w:rFonts w:ascii="Courier" w:hAnsi="Courier" w:cs="Courier"/>
                <w:sz w:val="22"/>
                <w:szCs w:val="22"/>
              </w:rPr>
              <w:t>.</w:t>
            </w:r>
            <w:r w:rsidR="009B54F3" w:rsidRPr="006B0F8C">
              <w:rPr>
                <w:rFonts w:ascii="Times" w:eastAsia="Times New Roman" w:hAnsi="Times" w:cs="Times New Roman"/>
                <w:sz w:val="22"/>
                <w:szCs w:val="22"/>
              </w:rPr>
              <w:t xml:space="preserve"> </w:t>
            </w:r>
          </w:p>
        </w:tc>
        <w:tc>
          <w:tcPr>
            <w:tcW w:w="0" w:type="auto"/>
            <w:vAlign w:val="center"/>
            <w:hideMark/>
          </w:tcPr>
          <w:p w14:paraId="3333319B"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ReferenceList</w:t>
            </w:r>
          </w:p>
        </w:tc>
      </w:tr>
      <w:tr w:rsidR="00C13260" w:rsidRPr="006B0F8C" w14:paraId="677712BA" w14:textId="77777777" w:rsidTr="00B95279">
        <w:trPr>
          <w:tblCellSpacing w:w="15" w:type="dxa"/>
        </w:trPr>
        <w:tc>
          <w:tcPr>
            <w:tcW w:w="0" w:type="auto"/>
            <w:vAlign w:val="center"/>
            <w:hideMark/>
          </w:tcPr>
          <w:p w14:paraId="5DA15634" w14:textId="325B27C1"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DELETE api/annotations/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 xml:space="preserve"> </w:t>
            </w:r>
          </w:p>
        </w:tc>
        <w:tc>
          <w:tcPr>
            <w:tcW w:w="0" w:type="auto"/>
            <w:vAlign w:val="center"/>
            <w:hideMark/>
          </w:tcPr>
          <w:p w14:paraId="1174E415" w14:textId="697CA1C5" w:rsidR="009B54F3" w:rsidRPr="006B0F8C" w:rsidRDefault="00F016F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emoves </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 from the database, together with all its targets to which no other annotation refers</w:t>
            </w:r>
          </w:p>
        </w:tc>
        <w:tc>
          <w:tcPr>
            <w:tcW w:w="0" w:type="auto"/>
            <w:vAlign w:val="center"/>
            <w:hideMark/>
          </w:tcPr>
          <w:p w14:paraId="4C5EAF47" w14:textId="74810A87" w:rsidR="009B54F3" w:rsidRPr="006B0F8C" w:rsidRDefault="00BB4B89" w:rsidP="00EC2698">
            <w:pPr>
              <w:jc w:val="right"/>
              <w:rPr>
                <w:rFonts w:ascii="Times" w:eastAsia="Times New Roman" w:hAnsi="Times" w:cs="Times New Roman"/>
                <w:sz w:val="22"/>
                <w:szCs w:val="22"/>
              </w:rPr>
            </w:pPr>
            <w:r>
              <w:rPr>
                <w:rFonts w:ascii="Times" w:eastAsia="Times New Roman" w:hAnsi="Times" w:cs="Times New Roman"/>
                <w:sz w:val="22"/>
                <w:szCs w:val="22"/>
              </w:rPr>
              <w:t>String messaging</w:t>
            </w:r>
            <w:r w:rsidR="00C13260">
              <w:rPr>
                <w:rFonts w:ascii="Times" w:eastAsia="Times New Roman" w:hAnsi="Times" w:cs="Times New Roman"/>
                <w:sz w:val="22"/>
                <w:szCs w:val="22"/>
              </w:rPr>
              <w:t xml:space="preserve"> how many rows </w:t>
            </w:r>
            <w:r w:rsidR="00EC2698">
              <w:rPr>
                <w:rFonts w:ascii="Times" w:eastAsia="Times New Roman" w:hAnsi="Times" w:cs="Times New Roman"/>
                <w:sz w:val="22"/>
                <w:szCs w:val="22"/>
              </w:rPr>
              <w:t>have been</w:t>
            </w:r>
            <w:r w:rsidR="00C13260">
              <w:rPr>
                <w:rFonts w:ascii="Times" w:eastAsia="Times New Roman" w:hAnsi="Times" w:cs="Times New Roman"/>
                <w:sz w:val="22"/>
                <w:szCs w:val="22"/>
              </w:rPr>
              <w:t xml:space="preserve"> deleted (should ne 0 or 1)</w:t>
            </w:r>
          </w:p>
        </w:tc>
      </w:tr>
      <w:tr w:rsidR="00C13260" w:rsidRPr="006B0F8C" w14:paraId="4F119F49" w14:textId="77777777" w:rsidTr="00B95279">
        <w:trPr>
          <w:tblCellSpacing w:w="15" w:type="dxa"/>
        </w:trPr>
        <w:tc>
          <w:tcPr>
            <w:tcW w:w="0" w:type="auto"/>
            <w:vAlign w:val="center"/>
            <w:hideMark/>
          </w:tcPr>
          <w:p w14:paraId="5E1664E7" w14:textId="077875D3"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PUT api/annotations/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 xml:space="preserve"> </w:t>
            </w:r>
          </w:p>
        </w:tc>
        <w:tc>
          <w:tcPr>
            <w:tcW w:w="0" w:type="auto"/>
            <w:vAlign w:val="center"/>
            <w:hideMark/>
          </w:tcPr>
          <w:p w14:paraId="1C29CB03" w14:textId="5C5DD60F" w:rsidR="009B54F3" w:rsidRPr="006B0F8C" w:rsidRDefault="009B54F3" w:rsidP="00C13260">
            <w:pPr>
              <w:rPr>
                <w:rFonts w:ascii="Times" w:eastAsia="Times New Roman" w:hAnsi="Times" w:cs="Times New Roman"/>
                <w:sz w:val="22"/>
                <w:szCs w:val="22"/>
              </w:rPr>
            </w:pPr>
            <w:del w:id="227" w:author="Menzo windhouwer" w:date="2014-09-26T11:28:00Z">
              <w:r w:rsidRPr="006B0F8C" w:rsidDel="008E138E">
                <w:rPr>
                  <w:rFonts w:ascii="Times" w:eastAsia="Times New Roman" w:hAnsi="Times" w:cs="Times New Roman"/>
                  <w:sz w:val="22"/>
                  <w:szCs w:val="22"/>
                </w:rPr>
                <w:delText xml:space="preserve">updates </w:delText>
              </w:r>
            </w:del>
            <w:ins w:id="228" w:author="Menzo windhouwer" w:date="2014-09-26T11:28:00Z">
              <w:r w:rsidR="008E138E">
                <w:rPr>
                  <w:rFonts w:ascii="Times" w:eastAsia="Times New Roman" w:hAnsi="Times" w:cs="Times New Roman"/>
                  <w:sz w:val="22"/>
                  <w:szCs w:val="22"/>
                </w:rPr>
                <w:t>U</w:t>
              </w:r>
              <w:r w:rsidR="008E138E" w:rsidRPr="006B0F8C">
                <w:rPr>
                  <w:rFonts w:ascii="Times" w:eastAsia="Times New Roman" w:hAnsi="Times" w:cs="Times New Roman"/>
                  <w:sz w:val="22"/>
                  <w:szCs w:val="22"/>
                </w:rPr>
                <w:t xml:space="preserve">pdates </w:t>
              </w:r>
            </w:ins>
            <w:r w:rsidRPr="006B0F8C">
              <w:rPr>
                <w:rFonts w:ascii="Times" w:eastAsia="Times New Roman" w:hAnsi="Times" w:cs="Times New Roman"/>
                <w:sz w:val="22"/>
                <w:szCs w:val="22"/>
              </w:rPr>
              <w:t xml:space="preserve">the annotation with </w:t>
            </w:r>
            <w:r w:rsidRPr="00C13260">
              <w:rPr>
                <w:rFonts w:ascii="Times New Roman" w:hAnsi="Times New Roman" w:cs="Times New Roman"/>
                <w:i/>
                <w:sz w:val="22"/>
                <w:szCs w:val="22"/>
              </w:rPr>
              <w:t>aid</w:t>
            </w:r>
            <w:r w:rsidRPr="006B0F8C">
              <w:rPr>
                <w:rFonts w:ascii="Times" w:eastAsia="Times New Roman" w:hAnsi="Times" w:cs="Times New Roman"/>
                <w:sz w:val="22"/>
                <w:szCs w:val="22"/>
              </w:rPr>
              <w:t xml:space="preserve">. For instance, it is used when </w:t>
            </w:r>
            <w:r w:rsidRPr="00C13260">
              <w:rPr>
                <w:rFonts w:ascii="Times New Roman" w:hAnsi="Times New Roman" w:cs="Times New Roman"/>
                <w:i/>
                <w:sz w:val="22"/>
                <w:szCs w:val="22"/>
              </w:rPr>
              <w:t>prid</w:t>
            </w:r>
            <w:r w:rsidRPr="006B0F8C">
              <w:rPr>
                <w:rFonts w:ascii="Times" w:eastAsia="Times New Roman" w:hAnsi="Times" w:cs="Times New Roman"/>
                <w:sz w:val="22"/>
                <w:szCs w:val="22"/>
              </w:rPr>
              <w:t xml:space="preserve"> wants to correct typos in the annotation body </w:t>
            </w:r>
            <w:r w:rsidR="00C13260">
              <w:rPr>
                <w:rFonts w:ascii="Times" w:eastAsia="Times New Roman" w:hAnsi="Times" w:cs="Times New Roman"/>
                <w:sz w:val="22"/>
                <w:szCs w:val="22"/>
              </w:rPr>
              <w:t>and</w:t>
            </w:r>
            <w:r w:rsidRPr="006B0F8C">
              <w:rPr>
                <w:rFonts w:ascii="Times" w:eastAsia="Times New Roman" w:hAnsi="Times" w:cs="Times New Roman"/>
                <w:sz w:val="22"/>
                <w:szCs w:val="22"/>
              </w:rPr>
              <w:t xml:space="preserve"> change </w:t>
            </w:r>
            <w:r w:rsidRPr="006B0F8C">
              <w:rPr>
                <w:rFonts w:ascii="Times" w:eastAsia="Times New Roman" w:hAnsi="Times" w:cs="Times New Roman"/>
                <w:sz w:val="22"/>
                <w:szCs w:val="22"/>
              </w:rPr>
              <w:lastRenderedPageBreak/>
              <w:t>annotated fragments. (See PUT api/annotations/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 xml:space="preserve">/body for correcting body only.) The serialized representation of the updated annotation is given in the request body. </w:t>
            </w:r>
          </w:p>
        </w:tc>
        <w:tc>
          <w:tcPr>
            <w:tcW w:w="0" w:type="auto"/>
            <w:vAlign w:val="center"/>
            <w:hideMark/>
          </w:tcPr>
          <w:p w14:paraId="0A5DE472"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lastRenderedPageBreak/>
              <w:t>Envelope AnnotationResponseBody</w:t>
            </w:r>
          </w:p>
        </w:tc>
      </w:tr>
      <w:tr w:rsidR="00C13260" w:rsidRPr="006B0F8C" w14:paraId="0672EC85" w14:textId="77777777" w:rsidTr="00B95279">
        <w:trPr>
          <w:tblCellSpacing w:w="15" w:type="dxa"/>
        </w:trPr>
        <w:tc>
          <w:tcPr>
            <w:tcW w:w="0" w:type="auto"/>
            <w:vAlign w:val="center"/>
            <w:hideMark/>
          </w:tcPr>
          <w:p w14:paraId="7218A45C" w14:textId="569C998C"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lastRenderedPageBreak/>
              <w:t>PUT api/annotations/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/body</w:t>
            </w:r>
          </w:p>
        </w:tc>
        <w:tc>
          <w:tcPr>
            <w:tcW w:w="0" w:type="auto"/>
            <w:vAlign w:val="center"/>
            <w:hideMark/>
          </w:tcPr>
          <w:p w14:paraId="36664C64" w14:textId="68729F62" w:rsidR="009B54F3" w:rsidRPr="006B0F8C" w:rsidRDefault="00C13260" w:rsidP="00C13260">
            <w:pPr>
              <w:rPr>
                <w:rFonts w:ascii="Times" w:eastAsia="Times New Roman" w:hAnsi="Times" w:cs="Times New Roman"/>
                <w:sz w:val="22"/>
                <w:szCs w:val="22"/>
              </w:rPr>
            </w:pPr>
            <w:r>
              <w:rPr>
                <w:rFonts w:ascii="Times" w:eastAsia="Times New Roman" w:hAnsi="Times" w:cs="Times New Roman"/>
                <w:sz w:val="22"/>
                <w:szCs w:val="22"/>
              </w:rPr>
              <w:t>U</w:t>
            </w:r>
            <w:r w:rsidR="009B54F3" w:rsidRPr="006B0F8C">
              <w:rPr>
                <w:rFonts w:ascii="Times" w:eastAsia="Times New Roman" w:hAnsi="Times" w:cs="Times New Roman"/>
                <w:sz w:val="22"/>
                <w:szCs w:val="22"/>
              </w:rPr>
              <w:t xml:space="preserve">pdates the body of the annotation </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 Used e.g. for correcting typos in the text part. </w:t>
            </w:r>
          </w:p>
        </w:tc>
        <w:tc>
          <w:tcPr>
            <w:tcW w:w="0" w:type="auto"/>
            <w:vAlign w:val="center"/>
            <w:hideMark/>
          </w:tcPr>
          <w:p w14:paraId="0D8D729F"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Envelope AnnotationResponseBody</w:t>
            </w:r>
          </w:p>
        </w:tc>
      </w:tr>
      <w:tr w:rsidR="00C13260" w:rsidRPr="006B0F8C" w14:paraId="7FC5E340" w14:textId="77777777" w:rsidTr="00B95279">
        <w:trPr>
          <w:tblCellSpacing w:w="15" w:type="dxa"/>
        </w:trPr>
        <w:tc>
          <w:tcPr>
            <w:tcW w:w="0" w:type="auto"/>
            <w:vAlign w:val="center"/>
            <w:hideMark/>
          </w:tcPr>
          <w:p w14:paraId="01E86AFC"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GET api/annotations/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p>
        </w:tc>
        <w:tc>
          <w:tcPr>
            <w:tcW w:w="0" w:type="auto"/>
            <w:vAlign w:val="center"/>
            <w:hideMark/>
          </w:tcPr>
          <w:p w14:paraId="4C5CEFA8" w14:textId="57F4FE09"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 xml:space="preserve">List of permissions for the </w:t>
            </w:r>
            <w:r w:rsidRPr="00C13260">
              <w:rPr>
                <w:rFonts w:ascii="Times" w:eastAsia="Times New Roman" w:hAnsi="Times" w:cs="Times New Roman"/>
                <w:i/>
                <w:sz w:val="22"/>
                <w:szCs w:val="22"/>
              </w:rPr>
              <w:t>aid</w:t>
            </w:r>
            <w:r w:rsidR="009B54F3" w:rsidRPr="006B0F8C">
              <w:rPr>
                <w:rFonts w:ascii="Times" w:eastAsia="Times New Roman" w:hAnsi="Times" w:cs="Times New Roman"/>
                <w:sz w:val="22"/>
                <w:szCs w:val="22"/>
              </w:rPr>
              <w:t>.</w:t>
            </w:r>
            <w:r>
              <w:rPr>
                <w:rFonts w:ascii="Times" w:eastAsia="Times New Roman" w:hAnsi="Times" w:cs="Times New Roman"/>
                <w:sz w:val="22"/>
                <w:szCs w:val="22"/>
              </w:rPr>
              <w:t xml:space="preserve"> In user is not included in the list his access is defined by </w:t>
            </w:r>
            <w:r w:rsidRPr="00C13260">
              <w:rPr>
                <w:rFonts w:ascii="Times" w:eastAsia="Times New Roman" w:hAnsi="Times" w:cs="Times New Roman"/>
                <w:i/>
                <w:sz w:val="22"/>
                <w:szCs w:val="22"/>
              </w:rPr>
              <w:t>public</w:t>
            </w:r>
            <w:r>
              <w:rPr>
                <w:rFonts w:ascii="Times" w:eastAsia="Times New Roman" w:hAnsi="Times" w:cs="Times New Roman"/>
                <w:sz w:val="22"/>
                <w:szCs w:val="22"/>
              </w:rPr>
              <w:t xml:space="preserve"> attribute.</w:t>
            </w:r>
          </w:p>
        </w:tc>
        <w:tc>
          <w:tcPr>
            <w:tcW w:w="0" w:type="auto"/>
            <w:vAlign w:val="center"/>
            <w:hideMark/>
          </w:tcPr>
          <w:p w14:paraId="2462DD06"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PermissionList</w:t>
            </w:r>
          </w:p>
        </w:tc>
      </w:tr>
      <w:tr w:rsidR="00C13260" w:rsidRPr="006B0F8C" w14:paraId="09A78097" w14:textId="77777777" w:rsidTr="00B95279">
        <w:trPr>
          <w:tblCellSpacing w:w="15" w:type="dxa"/>
        </w:trPr>
        <w:tc>
          <w:tcPr>
            <w:tcW w:w="0" w:type="auto"/>
            <w:vAlign w:val="center"/>
            <w:hideMark/>
          </w:tcPr>
          <w:p w14:paraId="65AC17AB"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PUT api/annotations/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p>
        </w:tc>
        <w:tc>
          <w:tcPr>
            <w:tcW w:w="0" w:type="auto"/>
            <w:vAlign w:val="center"/>
            <w:hideMark/>
          </w:tcPr>
          <w:p w14:paraId="1614DA0F" w14:textId="1E56D23B"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Updates the permission list. New permission list is given serialized in the request body.</w:t>
            </w:r>
          </w:p>
        </w:tc>
        <w:tc>
          <w:tcPr>
            <w:tcW w:w="0" w:type="auto"/>
            <w:vAlign w:val="center"/>
            <w:hideMark/>
          </w:tcPr>
          <w:p w14:paraId="38FE2A3F" w14:textId="7F4A481D" w:rsidR="009B54F3" w:rsidRPr="006B0F8C" w:rsidRDefault="00C13260" w:rsidP="00E02A1C">
            <w:pPr>
              <w:jc w:val="right"/>
              <w:rPr>
                <w:rFonts w:ascii="Times" w:eastAsia="Times New Roman" w:hAnsi="Times" w:cs="Times New Roman"/>
                <w:sz w:val="22"/>
                <w:szCs w:val="22"/>
              </w:rPr>
            </w:pPr>
            <w:r>
              <w:rPr>
                <w:rFonts w:ascii="Times" w:eastAsia="Times New Roman" w:hAnsi="Times" w:cs="Times New Roman"/>
                <w:sz w:val="22"/>
                <w:szCs w:val="22"/>
              </w:rPr>
              <w:t>E</w:t>
            </w:r>
            <w:r w:rsidR="009B54F3" w:rsidRPr="006B0F8C">
              <w:rPr>
                <w:rFonts w:ascii="Times" w:eastAsia="Times New Roman" w:hAnsi="Times" w:cs="Times New Roman"/>
                <w:sz w:val="22"/>
                <w:szCs w:val="22"/>
              </w:rPr>
              <w:t>nvelope PermissionResponseBody</w:t>
            </w:r>
          </w:p>
        </w:tc>
      </w:tr>
      <w:tr w:rsidR="00C13260" w:rsidRPr="006B0F8C" w14:paraId="1E379EB8" w14:textId="77777777" w:rsidTr="00B95279">
        <w:trPr>
          <w:tblCellSpacing w:w="15" w:type="dxa"/>
        </w:trPr>
        <w:tc>
          <w:tcPr>
            <w:tcW w:w="0" w:type="auto"/>
            <w:vAlign w:val="center"/>
            <w:hideMark/>
          </w:tcPr>
          <w:p w14:paraId="79FCE231"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PUT api/annotations/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r w:rsidRPr="00C13260">
              <w:rPr>
                <w:rFonts w:ascii="Times New Roman" w:hAnsi="Times New Roman" w:cs="Times New Roman"/>
                <w:i/>
                <w:sz w:val="22"/>
                <w:szCs w:val="22"/>
              </w:rPr>
              <w:t>prid</w:t>
            </w:r>
            <w:r w:rsidRPr="006B0F8C">
              <w:rPr>
                <w:rFonts w:ascii="Times" w:eastAsia="Times New Roman" w:hAnsi="Times" w:cs="Times New Roman"/>
                <w:sz w:val="22"/>
                <w:szCs w:val="22"/>
              </w:rPr>
              <w:t xml:space="preserve"> </w:t>
            </w:r>
          </w:p>
        </w:tc>
        <w:tc>
          <w:tcPr>
            <w:tcW w:w="0" w:type="auto"/>
            <w:vAlign w:val="center"/>
            <w:hideMark/>
          </w:tcPr>
          <w:p w14:paraId="757E5A9F" w14:textId="3A6AF2E9"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 xml:space="preserve">Updates the access mode for the annotation </w:t>
            </w:r>
            <w:r w:rsidRPr="00AF62C3">
              <w:rPr>
                <w:rFonts w:ascii="Times" w:eastAsia="Times New Roman" w:hAnsi="Times" w:cs="Times New Roman"/>
                <w:i/>
                <w:sz w:val="22"/>
                <w:szCs w:val="22"/>
              </w:rPr>
              <w:t>aid</w:t>
            </w:r>
            <w:r w:rsidR="00AF62C3">
              <w:rPr>
                <w:rFonts w:ascii="Times" w:eastAsia="Times New Roman" w:hAnsi="Times" w:cs="Times New Roman"/>
                <w:sz w:val="22"/>
                <w:szCs w:val="22"/>
              </w:rPr>
              <w:t xml:space="preserve"> and principal </w:t>
            </w:r>
            <w:r w:rsidR="00AF62C3" w:rsidRPr="00AF62C3">
              <w:rPr>
                <w:rFonts w:ascii="Times" w:eastAsia="Times New Roman" w:hAnsi="Times" w:cs="Times New Roman"/>
                <w:i/>
                <w:sz w:val="22"/>
                <w:szCs w:val="22"/>
              </w:rPr>
              <w:t>prid</w:t>
            </w:r>
            <w:r>
              <w:rPr>
                <w:rFonts w:ascii="Times" w:eastAsia="Times New Roman" w:hAnsi="Times" w:cs="Times New Roman"/>
                <w:sz w:val="22"/>
                <w:szCs w:val="22"/>
              </w:rPr>
              <w:t>. New access mode is given in the body of the request.</w:t>
            </w:r>
          </w:p>
        </w:tc>
        <w:tc>
          <w:tcPr>
            <w:tcW w:w="0" w:type="auto"/>
            <w:vAlign w:val="center"/>
            <w:hideMark/>
          </w:tcPr>
          <w:p w14:paraId="0B678A77" w14:textId="0CCD347D" w:rsidR="009B54F3" w:rsidRPr="006B0F8C" w:rsidRDefault="00AF62C3" w:rsidP="00E02A1C">
            <w:pPr>
              <w:jc w:val="right"/>
              <w:rPr>
                <w:rFonts w:ascii="Times" w:eastAsia="Times New Roman" w:hAnsi="Times" w:cs="Times New Roman"/>
                <w:sz w:val="22"/>
                <w:szCs w:val="22"/>
              </w:rPr>
            </w:pPr>
            <w:r>
              <w:rPr>
                <w:rFonts w:ascii="Times" w:eastAsia="Times New Roman" w:hAnsi="Times" w:cs="Times New Roman"/>
                <w:sz w:val="22"/>
                <w:szCs w:val="22"/>
              </w:rPr>
              <w:t xml:space="preserve">String </w:t>
            </w:r>
            <w:del w:id="229" w:author="Menzo windhouwer" w:date="2014-09-26T11:29:00Z">
              <w:r w:rsidDel="008E138E">
                <w:rPr>
                  <w:rFonts w:ascii="Times" w:eastAsia="Times New Roman" w:hAnsi="Times" w:cs="Times New Roman"/>
                  <w:sz w:val="22"/>
                  <w:szCs w:val="22"/>
                </w:rPr>
                <w:delText xml:space="preserve"> </w:delText>
              </w:r>
            </w:del>
            <w:r>
              <w:rPr>
                <w:rFonts w:ascii="Times" w:eastAsia="Times New Roman" w:hAnsi="Times" w:cs="Times New Roman"/>
                <w:sz w:val="22"/>
                <w:szCs w:val="22"/>
              </w:rPr>
              <w:t>messaging how many rows have been updated</w:t>
            </w:r>
            <w:r w:rsidR="00A13E70">
              <w:rPr>
                <w:rFonts w:ascii="Times" w:eastAsia="Times New Roman" w:hAnsi="Times" w:cs="Times New Roman"/>
                <w:sz w:val="22"/>
                <w:szCs w:val="22"/>
              </w:rPr>
              <w:t>/added</w:t>
            </w:r>
            <w:r>
              <w:rPr>
                <w:rFonts w:ascii="Times" w:eastAsia="Times New Roman" w:hAnsi="Times" w:cs="Times New Roman"/>
                <w:sz w:val="22"/>
                <w:szCs w:val="22"/>
              </w:rPr>
              <w:t xml:space="preserve"> </w:t>
            </w:r>
            <w:r w:rsidR="00A13E70">
              <w:rPr>
                <w:rFonts w:ascii="Times" w:eastAsia="Times New Roman" w:hAnsi="Times" w:cs="Times New Roman"/>
                <w:sz w:val="22"/>
                <w:szCs w:val="22"/>
              </w:rPr>
              <w:br/>
            </w:r>
            <w:r>
              <w:rPr>
                <w:rFonts w:ascii="Times" w:eastAsia="Times New Roman" w:hAnsi="Times" w:cs="Times New Roman"/>
                <w:sz w:val="22"/>
                <w:szCs w:val="22"/>
              </w:rPr>
              <w:t>(should be 0 or 1).</w:t>
            </w:r>
          </w:p>
        </w:tc>
      </w:tr>
    </w:tbl>
    <w:p w14:paraId="56D0C81E" w14:textId="77777777" w:rsidR="009B54F3" w:rsidRPr="00313D9B" w:rsidRDefault="009B54F3" w:rsidP="009B54F3">
      <w:pPr>
        <w:spacing w:before="100" w:beforeAutospacing="1" w:after="100" w:afterAutospacing="1"/>
        <w:outlineLvl w:val="2"/>
        <w:rPr>
          <w:rFonts w:ascii="Times" w:eastAsia="Times New Roman" w:hAnsi="Times" w:cs="Times New Roman"/>
          <w:b/>
          <w:bCs/>
          <w:sz w:val="27"/>
          <w:szCs w:val="27"/>
        </w:rPr>
      </w:pPr>
      <w:r>
        <w:rPr>
          <w:rFonts w:ascii="Times" w:eastAsia="Times New Roman" w:hAnsi="Times" w:cs="Times New Roman"/>
          <w:b/>
          <w:bCs/>
          <w:sz w:val="27"/>
          <w:szCs w:val="27"/>
        </w:rPr>
        <w:t>T</w:t>
      </w:r>
      <w:r w:rsidRPr="00313D9B">
        <w:rPr>
          <w:rFonts w:ascii="Times" w:eastAsia="Times New Roman" w:hAnsi="Times" w:cs="Times New Roman"/>
          <w:b/>
          <w:bCs/>
          <w:sz w:val="27"/>
          <w:szCs w:val="27"/>
        </w:rPr>
        <w:t>argets</w:t>
      </w:r>
    </w:p>
    <w:p w14:paraId="229A077C" w14:textId="4C35DF58" w:rsidR="009B54F3" w:rsidRPr="00313D9B" w:rsidRDefault="009B54F3" w:rsidP="00CB0F7F">
      <w:pPr>
        <w:ind w:firstLine="284"/>
        <w:jc w:val="both"/>
      </w:pPr>
      <w:r w:rsidRPr="00313D9B">
        <w:t xml:space="preserve">A target represents a specific fragment of a specific version of an annotatable source. </w:t>
      </w:r>
      <w:r w:rsidR="003F53D4">
        <w:t xml:space="preserve"> </w:t>
      </w:r>
      <w:r w:rsidR="00CB0F7F">
        <w:t>An</w:t>
      </w:r>
      <w:r w:rsidR="003F53D4">
        <w:t xml:space="preserve"> instance of the </w:t>
      </w:r>
      <w:r w:rsidR="003F53D4" w:rsidRPr="003F53D4">
        <w:rPr>
          <w:i/>
        </w:rPr>
        <w:t>Target</w:t>
      </w:r>
      <w:r w:rsidR="003F53D4">
        <w:t xml:space="preserve"> and </w:t>
      </w:r>
      <w:r w:rsidR="003F53D4" w:rsidRPr="003F53D4">
        <w:rPr>
          <w:i/>
        </w:rPr>
        <w:t>TargetInfo</w:t>
      </w:r>
      <w:r w:rsidR="003F53D4">
        <w:t xml:space="preserve">  type has a string attribute </w:t>
      </w:r>
      <w:r w:rsidR="003F53D4" w:rsidRPr="003F53D4">
        <w:rPr>
          <w:i/>
        </w:rPr>
        <w:t>version</w:t>
      </w:r>
      <w:r w:rsidR="003F53D4">
        <w:t xml:space="preserve">, which is to be filled by  a client when an annotation is posted (or updated) and sent to the server.  An </w:t>
      </w:r>
      <w:r w:rsidR="003F53D4" w:rsidRPr="00CB0F7F">
        <w:rPr>
          <w:i/>
        </w:rPr>
        <w:t>Annotation</w:t>
      </w:r>
      <w:r w:rsidR="003F53D4">
        <w:t xml:space="preserve"> type contains target-info elements that keep information about the annotation targe</w:t>
      </w:r>
      <w:r w:rsidR="00CB0F7F">
        <w:t>t</w:t>
      </w:r>
      <w:r w:rsidR="003F53D4">
        <w:t>s.</w:t>
      </w:r>
    </w:p>
    <w:p w14:paraId="360EE46E" w14:textId="39A6C079" w:rsidR="009B54F3" w:rsidRPr="00CB0F7F" w:rsidRDefault="009B54F3" w:rsidP="00CB0F7F">
      <w:pPr>
        <w:spacing w:before="100" w:beforeAutospacing="1" w:after="100" w:afterAutospacing="1"/>
        <w:rPr>
          <w:rFonts w:ascii="Times" w:hAnsi="Times" w:cs="Times New Roman"/>
          <w:szCs w:val="20"/>
        </w:rPr>
      </w:pPr>
      <w:r w:rsidRPr="00313D9B">
        <w:rPr>
          <w:rFonts w:ascii="Times" w:hAnsi="Times" w:cs="Times New Roman"/>
          <w:b/>
          <w:bCs/>
          <w:szCs w:val="20"/>
        </w:rPr>
        <w:t>api/targets</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873"/>
        <w:gridCol w:w="2551"/>
        <w:gridCol w:w="2732"/>
      </w:tblGrid>
      <w:tr w:rsidR="00D57E43" w:rsidRPr="00CB0F7F" w14:paraId="70F61879" w14:textId="77777777" w:rsidTr="002F6436">
        <w:trPr>
          <w:tblHeader/>
          <w:tblCellSpacing w:w="15" w:type="dxa"/>
        </w:trPr>
        <w:tc>
          <w:tcPr>
            <w:tcW w:w="3828" w:type="dxa"/>
            <w:vAlign w:val="center"/>
            <w:hideMark/>
          </w:tcPr>
          <w:p w14:paraId="745E198A" w14:textId="77777777" w:rsidR="009B54F3" w:rsidRPr="00CB0F7F" w:rsidRDefault="009B54F3" w:rsidP="00E02A1C">
            <w:pPr>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Resource</w:t>
            </w:r>
          </w:p>
        </w:tc>
        <w:tc>
          <w:tcPr>
            <w:tcW w:w="2521" w:type="dxa"/>
            <w:vAlign w:val="center"/>
            <w:hideMark/>
          </w:tcPr>
          <w:p w14:paraId="5906AB35" w14:textId="77777777" w:rsidR="009B54F3" w:rsidRPr="00CB0F7F" w:rsidRDefault="009B54F3" w:rsidP="00E02A1C">
            <w:pPr>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Description</w:t>
            </w:r>
          </w:p>
        </w:tc>
        <w:tc>
          <w:tcPr>
            <w:tcW w:w="2687" w:type="dxa"/>
            <w:vAlign w:val="center"/>
            <w:hideMark/>
          </w:tcPr>
          <w:p w14:paraId="6FE2F5A1" w14:textId="5CE06397" w:rsidR="009B54F3" w:rsidRPr="00CB0F7F" w:rsidRDefault="009B54F3" w:rsidP="00E02A1C">
            <w:pPr>
              <w:jc w:val="right"/>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 xml:space="preserve">Return </w:t>
            </w:r>
            <w:r w:rsidR="009357AB">
              <w:rPr>
                <w:rFonts w:ascii="Times New Roman" w:eastAsia="Times New Roman" w:hAnsi="Times New Roman" w:cs="Times New Roman"/>
                <w:b/>
                <w:bCs/>
                <w:sz w:val="22"/>
                <w:szCs w:val="22"/>
              </w:rPr>
              <w:t>(</w:t>
            </w:r>
            <w:r w:rsidRPr="00CB0F7F">
              <w:rPr>
                <w:rFonts w:ascii="Times New Roman" w:eastAsia="Times New Roman" w:hAnsi="Times New Roman" w:cs="Times New Roman"/>
                <w:b/>
                <w:bCs/>
                <w:sz w:val="22"/>
                <w:szCs w:val="22"/>
              </w:rPr>
              <w:t>xml</w:t>
            </w:r>
            <w:r w:rsidR="009357AB">
              <w:rPr>
                <w:rFonts w:ascii="Times New Roman" w:eastAsia="Times New Roman" w:hAnsi="Times New Roman" w:cs="Times New Roman"/>
                <w:b/>
                <w:bCs/>
                <w:sz w:val="22"/>
                <w:szCs w:val="22"/>
              </w:rPr>
              <w:t>)</w:t>
            </w:r>
            <w:r w:rsidRPr="00CB0F7F">
              <w:rPr>
                <w:rFonts w:ascii="Times New Roman" w:eastAsia="Times New Roman" w:hAnsi="Times New Roman" w:cs="Times New Roman"/>
                <w:b/>
                <w:bCs/>
                <w:sz w:val="22"/>
                <w:szCs w:val="22"/>
              </w:rPr>
              <w:t xml:space="preserve"> type</w:t>
            </w:r>
          </w:p>
        </w:tc>
      </w:tr>
      <w:tr w:rsidR="00D57E43" w:rsidRPr="00CB0F7F" w14:paraId="4672F6B5" w14:textId="77777777" w:rsidTr="002F6436">
        <w:trPr>
          <w:tblCellSpacing w:w="15" w:type="dxa"/>
        </w:trPr>
        <w:tc>
          <w:tcPr>
            <w:tcW w:w="3828" w:type="dxa"/>
            <w:vAlign w:val="center"/>
            <w:hideMark/>
          </w:tcPr>
          <w:p w14:paraId="2C15C4E2"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GET api/targets/</w:t>
            </w:r>
            <w:r w:rsidRPr="00CB0F7F">
              <w:rPr>
                <w:rFonts w:ascii="Times New Roman" w:hAnsi="Times New Roman" w:cs="Times New Roman"/>
                <w:i/>
                <w:sz w:val="22"/>
                <w:szCs w:val="22"/>
              </w:rPr>
              <w:t>tid</w:t>
            </w:r>
            <w:r w:rsidRPr="00CB0F7F">
              <w:rPr>
                <w:rFonts w:ascii="Times New Roman" w:eastAsia="Times New Roman" w:hAnsi="Times New Roman" w:cs="Times New Roman"/>
                <w:i/>
                <w:sz w:val="22"/>
                <w:szCs w:val="22"/>
              </w:rPr>
              <w:t xml:space="preserve"> </w:t>
            </w:r>
          </w:p>
        </w:tc>
        <w:tc>
          <w:tcPr>
            <w:tcW w:w="2521" w:type="dxa"/>
            <w:vAlign w:val="center"/>
            <w:hideMark/>
          </w:tcPr>
          <w:p w14:paraId="5A2ECD5E" w14:textId="50E52F0B" w:rsidR="009B54F3" w:rsidRPr="00CB0F7F" w:rsidRDefault="00CB0F7F"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eturns the target with a given id</w:t>
            </w:r>
            <w:r>
              <w:rPr>
                <w:rFonts w:ascii="Times New Roman" w:eastAsia="Times New Roman" w:hAnsi="Times New Roman" w:cs="Times New Roman"/>
                <w:sz w:val="22"/>
                <w:szCs w:val="22"/>
              </w:rPr>
              <w:t>.</w:t>
            </w:r>
          </w:p>
        </w:tc>
        <w:tc>
          <w:tcPr>
            <w:tcW w:w="2687" w:type="dxa"/>
            <w:vAlign w:val="center"/>
            <w:hideMark/>
          </w:tcPr>
          <w:p w14:paraId="508982FD" w14:textId="77777777" w:rsidR="009B54F3" w:rsidRPr="00CB0F7F" w:rsidRDefault="009B54F3" w:rsidP="00E02A1C">
            <w:pPr>
              <w:jc w:val="right"/>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Target</w:t>
            </w:r>
          </w:p>
        </w:tc>
      </w:tr>
      <w:tr w:rsidR="00D57E43" w:rsidRPr="00CB0F7F" w14:paraId="113EA3C4" w14:textId="77777777" w:rsidTr="002F6436">
        <w:trPr>
          <w:tblCellSpacing w:w="15" w:type="dxa"/>
        </w:trPr>
        <w:tc>
          <w:tcPr>
            <w:tcW w:w="3828" w:type="dxa"/>
            <w:vAlign w:val="center"/>
            <w:hideMark/>
          </w:tcPr>
          <w:p w14:paraId="436F4C94"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GET api/targets/</w:t>
            </w:r>
            <w:r w:rsidRPr="00CB0F7F">
              <w:rPr>
                <w:rFonts w:ascii="Times New Roman" w:hAnsi="Times New Roman" w:cs="Times New Roman"/>
                <w:i/>
                <w:sz w:val="22"/>
                <w:szCs w:val="22"/>
              </w:rPr>
              <w:t>tid</w:t>
            </w:r>
            <w:r w:rsidRPr="00CB0F7F">
              <w:rPr>
                <w:rFonts w:ascii="Times New Roman" w:eastAsia="Times New Roman" w:hAnsi="Times New Roman" w:cs="Times New Roman"/>
                <w:sz w:val="22"/>
                <w:szCs w:val="22"/>
              </w:rPr>
              <w:t>/versions</w:t>
            </w:r>
          </w:p>
        </w:tc>
        <w:tc>
          <w:tcPr>
            <w:tcW w:w="2521" w:type="dxa"/>
            <w:vAlign w:val="center"/>
            <w:hideMark/>
          </w:tcPr>
          <w:p w14:paraId="1FD9A6E7" w14:textId="615A543E" w:rsidR="009B54F3" w:rsidRPr="00CB0F7F" w:rsidRDefault="00CB0F7F"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eturns th</w:t>
            </w:r>
            <w:r>
              <w:rPr>
                <w:rFonts w:ascii="Times New Roman" w:eastAsia="Times New Roman" w:hAnsi="Times New Roman" w:cs="Times New Roman"/>
                <w:sz w:val="22"/>
                <w:szCs w:val="22"/>
              </w:rPr>
              <w:t xml:space="preserve">e lists of the URIs of all the </w:t>
            </w:r>
            <w:r w:rsidR="009B54F3" w:rsidRPr="00CB0F7F">
              <w:rPr>
                <w:rFonts w:ascii="Times New Roman" w:eastAsia="Times New Roman" w:hAnsi="Times New Roman" w:cs="Times New Roman"/>
                <w:sz w:val="22"/>
                <w:szCs w:val="22"/>
              </w:rPr>
              <w:t>s</w:t>
            </w:r>
            <w:r>
              <w:rPr>
                <w:rFonts w:ascii="Times New Roman" w:eastAsia="Times New Roman" w:hAnsi="Times New Roman" w:cs="Times New Roman"/>
                <w:sz w:val="22"/>
                <w:szCs w:val="22"/>
              </w:rPr>
              <w:t>ibling</w:t>
            </w:r>
            <w:r w:rsidR="009B54F3" w:rsidRPr="00CB0F7F">
              <w:rPr>
                <w:rFonts w:ascii="Times New Roman" w:eastAsia="Times New Roman" w:hAnsi="Times New Roman" w:cs="Times New Roman"/>
                <w:sz w:val="22"/>
                <w:szCs w:val="22"/>
              </w:rPr>
              <w:t xml:space="preserve">-versions of the </w:t>
            </w:r>
            <w:r w:rsidR="009B54F3" w:rsidRPr="00CB0F7F">
              <w:rPr>
                <w:rFonts w:ascii="Times New Roman" w:hAnsi="Times New Roman" w:cs="Times New Roman"/>
                <w:i/>
                <w:sz w:val="22"/>
                <w:szCs w:val="22"/>
              </w:rPr>
              <w:t>tid</w:t>
            </w:r>
            <w:r w:rsidR="009B54F3" w:rsidRPr="00CB0F7F">
              <w:rPr>
                <w:rFonts w:ascii="Times New Roman" w:eastAsia="Times New Roman" w:hAnsi="Times New Roman" w:cs="Times New Roman"/>
                <w:sz w:val="22"/>
                <w:szCs w:val="22"/>
              </w:rPr>
              <w:t>, that is targets related to the same source (the same link)</w:t>
            </w:r>
            <w:r>
              <w:rPr>
                <w:rFonts w:ascii="Times New Roman" w:eastAsia="Times New Roman" w:hAnsi="Times New Roman" w:cs="Times New Roman"/>
                <w:sz w:val="22"/>
                <w:szCs w:val="22"/>
              </w:rPr>
              <w:t>.</w:t>
            </w:r>
          </w:p>
        </w:tc>
        <w:tc>
          <w:tcPr>
            <w:tcW w:w="2687" w:type="dxa"/>
            <w:vAlign w:val="center"/>
            <w:hideMark/>
          </w:tcPr>
          <w:p w14:paraId="7BE4BD49" w14:textId="77777777" w:rsidR="009B54F3" w:rsidRPr="00CB0F7F" w:rsidRDefault="009B54F3" w:rsidP="00E02A1C">
            <w:pPr>
              <w:jc w:val="right"/>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ReferenceList</w:t>
            </w:r>
          </w:p>
        </w:tc>
      </w:tr>
      <w:tr w:rsidR="00D57E43" w:rsidRPr="00CB0F7F" w14:paraId="4B664961" w14:textId="77777777" w:rsidTr="002F6436">
        <w:trPr>
          <w:tblCellSpacing w:w="15" w:type="dxa"/>
        </w:trPr>
        <w:tc>
          <w:tcPr>
            <w:tcW w:w="3828" w:type="dxa"/>
            <w:vAlign w:val="center"/>
            <w:hideMark/>
          </w:tcPr>
          <w:p w14:paraId="2B1D4EA0" w14:textId="4B5FD8F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POST api/targets/</w:t>
            </w:r>
            <w:r w:rsidRPr="00CB0F7F">
              <w:rPr>
                <w:rFonts w:ascii="Times New Roman" w:hAnsi="Times New Roman" w:cs="Times New Roman"/>
                <w:i/>
                <w:sz w:val="22"/>
                <w:szCs w:val="22"/>
              </w:rPr>
              <w:t>tid</w:t>
            </w:r>
            <w:r w:rsidRPr="00CB0F7F">
              <w:rPr>
                <w:rFonts w:ascii="Times New Roman" w:eastAsia="Times New Roman" w:hAnsi="Times New Roman" w:cs="Times New Roman"/>
                <w:sz w:val="22"/>
                <w:szCs w:val="22"/>
              </w:rPr>
              <w:t>/fragment/</w:t>
            </w:r>
            <w:r w:rsidR="00D57E43" w:rsidRPr="00CB0F7F">
              <w:rPr>
                <w:rFonts w:ascii="Times New Roman" w:eastAsia="Times New Roman" w:hAnsi="Times New Roman" w:cs="Times New Roman"/>
                <w:sz w:val="22"/>
                <w:szCs w:val="22"/>
              </w:rPr>
              <w:br/>
            </w:r>
            <w:r w:rsidRPr="00CB0F7F">
              <w:rPr>
                <w:rFonts w:ascii="Times New Roman" w:hAnsi="Times New Roman" w:cs="Times New Roman"/>
                <w:i/>
                <w:sz w:val="22"/>
                <w:szCs w:val="22"/>
              </w:rPr>
              <w:t>fragmentdescriptorstring</w:t>
            </w:r>
            <w:r w:rsidRPr="00CB0F7F">
              <w:rPr>
                <w:rFonts w:ascii="Times New Roman" w:eastAsia="Times New Roman" w:hAnsi="Times New Roman" w:cs="Times New Roman"/>
                <w:sz w:val="22"/>
                <w:szCs w:val="22"/>
              </w:rPr>
              <w:t>/cached</w:t>
            </w:r>
          </w:p>
        </w:tc>
        <w:tc>
          <w:tcPr>
            <w:tcW w:w="2521" w:type="dxa"/>
            <w:vAlign w:val="center"/>
            <w:hideMark/>
          </w:tcPr>
          <w:p w14:paraId="1E5E215A" w14:textId="687CB873" w:rsidR="009B54F3" w:rsidRPr="00CB0F7F" w:rsidRDefault="005E0C4D" w:rsidP="008E138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It is </w:t>
            </w:r>
            <w:r w:rsidR="009B54F3" w:rsidRPr="00CB0F7F">
              <w:rPr>
                <w:rFonts w:ascii="Times New Roman" w:eastAsia="Times New Roman" w:hAnsi="Times New Roman" w:cs="Times New Roman"/>
                <w:sz w:val="22"/>
                <w:szCs w:val="22"/>
              </w:rPr>
              <w:t>a 2-part POST, with t</w:t>
            </w:r>
            <w:r>
              <w:rPr>
                <w:rFonts w:ascii="Times New Roman" w:eastAsia="Times New Roman" w:hAnsi="Times New Roman" w:cs="Times New Roman"/>
                <w:sz w:val="22"/>
                <w:szCs w:val="22"/>
              </w:rPr>
              <w:t xml:space="preserve">he request body consisting of serialised </w:t>
            </w:r>
            <w:r w:rsidR="009B54F3" w:rsidRPr="005E0C4D">
              <w:rPr>
                <w:rFonts w:ascii="Times New Roman" w:eastAsia="Times New Roman" w:hAnsi="Times New Roman" w:cs="Times New Roman"/>
                <w:i/>
                <w:sz w:val="22"/>
                <w:szCs w:val="22"/>
              </w:rPr>
              <w:t>CachedRepresentationInfo</w:t>
            </w:r>
            <w:r w:rsidR="009B54F3" w:rsidRPr="00CB0F7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instance</w:t>
            </w:r>
            <w:r w:rsidR="009B54F3" w:rsidRPr="00CB0F7F">
              <w:rPr>
                <w:rFonts w:ascii="Times New Roman" w:eastAsia="Times New Roman" w:hAnsi="Times New Roman" w:cs="Times New Roman"/>
                <w:sz w:val="22"/>
                <w:szCs w:val="22"/>
              </w:rPr>
              <w:t xml:space="preserve">, and a single file </w:t>
            </w:r>
            <w:r>
              <w:rPr>
                <w:rFonts w:ascii="Times New Roman" w:eastAsia="Times New Roman" w:hAnsi="Times New Roman" w:cs="Times New Roman"/>
                <w:sz w:val="22"/>
                <w:szCs w:val="22"/>
              </w:rPr>
              <w:t xml:space="preserve">representing the chacher representation itself: </w:t>
            </w:r>
            <w:del w:id="230" w:author="Menzo windhouwer" w:date="2014-09-26T11:29:00Z">
              <w:r w:rsidDel="008E138E">
                <w:rPr>
                  <w:rFonts w:ascii="Times New Roman" w:eastAsia="Times New Roman" w:hAnsi="Times New Roman" w:cs="Times New Roman"/>
                  <w:sz w:val="22"/>
                  <w:szCs w:val="22"/>
                </w:rPr>
                <w:delText xml:space="preserve">html </w:delText>
              </w:r>
            </w:del>
            <w:ins w:id="231" w:author="Menzo windhouwer" w:date="2014-09-26T11:29:00Z">
              <w:r w:rsidR="008E138E">
                <w:rPr>
                  <w:rFonts w:ascii="Times New Roman" w:eastAsia="Times New Roman" w:hAnsi="Times New Roman" w:cs="Times New Roman"/>
                  <w:sz w:val="22"/>
                  <w:szCs w:val="22"/>
                </w:rPr>
                <w:t xml:space="preserve">HTML </w:t>
              </w:r>
            </w:ins>
            <w:r>
              <w:rPr>
                <w:rFonts w:ascii="Times New Roman" w:eastAsia="Times New Roman" w:hAnsi="Times New Roman" w:cs="Times New Roman"/>
                <w:sz w:val="22"/>
                <w:szCs w:val="22"/>
              </w:rPr>
              <w:t>document, image, etc.</w:t>
            </w:r>
            <w:r w:rsidRPr="00CB0F7F">
              <w:rPr>
                <w:rFonts w:ascii="Times New Roman" w:eastAsia="Times New Roman" w:hAnsi="Times New Roman" w:cs="Times New Roman"/>
                <w:sz w:val="22"/>
                <w:szCs w:val="22"/>
              </w:rPr>
              <w:t xml:space="preserve"> </w:t>
            </w:r>
            <w:r w:rsidR="009B54F3" w:rsidRPr="00CB0F7F">
              <w:rPr>
                <w:rFonts w:ascii="Times New Roman" w:eastAsia="Times New Roman" w:hAnsi="Times New Roman" w:cs="Times New Roman"/>
                <w:sz w:val="22"/>
                <w:szCs w:val="22"/>
              </w:rPr>
              <w:t>multiple files must be archived</w:t>
            </w:r>
            <w:r>
              <w:rPr>
                <w:rFonts w:ascii="Times New Roman" w:eastAsia="Times New Roman" w:hAnsi="Times New Roman" w:cs="Times New Roman"/>
                <w:sz w:val="22"/>
                <w:szCs w:val="22"/>
              </w:rPr>
              <w:t>.</w:t>
            </w:r>
          </w:p>
        </w:tc>
        <w:tc>
          <w:tcPr>
            <w:tcW w:w="2687" w:type="dxa"/>
            <w:vAlign w:val="center"/>
            <w:hideMark/>
          </w:tcPr>
          <w:p w14:paraId="1C322947" w14:textId="77777777" w:rsidR="009B54F3" w:rsidRPr="00CB0F7F" w:rsidRDefault="009B54F3" w:rsidP="00E02A1C">
            <w:pPr>
              <w:jc w:val="right"/>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CachedRepresentationInfo</w:t>
            </w:r>
          </w:p>
        </w:tc>
      </w:tr>
      <w:tr w:rsidR="00D57E43" w:rsidRPr="00CB0F7F" w14:paraId="7C1E7F9A" w14:textId="77777777" w:rsidTr="002F6436">
        <w:trPr>
          <w:tblCellSpacing w:w="15" w:type="dxa"/>
        </w:trPr>
        <w:tc>
          <w:tcPr>
            <w:tcW w:w="3828" w:type="dxa"/>
            <w:vAlign w:val="center"/>
            <w:hideMark/>
          </w:tcPr>
          <w:p w14:paraId="2E19FE1C"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lastRenderedPageBreak/>
              <w:t>DELETE api/targets/</w:t>
            </w:r>
            <w:r w:rsidRPr="005E0C4D">
              <w:rPr>
                <w:rFonts w:ascii="Times New Roman" w:hAnsi="Times New Roman" w:cs="Times New Roman"/>
                <w:i/>
                <w:sz w:val="22"/>
                <w:szCs w:val="22"/>
              </w:rPr>
              <w:t>tid</w:t>
            </w:r>
            <w:r w:rsidRPr="00CB0F7F">
              <w:rPr>
                <w:rFonts w:ascii="Times New Roman" w:eastAsia="Times New Roman" w:hAnsi="Times New Roman" w:cs="Times New Roman"/>
                <w:sz w:val="22"/>
                <w:szCs w:val="22"/>
              </w:rPr>
              <w:t>/cached/</w:t>
            </w:r>
            <w:r w:rsidRPr="005E0C4D">
              <w:rPr>
                <w:rFonts w:ascii="Times New Roman" w:hAnsi="Times New Roman" w:cs="Times New Roman"/>
                <w:i/>
                <w:sz w:val="22"/>
                <w:szCs w:val="22"/>
              </w:rPr>
              <w:t>cid</w:t>
            </w:r>
            <w:r w:rsidRPr="00CB0F7F">
              <w:rPr>
                <w:rFonts w:ascii="Times New Roman" w:eastAsia="Times New Roman" w:hAnsi="Times New Roman" w:cs="Times New Roman"/>
                <w:sz w:val="22"/>
                <w:szCs w:val="22"/>
              </w:rPr>
              <w:t xml:space="preserve"> </w:t>
            </w:r>
          </w:p>
        </w:tc>
        <w:tc>
          <w:tcPr>
            <w:tcW w:w="2521" w:type="dxa"/>
            <w:vAlign w:val="center"/>
            <w:hideMark/>
          </w:tcPr>
          <w:p w14:paraId="363632EB" w14:textId="549F1635" w:rsidR="009B54F3" w:rsidRPr="00CB0F7F" w:rsidRDefault="005E0C4D"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 xml:space="preserve">emoves connection </w:t>
            </w:r>
            <w:r w:rsidR="009B54F3" w:rsidRPr="005E0C4D">
              <w:rPr>
                <w:rFonts w:ascii="Times New Roman" w:hAnsi="Times New Roman" w:cs="Times New Roman"/>
                <w:i/>
                <w:sz w:val="22"/>
                <w:szCs w:val="22"/>
              </w:rPr>
              <w:t>tid</w:t>
            </w:r>
            <w:r w:rsidR="009B54F3" w:rsidRPr="00CB0F7F">
              <w:rPr>
                <w:rFonts w:ascii="Times New Roman" w:eastAsia="Times New Roman" w:hAnsi="Times New Roman" w:cs="Times New Roman"/>
                <w:sz w:val="22"/>
                <w:szCs w:val="22"/>
              </w:rPr>
              <w:t>-</w:t>
            </w:r>
            <w:r w:rsidR="009B54F3" w:rsidRPr="005E0C4D">
              <w:rPr>
                <w:rFonts w:ascii="Times New Roman" w:hAnsi="Times New Roman" w:cs="Times New Roman"/>
                <w:i/>
                <w:sz w:val="22"/>
                <w:szCs w:val="22"/>
              </w:rPr>
              <w:t>cid</w:t>
            </w:r>
            <w:r w:rsidR="009B54F3" w:rsidRPr="00CB0F7F">
              <w:rPr>
                <w:rFonts w:ascii="Times New Roman" w:eastAsia="Times New Roman" w:hAnsi="Times New Roman" w:cs="Times New Roman"/>
                <w:sz w:val="22"/>
                <w:szCs w:val="22"/>
              </w:rPr>
              <w:t xml:space="preserve">s. The cached representation is removed from the database as well, unless there are </w:t>
            </w:r>
            <w:del w:id="232" w:author="Menzo windhouwer" w:date="2014-09-26T11:30:00Z">
              <w:r w:rsidR="009B54F3" w:rsidRPr="00CB0F7F" w:rsidDel="008E138E">
                <w:rPr>
                  <w:rFonts w:ascii="Times New Roman" w:eastAsia="Times New Roman" w:hAnsi="Times New Roman" w:cs="Times New Roman"/>
                  <w:sz w:val="22"/>
                  <w:szCs w:val="22"/>
                </w:rPr>
                <w:delText xml:space="preserve">no </w:delText>
              </w:r>
            </w:del>
            <w:r w:rsidR="009B54F3" w:rsidRPr="00CB0F7F">
              <w:rPr>
                <w:rFonts w:ascii="Times New Roman" w:eastAsia="Times New Roman" w:hAnsi="Times New Roman" w:cs="Times New Roman"/>
                <w:sz w:val="22"/>
                <w:szCs w:val="22"/>
              </w:rPr>
              <w:t>more references to this representation.</w:t>
            </w:r>
          </w:p>
        </w:tc>
        <w:tc>
          <w:tcPr>
            <w:tcW w:w="2687" w:type="dxa"/>
            <w:vAlign w:val="center"/>
            <w:hideMark/>
          </w:tcPr>
          <w:p w14:paraId="584C246E" w14:textId="6F0652DD" w:rsidR="009B54F3" w:rsidRPr="00CB0F7F" w:rsidRDefault="005E0C4D" w:rsidP="005E0C4D">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String messaging </w:t>
            </w:r>
            <w:r w:rsidR="009B54F3" w:rsidRPr="00CB0F7F">
              <w:rPr>
                <w:rFonts w:ascii="Times New Roman" w:eastAsia="Times New Roman" w:hAnsi="Times New Roman" w:cs="Times New Roman"/>
                <w:sz w:val="22"/>
                <w:szCs w:val="22"/>
              </w:rPr>
              <w:t xml:space="preserve">how many rows in the junction table </w:t>
            </w:r>
            <w:r>
              <w:rPr>
                <w:rFonts w:ascii="Times New Roman" w:eastAsia="Times New Roman" w:hAnsi="Times New Roman" w:cs="Times New Roman"/>
                <w:sz w:val="22"/>
                <w:szCs w:val="22"/>
              </w:rPr>
              <w:t>have been</w:t>
            </w:r>
            <w:r w:rsidR="009B54F3" w:rsidRPr="00CB0F7F">
              <w:rPr>
                <w:rFonts w:ascii="Times New Roman" w:eastAsia="Times New Roman" w:hAnsi="Times New Roman" w:cs="Times New Roman"/>
                <w:sz w:val="22"/>
                <w:szCs w:val="22"/>
              </w:rPr>
              <w:t xml:space="preserve"> r</w:t>
            </w:r>
            <w:r>
              <w:rPr>
                <w:rFonts w:ascii="Times New Roman" w:eastAsia="Times New Roman" w:hAnsi="Times New Roman" w:cs="Times New Roman"/>
                <w:sz w:val="22"/>
                <w:szCs w:val="22"/>
              </w:rPr>
              <w:t>emoved</w:t>
            </w:r>
            <w:r w:rsidR="009B54F3" w:rsidRPr="00CB0F7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br/>
            </w:r>
            <w:r w:rsidR="009B54F3" w:rsidRPr="00CB0F7F">
              <w:rPr>
                <w:rFonts w:ascii="Times New Roman" w:eastAsia="Times New Roman" w:hAnsi="Times New Roman" w:cs="Times New Roman"/>
                <w:sz w:val="22"/>
                <w:szCs w:val="22"/>
              </w:rPr>
              <w:t>should be 0 or 1</w:t>
            </w:r>
          </w:p>
        </w:tc>
      </w:tr>
    </w:tbl>
    <w:p w14:paraId="39122983" w14:textId="76B0D628" w:rsidR="009B54F3" w:rsidRPr="00CB0F7F" w:rsidRDefault="009B54F3" w:rsidP="009B54F3">
      <w:pPr>
        <w:rPr>
          <w:rFonts w:ascii="Times New Roman" w:eastAsia="Times New Roman" w:hAnsi="Times New Roman" w:cs="Times New Roman"/>
          <w:sz w:val="22"/>
          <w:szCs w:val="22"/>
        </w:rPr>
      </w:pPr>
    </w:p>
    <w:p w14:paraId="08CF5618" w14:textId="77777777" w:rsidR="009B54F3" w:rsidRPr="00784277" w:rsidRDefault="009B54F3" w:rsidP="009B54F3">
      <w:pPr>
        <w:spacing w:before="100" w:beforeAutospacing="1" w:after="100" w:afterAutospacing="1"/>
        <w:rPr>
          <w:rFonts w:ascii="Times" w:hAnsi="Times" w:cs="Times New Roman"/>
          <w:b/>
          <w:bCs/>
        </w:rPr>
      </w:pPr>
      <w:r w:rsidRPr="00784277">
        <w:rPr>
          <w:rFonts w:ascii="Times" w:hAnsi="Times" w:cs="Times New Roman"/>
          <w:b/>
          <w:bCs/>
        </w:rPr>
        <w:t>api/cached</w:t>
      </w:r>
    </w:p>
    <w:p w14:paraId="15267F7C" w14:textId="25E04A27" w:rsidR="009B54F3" w:rsidRPr="00313D9B" w:rsidRDefault="009B54F3" w:rsidP="005E2DFF">
      <w:pPr>
        <w:ind w:firstLine="284"/>
        <w:jc w:val="both"/>
      </w:pPr>
      <w:r w:rsidRPr="00313D9B">
        <w:t>It is possible to store the ca</w:t>
      </w:r>
      <w:ins w:id="233" w:author="testuser" w:date="2014-09-29T13:18:00Z">
        <w:r w:rsidR="00F171A6">
          <w:t>c</w:t>
        </w:r>
      </w:ins>
      <w:del w:id="234" w:author="testuser" w:date="2014-09-29T13:18:00Z">
        <w:r w:rsidRPr="00313D9B" w:rsidDel="00F171A6">
          <w:delText>s</w:delText>
        </w:r>
      </w:del>
      <w:r w:rsidRPr="00313D9B">
        <w:t xml:space="preserve">hed representation not only of the fragment precisely corresponding to annotation's target but of a larger fragment and even of the entire annotatable document. </w:t>
      </w:r>
      <w:r w:rsidR="0051426A">
        <w:t xml:space="preserve">For instance, </w:t>
      </w:r>
      <w:ins w:id="235" w:author="testuser" w:date="2014-09-29T13:18:00Z">
        <w:r w:rsidR="00F171A6">
          <w:t xml:space="preserve">the </w:t>
        </w:r>
      </w:ins>
      <w:r w:rsidR="0051426A">
        <w:t xml:space="preserve">DWAN client sends to the server the entire DOM of the annotated page, when </w:t>
      </w:r>
      <w:ins w:id="236" w:author="testuser" w:date="2014-09-29T13:18:00Z">
        <w:r w:rsidR="00F171A6">
          <w:t xml:space="preserve">an </w:t>
        </w:r>
      </w:ins>
      <w:r w:rsidR="0051426A">
        <w:t xml:space="preserve">annotation is created. </w:t>
      </w:r>
      <w:r w:rsidRPr="00313D9B">
        <w:t xml:space="preserve">The relation between the target and its cached representation should be completed by a fragment descriptor pointing to the position of the annotated fragment in the cached representation. For instance, for a screenshot it may be an (x,y) -position of a left-upper corner of the annotated fragment and the size of a </w:t>
      </w:r>
      <w:del w:id="237" w:author="testuser" w:date="2014-09-29T13:19:00Z">
        <w:r w:rsidRPr="00313D9B" w:rsidDel="00F171A6">
          <w:delText>rectangular</w:delText>
        </w:r>
      </w:del>
      <w:ins w:id="238" w:author="testuser" w:date="2014-09-29T13:19:00Z">
        <w:r w:rsidR="00F171A6" w:rsidRPr="00313D9B">
          <w:t>rectang</w:t>
        </w:r>
        <w:r w:rsidR="00F171A6">
          <w:t>le</w:t>
        </w:r>
      </w:ins>
      <w:r w:rsidRPr="00313D9B">
        <w:t>.</w:t>
      </w:r>
    </w:p>
    <w:p w14:paraId="00F56455" w14:textId="01EEFEB3" w:rsidR="009B54F3" w:rsidRPr="00313D9B" w:rsidRDefault="009B54F3" w:rsidP="009B54F3">
      <w:pPr>
        <w:rPr>
          <w:rFonts w:ascii="Times" w:eastAsia="Times New Roman" w:hAnsi="Times" w:cs="Times New Roman"/>
          <w:szCs w:val="20"/>
        </w:rPr>
      </w:pP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397"/>
        <w:gridCol w:w="3347"/>
        <w:gridCol w:w="3442"/>
      </w:tblGrid>
      <w:tr w:rsidR="00EF27E3" w:rsidRPr="00313D9B" w14:paraId="701B09E2" w14:textId="77777777" w:rsidTr="0051426A">
        <w:trPr>
          <w:tblHeader/>
          <w:tblCellSpacing w:w="15" w:type="dxa"/>
        </w:trPr>
        <w:tc>
          <w:tcPr>
            <w:tcW w:w="0" w:type="auto"/>
            <w:vAlign w:val="center"/>
            <w:hideMark/>
          </w:tcPr>
          <w:p w14:paraId="6116D1C4" w14:textId="77777777" w:rsidR="009B54F3" w:rsidRPr="00784277" w:rsidRDefault="009B54F3" w:rsidP="00E02A1C">
            <w:pPr>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Resource</w:t>
            </w:r>
          </w:p>
        </w:tc>
        <w:tc>
          <w:tcPr>
            <w:tcW w:w="0" w:type="auto"/>
            <w:vAlign w:val="center"/>
            <w:hideMark/>
          </w:tcPr>
          <w:p w14:paraId="437A3195" w14:textId="77777777" w:rsidR="009B54F3" w:rsidRPr="00784277" w:rsidRDefault="009B54F3" w:rsidP="00E02A1C">
            <w:pPr>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Description</w:t>
            </w:r>
          </w:p>
        </w:tc>
        <w:tc>
          <w:tcPr>
            <w:tcW w:w="0" w:type="auto"/>
            <w:vAlign w:val="center"/>
            <w:hideMark/>
          </w:tcPr>
          <w:p w14:paraId="41CCFD37" w14:textId="4B0021FF" w:rsidR="009B54F3" w:rsidRPr="00784277" w:rsidRDefault="009B54F3" w:rsidP="00E02A1C">
            <w:pPr>
              <w:jc w:val="right"/>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 xml:space="preserve">Return </w:t>
            </w:r>
            <w:r w:rsidR="00784277">
              <w:rPr>
                <w:rFonts w:ascii="Times New Roman" w:eastAsia="Times New Roman" w:hAnsi="Times New Roman" w:cs="Times New Roman"/>
                <w:b/>
                <w:bCs/>
                <w:sz w:val="22"/>
                <w:szCs w:val="22"/>
              </w:rPr>
              <w:t>(</w:t>
            </w:r>
            <w:r w:rsidRPr="00784277">
              <w:rPr>
                <w:rFonts w:ascii="Times New Roman" w:eastAsia="Times New Roman" w:hAnsi="Times New Roman" w:cs="Times New Roman"/>
                <w:b/>
                <w:bCs/>
                <w:sz w:val="22"/>
                <w:szCs w:val="22"/>
              </w:rPr>
              <w:t xml:space="preserve">xml </w:t>
            </w:r>
            <w:r w:rsidR="00784277">
              <w:rPr>
                <w:rFonts w:ascii="Times New Roman" w:eastAsia="Times New Roman" w:hAnsi="Times New Roman" w:cs="Times New Roman"/>
                <w:b/>
                <w:bCs/>
                <w:sz w:val="22"/>
                <w:szCs w:val="22"/>
              </w:rPr>
              <w:t>)</w:t>
            </w:r>
            <w:r w:rsidRPr="00784277">
              <w:rPr>
                <w:rFonts w:ascii="Times New Roman" w:eastAsia="Times New Roman" w:hAnsi="Times New Roman" w:cs="Times New Roman"/>
                <w:b/>
                <w:bCs/>
                <w:sz w:val="22"/>
                <w:szCs w:val="22"/>
              </w:rPr>
              <w:t>type</w:t>
            </w:r>
          </w:p>
        </w:tc>
      </w:tr>
      <w:tr w:rsidR="00EF27E3" w:rsidRPr="00313D9B" w14:paraId="4740ADAF" w14:textId="77777777" w:rsidTr="0051426A">
        <w:trPr>
          <w:tblCellSpacing w:w="15" w:type="dxa"/>
        </w:trPr>
        <w:tc>
          <w:tcPr>
            <w:tcW w:w="0" w:type="auto"/>
            <w:vAlign w:val="center"/>
            <w:hideMark/>
          </w:tcPr>
          <w:p w14:paraId="58571A50"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GET api/cached/</w:t>
            </w:r>
            <w:r w:rsidRPr="00784277">
              <w:rPr>
                <w:rFonts w:ascii="Times New Roman" w:hAnsi="Times New Roman" w:cs="Times New Roman"/>
                <w:i/>
                <w:sz w:val="22"/>
                <w:szCs w:val="22"/>
              </w:rPr>
              <w:t>cid</w:t>
            </w:r>
            <w:r w:rsidRPr="00784277">
              <w:rPr>
                <w:rFonts w:ascii="Times New Roman" w:eastAsia="Times New Roman" w:hAnsi="Times New Roman" w:cs="Times New Roman"/>
                <w:sz w:val="22"/>
                <w:szCs w:val="22"/>
              </w:rPr>
              <w:t>/metadata</w:t>
            </w:r>
          </w:p>
        </w:tc>
        <w:tc>
          <w:tcPr>
            <w:tcW w:w="0" w:type="auto"/>
            <w:vAlign w:val="center"/>
            <w:hideMark/>
          </w:tcPr>
          <w:p w14:paraId="2099489B" w14:textId="1DEDF699" w:rsidR="009B54F3" w:rsidRPr="00784277" w:rsidRDefault="00784277"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 xml:space="preserve">eturns the meta-information of </w:t>
            </w:r>
            <w:r w:rsidR="009B54F3" w:rsidRPr="00784277">
              <w:rPr>
                <w:rFonts w:ascii="Times New Roman" w:hAnsi="Times New Roman" w:cs="Times New Roman"/>
                <w:i/>
                <w:sz w:val="22"/>
                <w:szCs w:val="22"/>
              </w:rPr>
              <w:t>cid</w:t>
            </w:r>
            <w:r w:rsidR="009B54F3" w:rsidRPr="00784277">
              <w:rPr>
                <w:rFonts w:ascii="Times New Roman" w:eastAsia="Times New Roman" w:hAnsi="Times New Roman" w:cs="Times New Roman"/>
                <w:sz w:val="22"/>
                <w:szCs w:val="22"/>
              </w:rPr>
              <w:t xml:space="preserve"> if it exists</w:t>
            </w:r>
            <w:r w:rsidR="0051426A">
              <w:rPr>
                <w:rFonts w:ascii="Times New Roman" w:eastAsia="Times New Roman" w:hAnsi="Times New Roman" w:cs="Times New Roman"/>
                <w:sz w:val="22"/>
                <w:szCs w:val="22"/>
              </w:rPr>
              <w:t>.</w:t>
            </w:r>
          </w:p>
        </w:tc>
        <w:tc>
          <w:tcPr>
            <w:tcW w:w="0" w:type="auto"/>
            <w:vAlign w:val="center"/>
            <w:hideMark/>
          </w:tcPr>
          <w:p w14:paraId="3383181C" w14:textId="77777777" w:rsidR="009B54F3" w:rsidRPr="00784277" w:rsidRDefault="009B54F3" w:rsidP="00E02A1C">
            <w:pPr>
              <w:jc w:val="right"/>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CachedRepresentationInfo</w:t>
            </w:r>
          </w:p>
        </w:tc>
      </w:tr>
      <w:tr w:rsidR="00EF27E3" w:rsidRPr="00313D9B" w14:paraId="6DB6D62F" w14:textId="77777777" w:rsidTr="0051426A">
        <w:trPr>
          <w:tblCellSpacing w:w="15" w:type="dxa"/>
        </w:trPr>
        <w:tc>
          <w:tcPr>
            <w:tcW w:w="0" w:type="auto"/>
            <w:vAlign w:val="center"/>
            <w:hideMark/>
          </w:tcPr>
          <w:p w14:paraId="1753DF4E"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GET api/cached/</w:t>
            </w:r>
            <w:r w:rsidRPr="00784277">
              <w:rPr>
                <w:rFonts w:ascii="Times New Roman" w:hAnsi="Times New Roman" w:cs="Times New Roman"/>
                <w:i/>
                <w:sz w:val="22"/>
                <w:szCs w:val="22"/>
              </w:rPr>
              <w:t>cid</w:t>
            </w:r>
            <w:r w:rsidRPr="00784277">
              <w:rPr>
                <w:rFonts w:ascii="Times New Roman" w:eastAsia="Times New Roman" w:hAnsi="Times New Roman" w:cs="Times New Roman"/>
                <w:sz w:val="22"/>
                <w:szCs w:val="22"/>
              </w:rPr>
              <w:t>/stream</w:t>
            </w:r>
          </w:p>
        </w:tc>
        <w:tc>
          <w:tcPr>
            <w:tcW w:w="0" w:type="auto"/>
            <w:vAlign w:val="center"/>
            <w:hideMark/>
          </w:tcPr>
          <w:p w14:paraId="07AA66D1" w14:textId="6B0252D3" w:rsidR="009B54F3" w:rsidRPr="00784277" w:rsidRDefault="00EF27E3" w:rsidP="00EF27E3">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eturns the file (stream)</w:t>
            </w:r>
            <w:ins w:id="239" w:author="Menzo windhouwer" w:date="2014-09-26T11:29:00Z">
              <w:r w:rsidR="008E138E">
                <w:rPr>
                  <w:rFonts w:ascii="Times New Roman" w:eastAsia="Times New Roman" w:hAnsi="Times New Roman" w:cs="Times New Roman"/>
                  <w:sz w:val="22"/>
                  <w:szCs w:val="22"/>
                </w:rPr>
                <w:t>,</w:t>
              </w:r>
            </w:ins>
            <w:r w:rsidR="009B54F3" w:rsidRPr="00784277">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which</w:t>
            </w:r>
            <w:del w:id="240" w:author="Menzo windhouwer" w:date="2014-09-26T11:29:00Z">
              <w:r w:rsidR="009B54F3" w:rsidRPr="00784277" w:rsidDel="008E138E">
                <w:rPr>
                  <w:rFonts w:ascii="Times New Roman" w:eastAsia="Times New Roman" w:hAnsi="Times New Roman" w:cs="Times New Roman"/>
                  <w:sz w:val="22"/>
                  <w:szCs w:val="22"/>
                </w:rPr>
                <w:delText>t</w:delText>
              </w:r>
            </w:del>
            <w:r w:rsidR="009B54F3" w:rsidRPr="00784277">
              <w:rPr>
                <w:rFonts w:ascii="Times New Roman" w:eastAsia="Times New Roman" w:hAnsi="Times New Roman" w:cs="Times New Roman"/>
                <w:sz w:val="22"/>
                <w:szCs w:val="22"/>
              </w:rPr>
              <w:t xml:space="preserve"> is the cached representation with </w:t>
            </w:r>
            <w:r w:rsidR="009B54F3" w:rsidRPr="00784277">
              <w:rPr>
                <w:rFonts w:ascii="Times New Roman" w:hAnsi="Times New Roman" w:cs="Times New Roman"/>
                <w:i/>
                <w:sz w:val="22"/>
                <w:szCs w:val="22"/>
              </w:rPr>
              <w:t>cid</w:t>
            </w:r>
            <w:r w:rsidR="009B54F3" w:rsidRPr="00784277">
              <w:rPr>
                <w:rFonts w:ascii="Times New Roman" w:eastAsia="Times New Roman" w:hAnsi="Times New Roman" w:cs="Times New Roman"/>
                <w:sz w:val="22"/>
                <w:szCs w:val="22"/>
              </w:rPr>
              <w:t xml:space="preserve"> if it exists</w:t>
            </w:r>
            <w:r>
              <w:rPr>
                <w:rFonts w:ascii="Times New Roman" w:eastAsia="Times New Roman" w:hAnsi="Times New Roman" w:cs="Times New Roman"/>
                <w:sz w:val="22"/>
                <w:szCs w:val="22"/>
              </w:rPr>
              <w:t>.</w:t>
            </w:r>
          </w:p>
        </w:tc>
        <w:tc>
          <w:tcPr>
            <w:tcW w:w="0" w:type="auto"/>
            <w:vAlign w:val="center"/>
            <w:hideMark/>
          </w:tcPr>
          <w:p w14:paraId="2F370B3C" w14:textId="5612A3E4" w:rsidR="009B54F3" w:rsidRPr="00784277" w:rsidRDefault="00784277" w:rsidP="008E138E">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Stream</w:t>
            </w:r>
            <w:r w:rsidR="0051426A">
              <w:rPr>
                <w:rFonts w:ascii="Times New Roman" w:eastAsia="Times New Roman" w:hAnsi="Times New Roman" w:cs="Times New Roman"/>
                <w:sz w:val="22"/>
                <w:szCs w:val="22"/>
              </w:rPr>
              <w:t>, it is up to</w:t>
            </w:r>
            <w:r>
              <w:rPr>
                <w:rFonts w:ascii="Times New Roman" w:eastAsia="Times New Roman" w:hAnsi="Times New Roman" w:cs="Times New Roman"/>
                <w:sz w:val="22"/>
                <w:szCs w:val="22"/>
              </w:rPr>
              <w:t xml:space="preserve"> the </w:t>
            </w:r>
            <w:del w:id="241" w:author="Menzo windhouwer" w:date="2014-09-26T11:29:00Z">
              <w:r w:rsidDel="008E138E">
                <w:rPr>
                  <w:rFonts w:ascii="Times New Roman" w:eastAsia="Times New Roman" w:hAnsi="Times New Roman" w:cs="Times New Roman"/>
                  <w:sz w:val="22"/>
                  <w:szCs w:val="22"/>
                </w:rPr>
                <w:delText xml:space="preserve">browser </w:delText>
              </w:r>
            </w:del>
            <w:ins w:id="242" w:author="Menzo windhouwer" w:date="2014-09-26T11:29:00Z">
              <w:r w:rsidR="008E138E">
                <w:rPr>
                  <w:rFonts w:ascii="Times New Roman" w:eastAsia="Times New Roman" w:hAnsi="Times New Roman" w:cs="Times New Roman"/>
                  <w:sz w:val="22"/>
                  <w:szCs w:val="22"/>
                </w:rPr>
                <w:t xml:space="preserve">client </w:t>
              </w:r>
            </w:ins>
            <w:r>
              <w:rPr>
                <w:rFonts w:ascii="Times New Roman" w:eastAsia="Times New Roman" w:hAnsi="Times New Roman" w:cs="Times New Roman"/>
                <w:sz w:val="22"/>
                <w:szCs w:val="22"/>
              </w:rPr>
              <w:t>to interpret it correctly</w:t>
            </w:r>
          </w:p>
        </w:tc>
      </w:tr>
      <w:tr w:rsidR="00EF27E3" w:rsidRPr="00313D9B" w14:paraId="09101290" w14:textId="77777777" w:rsidTr="0051426A">
        <w:trPr>
          <w:tblCellSpacing w:w="15" w:type="dxa"/>
        </w:trPr>
        <w:tc>
          <w:tcPr>
            <w:tcW w:w="0" w:type="auto"/>
            <w:vAlign w:val="center"/>
            <w:hideMark/>
          </w:tcPr>
          <w:p w14:paraId="1A43BDAA"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GET api/cached/</w:t>
            </w:r>
            <w:r w:rsidRPr="00784277">
              <w:rPr>
                <w:rFonts w:ascii="Times New Roman" w:hAnsi="Times New Roman" w:cs="Times New Roman"/>
                <w:i/>
                <w:sz w:val="22"/>
                <w:szCs w:val="22"/>
              </w:rPr>
              <w:t>cid</w:t>
            </w:r>
            <w:r w:rsidRPr="00784277">
              <w:rPr>
                <w:rFonts w:ascii="Times New Roman" w:eastAsia="Times New Roman" w:hAnsi="Times New Roman" w:cs="Times New Roman"/>
                <w:sz w:val="22"/>
                <w:szCs w:val="22"/>
              </w:rPr>
              <w:t>/content</w:t>
            </w:r>
          </w:p>
        </w:tc>
        <w:tc>
          <w:tcPr>
            <w:tcW w:w="0" w:type="auto"/>
            <w:vAlign w:val="center"/>
            <w:hideMark/>
          </w:tcPr>
          <w:p w14:paraId="33CFEE83" w14:textId="242643C3" w:rsidR="009B54F3" w:rsidRPr="00784277" w:rsidRDefault="00784277" w:rsidP="00EF27E3">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eturns the image file</w:t>
            </w:r>
            <w:ins w:id="243" w:author="Menzo windhouwer" w:date="2014-09-26T11:29:00Z">
              <w:r w:rsidR="008E138E">
                <w:rPr>
                  <w:rFonts w:ascii="Times New Roman" w:eastAsia="Times New Roman" w:hAnsi="Times New Roman" w:cs="Times New Roman"/>
                  <w:sz w:val="22"/>
                  <w:szCs w:val="22"/>
                </w:rPr>
                <w:t>,</w:t>
              </w:r>
            </w:ins>
            <w:r w:rsidR="009B54F3" w:rsidRPr="00784277">
              <w:rPr>
                <w:rFonts w:ascii="Times New Roman" w:eastAsia="Times New Roman" w:hAnsi="Times New Roman" w:cs="Times New Roman"/>
                <w:sz w:val="22"/>
                <w:szCs w:val="22"/>
              </w:rPr>
              <w:t xml:space="preserve"> </w:t>
            </w:r>
            <w:r w:rsidR="00EF27E3">
              <w:rPr>
                <w:rFonts w:ascii="Times New Roman" w:eastAsia="Times New Roman" w:hAnsi="Times New Roman" w:cs="Times New Roman"/>
                <w:sz w:val="22"/>
                <w:szCs w:val="22"/>
              </w:rPr>
              <w:t>which</w:t>
            </w:r>
            <w:r w:rsidR="009B54F3" w:rsidRPr="00784277">
              <w:rPr>
                <w:rFonts w:ascii="Times New Roman" w:eastAsia="Times New Roman" w:hAnsi="Times New Roman" w:cs="Times New Roman"/>
                <w:sz w:val="22"/>
                <w:szCs w:val="22"/>
              </w:rPr>
              <w:t xml:space="preserve"> is the cached representation with </w:t>
            </w:r>
            <w:r w:rsidR="009B54F3" w:rsidRPr="00784277">
              <w:rPr>
                <w:rFonts w:ascii="Times New Roman" w:hAnsi="Times New Roman" w:cs="Times New Roman"/>
                <w:i/>
                <w:sz w:val="22"/>
                <w:szCs w:val="22"/>
              </w:rPr>
              <w:t>cid</w:t>
            </w:r>
            <w:r w:rsidR="009B54F3" w:rsidRPr="00784277">
              <w:rPr>
                <w:rFonts w:ascii="Times New Roman" w:eastAsia="Times New Roman" w:hAnsi="Times New Roman" w:cs="Times New Roman"/>
                <w:sz w:val="22"/>
                <w:szCs w:val="22"/>
              </w:rPr>
              <w:t xml:space="preserve"> if it exists</w:t>
            </w:r>
            <w:r w:rsidR="00EF27E3">
              <w:rPr>
                <w:rFonts w:ascii="Times New Roman" w:eastAsia="Times New Roman" w:hAnsi="Times New Roman" w:cs="Times New Roman"/>
                <w:sz w:val="22"/>
                <w:szCs w:val="22"/>
              </w:rPr>
              <w:t>.</w:t>
            </w:r>
          </w:p>
        </w:tc>
        <w:tc>
          <w:tcPr>
            <w:tcW w:w="0" w:type="auto"/>
            <w:vAlign w:val="center"/>
            <w:hideMark/>
          </w:tcPr>
          <w:p w14:paraId="4AFDE391" w14:textId="652A3A0B" w:rsidR="009B54F3" w:rsidRPr="00784277" w:rsidRDefault="00784277" w:rsidP="00E02A1C">
            <w:pPr>
              <w:jc w:val="right"/>
              <w:rPr>
                <w:rFonts w:ascii="Times New Roman" w:eastAsia="Times New Roman" w:hAnsi="Times New Roman" w:cs="Times New Roman"/>
                <w:sz w:val="22"/>
                <w:szCs w:val="22"/>
              </w:rPr>
            </w:pPr>
            <w:commentRangeStart w:id="244"/>
            <w:r>
              <w:rPr>
                <w:rFonts w:ascii="Times New Roman" w:eastAsia="Times New Roman" w:hAnsi="Times New Roman" w:cs="Times New Roman"/>
                <w:sz w:val="22"/>
                <w:szCs w:val="22"/>
              </w:rPr>
              <w:t>Image</w:t>
            </w:r>
            <w:commentRangeEnd w:id="244"/>
            <w:r w:rsidR="008E138E">
              <w:rPr>
                <w:rStyle w:val="Kommentarsreferens"/>
              </w:rPr>
              <w:commentReference w:id="244"/>
            </w:r>
          </w:p>
        </w:tc>
      </w:tr>
    </w:tbl>
    <w:p w14:paraId="48A4CC78" w14:textId="48ADD857" w:rsidR="009B54F3" w:rsidRPr="00313D9B" w:rsidRDefault="009B54F3" w:rsidP="009B54F3">
      <w:pPr>
        <w:rPr>
          <w:rFonts w:ascii="Times" w:eastAsia="Times New Roman" w:hAnsi="Times" w:cs="Times New Roman"/>
          <w:szCs w:val="20"/>
        </w:rPr>
      </w:pPr>
    </w:p>
    <w:p w14:paraId="7544ED3C" w14:textId="78742FFE" w:rsidR="009B54F3" w:rsidRPr="00313D9B" w:rsidRDefault="0067779D" w:rsidP="009B54F3">
      <w:pPr>
        <w:spacing w:before="100" w:beforeAutospacing="1" w:after="100" w:afterAutospacing="1"/>
        <w:outlineLvl w:val="2"/>
        <w:rPr>
          <w:rFonts w:ascii="Times" w:eastAsia="Times New Roman" w:hAnsi="Times" w:cs="Times New Roman"/>
          <w:b/>
          <w:bCs/>
          <w:sz w:val="27"/>
          <w:szCs w:val="27"/>
        </w:rPr>
      </w:pPr>
      <w:bookmarkStart w:id="245" w:name="user-content-notebooks-implemented-but-n"/>
      <w:bookmarkEnd w:id="245"/>
      <w:r>
        <w:rPr>
          <w:rFonts w:ascii="Times" w:eastAsia="Times New Roman" w:hAnsi="Times" w:cs="Times New Roman"/>
          <w:b/>
          <w:bCs/>
          <w:sz w:val="27"/>
          <w:szCs w:val="27"/>
        </w:rPr>
        <w:t>Notebooks</w:t>
      </w:r>
      <w:r w:rsidR="006A3CD1">
        <w:rPr>
          <w:rStyle w:val="Fotnotsreferens"/>
          <w:rFonts w:ascii="Times" w:eastAsia="Times New Roman" w:hAnsi="Times" w:cs="Times New Roman"/>
          <w:b/>
          <w:bCs/>
          <w:sz w:val="27"/>
          <w:szCs w:val="27"/>
        </w:rPr>
        <w:footnoteReference w:id="8"/>
      </w:r>
    </w:p>
    <w:p w14:paraId="7C9EE64C" w14:textId="7EE32DFD" w:rsidR="009B54F3" w:rsidRPr="0001090B" w:rsidRDefault="009B54F3" w:rsidP="0001090B">
      <w:pPr>
        <w:spacing w:before="100" w:beforeAutospacing="1" w:after="100" w:afterAutospacing="1"/>
        <w:rPr>
          <w:rFonts w:ascii="Times" w:hAnsi="Times" w:cs="Times New Roman"/>
          <w:b/>
          <w:bCs/>
          <w:szCs w:val="20"/>
        </w:rPr>
      </w:pPr>
      <w:r w:rsidRPr="00313D9B">
        <w:rPr>
          <w:rFonts w:ascii="Times" w:hAnsi="Times" w:cs="Times New Roman"/>
          <w:b/>
          <w:bCs/>
          <w:szCs w:val="20"/>
        </w:rPr>
        <w:t>api/notebooks</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528"/>
        <w:gridCol w:w="2835"/>
      </w:tblGrid>
      <w:tr w:rsidR="009B54F3" w:rsidRPr="00313D9B" w14:paraId="18B10C24" w14:textId="77777777" w:rsidTr="00663075">
        <w:trPr>
          <w:tblHeader/>
          <w:tblCellSpacing w:w="15" w:type="dxa"/>
        </w:trPr>
        <w:tc>
          <w:tcPr>
            <w:tcW w:w="2709" w:type="dxa"/>
            <w:vAlign w:val="center"/>
            <w:hideMark/>
          </w:tcPr>
          <w:p w14:paraId="76F5DF3A" w14:textId="77777777" w:rsidR="009B54F3" w:rsidRPr="006A3CD1" w:rsidRDefault="009B54F3" w:rsidP="00E02A1C">
            <w:pPr>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Resource</w:t>
            </w:r>
          </w:p>
        </w:tc>
        <w:tc>
          <w:tcPr>
            <w:tcW w:w="3498" w:type="dxa"/>
            <w:vAlign w:val="center"/>
            <w:hideMark/>
          </w:tcPr>
          <w:p w14:paraId="5181AA62" w14:textId="77777777" w:rsidR="009B54F3" w:rsidRPr="006A3CD1" w:rsidRDefault="009B54F3" w:rsidP="00E02A1C">
            <w:pPr>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Description</w:t>
            </w:r>
          </w:p>
        </w:tc>
        <w:tc>
          <w:tcPr>
            <w:tcW w:w="2790" w:type="dxa"/>
            <w:vAlign w:val="center"/>
            <w:hideMark/>
          </w:tcPr>
          <w:p w14:paraId="7672443F" w14:textId="2014588E" w:rsidR="009B54F3" w:rsidRPr="006A3CD1" w:rsidRDefault="009B54F3" w:rsidP="00E02A1C">
            <w:pPr>
              <w:jc w:val="right"/>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 xml:space="preserve">Return </w:t>
            </w:r>
            <w:r w:rsidR="006A3CD1">
              <w:rPr>
                <w:rFonts w:ascii="Times New Roman" w:eastAsia="Times New Roman" w:hAnsi="Times New Roman" w:cs="Times New Roman"/>
                <w:b/>
                <w:bCs/>
                <w:sz w:val="22"/>
                <w:szCs w:val="22"/>
              </w:rPr>
              <w:t>(</w:t>
            </w:r>
            <w:r w:rsidRPr="006A3CD1">
              <w:rPr>
                <w:rFonts w:ascii="Times New Roman" w:eastAsia="Times New Roman" w:hAnsi="Times New Roman" w:cs="Times New Roman"/>
                <w:b/>
                <w:bCs/>
                <w:sz w:val="22"/>
                <w:szCs w:val="22"/>
              </w:rPr>
              <w:t>xml</w:t>
            </w:r>
            <w:r w:rsidR="006A3CD1">
              <w:rPr>
                <w:rFonts w:ascii="Times New Roman" w:eastAsia="Times New Roman" w:hAnsi="Times New Roman" w:cs="Times New Roman"/>
                <w:b/>
                <w:bCs/>
                <w:sz w:val="22"/>
                <w:szCs w:val="22"/>
              </w:rPr>
              <w:t>)</w:t>
            </w:r>
            <w:r w:rsidRPr="006A3CD1">
              <w:rPr>
                <w:rFonts w:ascii="Times New Roman" w:eastAsia="Times New Roman" w:hAnsi="Times New Roman" w:cs="Times New Roman"/>
                <w:b/>
                <w:bCs/>
                <w:sz w:val="22"/>
                <w:szCs w:val="22"/>
              </w:rPr>
              <w:t xml:space="preserve"> type</w:t>
            </w:r>
          </w:p>
        </w:tc>
      </w:tr>
      <w:tr w:rsidR="009B54F3" w:rsidRPr="00313D9B" w14:paraId="4CA05201" w14:textId="77777777" w:rsidTr="00663075">
        <w:trPr>
          <w:tblCellSpacing w:w="15" w:type="dxa"/>
        </w:trPr>
        <w:tc>
          <w:tcPr>
            <w:tcW w:w="2709" w:type="dxa"/>
            <w:vAlign w:val="center"/>
            <w:hideMark/>
          </w:tcPr>
          <w:p w14:paraId="5B2B803E"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p>
        </w:tc>
        <w:tc>
          <w:tcPr>
            <w:tcW w:w="3498" w:type="dxa"/>
            <w:vAlign w:val="center"/>
            <w:hideMark/>
          </w:tcPr>
          <w:p w14:paraId="2EE3A916" w14:textId="194AE675" w:rsidR="009B54F3" w:rsidRPr="006A3CD1" w:rsidRDefault="006A3CD1" w:rsidP="006A3CD1">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notebook-infos for the notebooks accessible to the </w:t>
            </w:r>
            <w:r>
              <w:rPr>
                <w:rFonts w:ascii="Times New Roman" w:eastAsia="Times New Roman" w:hAnsi="Times New Roman" w:cs="Times New Roman"/>
                <w:sz w:val="22"/>
                <w:szCs w:val="22"/>
              </w:rPr>
              <w:t>logged-in</w:t>
            </w:r>
            <w:r w:rsidR="009B54F3" w:rsidRPr="006A3CD1">
              <w:rPr>
                <w:rFonts w:ascii="Times New Roman" w:eastAsia="Times New Roman" w:hAnsi="Times New Roman" w:cs="Times New Roman"/>
                <w:sz w:val="22"/>
                <w:szCs w:val="22"/>
              </w:rPr>
              <w:t xml:space="preserve"> principal</w:t>
            </w:r>
            <w:r>
              <w:rPr>
                <w:rFonts w:ascii="Times New Roman" w:eastAsia="Times New Roman" w:hAnsi="Times New Roman" w:cs="Times New Roman"/>
                <w:sz w:val="22"/>
                <w:szCs w:val="22"/>
              </w:rPr>
              <w:t>.</w:t>
            </w:r>
          </w:p>
        </w:tc>
        <w:tc>
          <w:tcPr>
            <w:tcW w:w="2790" w:type="dxa"/>
            <w:vAlign w:val="center"/>
            <w:hideMark/>
          </w:tcPr>
          <w:p w14:paraId="6EDA6D4F"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NotebookInfoList</w:t>
            </w:r>
          </w:p>
        </w:tc>
      </w:tr>
      <w:tr w:rsidR="009B54F3" w:rsidRPr="00313D9B" w14:paraId="0005EF10" w14:textId="77777777" w:rsidTr="00663075">
        <w:trPr>
          <w:tblCellSpacing w:w="15" w:type="dxa"/>
        </w:trPr>
        <w:tc>
          <w:tcPr>
            <w:tcW w:w="2709" w:type="dxa"/>
            <w:vAlign w:val="center"/>
            <w:hideMark/>
          </w:tcPr>
          <w:p w14:paraId="3D76D631"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api/notebooks/owned</w:t>
            </w:r>
          </w:p>
        </w:tc>
        <w:tc>
          <w:tcPr>
            <w:tcW w:w="3498" w:type="dxa"/>
            <w:vAlign w:val="center"/>
            <w:hideMark/>
          </w:tcPr>
          <w:p w14:paraId="1303E9E0" w14:textId="26FD1201"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Returns the list of all notebook references owned by the logged-in </w:t>
            </w:r>
            <w:r w:rsidR="009B54F3" w:rsidRPr="006A3CD1">
              <w:rPr>
                <w:rFonts w:ascii="Times New Roman" w:eastAsia="Times New Roman" w:hAnsi="Times New Roman" w:cs="Times New Roman"/>
                <w:sz w:val="22"/>
                <w:szCs w:val="22"/>
              </w:rPr>
              <w:t>principal</w:t>
            </w:r>
            <w:r>
              <w:rPr>
                <w:rFonts w:ascii="Times New Roman" w:eastAsia="Times New Roman" w:hAnsi="Times New Roman" w:cs="Times New Roman"/>
                <w:sz w:val="22"/>
                <w:szCs w:val="22"/>
              </w:rPr>
              <w:t>.</w:t>
            </w:r>
          </w:p>
        </w:tc>
        <w:tc>
          <w:tcPr>
            <w:tcW w:w="2790" w:type="dxa"/>
            <w:vAlign w:val="center"/>
            <w:hideMark/>
          </w:tcPr>
          <w:p w14:paraId="182FE236"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ReferenceList</w:t>
            </w:r>
          </w:p>
        </w:tc>
      </w:tr>
      <w:tr w:rsidR="009B54F3" w:rsidRPr="00313D9B" w14:paraId="66F78B50" w14:textId="77777777" w:rsidTr="00663075">
        <w:trPr>
          <w:tblCellSpacing w:w="15" w:type="dxa"/>
        </w:trPr>
        <w:tc>
          <w:tcPr>
            <w:tcW w:w="2709" w:type="dxa"/>
            <w:vAlign w:val="center"/>
            <w:hideMark/>
          </w:tcPr>
          <w:p w14:paraId="7EB0EA3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lastRenderedPageBreak/>
              <w:t>GET api/notebooks/</w:t>
            </w:r>
            <w:r w:rsidRPr="006A3CD1">
              <w:rPr>
                <w:rFonts w:ascii="Times New Roman" w:hAnsi="Times New Roman" w:cs="Times New Roman"/>
                <w:i/>
                <w:sz w:val="22"/>
                <w:szCs w:val="22"/>
              </w:rPr>
              <w:t>nid</w:t>
            </w:r>
            <w:r w:rsidRPr="006A3CD1">
              <w:rPr>
                <w:rFonts w:ascii="Times New Roman" w:eastAsia="Times New Roman" w:hAnsi="Times New Roman" w:cs="Times New Roman"/>
                <w:sz w:val="22"/>
                <w:szCs w:val="22"/>
              </w:rPr>
              <w:t>/readers</w:t>
            </w:r>
          </w:p>
        </w:tc>
        <w:tc>
          <w:tcPr>
            <w:tcW w:w="3498" w:type="dxa"/>
            <w:vAlign w:val="center"/>
            <w:hideMark/>
          </w:tcPr>
          <w:p w14:paraId="6415282D" w14:textId="007C0803"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list of </w:t>
            </w:r>
            <w:r w:rsidR="009B54F3" w:rsidRPr="006A3CD1">
              <w:rPr>
                <w:rFonts w:ascii="Times New Roman" w:hAnsi="Times New Roman" w:cs="Times New Roman"/>
                <w:i/>
                <w:sz w:val="22"/>
                <w:szCs w:val="22"/>
              </w:rPr>
              <w:t>prid</w:t>
            </w:r>
            <w:r w:rsidR="00E20BE8">
              <w:rPr>
                <w:rFonts w:ascii="Times New Roman" w:eastAsia="Times New Roman" w:hAnsi="Times New Roman" w:cs="Times New Roman"/>
                <w:sz w:val="22"/>
                <w:szCs w:val="22"/>
              </w:rPr>
              <w:t xml:space="preserve">-s </w:t>
            </w:r>
            <w:r w:rsidR="009B54F3" w:rsidRPr="006A3CD1">
              <w:rPr>
                <w:rFonts w:ascii="Times New Roman" w:eastAsia="Times New Roman" w:hAnsi="Times New Roman" w:cs="Times New Roman"/>
                <w:sz w:val="22"/>
                <w:szCs w:val="22"/>
              </w:rPr>
              <w:t>who allowed to read the annotations from the notebook</w:t>
            </w:r>
            <w:r w:rsidR="00E20BE8">
              <w:rPr>
                <w:rFonts w:ascii="Times New Roman" w:eastAsia="Times New Roman" w:hAnsi="Times New Roman" w:cs="Times New Roman"/>
                <w:sz w:val="22"/>
                <w:szCs w:val="22"/>
              </w:rPr>
              <w:t>.</w:t>
            </w:r>
          </w:p>
        </w:tc>
        <w:tc>
          <w:tcPr>
            <w:tcW w:w="2790" w:type="dxa"/>
            <w:vAlign w:val="center"/>
            <w:hideMark/>
          </w:tcPr>
          <w:p w14:paraId="1AB32DFA"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ReferenceList</w:t>
            </w:r>
          </w:p>
        </w:tc>
      </w:tr>
      <w:tr w:rsidR="009B54F3" w:rsidRPr="00313D9B" w14:paraId="3AF4184E" w14:textId="77777777" w:rsidTr="00663075">
        <w:trPr>
          <w:tblCellSpacing w:w="15" w:type="dxa"/>
        </w:trPr>
        <w:tc>
          <w:tcPr>
            <w:tcW w:w="2709" w:type="dxa"/>
            <w:vAlign w:val="center"/>
            <w:hideMark/>
          </w:tcPr>
          <w:p w14:paraId="41A85E72"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r w:rsidRPr="006A3CD1">
              <w:rPr>
                <w:rFonts w:ascii="Times New Roman" w:hAnsi="Times New Roman" w:cs="Times New Roman"/>
                <w:i/>
                <w:sz w:val="22"/>
                <w:szCs w:val="22"/>
              </w:rPr>
              <w:t>nid</w:t>
            </w:r>
            <w:r w:rsidRPr="006A3CD1">
              <w:rPr>
                <w:rFonts w:ascii="Times New Roman" w:eastAsia="Times New Roman" w:hAnsi="Times New Roman" w:cs="Times New Roman"/>
                <w:sz w:val="22"/>
                <w:szCs w:val="22"/>
              </w:rPr>
              <w:t>/writers</w:t>
            </w:r>
          </w:p>
        </w:tc>
        <w:tc>
          <w:tcPr>
            <w:tcW w:w="3498" w:type="dxa"/>
            <w:vAlign w:val="center"/>
            <w:hideMark/>
          </w:tcPr>
          <w:p w14:paraId="733C01D8" w14:textId="314C092C"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list of </w:t>
            </w:r>
            <w:r w:rsidR="009B54F3" w:rsidRPr="006A3CD1">
              <w:rPr>
                <w:rFonts w:ascii="Times New Roman" w:hAnsi="Times New Roman" w:cs="Times New Roman"/>
                <w:i/>
                <w:sz w:val="22"/>
                <w:szCs w:val="22"/>
              </w:rPr>
              <w:t>prid</w:t>
            </w:r>
            <w:r w:rsidR="009B54F3" w:rsidRPr="006A3CD1">
              <w:rPr>
                <w:rFonts w:ascii="Times New Roman" w:eastAsia="Times New Roman" w:hAnsi="Times New Roman" w:cs="Times New Roman"/>
                <w:sz w:val="22"/>
                <w:szCs w:val="22"/>
              </w:rPr>
              <w:t xml:space="preserve"> that can add annotations to the notebook</w:t>
            </w:r>
            <w:r w:rsidR="00E20BE8">
              <w:rPr>
                <w:rFonts w:ascii="Times New Roman" w:eastAsia="Times New Roman" w:hAnsi="Times New Roman" w:cs="Times New Roman"/>
                <w:sz w:val="22"/>
                <w:szCs w:val="22"/>
              </w:rPr>
              <w:t>.</w:t>
            </w:r>
          </w:p>
        </w:tc>
        <w:tc>
          <w:tcPr>
            <w:tcW w:w="2790" w:type="dxa"/>
            <w:vAlign w:val="center"/>
            <w:hideMark/>
          </w:tcPr>
          <w:p w14:paraId="601FB1C7"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ReferenceList</w:t>
            </w:r>
          </w:p>
        </w:tc>
      </w:tr>
      <w:tr w:rsidR="009B54F3" w:rsidRPr="00313D9B" w14:paraId="155D5AF6" w14:textId="77777777" w:rsidTr="00663075">
        <w:trPr>
          <w:tblCellSpacing w:w="15" w:type="dxa"/>
        </w:trPr>
        <w:tc>
          <w:tcPr>
            <w:tcW w:w="2709" w:type="dxa"/>
            <w:vAlign w:val="center"/>
            <w:hideMark/>
          </w:tcPr>
          <w:p w14:paraId="41552939"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r w:rsidRPr="006A3CD1">
              <w:rPr>
                <w:rFonts w:ascii="Times New Roman" w:hAnsi="Times New Roman" w:cs="Times New Roman"/>
                <w:i/>
                <w:sz w:val="22"/>
                <w:szCs w:val="22"/>
              </w:rPr>
              <w:t>nid</w:t>
            </w:r>
            <w:r w:rsidRPr="006A3CD1">
              <w:rPr>
                <w:rFonts w:ascii="Times New Roman" w:eastAsia="Times New Roman" w:hAnsi="Times New Roman" w:cs="Times New Roman"/>
                <w:sz w:val="22"/>
                <w:szCs w:val="22"/>
              </w:rPr>
              <w:t>/metadata</w:t>
            </w:r>
          </w:p>
        </w:tc>
        <w:tc>
          <w:tcPr>
            <w:tcW w:w="3498" w:type="dxa"/>
            <w:vAlign w:val="center"/>
            <w:hideMark/>
          </w:tcPr>
          <w:p w14:paraId="7B1B5515" w14:textId="2F6AC567" w:rsidR="009B54F3" w:rsidRPr="006A3CD1" w:rsidRDefault="00E20BE8" w:rsidP="00E20BE8">
            <w:pPr>
              <w:rPr>
                <w:rFonts w:ascii="Times New Roman" w:eastAsia="Times New Roman" w:hAnsi="Times New Roman" w:cs="Times New Roman"/>
                <w:sz w:val="22"/>
                <w:szCs w:val="22"/>
              </w:rPr>
            </w:pPr>
            <w:r>
              <w:rPr>
                <w:rFonts w:ascii="Times New Roman" w:eastAsia="Times New Roman" w:hAnsi="Times New Roman" w:cs="Times New Roman"/>
                <w:sz w:val="22"/>
                <w:szCs w:val="22"/>
              </w:rPr>
              <w:t>Returns</w:t>
            </w:r>
            <w:r w:rsidR="009B54F3" w:rsidRPr="006A3CD1">
              <w:rPr>
                <w:rFonts w:ascii="Times New Roman" w:eastAsia="Times New Roman" w:hAnsi="Times New Roman" w:cs="Times New Roman"/>
                <w:sz w:val="22"/>
                <w:szCs w:val="22"/>
              </w:rPr>
              <w:t xml:space="preserve"> all metadata about a specified notebook </w:t>
            </w:r>
            <w:r w:rsidR="009B54F3" w:rsidRPr="006A3CD1">
              <w:rPr>
                <w:rFonts w:ascii="Times New Roman" w:hAnsi="Times New Roman" w:cs="Times New Roman"/>
                <w:i/>
                <w:sz w:val="22"/>
                <w:szCs w:val="22"/>
              </w:rPr>
              <w:t>nid</w:t>
            </w:r>
            <w:r>
              <w:rPr>
                <w:rFonts w:ascii="Times New Roman" w:eastAsia="Times New Roman" w:hAnsi="Times New Roman" w:cs="Times New Roman"/>
                <w:sz w:val="22"/>
                <w:szCs w:val="22"/>
              </w:rPr>
              <w:t>.</w:t>
            </w:r>
          </w:p>
        </w:tc>
        <w:tc>
          <w:tcPr>
            <w:tcW w:w="2790" w:type="dxa"/>
            <w:vAlign w:val="center"/>
            <w:hideMark/>
          </w:tcPr>
          <w:p w14:paraId="629BFD9D"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Notebook</w:t>
            </w:r>
          </w:p>
        </w:tc>
      </w:tr>
      <w:tr w:rsidR="009B54F3" w:rsidRPr="00313D9B" w14:paraId="2D768EB5" w14:textId="77777777" w:rsidTr="00663075">
        <w:trPr>
          <w:tblCellSpacing w:w="15" w:type="dxa"/>
        </w:trPr>
        <w:tc>
          <w:tcPr>
            <w:tcW w:w="2709" w:type="dxa"/>
            <w:vAlign w:val="center"/>
            <w:hideMark/>
          </w:tcPr>
          <w:p w14:paraId="01B74CE5" w14:textId="77777777" w:rsidR="00663075" w:rsidRDefault="009B54F3" w:rsidP="00663075">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r w:rsid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w:t>
            </w:r>
            <w:r w:rsidRPr="006A3CD1">
              <w:rPr>
                <w:rFonts w:ascii="Times New Roman" w:eastAsia="Times New Roman" w:hAnsi="Times New Roman" w:cs="Times New Roman"/>
                <w:sz w:val="22"/>
                <w:szCs w:val="22"/>
              </w:rPr>
              <w:br/>
              <w:t>maximumAnnotations=</w:t>
            </w:r>
          </w:p>
          <w:p w14:paraId="56552C3C" w14:textId="77777777" w:rsidR="00663075" w:rsidRDefault="009B54F3" w:rsidP="00663075">
            <w:pPr>
              <w:rPr>
                <w:rFonts w:ascii="Times New Roman" w:eastAsia="Times New Roman" w:hAnsi="Times New Roman" w:cs="Times New Roman"/>
                <w:sz w:val="22"/>
                <w:szCs w:val="22"/>
              </w:rPr>
            </w:pPr>
            <w:r w:rsidRPr="00663075">
              <w:rPr>
                <w:rFonts w:ascii="Times New Roman" w:eastAsia="Times New Roman" w:hAnsi="Times New Roman" w:cs="Times New Roman"/>
                <w:i/>
                <w:sz w:val="22"/>
                <w:szCs w:val="22"/>
              </w:rPr>
              <w:t>limit</w:t>
            </w:r>
            <w:r w:rsidRPr="006A3CD1">
              <w:rPr>
                <w:rFonts w:ascii="Times New Roman" w:eastAsia="Times New Roman" w:hAnsi="Times New Roman" w:cs="Times New Roman"/>
                <w:sz w:val="22"/>
                <w:szCs w:val="22"/>
              </w:rPr>
              <w:t>&amp;</w:t>
            </w:r>
            <w:r w:rsidRPr="006A3CD1">
              <w:rPr>
                <w:rFonts w:ascii="Times New Roman" w:eastAsia="Times New Roman" w:hAnsi="Times New Roman" w:cs="Times New Roman"/>
                <w:sz w:val="22"/>
                <w:szCs w:val="22"/>
              </w:rPr>
              <w:br/>
              <w:t>startAnnotation=</w:t>
            </w:r>
            <w:r w:rsidRPr="00663075">
              <w:rPr>
                <w:rFonts w:ascii="Times New Roman" w:eastAsia="Times New Roman" w:hAnsi="Times New Roman" w:cs="Times New Roman"/>
                <w:i/>
                <w:sz w:val="22"/>
                <w:szCs w:val="22"/>
              </w:rPr>
              <w:t>offset</w:t>
            </w:r>
            <w:r w:rsidRPr="006A3CD1">
              <w:rPr>
                <w:rFonts w:ascii="Times New Roman" w:eastAsia="Times New Roman" w:hAnsi="Times New Roman" w:cs="Times New Roman"/>
                <w:sz w:val="22"/>
                <w:szCs w:val="22"/>
              </w:rPr>
              <w:t>&amp;</w:t>
            </w:r>
          </w:p>
          <w:p w14:paraId="2E2BE7F5" w14:textId="77777777" w:rsidR="00663075" w:rsidRDefault="009B54F3" w:rsidP="00663075">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orderby=</w:t>
            </w:r>
            <w:r w:rsidRPr="00663075">
              <w:rPr>
                <w:rFonts w:ascii="Times New Roman" w:eastAsia="Times New Roman" w:hAnsi="Times New Roman" w:cs="Times New Roman"/>
                <w:i/>
                <w:sz w:val="22"/>
                <w:szCs w:val="22"/>
              </w:rPr>
              <w:t>orderby</w:t>
            </w:r>
            <w:r w:rsidRPr="006A3CD1">
              <w:rPr>
                <w:rFonts w:ascii="Times New Roman" w:eastAsia="Times New Roman" w:hAnsi="Times New Roman" w:cs="Times New Roman"/>
                <w:sz w:val="22"/>
                <w:szCs w:val="22"/>
              </w:rPr>
              <w:t>&amp;</w:t>
            </w:r>
          </w:p>
          <w:p w14:paraId="39774A90" w14:textId="656E709A" w:rsidR="009B54F3" w:rsidRPr="006A3CD1" w:rsidRDefault="009B54F3" w:rsidP="00663075">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orderingMode=</w:t>
            </w:r>
            <w:r w:rsidRPr="006A3CD1">
              <w:rPr>
                <w:rFonts w:ascii="Times New Roman" w:hAnsi="Times New Roman" w:cs="Times New Roman"/>
                <w:sz w:val="22"/>
                <w:szCs w:val="22"/>
              </w:rPr>
              <w:t>[[1,0]]</w:t>
            </w:r>
            <w:r w:rsidRPr="006A3CD1">
              <w:rPr>
                <w:rFonts w:ascii="Times New Roman" w:eastAsia="Times New Roman" w:hAnsi="Times New Roman" w:cs="Times New Roman"/>
                <w:sz w:val="22"/>
                <w:szCs w:val="22"/>
              </w:rPr>
              <w:t xml:space="preserve"> </w:t>
            </w:r>
          </w:p>
        </w:tc>
        <w:tc>
          <w:tcPr>
            <w:tcW w:w="3498" w:type="dxa"/>
            <w:vAlign w:val="center"/>
            <w:hideMark/>
          </w:tcPr>
          <w:p w14:paraId="30743CD2" w14:textId="02AC84AE"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Returns</w:t>
            </w:r>
            <w:r w:rsidR="009B54F3" w:rsidRPr="006A3CD1">
              <w:rPr>
                <w:rFonts w:ascii="Times New Roman" w:eastAsia="Times New Roman" w:hAnsi="Times New Roman" w:cs="Times New Roman"/>
                <w:sz w:val="22"/>
                <w:szCs w:val="22"/>
              </w:rPr>
              <w:t xml:space="preserve"> the list of all annotations </w:t>
            </w:r>
            <w:r w:rsidR="009B54F3" w:rsidRPr="006A3CD1">
              <w:rPr>
                <w:rFonts w:ascii="Times New Roman" w:hAnsi="Times New Roman" w:cs="Times New Roman"/>
                <w:sz w:val="22"/>
                <w:szCs w:val="22"/>
              </w:rPr>
              <w:t>aid</w:t>
            </w:r>
            <w:r w:rsidR="009B54F3" w:rsidRPr="006A3CD1">
              <w:rPr>
                <w:rFonts w:ascii="Times New Roman" w:eastAsia="Times New Roman" w:hAnsi="Times New Roman" w:cs="Times New Roman"/>
                <w:sz w:val="22"/>
                <w:szCs w:val="22"/>
              </w:rPr>
              <w:t xml:space="preserve">-s contained within a Notebook with related metadata. Parameters: </w:t>
            </w:r>
            <w:r w:rsidR="009B54F3" w:rsidRPr="006A3CD1">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xml:space="preserve">, optional </w:t>
            </w:r>
            <w:r w:rsidR="009B54F3" w:rsidRPr="00E20BE8">
              <w:rPr>
                <w:rFonts w:ascii="Times New Roman" w:eastAsia="Times New Roman" w:hAnsi="Times New Roman" w:cs="Times New Roman"/>
                <w:i/>
                <w:sz w:val="22"/>
                <w:szCs w:val="22"/>
              </w:rPr>
              <w:t>maximumAnnotations</w:t>
            </w:r>
            <w:r w:rsidR="009B54F3" w:rsidRPr="006A3CD1">
              <w:rPr>
                <w:rFonts w:ascii="Times New Roman" w:eastAsia="Times New Roman" w:hAnsi="Times New Roman" w:cs="Times New Roman"/>
                <w:sz w:val="22"/>
                <w:szCs w:val="22"/>
              </w:rPr>
              <w:t xml:space="preserve"> specifies the maximum number of annotations to retrieve (default -1, all annotations), optional </w:t>
            </w:r>
            <w:r w:rsidR="009B54F3" w:rsidRPr="00E20BE8">
              <w:rPr>
                <w:rFonts w:ascii="Times New Roman" w:eastAsia="Times New Roman" w:hAnsi="Times New Roman" w:cs="Times New Roman"/>
                <w:i/>
                <w:sz w:val="22"/>
                <w:szCs w:val="22"/>
              </w:rPr>
              <w:t>startAnnotation</w:t>
            </w:r>
            <w:r w:rsidR="009B54F3" w:rsidRPr="006A3CD1">
              <w:rPr>
                <w:rFonts w:ascii="Times New Roman" w:eastAsia="Times New Roman" w:hAnsi="Times New Roman" w:cs="Times New Roman"/>
                <w:sz w:val="22"/>
                <w:szCs w:val="22"/>
              </w:rPr>
              <w:t xml:space="preserve"> specifies the starting point from which the annotations will be retrieved (default: -1, start from the first annotation), optional </w:t>
            </w:r>
            <w:r w:rsidR="009B54F3" w:rsidRPr="00E20BE8">
              <w:rPr>
                <w:rFonts w:ascii="Times New Roman" w:eastAsia="Times New Roman" w:hAnsi="Times New Roman" w:cs="Times New Roman"/>
                <w:i/>
                <w:sz w:val="22"/>
                <w:szCs w:val="22"/>
              </w:rPr>
              <w:t>orderby</w:t>
            </w:r>
            <w:r w:rsidR="009B54F3" w:rsidRPr="006A3CD1">
              <w:rPr>
                <w:rFonts w:ascii="Times New Roman" w:eastAsia="Times New Roman" w:hAnsi="Times New Roman" w:cs="Times New Roman"/>
                <w:sz w:val="22"/>
                <w:szCs w:val="22"/>
              </w:rPr>
              <w:t xml:space="preserve">, specifies the RDF property used to order the annotations (default: dc:created ), optional </w:t>
            </w:r>
            <w:r w:rsidR="009B54F3" w:rsidRPr="00E20BE8">
              <w:rPr>
                <w:rFonts w:ascii="Times New Roman" w:eastAsia="Times New Roman" w:hAnsi="Times New Roman" w:cs="Times New Roman"/>
                <w:i/>
                <w:sz w:val="22"/>
                <w:szCs w:val="22"/>
              </w:rPr>
              <w:t>orderingMode</w:t>
            </w:r>
            <w:r w:rsidR="009B54F3" w:rsidRPr="006A3CD1">
              <w:rPr>
                <w:rFonts w:ascii="Times New Roman" w:eastAsia="Times New Roman" w:hAnsi="Times New Roman" w:cs="Times New Roman"/>
                <w:sz w:val="22"/>
                <w:szCs w:val="22"/>
              </w:rPr>
              <w:t xml:space="preserve"> specifies if the results should be sorted using a descending order </w:t>
            </w:r>
            <w:r w:rsidR="009B54F3" w:rsidRPr="00E20BE8">
              <w:rPr>
                <w:rFonts w:ascii="Times New Roman" w:eastAsia="Times New Roman" w:hAnsi="Times New Roman" w:cs="Times New Roman"/>
                <w:i/>
                <w:sz w:val="22"/>
                <w:szCs w:val="22"/>
              </w:rPr>
              <w:t>desc</w:t>
            </w:r>
            <w:r w:rsidR="009B54F3" w:rsidRPr="006A3CD1">
              <w:rPr>
                <w:rFonts w:ascii="Times New Roman" w:eastAsia="Times New Roman" w:hAnsi="Times New Roman" w:cs="Times New Roman"/>
                <w:sz w:val="22"/>
                <w:szCs w:val="22"/>
              </w:rPr>
              <w:t xml:space="preserve">=1 or an ascending order </w:t>
            </w:r>
            <w:r w:rsidR="009B54F3" w:rsidRPr="00E20BE8">
              <w:rPr>
                <w:rFonts w:ascii="Times New Roman" w:eastAsia="Times New Roman" w:hAnsi="Times New Roman" w:cs="Times New Roman"/>
                <w:i/>
                <w:sz w:val="22"/>
                <w:szCs w:val="22"/>
              </w:rPr>
              <w:t>desc</w:t>
            </w:r>
            <w:r w:rsidR="009B54F3" w:rsidRPr="006A3CD1">
              <w:rPr>
                <w:rFonts w:ascii="Times New Roman" w:eastAsia="Times New Roman" w:hAnsi="Times New Roman" w:cs="Times New Roman"/>
                <w:sz w:val="22"/>
                <w:szCs w:val="22"/>
              </w:rPr>
              <w:t>=0 (default: 0 )</w:t>
            </w:r>
          </w:p>
        </w:tc>
        <w:tc>
          <w:tcPr>
            <w:tcW w:w="2790" w:type="dxa"/>
            <w:vAlign w:val="center"/>
            <w:hideMark/>
          </w:tcPr>
          <w:p w14:paraId="764E1B34"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ReferenceList</w:t>
            </w:r>
          </w:p>
        </w:tc>
      </w:tr>
      <w:tr w:rsidR="009B54F3" w:rsidRPr="00313D9B" w14:paraId="18F43469" w14:textId="77777777" w:rsidTr="00663075">
        <w:trPr>
          <w:tblCellSpacing w:w="15" w:type="dxa"/>
        </w:trPr>
        <w:tc>
          <w:tcPr>
            <w:tcW w:w="2709" w:type="dxa"/>
            <w:vAlign w:val="center"/>
            <w:hideMark/>
          </w:tcPr>
          <w:p w14:paraId="384D702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PUT /notebooks/</w:t>
            </w:r>
            <w:r w:rsidRP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 xml:space="preserve"> </w:t>
            </w:r>
          </w:p>
        </w:tc>
        <w:tc>
          <w:tcPr>
            <w:tcW w:w="3498" w:type="dxa"/>
            <w:vAlign w:val="center"/>
            <w:hideMark/>
          </w:tcPr>
          <w:p w14:paraId="0DD34236" w14:textId="2F1A4E6E"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M</w:t>
            </w:r>
            <w:r w:rsidR="009B54F3" w:rsidRPr="006A3CD1">
              <w:rPr>
                <w:rFonts w:ascii="Times New Roman" w:eastAsia="Times New Roman" w:hAnsi="Times New Roman" w:cs="Times New Roman"/>
                <w:sz w:val="22"/>
                <w:szCs w:val="22"/>
              </w:rPr>
              <w:t xml:space="preserve">odifies metadata of </w:t>
            </w:r>
            <w:r w:rsidR="009B54F3" w:rsidRPr="00E20BE8">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The new notebook’s name must be sent in request’s body.</w:t>
            </w:r>
          </w:p>
        </w:tc>
        <w:tc>
          <w:tcPr>
            <w:tcW w:w="2790" w:type="dxa"/>
            <w:vAlign w:val="center"/>
            <w:hideMark/>
          </w:tcPr>
          <w:p w14:paraId="7C9FC923"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Envelope NotebookResponseBody</w:t>
            </w:r>
          </w:p>
        </w:tc>
      </w:tr>
      <w:tr w:rsidR="009B54F3" w:rsidRPr="00313D9B" w14:paraId="65EAE8E9" w14:textId="77777777" w:rsidTr="00663075">
        <w:trPr>
          <w:tblCellSpacing w:w="15" w:type="dxa"/>
        </w:trPr>
        <w:tc>
          <w:tcPr>
            <w:tcW w:w="2709" w:type="dxa"/>
            <w:vAlign w:val="center"/>
            <w:hideMark/>
          </w:tcPr>
          <w:p w14:paraId="6B8B5AD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PUT /notebooks/</w:t>
            </w:r>
            <w:r w:rsidRP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w:t>
            </w:r>
            <w:r w:rsidRPr="00663075">
              <w:rPr>
                <w:rFonts w:ascii="Times New Roman" w:hAnsi="Times New Roman" w:cs="Times New Roman"/>
                <w:i/>
                <w:sz w:val="22"/>
                <w:szCs w:val="22"/>
              </w:rPr>
              <w:t>aid</w:t>
            </w:r>
            <w:r w:rsidRPr="00663075">
              <w:rPr>
                <w:rFonts w:ascii="Times New Roman" w:eastAsia="Times New Roman" w:hAnsi="Times New Roman" w:cs="Times New Roman"/>
                <w:i/>
                <w:sz w:val="22"/>
                <w:szCs w:val="22"/>
              </w:rPr>
              <w:t xml:space="preserve"> </w:t>
            </w:r>
          </w:p>
        </w:tc>
        <w:tc>
          <w:tcPr>
            <w:tcW w:w="3498" w:type="dxa"/>
            <w:vAlign w:val="center"/>
            <w:hideMark/>
          </w:tcPr>
          <w:p w14:paraId="5C27C004" w14:textId="1D8797D1"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A</w:t>
            </w:r>
            <w:r w:rsidR="009B54F3" w:rsidRPr="006A3CD1">
              <w:rPr>
                <w:rFonts w:ascii="Times New Roman" w:eastAsia="Times New Roman" w:hAnsi="Times New Roman" w:cs="Times New Roman"/>
                <w:sz w:val="22"/>
                <w:szCs w:val="22"/>
              </w:rPr>
              <w:t xml:space="preserve">dds an annotation </w:t>
            </w:r>
            <w:r w:rsidR="009B54F3" w:rsidRPr="006A3CD1">
              <w:rPr>
                <w:rFonts w:ascii="Times New Roman" w:hAnsi="Times New Roman" w:cs="Times New Roman"/>
                <w:sz w:val="22"/>
                <w:szCs w:val="22"/>
              </w:rPr>
              <w:t>aid</w:t>
            </w:r>
            <w:r w:rsidR="009B54F3" w:rsidRPr="006A3CD1">
              <w:rPr>
                <w:rFonts w:ascii="Times New Roman" w:eastAsia="Times New Roman" w:hAnsi="Times New Roman" w:cs="Times New Roman"/>
                <w:sz w:val="22"/>
                <w:szCs w:val="22"/>
              </w:rPr>
              <w:t xml:space="preserve"> to the list of annotations of </w:t>
            </w:r>
            <w:r w:rsidR="009B54F3" w:rsidRPr="00E20BE8">
              <w:rPr>
                <w:rFonts w:ascii="Times New Roman" w:hAnsi="Times New Roman" w:cs="Times New Roman"/>
                <w:i/>
                <w:sz w:val="22"/>
                <w:szCs w:val="22"/>
              </w:rPr>
              <w:t>nid</w:t>
            </w:r>
            <w:r>
              <w:rPr>
                <w:rFonts w:ascii="Times New Roman" w:hAnsi="Times New Roman" w:cs="Times New Roman"/>
                <w:i/>
                <w:sz w:val="22"/>
                <w:szCs w:val="22"/>
              </w:rPr>
              <w:t>.</w:t>
            </w:r>
            <w:r w:rsidR="009B54F3" w:rsidRPr="00E20BE8">
              <w:rPr>
                <w:rFonts w:ascii="Times New Roman" w:eastAsia="Times New Roman" w:hAnsi="Times New Roman" w:cs="Times New Roman"/>
                <w:i/>
                <w:sz w:val="22"/>
                <w:szCs w:val="22"/>
              </w:rPr>
              <w:t xml:space="preserve"> </w:t>
            </w:r>
          </w:p>
        </w:tc>
        <w:tc>
          <w:tcPr>
            <w:tcW w:w="2790" w:type="dxa"/>
            <w:vAlign w:val="center"/>
            <w:hideMark/>
          </w:tcPr>
          <w:p w14:paraId="7BFE4D5D"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Envelope NotebookResponseBody</w:t>
            </w:r>
          </w:p>
        </w:tc>
      </w:tr>
      <w:tr w:rsidR="009B54F3" w:rsidRPr="00313D9B" w14:paraId="2EF7D907" w14:textId="77777777" w:rsidTr="00663075">
        <w:trPr>
          <w:tblCellSpacing w:w="15" w:type="dxa"/>
        </w:trPr>
        <w:tc>
          <w:tcPr>
            <w:tcW w:w="2709" w:type="dxa"/>
            <w:vAlign w:val="center"/>
            <w:hideMark/>
          </w:tcPr>
          <w:p w14:paraId="7FF623DC"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POST api/notebooks/</w:t>
            </w:r>
          </w:p>
        </w:tc>
        <w:tc>
          <w:tcPr>
            <w:tcW w:w="3498" w:type="dxa"/>
            <w:vAlign w:val="center"/>
            <w:hideMark/>
          </w:tcPr>
          <w:p w14:paraId="20CA9A5F" w14:textId="2F360284" w:rsidR="009B54F3" w:rsidRPr="006A3CD1" w:rsidRDefault="00E20BE8" w:rsidP="00E20BE8">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9B54F3" w:rsidRPr="006A3CD1">
              <w:rPr>
                <w:rFonts w:ascii="Times New Roman" w:eastAsia="Times New Roman" w:hAnsi="Times New Roman" w:cs="Times New Roman"/>
                <w:sz w:val="22"/>
                <w:szCs w:val="22"/>
              </w:rPr>
              <w:t xml:space="preserve">reates a new notebook. </w:t>
            </w: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w:t>
            </w:r>
            <w:r w:rsidR="009B54F3" w:rsidRPr="00E20BE8">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xml:space="preserve"> of the created Notebook in response’s payload</w:t>
            </w:r>
            <w:r>
              <w:rPr>
                <w:rFonts w:ascii="Times New Roman" w:eastAsia="Times New Roman" w:hAnsi="Times New Roman" w:cs="Times New Roman"/>
                <w:sz w:val="22"/>
                <w:szCs w:val="22"/>
              </w:rPr>
              <w:t>.</w:t>
            </w:r>
          </w:p>
        </w:tc>
        <w:tc>
          <w:tcPr>
            <w:tcW w:w="2790" w:type="dxa"/>
            <w:vAlign w:val="center"/>
            <w:hideMark/>
          </w:tcPr>
          <w:p w14:paraId="1790F446"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Envelope NotebookResponseBody</w:t>
            </w:r>
          </w:p>
        </w:tc>
      </w:tr>
      <w:tr w:rsidR="009B54F3" w:rsidRPr="00313D9B" w14:paraId="6CE0BD65" w14:textId="77777777" w:rsidTr="00663075">
        <w:trPr>
          <w:tblCellSpacing w:w="15" w:type="dxa"/>
        </w:trPr>
        <w:tc>
          <w:tcPr>
            <w:tcW w:w="2709" w:type="dxa"/>
            <w:vAlign w:val="center"/>
            <w:hideMark/>
          </w:tcPr>
          <w:p w14:paraId="754DB2D6"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DELETE api/notebooks/</w:t>
            </w:r>
            <w:r w:rsidRP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 xml:space="preserve"> </w:t>
            </w:r>
          </w:p>
        </w:tc>
        <w:tc>
          <w:tcPr>
            <w:tcW w:w="3498" w:type="dxa"/>
            <w:vAlign w:val="center"/>
            <w:hideMark/>
          </w:tcPr>
          <w:p w14:paraId="40D2BF04" w14:textId="62D46912"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D</w:t>
            </w:r>
            <w:r w:rsidR="009B54F3" w:rsidRPr="006A3CD1">
              <w:rPr>
                <w:rFonts w:ascii="Times New Roman" w:eastAsia="Times New Roman" w:hAnsi="Times New Roman" w:cs="Times New Roman"/>
                <w:sz w:val="22"/>
                <w:szCs w:val="22"/>
              </w:rPr>
              <w:t>elete</w:t>
            </w:r>
            <w:r>
              <w:rPr>
                <w:rFonts w:ascii="Times New Roman" w:eastAsia="Times New Roman" w:hAnsi="Times New Roman" w:cs="Times New Roman"/>
                <w:sz w:val="22"/>
                <w:szCs w:val="22"/>
              </w:rPr>
              <w:t>s</w:t>
            </w:r>
            <w:r w:rsidR="009B54F3" w:rsidRPr="006A3CD1">
              <w:rPr>
                <w:rFonts w:ascii="Times New Roman" w:eastAsia="Times New Roman" w:hAnsi="Times New Roman" w:cs="Times New Roman"/>
                <w:sz w:val="22"/>
                <w:szCs w:val="22"/>
              </w:rPr>
              <w:t xml:space="preserve"> </w:t>
            </w:r>
            <w:r w:rsidR="009B54F3" w:rsidRPr="00E20BE8">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xml:space="preserve">. Annotations stay, they just lose connection to </w:t>
            </w:r>
            <w:r w:rsidR="009B54F3" w:rsidRPr="00E20BE8">
              <w:rPr>
                <w:rFonts w:ascii="Times New Roman" w:hAnsi="Times New Roman" w:cs="Times New Roman"/>
                <w:i/>
                <w:sz w:val="22"/>
                <w:szCs w:val="22"/>
              </w:rPr>
              <w:t>nid</w:t>
            </w:r>
            <w:r w:rsidR="009B54F3" w:rsidRPr="00E20BE8">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w:t>
            </w:r>
          </w:p>
        </w:tc>
        <w:tc>
          <w:tcPr>
            <w:tcW w:w="2790" w:type="dxa"/>
            <w:vAlign w:val="center"/>
            <w:hideMark/>
          </w:tcPr>
          <w:p w14:paraId="6FF6DF48"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https status, no xml</w:t>
            </w:r>
          </w:p>
        </w:tc>
      </w:tr>
      <w:tr w:rsidR="009B54F3" w:rsidRPr="00313D9B" w14:paraId="6107D381" w14:textId="77777777" w:rsidTr="00663075">
        <w:trPr>
          <w:tblCellSpacing w:w="15" w:type="dxa"/>
        </w:trPr>
        <w:tc>
          <w:tcPr>
            <w:tcW w:w="2709" w:type="dxa"/>
            <w:vAlign w:val="center"/>
            <w:hideMark/>
          </w:tcPr>
          <w:p w14:paraId="04CECFCB"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POST api/notebooks/</w:t>
            </w:r>
            <w:r w:rsidRP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 xml:space="preserve"> </w:t>
            </w:r>
          </w:p>
        </w:tc>
        <w:tc>
          <w:tcPr>
            <w:tcW w:w="3498" w:type="dxa"/>
            <w:vAlign w:val="center"/>
            <w:hideMark/>
          </w:tcPr>
          <w:p w14:paraId="0D065B37" w14:textId="01EB66DD"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9B54F3" w:rsidRPr="006A3CD1">
              <w:rPr>
                <w:rFonts w:ascii="Times New Roman" w:eastAsia="Times New Roman" w:hAnsi="Times New Roman" w:cs="Times New Roman"/>
                <w:sz w:val="22"/>
                <w:szCs w:val="22"/>
              </w:rPr>
              <w:t xml:space="preserve">reates a new annotation in </w:t>
            </w:r>
            <w:r w:rsidR="009B54F3" w:rsidRPr="00E20BE8">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The content of an annotation is given in the request body. In fact this is a short cut of two actions: POST api/annotations and PUT /notebooks/</w:t>
            </w:r>
            <w:r w:rsidR="009B54F3" w:rsidRPr="006A3CD1">
              <w:rPr>
                <w:rFonts w:ascii="Times New Roman" w:hAnsi="Times New Roman" w:cs="Times New Roman"/>
                <w:sz w:val="22"/>
                <w:szCs w:val="22"/>
              </w:rPr>
              <w:t>nid</w:t>
            </w:r>
            <w:r w:rsidR="009B54F3" w:rsidRPr="006A3CD1">
              <w:rPr>
                <w:rFonts w:ascii="Times New Roman" w:eastAsia="Times New Roman" w:hAnsi="Times New Roman" w:cs="Times New Roman"/>
                <w:sz w:val="22"/>
                <w:szCs w:val="22"/>
              </w:rPr>
              <w:t>?annotation=</w:t>
            </w:r>
            <w:r w:rsidR="009B54F3" w:rsidRPr="00E20BE8">
              <w:rPr>
                <w:rFonts w:ascii="Times New Roman" w:hAnsi="Times New Roman" w:cs="Times New Roman"/>
                <w:i/>
                <w:sz w:val="22"/>
                <w:szCs w:val="22"/>
              </w:rPr>
              <w:t>aid</w:t>
            </w:r>
            <w:r w:rsidR="009B54F3" w:rsidRPr="006A3CD1">
              <w:rPr>
                <w:rFonts w:ascii="Times New Roman" w:eastAsia="Times New Roman" w:hAnsi="Times New Roman" w:cs="Times New Roman"/>
                <w:sz w:val="22"/>
                <w:szCs w:val="22"/>
              </w:rPr>
              <w:t>.</w:t>
            </w:r>
          </w:p>
        </w:tc>
        <w:tc>
          <w:tcPr>
            <w:tcW w:w="2790" w:type="dxa"/>
            <w:vAlign w:val="center"/>
            <w:hideMark/>
          </w:tcPr>
          <w:p w14:paraId="47E616DC"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Envelope NotebookResponseBody</w:t>
            </w:r>
          </w:p>
        </w:tc>
      </w:tr>
    </w:tbl>
    <w:p w14:paraId="69967258" w14:textId="77777777" w:rsidR="009B54F3" w:rsidRPr="00FC5A7C" w:rsidRDefault="009B54F3" w:rsidP="00D57E43">
      <w:pPr>
        <w:pStyle w:val="Rubrik2"/>
      </w:pPr>
      <w:bookmarkStart w:id="249" w:name="_Toc273122992"/>
      <w:r w:rsidRPr="00FC5A7C">
        <w:t>DWAN frontend(s)</w:t>
      </w:r>
      <w:bookmarkEnd w:id="249"/>
    </w:p>
    <w:p w14:paraId="7E412B8E" w14:textId="77777777" w:rsidR="009B54F3" w:rsidRDefault="009B54F3" w:rsidP="00D57E43">
      <w:pPr>
        <w:pStyle w:val="Rubrik3"/>
      </w:pPr>
      <w:bookmarkStart w:id="250" w:name="_Toc273122993"/>
      <w:r w:rsidRPr="00FC5A7C">
        <w:t>Wired-Marker based frontend</w:t>
      </w:r>
      <w:bookmarkEnd w:id="250"/>
    </w:p>
    <w:p w14:paraId="50B02877" w14:textId="03772591" w:rsidR="00E11D53" w:rsidRDefault="001C44E2" w:rsidP="00433F88">
      <w:pPr>
        <w:ind w:firstLine="284"/>
        <w:jc w:val="both"/>
      </w:pPr>
      <w:commentRangeStart w:id="251"/>
      <w:r w:rsidRPr="001C44E2">
        <w:t>Original</w:t>
      </w:r>
      <w:ins w:id="252" w:author="testuser" w:date="2014-09-29T13:21:00Z">
        <w:r w:rsidR="00F171A6">
          <w:t>ly</w:t>
        </w:r>
      </w:ins>
      <w:commentRangeEnd w:id="251"/>
      <w:ins w:id="253" w:author="testuser" w:date="2014-09-29T14:18:00Z">
        <w:r w:rsidR="00682C18">
          <w:rPr>
            <w:rStyle w:val="Kommentarsreferens"/>
          </w:rPr>
          <w:commentReference w:id="251"/>
        </w:r>
      </w:ins>
      <w:r w:rsidRPr="001C44E2">
        <w:t xml:space="preserve"> </w:t>
      </w:r>
      <w:r>
        <w:rPr>
          <w:lang w:val="en-US"/>
        </w:rPr>
        <w:t xml:space="preserve">Wired-Marker is freeware developed in Japan as part of the Integrated Database Project sponsored by the Ministry of Education, Culture, Sports, Science and </w:t>
      </w:r>
      <w:r>
        <w:rPr>
          <w:lang w:val="en-US"/>
        </w:rPr>
        <w:lastRenderedPageBreak/>
        <w:t>Te</w:t>
      </w:r>
      <w:r w:rsidR="009B39E6">
        <w:rPr>
          <w:lang w:val="en-US"/>
        </w:rPr>
        <w:t>chnology (development code name</w:t>
      </w:r>
      <w:r>
        <w:rPr>
          <w:lang w:val="en-US"/>
        </w:rPr>
        <w:t xml:space="preserve"> </w:t>
      </w:r>
      <w:r w:rsidRPr="009B39E6">
        <w:rPr>
          <w:i/>
          <w:lang w:val="en-US"/>
        </w:rPr>
        <w:t>ScrapParty</w:t>
      </w:r>
      <w:r>
        <w:rPr>
          <w:lang w:val="en-US"/>
        </w:rPr>
        <w:t>) for supporting the construction of databases</w:t>
      </w:r>
      <w:r w:rsidR="00E11D53">
        <w:t>.  Tool’s concept and</w:t>
      </w:r>
      <w:del w:id="254" w:author="Menzo windhouwer" w:date="2014-09-26T11:31:00Z">
        <w:r w:rsidR="00E11D53" w:rsidDel="008E138E">
          <w:delText xml:space="preserve"> </w:delText>
        </w:r>
      </w:del>
      <w:r w:rsidR="00E11D53">
        <w:t xml:space="preserve"> d</w:t>
      </w:r>
      <w:r w:rsidRPr="001C44E2">
        <w:t xml:space="preserve">esign belong </w:t>
      </w:r>
      <w:ins w:id="255" w:author="Menzo windhouwer" w:date="2014-09-26T11:31:00Z">
        <w:r w:rsidR="008E138E">
          <w:t>to</w:t>
        </w:r>
      </w:ins>
      <w:r w:rsidRPr="001C44E2">
        <w:t xml:space="preserve"> </w:t>
      </w:r>
      <w:commentRangeStart w:id="256"/>
      <w:r w:rsidRPr="001C44E2">
        <w:t xml:space="preserve">BITS </w:t>
      </w:r>
      <w:r w:rsidR="007152B2">
        <w:t>Co., Ltd.</w:t>
      </w:r>
      <w:del w:id="257" w:author="Olof Olsson" w:date="2014-10-03T11:39:00Z">
        <w:r w:rsidR="007152B2" w:rsidDel="002B3F95">
          <w:delText xml:space="preserve"> </w:delText>
        </w:r>
      </w:del>
      <w:ins w:id="258" w:author="Olof Olsson" w:date="2014-10-03T11:39:00Z">
        <w:r w:rsidR="002B3F95">
          <w:rPr>
            <w:rStyle w:val="Fotnotsreferens"/>
          </w:rPr>
          <w:footnoteReference w:id="9"/>
        </w:r>
        <w:r w:rsidR="002B3F95">
          <w:t xml:space="preserve"> </w:t>
        </w:r>
      </w:ins>
      <w:r w:rsidRPr="001C44E2">
        <w:t>and Prof. Okubo</w:t>
      </w:r>
      <w:ins w:id="262" w:author="Olof Olsson" w:date="2014-10-03T11:39:00Z">
        <w:r w:rsidR="002B3F95">
          <w:rPr>
            <w:rStyle w:val="Fotnotsreferens"/>
          </w:rPr>
          <w:footnoteReference w:id="10"/>
        </w:r>
      </w:ins>
      <w:r>
        <w:t xml:space="preserve">. </w:t>
      </w:r>
      <w:commentRangeEnd w:id="256"/>
      <w:r w:rsidR="00755306">
        <w:rPr>
          <w:rStyle w:val="Kommentarsreferens"/>
        </w:rPr>
        <w:commentReference w:id="256"/>
      </w:r>
    </w:p>
    <w:p w14:paraId="110D3DE4" w14:textId="7949EECB" w:rsidR="00E11D53" w:rsidRDefault="001C44E2" w:rsidP="00433F88">
      <w:pPr>
        <w:ind w:firstLine="284"/>
        <w:jc w:val="both"/>
        <w:rPr>
          <w:color w:val="000000" w:themeColor="text1"/>
          <w:lang w:val="en-US"/>
        </w:rPr>
      </w:pPr>
      <w:r>
        <w:rPr>
          <w:lang w:val="en-US"/>
        </w:rPr>
        <w:t xml:space="preserve">Wired-Marker is licensed under </w:t>
      </w:r>
      <w:ins w:id="264" w:author="testuser" w:date="2014-09-29T13:21:00Z">
        <w:r w:rsidR="00F171A6">
          <w:rPr>
            <w:lang w:val="en-US"/>
          </w:rPr>
          <w:t xml:space="preserve">a </w:t>
        </w:r>
      </w:ins>
      <w:r>
        <w:rPr>
          <w:color w:val="000000" w:themeColor="text1"/>
          <w:lang w:val="en-US"/>
        </w:rPr>
        <w:t xml:space="preserve">Creative Common license. </w:t>
      </w:r>
      <w:r w:rsidR="001970CE">
        <w:t xml:space="preserve"> </w:t>
      </w:r>
      <w:r w:rsidR="009B39E6">
        <w:t>This</w:t>
      </w:r>
      <w:r w:rsidR="001970CE">
        <w:t xml:space="preserve"> </w:t>
      </w:r>
      <w:commentRangeStart w:id="265"/>
      <w:r w:rsidR="001970CE">
        <w:t>assumes</w:t>
      </w:r>
      <w:commentRangeEnd w:id="265"/>
      <w:r w:rsidR="00682C18">
        <w:rPr>
          <w:rStyle w:val="Kommentarsreferens"/>
        </w:rPr>
        <w:commentReference w:id="265"/>
      </w:r>
      <w:r w:rsidR="001970CE">
        <w:t xml:space="preserve"> </w:t>
      </w:r>
      <w:r w:rsidR="00DD2355">
        <w:t>“</w:t>
      </w:r>
      <w:r w:rsidR="001970CE">
        <w:t>No-Derivative works</w:t>
      </w:r>
      <w:r w:rsidR="00DD2355">
        <w:t>”</w:t>
      </w:r>
      <w:r w:rsidR="001970CE">
        <w:t xml:space="preserve"> condition</w:t>
      </w:r>
      <w:ins w:id="266" w:author="Menzo windhouwer" w:date="2014-09-26T11:31:00Z">
        <w:r w:rsidR="008E138E">
          <w:t>,</w:t>
        </w:r>
      </w:ins>
      <w:r w:rsidR="001970CE">
        <w:t xml:space="preserve"> </w:t>
      </w:r>
      <w:r w:rsidR="009B39E6">
        <w:t>which means that the</w:t>
      </w:r>
      <w:r w:rsidR="001970CE">
        <w:t xml:space="preserve"> modified code cannot be </w:t>
      </w:r>
      <w:r w:rsidR="00DD2355">
        <w:t>distributed</w:t>
      </w:r>
      <w:r w:rsidR="001970CE">
        <w:t xml:space="preserve">.   </w:t>
      </w:r>
      <w:r w:rsidR="007152B2">
        <w:t xml:space="preserve">According to the </w:t>
      </w:r>
      <w:r w:rsidR="00DD2355">
        <w:t xml:space="preserve">special </w:t>
      </w:r>
      <w:r w:rsidR="007152B2">
        <w:t>agreement</w:t>
      </w:r>
      <w:del w:id="267" w:author="Menzo windhouwer" w:date="2014-09-26T11:31:00Z">
        <w:r w:rsidR="007152B2" w:rsidDel="008E138E">
          <w:delText xml:space="preserve"> </w:delText>
        </w:r>
      </w:del>
      <w:r w:rsidR="00DD2355">
        <w:t xml:space="preserve"> between </w:t>
      </w:r>
      <w:r w:rsidR="007152B2" w:rsidRPr="001C44E2">
        <w:t xml:space="preserve">BITS </w:t>
      </w:r>
      <w:r w:rsidR="007152B2">
        <w:t xml:space="preserve">Co., Ltd </w:t>
      </w:r>
      <w:r w:rsidR="00DD2355">
        <w:t xml:space="preserve">and MPI </w:t>
      </w:r>
      <w:r w:rsidR="007152B2">
        <w:t xml:space="preserve">this </w:t>
      </w:r>
      <w:r w:rsidR="009B39E6">
        <w:t>condition</w:t>
      </w:r>
      <w:r w:rsidR="007152B2">
        <w:t xml:space="preserve"> has bee</w:t>
      </w:r>
      <w:r w:rsidR="00DD2355">
        <w:t>n</w:t>
      </w:r>
      <w:r w:rsidR="007152B2">
        <w:t xml:space="preserve"> waived. </w:t>
      </w:r>
    </w:p>
    <w:p w14:paraId="52F8EB08" w14:textId="11399751" w:rsidR="00E11D53" w:rsidRDefault="000028C9" w:rsidP="00433F88">
      <w:pPr>
        <w:ind w:firstLine="284"/>
        <w:jc w:val="both"/>
        <w:rPr>
          <w:rFonts w:ascii="Arial" w:hAnsi="Arial" w:cs="Arial"/>
          <w:color w:val="343434"/>
          <w:lang w:val="en-US"/>
        </w:rPr>
      </w:pPr>
      <w:r>
        <w:rPr>
          <w:lang w:val="en-US"/>
        </w:rPr>
        <w:t xml:space="preserve">Wired-Marker as well as its </w:t>
      </w:r>
      <w:r w:rsidR="0021428F">
        <w:rPr>
          <w:lang w:val="en-US"/>
        </w:rPr>
        <w:t xml:space="preserve">derivative DWAN client, is </w:t>
      </w:r>
      <w:del w:id="268" w:author="Olof Olsson" w:date="2014-10-03T11:42:00Z">
        <w:r w:rsidR="00E11D53" w:rsidDel="002B3F95">
          <w:rPr>
            <w:lang w:val="en-US"/>
          </w:rPr>
          <w:delText xml:space="preserve"> </w:delText>
        </w:r>
      </w:del>
      <w:r w:rsidR="00E11D53">
        <w:rPr>
          <w:lang w:val="en-US"/>
        </w:rPr>
        <w:t xml:space="preserve">a Firefox extension that can be used with Firefox versions greater than 2.0.0.  One can download </w:t>
      </w:r>
      <w:ins w:id="269" w:author="testuser" w:date="2014-09-29T13:22:00Z">
        <w:r w:rsidR="00F171A6">
          <w:rPr>
            <w:lang w:val="en-US"/>
          </w:rPr>
          <w:t xml:space="preserve">the </w:t>
        </w:r>
      </w:ins>
      <w:r w:rsidR="0021428F">
        <w:rPr>
          <w:lang w:val="en-US"/>
        </w:rPr>
        <w:t xml:space="preserve">DWAN client </w:t>
      </w:r>
      <w:r w:rsidR="005577D2">
        <w:rPr>
          <w:lang w:val="en-US"/>
        </w:rPr>
        <w:t xml:space="preserve">as an xpi-file </w:t>
      </w:r>
      <w:r w:rsidR="00E11D53">
        <w:rPr>
          <w:lang w:val="en-US"/>
        </w:rPr>
        <w:t>from</w:t>
      </w:r>
      <w:ins w:id="270" w:author="testuser" w:date="2014-09-29T14:21:00Z">
        <w:r w:rsidR="00E30E8B">
          <w:rPr>
            <w:lang w:val="en-US"/>
          </w:rPr>
          <w:t xml:space="preserve"> the</w:t>
        </w:r>
      </w:ins>
      <w:r w:rsidR="005577D2">
        <w:rPr>
          <w:lang w:val="en-US"/>
        </w:rPr>
        <w:t xml:space="preserve"> DASISH </w:t>
      </w:r>
      <w:ins w:id="271" w:author="Olof Olsson" w:date="2014-10-03T11:42:00Z">
        <w:r w:rsidR="002B3F95">
          <w:rPr>
            <w:lang w:val="en-US"/>
          </w:rPr>
          <w:t>G</w:t>
        </w:r>
      </w:ins>
      <w:del w:id="272" w:author="Olof Olsson" w:date="2014-10-03T11:42:00Z">
        <w:r w:rsidR="005577D2" w:rsidDel="002B3F95">
          <w:rPr>
            <w:lang w:val="en-US"/>
          </w:rPr>
          <w:delText>g</w:delText>
        </w:r>
      </w:del>
      <w:r w:rsidR="005577D2">
        <w:rPr>
          <w:lang w:val="en-US"/>
        </w:rPr>
        <w:t>it</w:t>
      </w:r>
      <w:del w:id="273" w:author="testuser" w:date="2014-09-29T14:22:00Z">
        <w:r w:rsidR="005577D2" w:rsidDel="006F6149">
          <w:rPr>
            <w:lang w:val="en-US"/>
          </w:rPr>
          <w:delText>-</w:delText>
        </w:r>
      </w:del>
      <w:del w:id="274" w:author="Olof Olsson" w:date="2014-10-03T11:42:00Z">
        <w:r w:rsidR="005577D2" w:rsidDel="002B3F95">
          <w:rPr>
            <w:lang w:val="en-US"/>
          </w:rPr>
          <w:delText>h</w:delText>
        </w:r>
      </w:del>
      <w:ins w:id="275" w:author="Olof Olsson" w:date="2014-10-03T11:42:00Z">
        <w:r w:rsidR="002B3F95">
          <w:rPr>
            <w:lang w:val="en-US"/>
          </w:rPr>
          <w:t>H</w:t>
        </w:r>
      </w:ins>
      <w:r w:rsidR="005577D2">
        <w:rPr>
          <w:lang w:val="en-US"/>
        </w:rPr>
        <w:t>ub</w:t>
      </w:r>
      <w:r w:rsidR="0021428F">
        <w:rPr>
          <w:lang w:val="en-US"/>
        </w:rPr>
        <w:t xml:space="preserve"> repository at</w:t>
      </w:r>
      <w:r w:rsidR="00975668">
        <w:rPr>
          <w:lang w:val="en-US"/>
        </w:rPr>
        <w:t xml:space="preserve"> </w:t>
      </w:r>
      <w:ins w:id="276" w:author="Olof Olsson" w:date="2014-10-03T11:42:00Z">
        <w:r w:rsidR="002B3F95">
          <w:rPr>
            <w:lang w:val="en-US"/>
          </w:rPr>
          <w:fldChar w:fldCharType="begin"/>
        </w:r>
        <w:r w:rsidR="002B3F95">
          <w:rPr>
            <w:lang w:val="en-US"/>
          </w:rPr>
          <w:instrText xml:space="preserve"> HYPERLINK "</w:instrText>
        </w:r>
      </w:ins>
      <w:r w:rsidR="002B3F95" w:rsidRPr="00975668">
        <w:rPr>
          <w:lang w:val="en-US"/>
        </w:rPr>
        <w:instrText>https://github.com/DASISH/dwan-client-wiredmarker/releases</w:instrText>
      </w:r>
      <w:ins w:id="277" w:author="Olof Olsson" w:date="2014-10-03T11:42:00Z">
        <w:r w:rsidR="002B3F95">
          <w:rPr>
            <w:lang w:val="en-US"/>
          </w:rPr>
          <w:instrText xml:space="preserve">" </w:instrText>
        </w:r>
        <w:r w:rsidR="002B3F95">
          <w:rPr>
            <w:lang w:val="en-US"/>
          </w:rPr>
          <w:fldChar w:fldCharType="separate"/>
        </w:r>
      </w:ins>
      <w:r w:rsidR="002B3F95" w:rsidRPr="004E06CB">
        <w:rPr>
          <w:rStyle w:val="Hyperlnk"/>
          <w:lang w:val="en-US"/>
        </w:rPr>
        <w:t>https://github.com/D</w:t>
      </w:r>
      <w:bookmarkStart w:id="278" w:name="_GoBack"/>
      <w:bookmarkEnd w:id="278"/>
      <w:r w:rsidR="002B3F95" w:rsidRPr="004E06CB">
        <w:rPr>
          <w:rStyle w:val="Hyperlnk"/>
          <w:lang w:val="en-US"/>
        </w:rPr>
        <w:t>ASISH/dwan-client-wiredmarker/releases</w:t>
      </w:r>
      <w:ins w:id="279" w:author="Olof Olsson" w:date="2014-10-03T11:42:00Z">
        <w:r w:rsidR="002B3F95">
          <w:rPr>
            <w:lang w:val="en-US"/>
          </w:rPr>
          <w:fldChar w:fldCharType="end"/>
        </w:r>
      </w:ins>
      <w:r w:rsidR="00E11D53">
        <w:rPr>
          <w:lang w:val="en-US"/>
        </w:rPr>
        <w:t>. More detailed description on how to install the extension can be found in the Manual at the end of this document. Af</w:t>
      </w:r>
      <w:r w:rsidR="0021428F">
        <w:rPr>
          <w:lang w:val="en-US"/>
        </w:rPr>
        <w:t xml:space="preserve">ter installation is completed, </w:t>
      </w:r>
      <w:r w:rsidR="00975668" w:rsidRPr="0021428F">
        <w:rPr>
          <w:i/>
          <w:lang w:val="en-US"/>
        </w:rPr>
        <w:t>DASISH web-annotator</w:t>
      </w:r>
      <w:r w:rsidR="00E11D53">
        <w:rPr>
          <w:lang w:val="en-US"/>
        </w:rPr>
        <w:t xml:space="preserve"> is added to the Firefox menu.</w:t>
      </w:r>
    </w:p>
    <w:p w14:paraId="7763D54C" w14:textId="6991BF53" w:rsidR="00975668" w:rsidRDefault="00E11D53" w:rsidP="00433F88">
      <w:pPr>
        <w:ind w:firstLine="284"/>
        <w:jc w:val="both"/>
        <w:rPr>
          <w:lang w:val="en-US"/>
        </w:rPr>
      </w:pPr>
      <w:r w:rsidRPr="00002394">
        <w:rPr>
          <w:color w:val="000000" w:themeColor="text1"/>
        </w:rPr>
        <w:t xml:space="preserve">The source code is written in JavaScript and contains XUL files as well. </w:t>
      </w:r>
      <w:r w:rsidR="00002394">
        <w:rPr>
          <w:color w:val="000000" w:themeColor="text1"/>
        </w:rPr>
        <w:t xml:space="preserve"> XUL </w:t>
      </w:r>
      <w:r w:rsidRPr="00002394">
        <w:rPr>
          <w:color w:val="000000" w:themeColor="text1"/>
          <w:lang w:val="en-US"/>
        </w:rPr>
        <w:t xml:space="preserve">stands for </w:t>
      </w:r>
      <w:r w:rsidRPr="00002394">
        <w:rPr>
          <w:b/>
          <w:bCs/>
          <w:color w:val="000000" w:themeColor="text1"/>
          <w:lang w:val="en-US"/>
        </w:rPr>
        <w:t>X</w:t>
      </w:r>
      <w:r w:rsidRPr="00002394">
        <w:rPr>
          <w:color w:val="000000" w:themeColor="text1"/>
          <w:lang w:val="en-US"/>
        </w:rPr>
        <w:t xml:space="preserve">ML </w:t>
      </w:r>
      <w:r w:rsidRPr="00002394">
        <w:rPr>
          <w:b/>
          <w:bCs/>
          <w:color w:val="000000" w:themeColor="text1"/>
          <w:lang w:val="en-US"/>
        </w:rPr>
        <w:t>U</w:t>
      </w:r>
      <w:r w:rsidRPr="00002394">
        <w:rPr>
          <w:color w:val="000000" w:themeColor="text1"/>
          <w:lang w:val="en-US"/>
        </w:rPr>
        <w:t xml:space="preserve">ser Interface </w:t>
      </w:r>
      <w:r w:rsidRPr="00002394">
        <w:rPr>
          <w:b/>
          <w:bCs/>
          <w:color w:val="000000" w:themeColor="text1"/>
          <w:lang w:val="en-US"/>
        </w:rPr>
        <w:t>L</w:t>
      </w:r>
      <w:r w:rsidRPr="00002394">
        <w:rPr>
          <w:color w:val="000000" w:themeColor="text1"/>
          <w:lang w:val="en-US"/>
        </w:rPr>
        <w:t xml:space="preserve">anguage, </w:t>
      </w:r>
      <w:r w:rsidR="0021428F">
        <w:rPr>
          <w:color w:val="000000" w:themeColor="text1"/>
          <w:lang w:val="en-US"/>
        </w:rPr>
        <w:t xml:space="preserve">which </w:t>
      </w:r>
      <w:r w:rsidRPr="00002394">
        <w:rPr>
          <w:color w:val="000000" w:themeColor="text1"/>
          <w:lang w:val="en-US"/>
        </w:rPr>
        <w:t xml:space="preserve">is a </w:t>
      </w:r>
      <w:hyperlink r:id="rId30" w:history="1">
        <w:r w:rsidRPr="00002394">
          <w:rPr>
            <w:color w:val="000000" w:themeColor="text1"/>
            <w:lang w:val="en-US"/>
          </w:rPr>
          <w:t>user interface markup language</w:t>
        </w:r>
      </w:hyperlink>
      <w:r w:rsidRPr="00002394">
        <w:rPr>
          <w:color w:val="000000" w:themeColor="text1"/>
          <w:lang w:val="en-US"/>
        </w:rPr>
        <w:t xml:space="preserve"> developed by </w:t>
      </w:r>
      <w:hyperlink r:id="rId31" w:history="1">
        <w:r w:rsidRPr="00002394">
          <w:rPr>
            <w:color w:val="000000" w:themeColor="text1"/>
            <w:lang w:val="en-US"/>
          </w:rPr>
          <w:t>Mozilla</w:t>
        </w:r>
      </w:hyperlink>
      <w:r w:rsidRPr="00002394">
        <w:rPr>
          <w:color w:val="000000" w:themeColor="text1"/>
          <w:lang w:val="en-US"/>
        </w:rPr>
        <w:t xml:space="preserve">. XUL is implemented as an </w:t>
      </w:r>
      <w:hyperlink r:id="rId32" w:history="1">
        <w:r w:rsidRPr="00002394">
          <w:rPr>
            <w:color w:val="000000" w:themeColor="text1"/>
            <w:lang w:val="en-US"/>
          </w:rPr>
          <w:t>XML</w:t>
        </w:r>
      </w:hyperlink>
      <w:r w:rsidRPr="00002394">
        <w:rPr>
          <w:color w:val="000000" w:themeColor="text1"/>
          <w:lang w:val="en-US"/>
        </w:rPr>
        <w:t xml:space="preserve"> dialect; it allows for </w:t>
      </w:r>
      <w:hyperlink r:id="rId33" w:history="1">
        <w:r w:rsidRPr="00002394">
          <w:rPr>
            <w:color w:val="000000" w:themeColor="text1"/>
            <w:lang w:val="en-US"/>
          </w:rPr>
          <w:t>graphical user interfaces</w:t>
        </w:r>
      </w:hyperlink>
      <w:r w:rsidRPr="00002394">
        <w:rPr>
          <w:color w:val="000000" w:themeColor="text1"/>
          <w:lang w:val="en-US"/>
        </w:rPr>
        <w:t xml:space="preserve"> to be written in a similar manner to </w:t>
      </w:r>
      <w:hyperlink r:id="rId34" w:history="1">
        <w:r w:rsidRPr="00002394">
          <w:rPr>
            <w:color w:val="000000" w:themeColor="text1"/>
            <w:lang w:val="en-US"/>
          </w:rPr>
          <w:t>Web pages</w:t>
        </w:r>
      </w:hyperlink>
      <w:r>
        <w:rPr>
          <w:lang w:val="en-US"/>
        </w:rPr>
        <w:t>.</w:t>
      </w:r>
      <w:r w:rsidR="00002394">
        <w:rPr>
          <w:lang w:val="en-US"/>
        </w:rPr>
        <w:t xml:space="preserve">  One of the possibilities to develop Firefox add-ons such as Wired-Marker is to use FoxBeans plug-in in Netbeans IDE.  Then one will work with </w:t>
      </w:r>
      <w:r w:rsidR="0021428F">
        <w:rPr>
          <w:lang w:val="en-US"/>
        </w:rPr>
        <w:t xml:space="preserve">the </w:t>
      </w:r>
      <w:del w:id="280" w:author="Menzo windhouwer" w:date="2014-09-26T11:32:00Z">
        <w:r w:rsidR="0021428F" w:rsidDel="00121679">
          <w:rPr>
            <w:lang w:val="en-US"/>
          </w:rPr>
          <w:delText xml:space="preserve"> </w:delText>
        </w:r>
      </w:del>
      <w:r w:rsidR="0021428F">
        <w:rPr>
          <w:lang w:val="en-US"/>
        </w:rPr>
        <w:t xml:space="preserve">NetBeans project </w:t>
      </w:r>
      <w:r w:rsidR="00002394">
        <w:rPr>
          <w:lang w:val="en-US"/>
        </w:rPr>
        <w:t xml:space="preserve">of type Mozilla Addon. </w:t>
      </w:r>
      <w:r w:rsidR="009A4DA4">
        <w:rPr>
          <w:lang w:val="en-US"/>
        </w:rPr>
        <w:t xml:space="preserve"> </w:t>
      </w:r>
    </w:p>
    <w:p w14:paraId="7C2EFD5E" w14:textId="29BE38B5" w:rsidR="00433F88" w:rsidRDefault="00975668" w:rsidP="00433F88">
      <w:pPr>
        <w:ind w:firstLine="284"/>
        <w:jc w:val="both"/>
        <w:rPr>
          <w:lang w:val="en-US"/>
        </w:rPr>
      </w:pPr>
      <w:r>
        <w:rPr>
          <w:lang w:val="en-US"/>
        </w:rPr>
        <w:t xml:space="preserve">From the user’s point of view original Wired-Marker is a highlighter that </w:t>
      </w:r>
      <w:r w:rsidR="00D3086E">
        <w:rPr>
          <w:lang w:val="en-US"/>
        </w:rPr>
        <w:t xml:space="preserve">allows </w:t>
      </w:r>
      <w:del w:id="281" w:author="Menzo windhouwer" w:date="2014-09-26T11:32:00Z">
        <w:r w:rsidR="00D3086E" w:rsidDel="00121679">
          <w:rPr>
            <w:lang w:val="en-US"/>
          </w:rPr>
          <w:delText>to mark</w:delText>
        </w:r>
      </w:del>
      <w:ins w:id="282" w:author="Menzo windhouwer" w:date="2014-09-26T11:32:00Z">
        <w:r w:rsidR="00121679">
          <w:rPr>
            <w:lang w:val="en-US"/>
          </w:rPr>
          <w:t>marking</w:t>
        </w:r>
      </w:ins>
      <w:r w:rsidR="00D3086E">
        <w:rPr>
          <w:lang w:val="en-US"/>
        </w:rPr>
        <w:t xml:space="preserve"> fragments of</w:t>
      </w:r>
      <w:r>
        <w:rPr>
          <w:lang w:val="en-US"/>
        </w:rPr>
        <w:t xml:space="preserve"> a web-document by diffe</w:t>
      </w:r>
      <w:r w:rsidR="00E4018E">
        <w:rPr>
          <w:lang w:val="en-US"/>
        </w:rPr>
        <w:t xml:space="preserve">rent colors.   </w:t>
      </w:r>
      <w:r w:rsidR="004F3D38">
        <w:rPr>
          <w:lang w:val="en-US"/>
        </w:rPr>
        <w:t xml:space="preserve">An annotated fragment can be a text fragment or the whole image. </w:t>
      </w:r>
      <w:r w:rsidR="00E4018E">
        <w:rPr>
          <w:lang w:val="en-US"/>
        </w:rPr>
        <w:t xml:space="preserve">This feature is present in DWAN client as well. On top of </w:t>
      </w:r>
      <w:del w:id="283" w:author="Olof Olsson" w:date="2014-10-03T11:36:00Z">
        <w:r w:rsidR="00E4018E" w:rsidDel="000C0C25">
          <w:rPr>
            <w:lang w:val="en-US"/>
          </w:rPr>
          <w:delText xml:space="preserve"> </w:delText>
        </w:r>
      </w:del>
      <w:r w:rsidR="00E4018E">
        <w:rPr>
          <w:lang w:val="en-US"/>
        </w:rPr>
        <w:t>that</w:t>
      </w:r>
      <w:r w:rsidR="00D3086E">
        <w:rPr>
          <w:lang w:val="en-US"/>
        </w:rPr>
        <w:t>,</w:t>
      </w:r>
      <w:del w:id="284" w:author="Menzo windhouwer" w:date="2014-09-26T11:32:00Z">
        <w:r w:rsidR="00D3086E" w:rsidDel="00121679">
          <w:rPr>
            <w:lang w:val="en-US"/>
          </w:rPr>
          <w:delText xml:space="preserve"> </w:delText>
        </w:r>
      </w:del>
      <w:r w:rsidR="00E4018E">
        <w:rPr>
          <w:lang w:val="en-US"/>
        </w:rPr>
        <w:t xml:space="preserve"> </w:t>
      </w:r>
      <w:r w:rsidR="005577D2">
        <w:rPr>
          <w:lang w:val="en-US"/>
        </w:rPr>
        <w:t>an</w:t>
      </w:r>
      <w:r w:rsidR="00E4018E">
        <w:rPr>
          <w:lang w:val="en-US"/>
        </w:rPr>
        <w:t xml:space="preserve"> annotated fragment is preserv</w:t>
      </w:r>
      <w:r w:rsidR="00955965">
        <w:rPr>
          <w:lang w:val="en-US"/>
        </w:rPr>
        <w:t>ed not only i</w:t>
      </w:r>
      <w:r w:rsidR="005577D2">
        <w:rPr>
          <w:lang w:val="en-US"/>
        </w:rPr>
        <w:t>n the local client’s</w:t>
      </w:r>
      <w:r w:rsidR="00E4018E">
        <w:rPr>
          <w:lang w:val="en-US"/>
        </w:rPr>
        <w:t xml:space="preserve"> database within the extension but also sent </w:t>
      </w:r>
      <w:r w:rsidR="00D3086E">
        <w:rPr>
          <w:lang w:val="en-US"/>
        </w:rPr>
        <w:t xml:space="preserve">by DWAN client </w:t>
      </w:r>
      <w:r w:rsidR="00E4018E">
        <w:rPr>
          <w:lang w:val="en-US"/>
        </w:rPr>
        <w:t xml:space="preserve">as an </w:t>
      </w:r>
      <w:del w:id="285" w:author="Menzo windhouwer" w:date="2014-09-26T11:34:00Z">
        <w:r w:rsidR="00E4018E" w:rsidDel="00602793">
          <w:rPr>
            <w:lang w:val="en-US"/>
          </w:rPr>
          <w:delText xml:space="preserve">xml </w:delText>
        </w:r>
      </w:del>
      <w:ins w:id="286" w:author="Menzo windhouwer" w:date="2014-09-26T11:34:00Z">
        <w:r w:rsidR="00602793">
          <w:rPr>
            <w:lang w:val="en-US"/>
          </w:rPr>
          <w:t xml:space="preserve">XML </w:t>
        </w:r>
      </w:ins>
      <w:r w:rsidR="00E4018E">
        <w:rPr>
          <w:lang w:val="en-US"/>
        </w:rPr>
        <w:t xml:space="preserve">file to the backend database where it is stored. </w:t>
      </w:r>
      <w:r w:rsidR="00FE33F3">
        <w:rPr>
          <w:lang w:val="en-US"/>
        </w:rPr>
        <w:t xml:space="preserve"> </w:t>
      </w:r>
      <w:del w:id="287" w:author="Menzo windhouwer" w:date="2014-09-26T11:32:00Z">
        <w:r w:rsidR="003B62CF" w:rsidDel="00121679">
          <w:rPr>
            <w:lang w:val="en-US"/>
          </w:rPr>
          <w:delText>Synchronization of the local and the backed-database has been implemented by DASISH developers</w:delText>
        </w:r>
      </w:del>
      <w:ins w:id="288" w:author="Menzo windhouwer" w:date="2014-09-26T11:32:00Z">
        <w:r w:rsidR="00121679">
          <w:rPr>
            <w:lang w:val="en-US"/>
          </w:rPr>
          <w:t>DASISH developers have implemented synchronization of the local and the backed-database</w:t>
        </w:r>
      </w:ins>
      <w:r w:rsidR="003B62CF">
        <w:rPr>
          <w:lang w:val="en-US"/>
        </w:rPr>
        <w:t>.</w:t>
      </w:r>
    </w:p>
    <w:p w14:paraId="601B4D5B" w14:textId="613B871D" w:rsidR="00433F88" w:rsidRDefault="00FE33F3" w:rsidP="00433F88">
      <w:pPr>
        <w:ind w:firstLine="284"/>
        <w:jc w:val="both"/>
        <w:rPr>
          <w:lang w:val="en-US"/>
        </w:rPr>
      </w:pPr>
      <w:r>
        <w:rPr>
          <w:lang w:val="en-US"/>
        </w:rPr>
        <w:t>The fragm</w:t>
      </w:r>
      <w:r w:rsidR="00D3086E">
        <w:rPr>
          <w:lang w:val="en-US"/>
        </w:rPr>
        <w:t>ent is represented by the</w:t>
      </w:r>
      <w:del w:id="289" w:author="Menzo windhouwer" w:date="2014-09-26T11:32:00Z">
        <w:r w:rsidR="00D3086E" w:rsidDel="00121679">
          <w:rPr>
            <w:lang w:val="en-US"/>
          </w:rPr>
          <w:delText xml:space="preserve"> </w:delText>
        </w:r>
      </w:del>
      <w:r w:rsidR="00D3086E">
        <w:rPr>
          <w:lang w:val="en-US"/>
        </w:rPr>
        <w:t xml:space="preserve"> X</w:t>
      </w:r>
      <w:del w:id="290" w:author="Menzo windhouwer" w:date="2014-09-26T11:31:00Z">
        <w:r w:rsidR="00D3086E" w:rsidDel="008E138E">
          <w:rPr>
            <w:lang w:val="en-US"/>
          </w:rPr>
          <w:delText>-</w:delText>
        </w:r>
      </w:del>
      <w:r w:rsidR="00D3086E">
        <w:rPr>
          <w:lang w:val="en-US"/>
        </w:rPr>
        <w:t>P</w:t>
      </w:r>
      <w:ins w:id="291" w:author="Olof Olsson" w:date="2014-10-03T11:37:00Z">
        <w:r w:rsidR="000C0C25">
          <w:rPr>
            <w:lang w:val="en-US"/>
          </w:rPr>
          <w:t>ointer</w:t>
        </w:r>
      </w:ins>
      <w:del w:id="292" w:author="Olof Olsson" w:date="2014-10-03T11:37:00Z">
        <w:r w:rsidR="00D3086E" w:rsidDel="000C0C25">
          <w:rPr>
            <w:lang w:val="en-US"/>
          </w:rPr>
          <w:delText>a</w:delText>
        </w:r>
        <w:r w:rsidDel="000C0C25">
          <w:rPr>
            <w:lang w:val="en-US"/>
          </w:rPr>
          <w:delText>th</w:delText>
        </w:r>
      </w:del>
      <w:r>
        <w:rPr>
          <w:lang w:val="en-US"/>
        </w:rPr>
        <w:t xml:space="preserve"> link</w:t>
      </w:r>
      <w:del w:id="293" w:author="testuser" w:date="2014-09-29T14:25:00Z">
        <w:r w:rsidDel="00AD13C4">
          <w:rPr>
            <w:lang w:val="en-US"/>
          </w:rPr>
          <w:delText xml:space="preserve"> </w:delText>
        </w:r>
      </w:del>
      <w:r>
        <w:rPr>
          <w:lang w:val="en-US"/>
        </w:rPr>
        <w:t xml:space="preserve"> that </w:t>
      </w:r>
      <w:r w:rsidR="00BE5033">
        <w:rPr>
          <w:lang w:val="en-US"/>
        </w:rPr>
        <w:t>consists of the link</w:t>
      </w:r>
      <w:r>
        <w:rPr>
          <w:lang w:val="en-US"/>
        </w:rPr>
        <w:t xml:space="preserve"> to the page and the fragment descriptor </w:t>
      </w:r>
      <w:r w:rsidR="00955965">
        <w:rPr>
          <w:lang w:val="en-US"/>
        </w:rPr>
        <w:t>defining</w:t>
      </w:r>
      <w:r>
        <w:rPr>
          <w:lang w:val="en-US"/>
        </w:rPr>
        <w:t xml:space="preserve"> </w:t>
      </w:r>
      <w:r w:rsidR="00955965">
        <w:rPr>
          <w:lang w:val="en-US"/>
        </w:rPr>
        <w:t xml:space="preserve">the location of </w:t>
      </w:r>
      <w:r>
        <w:rPr>
          <w:lang w:val="en-US"/>
        </w:rPr>
        <w:t xml:space="preserve">the </w:t>
      </w:r>
      <w:r w:rsidR="00955965">
        <w:rPr>
          <w:lang w:val="en-US"/>
        </w:rPr>
        <w:t xml:space="preserve">fragment in </w:t>
      </w:r>
      <w:r>
        <w:rPr>
          <w:lang w:val="en-US"/>
        </w:rPr>
        <w:t>original doc</w:t>
      </w:r>
      <w:r w:rsidR="00955965">
        <w:rPr>
          <w:lang w:val="en-US"/>
        </w:rPr>
        <w:t>umen</w:t>
      </w:r>
      <w:r w:rsidR="005B222E">
        <w:rPr>
          <w:lang w:val="en-US"/>
        </w:rPr>
        <w:t>t</w:t>
      </w:r>
      <w:r>
        <w:rPr>
          <w:lang w:val="en-US"/>
        </w:rPr>
        <w:t>. The information about the color is represented in the fragment</w:t>
      </w:r>
      <w:ins w:id="294" w:author="Olof Olsson" w:date="2014-10-03T11:37:00Z">
        <w:r w:rsidR="000C0C25">
          <w:rPr>
            <w:lang w:val="en-US"/>
          </w:rPr>
          <w:t xml:space="preserve"> as a CSS-property in the fragment</w:t>
        </w:r>
      </w:ins>
      <w:del w:id="295" w:author="Olof Olsson" w:date="2014-10-03T11:37:00Z">
        <w:r w:rsidDel="000C0C25">
          <w:rPr>
            <w:lang w:val="en-US"/>
          </w:rPr>
          <w:delText xml:space="preserve"> part</w:delText>
        </w:r>
      </w:del>
      <w:r>
        <w:rPr>
          <w:lang w:val="en-US"/>
        </w:rPr>
        <w:t xml:space="preserve"> as well.</w:t>
      </w:r>
    </w:p>
    <w:p w14:paraId="77DE0ADA" w14:textId="50D2E813" w:rsidR="003B62CF" w:rsidRDefault="00F96362" w:rsidP="00433F88">
      <w:pPr>
        <w:ind w:firstLine="284"/>
        <w:jc w:val="both"/>
        <w:rPr>
          <w:lang w:val="en-US"/>
        </w:rPr>
      </w:pPr>
      <w:r>
        <w:rPr>
          <w:lang w:val="en-US"/>
        </w:rPr>
        <w:t>Another user can view that</w:t>
      </w:r>
      <w:r w:rsidR="00E4018E">
        <w:rPr>
          <w:lang w:val="en-US"/>
        </w:rPr>
        <w:t xml:space="preserve"> annotation in his/her DWAN client simply by reloading the annotated page. </w:t>
      </w:r>
      <w:r w:rsidR="003B62CF">
        <w:rPr>
          <w:lang w:val="en-US"/>
        </w:rPr>
        <w:t xml:space="preserve">An annotation made by other instances of DWAN client </w:t>
      </w:r>
      <w:del w:id="296" w:author="Menzo windhouwer" w:date="2014-09-26T11:32:00Z">
        <w:r w:rsidR="003B62CF" w:rsidDel="008E138E">
          <w:rPr>
            <w:lang w:val="en-US"/>
          </w:rPr>
          <w:delText xml:space="preserve">are </w:delText>
        </w:r>
      </w:del>
      <w:ins w:id="297" w:author="Menzo windhouwer" w:date="2014-09-26T11:32:00Z">
        <w:r w:rsidR="008E138E">
          <w:rPr>
            <w:lang w:val="en-US"/>
          </w:rPr>
          <w:t xml:space="preserve">is </w:t>
        </w:r>
      </w:ins>
      <w:r w:rsidR="003B62CF">
        <w:rPr>
          <w:lang w:val="en-US"/>
        </w:rPr>
        <w:t>listed in the directory of “incoming” annotations on the left-hand side of the browser window.</w:t>
      </w:r>
    </w:p>
    <w:p w14:paraId="3AFFE144" w14:textId="53BF3D03" w:rsidR="003B62CF" w:rsidRDefault="00E4018E" w:rsidP="00433F88">
      <w:pPr>
        <w:ind w:firstLine="284"/>
        <w:jc w:val="both"/>
        <w:rPr>
          <w:lang w:val="en-US"/>
        </w:rPr>
      </w:pPr>
      <w:r>
        <w:rPr>
          <w:lang w:val="en-US"/>
        </w:rPr>
        <w:t xml:space="preserve">The </w:t>
      </w:r>
      <w:r w:rsidR="003B62CF">
        <w:rPr>
          <w:lang w:val="en-US"/>
        </w:rPr>
        <w:t xml:space="preserve">corresponding </w:t>
      </w:r>
      <w:r>
        <w:rPr>
          <w:lang w:val="en-US"/>
        </w:rPr>
        <w:t xml:space="preserve">annotated fragment appears </w:t>
      </w:r>
      <w:r w:rsidR="00BA6EB1">
        <w:rPr>
          <w:lang w:val="en-US"/>
        </w:rPr>
        <w:t>as a</w:t>
      </w:r>
      <w:r w:rsidR="005B222E">
        <w:rPr>
          <w:lang w:val="en-US"/>
        </w:rPr>
        <w:t xml:space="preserve"> light-yellow</w:t>
      </w:r>
      <w:r>
        <w:rPr>
          <w:lang w:val="en-US"/>
        </w:rPr>
        <w:t xml:space="preserve"> colored</w:t>
      </w:r>
      <w:r w:rsidR="00BA6EB1">
        <w:rPr>
          <w:lang w:val="en-US"/>
        </w:rPr>
        <w:t xml:space="preserve"> fragment</w:t>
      </w:r>
      <w:r w:rsidR="005B222E">
        <w:rPr>
          <w:lang w:val="en-US"/>
        </w:rPr>
        <w:t xml:space="preserve">. </w:t>
      </w:r>
    </w:p>
    <w:p w14:paraId="5F823A58" w14:textId="6DC0E283" w:rsidR="003B62CF" w:rsidRDefault="003B62CF" w:rsidP="00433F88">
      <w:pPr>
        <w:ind w:firstLine="284"/>
        <w:jc w:val="both"/>
        <w:rPr>
          <w:lang w:val="en-US"/>
        </w:rPr>
      </w:pPr>
      <w:r>
        <w:rPr>
          <w:lang w:val="en-US"/>
        </w:rPr>
        <w:t xml:space="preserve">The original colors, </w:t>
      </w:r>
      <w:del w:id="298" w:author="Menzo windhouwer" w:date="2014-09-26T11:34:00Z">
        <w:r w:rsidDel="00602793">
          <w:rPr>
            <w:lang w:val="en-US"/>
          </w:rPr>
          <w:delText xml:space="preserve"> </w:delText>
        </w:r>
      </w:del>
      <w:r>
        <w:rPr>
          <w:lang w:val="en-US"/>
        </w:rPr>
        <w:t xml:space="preserve">set up by other instances of the client, are not displayed, but they are saved on the database and transferred by the server on GET request of the client. Upgrading </w:t>
      </w:r>
      <w:ins w:id="299" w:author="testuser" w:date="2014-09-29T13:24:00Z">
        <w:r w:rsidR="00F171A6">
          <w:rPr>
            <w:lang w:val="en-US"/>
          </w:rPr>
          <w:t xml:space="preserve">the </w:t>
        </w:r>
      </w:ins>
      <w:r>
        <w:rPr>
          <w:lang w:val="en-US"/>
        </w:rPr>
        <w:t xml:space="preserve">DWAN client so that it will interpret </w:t>
      </w:r>
      <w:del w:id="300" w:author="testuser" w:date="2014-09-29T13:24:00Z">
        <w:r w:rsidDel="00F171A6">
          <w:rPr>
            <w:lang w:val="en-US"/>
          </w:rPr>
          <w:delText xml:space="preserve">correctly </w:delText>
        </w:r>
      </w:del>
      <w:r>
        <w:rPr>
          <w:lang w:val="en-US"/>
        </w:rPr>
        <w:t>the color</w:t>
      </w:r>
      <w:ins w:id="301" w:author="testuser" w:date="2014-09-29T13:24:00Z">
        <w:r w:rsidR="00F171A6">
          <w:rPr>
            <w:lang w:val="en-US"/>
          </w:rPr>
          <w:t xml:space="preserve"> correctly</w:t>
        </w:r>
      </w:ins>
      <w:r>
        <w:rPr>
          <w:lang w:val="en-US"/>
        </w:rPr>
        <w:t>, is left to the future work.</w:t>
      </w:r>
      <w:r>
        <w:rPr>
          <w:rStyle w:val="Fotnotsreferens"/>
          <w:lang w:val="en-US"/>
        </w:rPr>
        <w:footnoteReference w:id="11"/>
      </w:r>
    </w:p>
    <w:p w14:paraId="5FA638B2" w14:textId="6C7D717C" w:rsidR="005577D2" w:rsidRDefault="001164DB" w:rsidP="00433F88">
      <w:pPr>
        <w:ind w:firstLine="284"/>
        <w:jc w:val="both"/>
        <w:rPr>
          <w:lang w:val="en-US"/>
        </w:rPr>
      </w:pPr>
      <w:r>
        <w:rPr>
          <w:lang w:val="en-US"/>
        </w:rPr>
        <w:t>Annotations</w:t>
      </w:r>
      <w:del w:id="302" w:author="Menzo windhouwer" w:date="2014-09-26T11:33:00Z">
        <w:r w:rsidDel="00121679">
          <w:rPr>
            <w:lang w:val="en-US"/>
          </w:rPr>
          <w:delText xml:space="preserve"> </w:delText>
        </w:r>
      </w:del>
      <w:r>
        <w:rPr>
          <w:lang w:val="en-US"/>
        </w:rPr>
        <w:t xml:space="preserve"> in</w:t>
      </w:r>
      <w:del w:id="303" w:author="Menzo windhouwer" w:date="2014-09-26T11:34:00Z">
        <w:r w:rsidDel="00602793">
          <w:rPr>
            <w:lang w:val="en-US"/>
          </w:rPr>
          <w:delText xml:space="preserve"> </w:delText>
        </w:r>
      </w:del>
      <w:r>
        <w:rPr>
          <w:lang w:val="en-US"/>
        </w:rPr>
        <w:t xml:space="preserve"> </w:t>
      </w:r>
      <w:ins w:id="304" w:author="testuser" w:date="2014-09-29T13:24:00Z">
        <w:r w:rsidR="00F171A6">
          <w:rPr>
            <w:lang w:val="en-US"/>
          </w:rPr>
          <w:t xml:space="preserve">the </w:t>
        </w:r>
      </w:ins>
      <w:r>
        <w:rPr>
          <w:lang w:val="en-US"/>
        </w:rPr>
        <w:t>“i</w:t>
      </w:r>
      <w:r w:rsidR="00C544E8">
        <w:rPr>
          <w:lang w:val="en-US"/>
        </w:rPr>
        <w:t>ncoming</w:t>
      </w:r>
      <w:r w:rsidR="005B222E">
        <w:rPr>
          <w:lang w:val="en-US"/>
        </w:rPr>
        <w:t xml:space="preserve">” folder </w:t>
      </w:r>
      <w:r w:rsidR="00C544E8">
        <w:rPr>
          <w:lang w:val="en-US"/>
        </w:rPr>
        <w:t xml:space="preserve">always come from the backend database and </w:t>
      </w:r>
      <w:ins w:id="305" w:author="testuser" w:date="2014-09-29T13:25:00Z">
        <w:r w:rsidR="00F171A6">
          <w:rPr>
            <w:lang w:val="en-US"/>
          </w:rPr>
          <w:t xml:space="preserve">are </w:t>
        </w:r>
      </w:ins>
      <w:r w:rsidR="00C544E8">
        <w:rPr>
          <w:lang w:val="en-US"/>
        </w:rPr>
        <w:t xml:space="preserve">generated by another </w:t>
      </w:r>
      <w:r w:rsidR="003B62CF">
        <w:rPr>
          <w:lang w:val="en-US"/>
        </w:rPr>
        <w:t xml:space="preserve">instance of the DWAN </w:t>
      </w:r>
      <w:r w:rsidR="00C544E8">
        <w:rPr>
          <w:lang w:val="en-US"/>
        </w:rPr>
        <w:t>client. Annotations generated by “this” client are distributed across the subfolders (“markers”</w:t>
      </w:r>
      <w:r w:rsidR="00175F55">
        <w:rPr>
          <w:lang w:val="en-US"/>
        </w:rPr>
        <w:t>)</w:t>
      </w:r>
      <w:r w:rsidR="00C544E8">
        <w:rPr>
          <w:lang w:val="en-US"/>
        </w:rPr>
        <w:t xml:space="preserve"> of the local folder according to their colors. </w:t>
      </w:r>
    </w:p>
    <w:p w14:paraId="18D0A8D5" w14:textId="160B35E6" w:rsidR="007B799F" w:rsidRDefault="005577D2" w:rsidP="00433F88">
      <w:pPr>
        <w:ind w:firstLine="284"/>
        <w:jc w:val="both"/>
      </w:pPr>
      <w:r w:rsidRPr="00367B2F">
        <w:rPr>
          <w:rFonts w:cs="Arial"/>
          <w:color w:val="000000"/>
        </w:rPr>
        <w:lastRenderedPageBreak/>
        <w:t>In order to access the database and therefore use DWAN and its sets of functionality (e.g.</w:t>
      </w:r>
      <w:r w:rsidR="00D82D44">
        <w:rPr>
          <w:rFonts w:cs="Arial"/>
          <w:color w:val="000000"/>
        </w:rPr>
        <w:t xml:space="preserve"> view and post annotations), one </w:t>
      </w:r>
      <w:r w:rsidRPr="00367B2F">
        <w:rPr>
          <w:rFonts w:cs="Arial"/>
          <w:color w:val="000000"/>
        </w:rPr>
        <w:t>need</w:t>
      </w:r>
      <w:r w:rsidR="00D82D44">
        <w:rPr>
          <w:rFonts w:cs="Arial"/>
          <w:color w:val="000000"/>
        </w:rPr>
        <w:t>s</w:t>
      </w:r>
      <w:r w:rsidRPr="00367B2F">
        <w:rPr>
          <w:rFonts w:cs="Arial"/>
          <w:color w:val="000000"/>
        </w:rPr>
        <w:t xml:space="preserve"> to </w:t>
      </w:r>
      <w:r w:rsidR="00D82D44">
        <w:rPr>
          <w:rFonts w:cs="Arial"/>
          <w:color w:val="000000"/>
        </w:rPr>
        <w:t xml:space="preserve">log-in. DWAN offers two ways of </w:t>
      </w:r>
      <w:r w:rsidRPr="00367B2F">
        <w:rPr>
          <w:rFonts w:cs="Arial"/>
          <w:color w:val="000000"/>
        </w:rPr>
        <w:t>auth</w:t>
      </w:r>
      <w:r w:rsidR="00D82D44">
        <w:rPr>
          <w:rFonts w:cs="Arial"/>
          <w:color w:val="000000"/>
        </w:rPr>
        <w:t xml:space="preserve">entication, via </w:t>
      </w:r>
      <w:commentRangeStart w:id="306"/>
      <w:r w:rsidR="00D82D44" w:rsidRPr="00433F88">
        <w:rPr>
          <w:rFonts w:cs="Arial"/>
          <w:i/>
          <w:color w:val="000000"/>
        </w:rPr>
        <w:t>Shibbolle</w:t>
      </w:r>
      <w:r w:rsidR="00433F88">
        <w:rPr>
          <w:rFonts w:cs="Arial"/>
          <w:i/>
          <w:color w:val="000000"/>
        </w:rPr>
        <w:t>th</w:t>
      </w:r>
      <w:r w:rsidR="00D82D44">
        <w:rPr>
          <w:rFonts w:cs="Arial"/>
          <w:color w:val="000000"/>
        </w:rPr>
        <w:t xml:space="preserve"> </w:t>
      </w:r>
      <w:commentRangeEnd w:id="306"/>
      <w:r w:rsidR="00571A2E">
        <w:rPr>
          <w:rStyle w:val="Kommentarsreferens"/>
        </w:rPr>
        <w:commentReference w:id="306"/>
      </w:r>
      <w:r w:rsidR="003B62CF">
        <w:rPr>
          <w:rFonts w:cs="Arial"/>
          <w:color w:val="000000"/>
        </w:rPr>
        <w:t>or</w:t>
      </w:r>
      <w:r w:rsidRPr="00367B2F">
        <w:rPr>
          <w:rFonts w:cs="Arial"/>
          <w:color w:val="000000"/>
        </w:rPr>
        <w:t xml:space="preserve"> </w:t>
      </w:r>
      <w:r w:rsidR="003B62CF">
        <w:rPr>
          <w:rFonts w:cs="Arial"/>
          <w:color w:val="000000"/>
        </w:rPr>
        <w:t>via Spring basic-authentication</w:t>
      </w:r>
      <w:r w:rsidR="00D82D44">
        <w:rPr>
          <w:rFonts w:cs="Arial"/>
          <w:color w:val="000000"/>
        </w:rPr>
        <w:t>.</w:t>
      </w:r>
      <w:r w:rsidR="00D82D44">
        <w:t xml:space="preserve"> </w:t>
      </w:r>
      <w:r w:rsidR="00D82D44">
        <w:rPr>
          <w:rFonts w:cs="Arial"/>
          <w:color w:val="000000"/>
        </w:rPr>
        <w:t xml:space="preserve">If user’s </w:t>
      </w:r>
      <w:r w:rsidRPr="00367B2F">
        <w:rPr>
          <w:rFonts w:cs="Arial"/>
          <w:color w:val="000000"/>
        </w:rPr>
        <w:t>institution is listed as a S</w:t>
      </w:r>
      <w:r w:rsidR="003B62CF">
        <w:rPr>
          <w:rFonts w:cs="Arial"/>
          <w:color w:val="000000"/>
        </w:rPr>
        <w:t>hibboleth Identity Provider</w:t>
      </w:r>
      <w:r w:rsidRPr="00367B2F">
        <w:rPr>
          <w:rFonts w:cs="Arial"/>
          <w:color w:val="000000"/>
        </w:rPr>
        <w:t xml:space="preserve">, </w:t>
      </w:r>
      <w:r w:rsidR="00D82D44">
        <w:rPr>
          <w:rFonts w:cs="Arial"/>
          <w:color w:val="000000"/>
        </w:rPr>
        <w:t xml:space="preserve"> (s)he </w:t>
      </w:r>
      <w:r w:rsidRPr="00367B2F">
        <w:rPr>
          <w:rFonts w:cs="Arial"/>
          <w:color w:val="000000"/>
        </w:rPr>
        <w:t xml:space="preserve">can </w:t>
      </w:r>
      <w:del w:id="307" w:author="Menzo windhouwer" w:date="2014-09-26T11:34:00Z">
        <w:r w:rsidRPr="00367B2F" w:rsidDel="00602793">
          <w:rPr>
            <w:rFonts w:cs="Arial"/>
            <w:color w:val="000000"/>
          </w:rPr>
          <w:delText>j</w:delText>
        </w:r>
        <w:r w:rsidR="00D82D44" w:rsidDel="00602793">
          <w:rPr>
            <w:rFonts w:cs="Arial"/>
            <w:color w:val="000000"/>
          </w:rPr>
          <w:delText xml:space="preserve"> </w:delText>
        </w:r>
      </w:del>
      <w:r w:rsidRPr="00367B2F">
        <w:rPr>
          <w:rFonts w:cs="Arial"/>
          <w:color w:val="000000"/>
        </w:rPr>
        <w:t xml:space="preserve">use </w:t>
      </w:r>
      <w:r w:rsidR="00D82D44">
        <w:rPr>
          <w:rFonts w:cs="Arial"/>
          <w:color w:val="000000"/>
        </w:rPr>
        <w:t xml:space="preserve">her/his </w:t>
      </w:r>
      <w:r w:rsidR="00CE716C">
        <w:rPr>
          <w:rFonts w:cs="Arial"/>
          <w:color w:val="000000"/>
        </w:rPr>
        <w:t xml:space="preserve">institution credentials by </w:t>
      </w:r>
      <w:r w:rsidR="00D82D44">
        <w:rPr>
          <w:rFonts w:cs="Arial"/>
          <w:color w:val="000000"/>
        </w:rPr>
        <w:t>c</w:t>
      </w:r>
      <w:r w:rsidR="00CE716C">
        <w:rPr>
          <w:rFonts w:cs="Arial"/>
          <w:color w:val="000000"/>
        </w:rPr>
        <w:t>hoosing the institution</w:t>
      </w:r>
      <w:r w:rsidRPr="00367B2F">
        <w:rPr>
          <w:rFonts w:cs="Arial"/>
          <w:color w:val="000000"/>
        </w:rPr>
        <w:t xml:space="preserve"> from the list of Identity Providers. </w:t>
      </w:r>
      <w:r w:rsidR="00CE716C">
        <w:t>Otherwise</w:t>
      </w:r>
      <w:r w:rsidR="00D82D44">
        <w:t xml:space="preserve">, </w:t>
      </w:r>
      <w:del w:id="308" w:author="Menzo windhouwer" w:date="2014-09-26T11:34:00Z">
        <w:r w:rsidR="00CE716C" w:rsidDel="00602793">
          <w:delText xml:space="preserve"> </w:delText>
        </w:r>
      </w:del>
      <w:r w:rsidR="00CE716C">
        <w:t xml:space="preserve">the user can create an </w:t>
      </w:r>
      <w:r w:rsidRPr="00367B2F">
        <w:t xml:space="preserve">account </w:t>
      </w:r>
      <w:r w:rsidR="003F1B27">
        <w:t>by filling up and submitting</w:t>
      </w:r>
      <w:del w:id="309" w:author="Menzo windhouwer" w:date="2014-09-26T11:34:00Z">
        <w:r w:rsidR="003F1B27" w:rsidDel="00602793">
          <w:delText xml:space="preserve"> </w:delText>
        </w:r>
      </w:del>
      <w:r w:rsidR="003F1B27">
        <w:t xml:space="preserve"> the registration form referred to at the page </w:t>
      </w:r>
      <w:hyperlink r:id="rId35" w:history="1">
        <w:r w:rsidRPr="00367B2F">
          <w:rPr>
            <w:rStyle w:val="Hyperlnk"/>
            <w:rFonts w:cs="Arial"/>
            <w:color w:val="1155CC"/>
          </w:rPr>
          <w:t>https://lux17.mpi.nl/ds/webannotator-basic/</w:t>
        </w:r>
      </w:hyperlink>
      <w:del w:id="310" w:author="Menzo windhouwer" w:date="2014-09-26T11:34:00Z">
        <w:r w:rsidRPr="00367B2F" w:rsidDel="00602793">
          <w:delText xml:space="preserve"> </w:delText>
        </w:r>
      </w:del>
      <w:r w:rsidR="003F1B27">
        <w:t>. After that the user must set u</w:t>
      </w:r>
      <w:r w:rsidR="00CE716C">
        <w:t xml:space="preserve">p server for working </w:t>
      </w:r>
      <w:del w:id="311" w:author="Menzo windhouwer" w:date="2014-09-26T11:33:00Z">
        <w:r w:rsidR="00CE716C" w:rsidDel="00121679">
          <w:delText xml:space="preserve"> </w:delText>
        </w:r>
      </w:del>
      <w:r w:rsidR="00CE716C">
        <w:t>with basic-authentication</w:t>
      </w:r>
      <w:r w:rsidR="003F1B27">
        <w:t xml:space="preserve">.  For </w:t>
      </w:r>
      <w:del w:id="312" w:author="Menzo windhouwer" w:date="2014-09-26T11:33:00Z">
        <w:r w:rsidR="003F1B27" w:rsidDel="00121679">
          <w:delText xml:space="preserve"> </w:delText>
        </w:r>
      </w:del>
      <w:r w:rsidR="003F1B27">
        <w:t xml:space="preserve">this </w:t>
      </w:r>
      <w:r w:rsidR="00CE716C">
        <w:t>o</w:t>
      </w:r>
      <w:r w:rsidR="003F1B27">
        <w:t xml:space="preserve">ne goes to </w:t>
      </w:r>
      <w:r w:rsidR="00433F88">
        <w:t xml:space="preserve">DASISH Web Annotator&gt;Settings&gt;Server </w:t>
      </w:r>
      <w:r w:rsidR="00D82D44">
        <w:t>and set</w:t>
      </w:r>
      <w:r w:rsidR="00CE716C">
        <w:t>s</w:t>
      </w:r>
      <w:r w:rsidR="00D82D44">
        <w:t xml:space="preserve"> the </w:t>
      </w:r>
      <w:r w:rsidRPr="00367B2F">
        <w:t xml:space="preserve">link </w:t>
      </w:r>
      <w:hyperlink r:id="rId36" w:history="1">
        <w:r w:rsidRPr="00367B2F">
          <w:rPr>
            <w:rStyle w:val="Hyperlnk"/>
            <w:rFonts w:cs="Arial"/>
            <w:color w:val="1155CC"/>
          </w:rPr>
          <w:t>https://lux17.mpi.nl/ds/webannotator-basic</w:t>
        </w:r>
      </w:hyperlink>
      <w:r w:rsidRPr="00367B2F">
        <w:t xml:space="preserve"> in the </w:t>
      </w:r>
      <w:r w:rsidR="00802D9D">
        <w:t>“</w:t>
      </w:r>
      <w:r w:rsidRPr="00367B2F">
        <w:t>User Specified</w:t>
      </w:r>
      <w:r w:rsidR="00802D9D">
        <w:t>”</w:t>
      </w:r>
      <w:r w:rsidRPr="00367B2F">
        <w:t xml:space="preserve"> box </w:t>
      </w:r>
      <w:r w:rsidR="00D82D44">
        <w:t>.</w:t>
      </w:r>
    </w:p>
    <w:p w14:paraId="0A74DE0C" w14:textId="74D44188" w:rsidR="00105797" w:rsidRDefault="002120BD" w:rsidP="00433F88">
      <w:pPr>
        <w:ind w:firstLine="284"/>
        <w:jc w:val="both"/>
      </w:pPr>
      <w:r>
        <w:t xml:space="preserve">When </w:t>
      </w:r>
      <w:del w:id="313" w:author="Menzo windhouwer" w:date="2014-09-26T11:33:00Z">
        <w:r w:rsidDel="00121679">
          <w:delText xml:space="preserve">an annotation is created by </w:delText>
        </w:r>
        <w:r w:rsidR="00CE716C" w:rsidDel="00121679">
          <w:delText>a</w:delText>
        </w:r>
        <w:r w:rsidDel="00121679">
          <w:delText xml:space="preserve"> user</w:delText>
        </w:r>
      </w:del>
      <w:ins w:id="314" w:author="Menzo windhouwer" w:date="2014-09-26T11:33:00Z">
        <w:r w:rsidR="00121679">
          <w:t>a user creates an annotation</w:t>
        </w:r>
      </w:ins>
      <w:r>
        <w:t>, the client send</w:t>
      </w:r>
      <w:r w:rsidR="00CE716C">
        <w:t>s</w:t>
      </w:r>
      <w:r>
        <w:t xml:space="preserve"> it to the server together with a cac</w:t>
      </w:r>
      <w:r w:rsidR="00CE716C">
        <w:t xml:space="preserve">hed representation of the annotated </w:t>
      </w:r>
      <w:r>
        <w:t xml:space="preserve">page </w:t>
      </w:r>
      <w:r w:rsidR="00CE716C">
        <w:t>(on</w:t>
      </w:r>
      <w:r>
        <w:t xml:space="preserve"> </w:t>
      </w:r>
      <w:r w:rsidR="00CE716C">
        <w:t>the</w:t>
      </w:r>
      <w:r>
        <w:t xml:space="preserve"> moment</w:t>
      </w:r>
      <w:r w:rsidR="00CE716C">
        <w:t xml:space="preserve"> of annotation</w:t>
      </w:r>
      <w:r>
        <w:t xml:space="preserve">).  </w:t>
      </w:r>
      <w:r w:rsidR="00CE716C">
        <w:t xml:space="preserve">A cached representation can be requested by the user later, for instance </w:t>
      </w:r>
      <w:del w:id="315" w:author="testuser" w:date="2014-09-29T13:26:00Z">
        <w:r w:rsidR="00CE716C" w:rsidDel="00F171A6">
          <w:delText xml:space="preserve"> </w:delText>
        </w:r>
      </w:del>
      <w:r w:rsidR="00CE716C">
        <w:t xml:space="preserve">if the client </w:t>
      </w:r>
      <w:del w:id="316" w:author="testuser" w:date="2014-09-29T14:28:00Z">
        <w:r w:rsidR="00CE716C" w:rsidDel="00571A2E">
          <w:delText xml:space="preserve"> </w:delText>
        </w:r>
      </w:del>
      <w:r w:rsidR="00CE716C">
        <w:t xml:space="preserve">cannot deliver </w:t>
      </w:r>
      <w:del w:id="317" w:author="testuser" w:date="2014-09-29T14:28:00Z">
        <w:r w:rsidR="00CE716C" w:rsidDel="00571A2E">
          <w:delText xml:space="preserve"> </w:delText>
        </w:r>
      </w:del>
      <w:r w:rsidR="00CE716C">
        <w:t xml:space="preserve">the annotation because the page has been changed and the fragment cannot be resolved. Consult the manual for more detail. </w:t>
      </w:r>
      <w:r>
        <w:t xml:space="preserve">The cached representation is sent as a </w:t>
      </w:r>
      <w:r w:rsidR="003A2A50">
        <w:t xml:space="preserve">serialized DOM </w:t>
      </w:r>
      <w:r>
        <w:t>for the html document</w:t>
      </w:r>
      <w:r w:rsidR="00CE716C">
        <w:t>.  F</w:t>
      </w:r>
      <w:r>
        <w:t xml:space="preserve">or </w:t>
      </w:r>
      <w:r w:rsidR="00CE716C">
        <w:t xml:space="preserve">images </w:t>
      </w:r>
      <w:r w:rsidR="00105797">
        <w:t>only l</w:t>
      </w:r>
      <w:r>
        <w:t>inks are sent</w:t>
      </w:r>
      <w:r w:rsidRPr="003A2A50">
        <w:t>.</w:t>
      </w:r>
      <w:r w:rsidR="003A2A50" w:rsidRPr="003A2A50">
        <w:t xml:space="preserve">  The next step would be to zip the </w:t>
      </w:r>
      <w:del w:id="318" w:author="Menzo windhouwer" w:date="2014-09-26T11:35:00Z">
        <w:r w:rsidR="003A2A50" w:rsidRPr="003A2A50" w:rsidDel="00602793">
          <w:delText>html</w:delText>
        </w:r>
      </w:del>
      <w:ins w:id="319" w:author="Menzo windhouwer" w:date="2014-09-26T11:35:00Z">
        <w:r w:rsidR="00602793">
          <w:t>HTML</w:t>
        </w:r>
      </w:ins>
      <w:r w:rsidR="003A2A50" w:rsidRPr="003A2A50">
        <w:t xml:space="preserve">, images, </w:t>
      </w:r>
      <w:del w:id="320" w:author="Menzo windhouwer" w:date="2014-09-26T11:35:00Z">
        <w:r w:rsidR="003A2A50" w:rsidRPr="003A2A50" w:rsidDel="00602793">
          <w:delText xml:space="preserve">css </w:delText>
        </w:r>
      </w:del>
      <w:ins w:id="321" w:author="Menzo windhouwer" w:date="2014-09-26T11:35:00Z">
        <w:r w:rsidR="00602793">
          <w:t>CSS</w:t>
        </w:r>
        <w:r w:rsidR="00602793" w:rsidRPr="003A2A50">
          <w:t xml:space="preserve"> </w:t>
        </w:r>
      </w:ins>
      <w:r w:rsidR="003A2A50" w:rsidRPr="003A2A50">
        <w:t xml:space="preserve">and </w:t>
      </w:r>
      <w:del w:id="322" w:author="Menzo windhouwer" w:date="2014-09-26T11:35:00Z">
        <w:r w:rsidR="003A2A50" w:rsidRPr="003A2A50" w:rsidDel="00602793">
          <w:delText xml:space="preserve">javascript </w:delText>
        </w:r>
      </w:del>
      <w:ins w:id="323" w:author="Menzo windhouwer" w:date="2014-09-26T11:35:00Z">
        <w:r w:rsidR="00602793">
          <w:t>J</w:t>
        </w:r>
        <w:r w:rsidR="00602793" w:rsidRPr="003A2A50">
          <w:t>ava</w:t>
        </w:r>
        <w:r w:rsidR="00602793">
          <w:t>S</w:t>
        </w:r>
        <w:r w:rsidR="00602793" w:rsidRPr="003A2A50">
          <w:t xml:space="preserve">cript </w:t>
        </w:r>
      </w:ins>
      <w:r w:rsidR="003A2A50" w:rsidRPr="003A2A50">
        <w:t>for the cached r</w:t>
      </w:r>
      <w:r w:rsidR="00CE716C">
        <w:t>epresentation. This is done in Wired-M</w:t>
      </w:r>
      <w:r w:rsidR="003A2A50" w:rsidRPr="003A2A50">
        <w:t>arker, but not posted to the backend for now</w:t>
      </w:r>
      <w:r w:rsidR="003A2A50">
        <w:t>.</w:t>
      </w:r>
    </w:p>
    <w:p w14:paraId="67A1FE93" w14:textId="1F6E5351" w:rsidR="00347FA1" w:rsidRDefault="00BE5033" w:rsidP="00433F88">
      <w:pPr>
        <w:ind w:firstLine="284"/>
        <w:jc w:val="both"/>
      </w:pPr>
      <w:r>
        <w:t>It i</w:t>
      </w:r>
      <w:r w:rsidR="00AE3B23">
        <w:t xml:space="preserve">s possible to annotate an image, but not its fragment. </w:t>
      </w:r>
      <w:r>
        <w:t>The mouse pointer must be on the image, and the rest of steps are</w:t>
      </w:r>
      <w:r w:rsidR="00AE3B23">
        <w:t xml:space="preserve"> the same as for annotating</w:t>
      </w:r>
      <w:r>
        <w:t xml:space="preserve"> text.  The title and the annotation body are assigned automatically, with the annotation body getting the name of the image file. The title and the body can be edited later</w:t>
      </w:r>
      <w:r w:rsidR="00347FA1">
        <w:t>.</w:t>
      </w:r>
    </w:p>
    <w:p w14:paraId="206849E1" w14:textId="6AFCC9C5" w:rsidR="003A2A50" w:rsidRDefault="00AE3B23" w:rsidP="00433F88">
      <w:pPr>
        <w:ind w:firstLine="284"/>
        <w:jc w:val="both"/>
      </w:pPr>
      <w:r>
        <w:t>To e</w:t>
      </w:r>
      <w:r w:rsidR="00347FA1">
        <w:t>d</w:t>
      </w:r>
      <w:r w:rsidR="00D766C6">
        <w:t xml:space="preserve">iting </w:t>
      </w:r>
      <w:r>
        <w:t>an annotation</w:t>
      </w:r>
      <w:r w:rsidR="00347FA1">
        <w:t xml:space="preserve"> </w:t>
      </w:r>
      <w:r>
        <w:t xml:space="preserve">one </w:t>
      </w:r>
      <w:del w:id="324" w:author="Menzo windhouwer" w:date="2014-09-26T11:33:00Z">
        <w:r w:rsidDel="00121679">
          <w:delText xml:space="preserve"> </w:delText>
        </w:r>
      </w:del>
      <w:r>
        <w:t>selects</w:t>
      </w:r>
      <w:r w:rsidR="00347FA1">
        <w:t xml:space="preserve"> </w:t>
      </w:r>
      <w:r>
        <w:t>it in the list o</w:t>
      </w:r>
      <w:r w:rsidR="00D766C6">
        <w:t>n the left-hand side of the browser window</w:t>
      </w:r>
      <w:del w:id="325" w:author="testuser" w:date="2014-09-29T13:26:00Z">
        <w:r w:rsidR="00D766C6" w:rsidDel="009070F0">
          <w:delText xml:space="preserve"> </w:delText>
        </w:r>
      </w:del>
      <w:r w:rsidR="00D766C6">
        <w:t xml:space="preserve">. </w:t>
      </w:r>
      <w:r>
        <w:t xml:space="preserve"> Next, s</w:t>
      </w:r>
      <w:r w:rsidR="00D766C6">
        <w:t>electing “Prop</w:t>
      </w:r>
      <w:r>
        <w:t xml:space="preserve">erties” </w:t>
      </w:r>
      <w:del w:id="326" w:author="Menzo windhouwer" w:date="2014-09-26T11:33:00Z">
        <w:r w:rsidDel="00121679">
          <w:delText xml:space="preserve"> </w:delText>
        </w:r>
      </w:del>
      <w:r>
        <w:t>triggers a pop-up form.  A</w:t>
      </w:r>
      <w:r w:rsidR="00D766C6">
        <w:t xml:space="preserve">ltering </w:t>
      </w:r>
      <w:r w:rsidR="00EA294F">
        <w:t>its</w:t>
      </w:r>
      <w:r w:rsidR="001C1067">
        <w:t xml:space="preserve"> </w:t>
      </w:r>
      <w:r w:rsidR="00EA294F">
        <w:t xml:space="preserve">corresponding </w:t>
      </w:r>
      <w:r w:rsidR="00D766C6">
        <w:t xml:space="preserve">fields and tabs </w:t>
      </w:r>
      <w:r>
        <w:t>allows</w:t>
      </w:r>
      <w:r w:rsidR="00D766C6">
        <w:t xml:space="preserve"> </w:t>
      </w:r>
      <w:del w:id="327" w:author="Menzo windhouwer" w:date="2014-09-26T11:33:00Z">
        <w:r w:rsidR="00D766C6" w:rsidDel="00602793">
          <w:delText>to edit</w:delText>
        </w:r>
      </w:del>
      <w:ins w:id="328" w:author="Menzo windhouwer" w:date="2014-09-26T11:33:00Z">
        <w:r w:rsidR="00602793">
          <w:t>editing</w:t>
        </w:r>
      </w:ins>
      <w:r w:rsidR="00D766C6">
        <w:t xml:space="preserve"> the annotation body and its title.</w:t>
      </w:r>
      <w:r w:rsidR="003A2A50">
        <w:t xml:space="preserve"> </w:t>
      </w:r>
    </w:p>
    <w:p w14:paraId="0330B615" w14:textId="62BF627F" w:rsidR="003A2A50" w:rsidRDefault="00D766C6" w:rsidP="00433F88">
      <w:pPr>
        <w:ind w:firstLine="284"/>
        <w:jc w:val="both"/>
      </w:pPr>
      <w:r>
        <w:t xml:space="preserve">In the original Wired-Maker it is not possible </w:t>
      </w:r>
      <w:r w:rsidR="00725679">
        <w:t xml:space="preserve">to assign and reassign </w:t>
      </w:r>
      <w:r w:rsidR="00725679" w:rsidRPr="00725679">
        <w:rPr>
          <w:i/>
        </w:rPr>
        <w:t>read</w:t>
      </w:r>
      <w:r w:rsidR="00725679">
        <w:t xml:space="preserve">, </w:t>
      </w:r>
      <w:r w:rsidRPr="00725679">
        <w:rPr>
          <w:i/>
        </w:rPr>
        <w:t>write</w:t>
      </w:r>
      <w:r w:rsidR="00725679">
        <w:t xml:space="preserve"> and </w:t>
      </w:r>
      <w:r w:rsidR="00725679" w:rsidRPr="00725679">
        <w:rPr>
          <w:i/>
        </w:rPr>
        <w:t>none</w:t>
      </w:r>
      <w:del w:id="329" w:author="Menzo windhouwer" w:date="2014-09-26T11:35:00Z">
        <w:r w:rsidR="00725679" w:rsidDel="00602793">
          <w:delText xml:space="preserve"> </w:delText>
        </w:r>
      </w:del>
      <w:r>
        <w:t xml:space="preserve"> access</w:t>
      </w:r>
      <w:r w:rsidR="00725679">
        <w:t xml:space="preserve"> right</w:t>
      </w:r>
      <w:r w:rsidR="00385D1B">
        <w:t>s</w:t>
      </w:r>
      <w:r w:rsidR="00725679">
        <w:t xml:space="preserve"> </w:t>
      </w:r>
      <w:del w:id="330" w:author="testuser" w:date="2014-09-29T13:27:00Z">
        <w:r w:rsidDel="009070F0">
          <w:delText xml:space="preserve"> </w:delText>
        </w:r>
      </w:del>
      <w:r>
        <w:t xml:space="preserve">for a </w:t>
      </w:r>
      <w:r w:rsidR="00725679">
        <w:t xml:space="preserve">particular </w:t>
      </w:r>
      <w:r w:rsidR="00385D1B">
        <w:t>user</w:t>
      </w:r>
      <w:r>
        <w:t xml:space="preserve"> </w:t>
      </w:r>
      <w:del w:id="331" w:author="testuser" w:date="2014-09-29T13:27:00Z">
        <w:r w:rsidDel="009070F0">
          <w:delText xml:space="preserve"> </w:delText>
        </w:r>
      </w:del>
      <w:r>
        <w:t xml:space="preserve">given a particular annotation.  </w:t>
      </w:r>
      <w:r w:rsidR="00725679">
        <w:t xml:space="preserve">However, </w:t>
      </w:r>
      <w:ins w:id="332" w:author="testuser" w:date="2014-09-29T13:27:00Z">
        <w:r w:rsidR="009070F0">
          <w:t xml:space="preserve">the </w:t>
        </w:r>
      </w:ins>
      <w:r w:rsidR="00725679">
        <w:t xml:space="preserve">DWAN framework assumes changing access rights. </w:t>
      </w:r>
      <w:r w:rsidR="00085DE1">
        <w:t xml:space="preserve">When </w:t>
      </w:r>
      <w:ins w:id="333" w:author="Menzo windhouwer" w:date="2014-09-26T11:35:00Z">
        <w:r w:rsidR="00602793">
          <w:t xml:space="preserve">an </w:t>
        </w:r>
      </w:ins>
      <w:r w:rsidR="00085DE1">
        <w:t xml:space="preserve">annotation is created </w:t>
      </w:r>
      <w:r w:rsidR="00410318">
        <w:t xml:space="preserve">by DWAN client </w:t>
      </w:r>
      <w:r>
        <w:t xml:space="preserve">all </w:t>
      </w:r>
      <w:r w:rsidR="00085DE1">
        <w:t xml:space="preserve">registered </w:t>
      </w:r>
      <w:r>
        <w:t>users except the</w:t>
      </w:r>
      <w:r w:rsidR="00085DE1">
        <w:t xml:space="preserve"> creator (“owner”) get </w:t>
      </w:r>
      <w:r w:rsidR="00085DE1" w:rsidRPr="00085DE1">
        <w:rPr>
          <w:i/>
        </w:rPr>
        <w:t>read</w:t>
      </w:r>
      <w:r w:rsidR="00085DE1">
        <w:t xml:space="preserve"> access.  The owner has </w:t>
      </w:r>
      <w:r w:rsidR="00085DE1" w:rsidRPr="00085DE1">
        <w:rPr>
          <w:i/>
        </w:rPr>
        <w:t>write</w:t>
      </w:r>
      <w:r w:rsidR="00085DE1">
        <w:t xml:space="preserve"> access</w:t>
      </w:r>
      <w:r>
        <w:t xml:space="preserve"> and can change the rights of other users. Additional </w:t>
      </w:r>
      <w:del w:id="334" w:author="Menzo windhouwer" w:date="2014-09-26T11:36:00Z">
        <w:r w:rsidDel="00602793">
          <w:delText xml:space="preserve">html </w:delText>
        </w:r>
      </w:del>
      <w:ins w:id="335" w:author="Menzo windhouwer" w:date="2014-09-26T11:36:00Z">
        <w:r w:rsidR="00602793">
          <w:t xml:space="preserve">HTML </w:t>
        </w:r>
      </w:ins>
      <w:r>
        <w:t>form</w:t>
      </w:r>
      <w:r w:rsidR="004D7BAE">
        <w:t>s are</w:t>
      </w:r>
      <w:r>
        <w:t xml:space="preserve"> produced by </w:t>
      </w:r>
      <w:r w:rsidR="00410318">
        <w:t>backend</w:t>
      </w:r>
      <w:r>
        <w:t xml:space="preserve"> server upon the request</w:t>
      </w:r>
      <w:r w:rsidR="00410318">
        <w:t xml:space="preserve"> from the client</w:t>
      </w:r>
      <w:r>
        <w:t>, filling which allow</w:t>
      </w:r>
      <w:r w:rsidR="00410318">
        <w:t>s</w:t>
      </w:r>
      <w:r>
        <w:t xml:space="preserve"> </w:t>
      </w:r>
      <w:del w:id="336" w:author="Menzo windhouwer" w:date="2014-09-26T11:36:00Z">
        <w:r w:rsidDel="00602793">
          <w:delText xml:space="preserve"> </w:delText>
        </w:r>
      </w:del>
      <w:r>
        <w:t>the owner to reassign the right</w:t>
      </w:r>
      <w:r w:rsidR="00410318">
        <w:t>s for a particular user and an annotation,</w:t>
      </w:r>
      <w:r w:rsidR="004D7BAE">
        <w:t xml:space="preserve"> or change the public access mode for </w:t>
      </w:r>
      <w:del w:id="337" w:author="testuser" w:date="2014-09-29T14:30:00Z">
        <w:r w:rsidR="00410318" w:rsidDel="00571A2E">
          <w:delText xml:space="preserve"> </w:delText>
        </w:r>
      </w:del>
      <w:r w:rsidR="00410318">
        <w:t>a given annotation</w:t>
      </w:r>
      <w:del w:id="338" w:author="testuser" w:date="2014-09-29T14:30:00Z">
        <w:r w:rsidR="004D7BAE" w:rsidDel="00571A2E">
          <w:delText xml:space="preserve"> </w:delText>
        </w:r>
      </w:del>
      <w:r>
        <w:t>.</w:t>
      </w:r>
      <w:del w:id="339" w:author="testuser" w:date="2014-09-29T14:30:00Z">
        <w:r w:rsidDel="001435EE">
          <w:delText xml:space="preserve"> </w:delText>
        </w:r>
      </w:del>
      <w:r>
        <w:rPr>
          <w:rStyle w:val="Fotnotsreferens"/>
        </w:rPr>
        <w:footnoteReference w:id="12"/>
      </w:r>
    </w:p>
    <w:p w14:paraId="72860EAB" w14:textId="3B3C8B96" w:rsidR="005D4E7B" w:rsidRDefault="00944AE0" w:rsidP="00433F88">
      <w:pPr>
        <w:ind w:firstLine="284"/>
        <w:jc w:val="both"/>
      </w:pPr>
      <w:r>
        <w:t xml:space="preserve">Working on the turning </w:t>
      </w:r>
      <w:ins w:id="340" w:author="testuser" w:date="2014-09-29T13:28:00Z">
        <w:r w:rsidR="009070F0">
          <w:t xml:space="preserve">of </w:t>
        </w:r>
      </w:ins>
      <w:r w:rsidR="00B969DA">
        <w:t xml:space="preserve">Wired-Marker </w:t>
      </w:r>
      <w:r>
        <w:t xml:space="preserve">into </w:t>
      </w:r>
      <w:ins w:id="341" w:author="testuser" w:date="2014-09-29T13:28:00Z">
        <w:r w:rsidR="009070F0">
          <w:t xml:space="preserve">a </w:t>
        </w:r>
      </w:ins>
      <w:r>
        <w:t xml:space="preserve">DWAN </w:t>
      </w:r>
      <w:r w:rsidR="00385D1B">
        <w:t>client</w:t>
      </w:r>
      <w:r>
        <w:t xml:space="preserve">, the DASISH team has figured out that four </w:t>
      </w:r>
      <w:ins w:id="342" w:author="testuser" w:date="2014-09-29T13:28:00Z">
        <w:r w:rsidR="009070F0">
          <w:t xml:space="preserve">of </w:t>
        </w:r>
      </w:ins>
      <w:r>
        <w:t>Wired-Marker’s drawback</w:t>
      </w:r>
      <w:ins w:id="343" w:author="testuser" w:date="2014-09-29T13:28:00Z">
        <w:r w:rsidR="009070F0">
          <w:t>s</w:t>
        </w:r>
      </w:ins>
      <w:r>
        <w:t xml:space="preserve"> cannot be fixed in reasonable amount of time</w:t>
      </w:r>
      <w:r w:rsidR="00B969DA">
        <w:t xml:space="preserve">. First, it does not allow to annotate multiple-target annotations that means that </w:t>
      </w:r>
      <w:del w:id="344" w:author="testuser" w:date="2014-09-29T13:28:00Z">
        <w:r w:rsidR="00B969DA" w:rsidDel="009070F0">
          <w:delText xml:space="preserve"> </w:delText>
        </w:r>
      </w:del>
      <w:r w:rsidR="00B969DA">
        <w:t xml:space="preserve">a text note can be put exactly on one fragment.  For instance one cannot annotate simultaneously two </w:t>
      </w:r>
      <w:r w:rsidR="00385D1B">
        <w:t xml:space="preserve">text </w:t>
      </w:r>
      <w:r w:rsidR="00B969DA">
        <w:t xml:space="preserve">fragments, by making a remark that they contradict each other.  The second drawback is </w:t>
      </w:r>
      <w:r>
        <w:t xml:space="preserve">already mentioned: </w:t>
      </w:r>
      <w:r w:rsidR="00B969DA">
        <w:t>an anno</w:t>
      </w:r>
      <w:r w:rsidR="00385D1B">
        <w:t xml:space="preserve">tation read from the database </w:t>
      </w:r>
      <w:del w:id="345" w:author="Olof Olsson" w:date="2014-10-03T11:43:00Z">
        <w:r w:rsidR="00385D1B" w:rsidDel="002B3F95">
          <w:delText xml:space="preserve"> </w:delText>
        </w:r>
      </w:del>
      <w:r w:rsidR="00385D1B">
        <w:t>lo</w:t>
      </w:r>
      <w:del w:id="346" w:author="testuser" w:date="2014-09-29T13:29:00Z">
        <w:r w:rsidR="00385D1B" w:rsidDel="009070F0">
          <w:delText>o</w:delText>
        </w:r>
      </w:del>
      <w:r w:rsidR="00385D1B">
        <w:t>ses</w:t>
      </w:r>
      <w:r w:rsidR="00B969DA">
        <w:t xml:space="preserve"> its original colour while interpreted by the </w:t>
      </w:r>
      <w:r w:rsidR="00385D1B">
        <w:t>client</w:t>
      </w:r>
      <w:r w:rsidR="005B3FF2">
        <w:rPr>
          <w:rStyle w:val="Fotnotsreferens"/>
        </w:rPr>
        <w:footnoteReference w:id="13"/>
      </w:r>
      <w:r w:rsidR="00B969DA">
        <w:t xml:space="preserve">.  Third, fragments </w:t>
      </w:r>
      <w:r>
        <w:t xml:space="preserve">of images </w:t>
      </w:r>
      <w:r w:rsidR="00B969DA">
        <w:t>cannot be annotated by Wired-Marker</w:t>
      </w:r>
      <w:r>
        <w:t>, but only the whole image</w:t>
      </w:r>
      <w:r w:rsidR="00B969DA">
        <w:t xml:space="preserve">. </w:t>
      </w:r>
      <w:r>
        <w:t xml:space="preserve"> Fourth,</w:t>
      </w:r>
      <w:r w:rsidR="00A47233">
        <w:t xml:space="preserve"> adding notebooks would demand</w:t>
      </w:r>
      <w:r>
        <w:t xml:space="preserve"> significant refactoring of the original code. </w:t>
      </w:r>
      <w:r w:rsidR="00D673E9">
        <w:t xml:space="preserve"> In a sense, coloured directories of local folder can be seen as notebooks.</w:t>
      </w:r>
    </w:p>
    <w:p w14:paraId="43F775E5" w14:textId="34A44462" w:rsidR="005D4E7B" w:rsidRDefault="005D4E7B" w:rsidP="00433F88">
      <w:pPr>
        <w:ind w:firstLine="284"/>
        <w:jc w:val="both"/>
      </w:pPr>
      <w:r>
        <w:lastRenderedPageBreak/>
        <w:t>At the end of this section we sum up the features that have been added to (or changed in) Wired-Marker to adjust it to DASISH requirements:</w:t>
      </w:r>
    </w:p>
    <w:p w14:paraId="2BB79FDD" w14:textId="0335F944" w:rsidR="005D4E7B" w:rsidRDefault="005D4E7B" w:rsidP="00433F88">
      <w:pPr>
        <w:pStyle w:val="Liststycke"/>
        <w:numPr>
          <w:ilvl w:val="0"/>
          <w:numId w:val="4"/>
        </w:numPr>
        <w:ind w:firstLine="284"/>
        <w:jc w:val="both"/>
        <w:rPr>
          <w:lang w:val="en-US"/>
        </w:rPr>
      </w:pPr>
      <w:r>
        <w:t>design:</w:t>
      </w:r>
      <w:r w:rsidR="000C2DF3">
        <w:t xml:space="preserve"> </w:t>
      </w:r>
      <w:r w:rsidRPr="000C2DF3">
        <w:rPr>
          <w:lang w:val="en-US"/>
        </w:rPr>
        <w:t>c</w:t>
      </w:r>
      <w:r w:rsidR="00BE4AE2">
        <w:rPr>
          <w:lang w:val="en-US"/>
        </w:rPr>
        <w:t xml:space="preserve">ustomization of existing visual features </w:t>
      </w:r>
      <w:r w:rsidRPr="000C2DF3">
        <w:rPr>
          <w:lang w:val="en-US"/>
        </w:rPr>
        <w:t>(e.g. sidebar, top menu, right-click menus, add-ons manager view)</w:t>
      </w:r>
      <w:r w:rsidR="000C2DF3" w:rsidRPr="000C2DF3">
        <w:rPr>
          <w:lang w:val="en-US"/>
        </w:rPr>
        <w:t xml:space="preserve">, </w:t>
      </w:r>
      <w:r w:rsidR="000C2DF3" w:rsidRPr="000C2DF3">
        <w:rPr>
          <w:sz w:val="28"/>
          <w:szCs w:val="28"/>
          <w:lang w:val="en-US"/>
        </w:rPr>
        <w:t xml:space="preserve"> </w:t>
      </w:r>
      <w:r w:rsidRPr="000C2DF3">
        <w:rPr>
          <w:lang w:val="en-US"/>
        </w:rPr>
        <w:t xml:space="preserve">customization of visual features for extended functionality (login/logout button, extended </w:t>
      </w:r>
      <w:r w:rsidRPr="000C2DF3">
        <w:rPr>
          <w:i/>
          <w:iCs/>
          <w:lang w:val="en-US"/>
        </w:rPr>
        <w:t>Settings</w:t>
      </w:r>
      <w:r w:rsidRPr="000C2DF3">
        <w:rPr>
          <w:lang w:val="en-US"/>
        </w:rPr>
        <w:t xml:space="preserve"> menu for backend configuration)</w:t>
      </w:r>
      <w:r w:rsidR="000C2DF3" w:rsidRPr="000C2DF3">
        <w:rPr>
          <w:lang w:val="en-US"/>
        </w:rPr>
        <w:t>;</w:t>
      </w:r>
    </w:p>
    <w:p w14:paraId="03B70348" w14:textId="5B416BE2" w:rsidR="000C2DF3" w:rsidRDefault="000C2DF3" w:rsidP="00433F88">
      <w:pPr>
        <w:pStyle w:val="Liststycke"/>
        <w:numPr>
          <w:ilvl w:val="0"/>
          <w:numId w:val="4"/>
        </w:numPr>
        <w:ind w:firstLine="284"/>
        <w:jc w:val="both"/>
        <w:rPr>
          <w:lang w:val="en-US"/>
        </w:rPr>
      </w:pPr>
      <w:r w:rsidRPr="000C2DF3">
        <w:rPr>
          <w:lang w:val="en-US"/>
        </w:rPr>
        <w:t xml:space="preserve">functionality:  </w:t>
      </w:r>
      <w:r>
        <w:rPr>
          <w:lang w:val="en-US"/>
        </w:rPr>
        <w:t xml:space="preserve">GET, PUT (update), </w:t>
      </w:r>
      <w:r w:rsidRPr="000C2DF3">
        <w:rPr>
          <w:lang w:val="en-US"/>
        </w:rPr>
        <w:t>POST</w:t>
      </w:r>
      <w:r>
        <w:rPr>
          <w:lang w:val="en-US"/>
        </w:rPr>
        <w:t>,  DEL</w:t>
      </w:r>
      <w:ins w:id="347" w:author="testuser" w:date="2014-09-29T13:30:00Z">
        <w:r w:rsidR="009070F0">
          <w:rPr>
            <w:lang w:val="en-US"/>
          </w:rPr>
          <w:t>E</w:t>
        </w:r>
      </w:ins>
      <w:r>
        <w:rPr>
          <w:lang w:val="en-US"/>
        </w:rPr>
        <w:t xml:space="preserve">TE </w:t>
      </w:r>
      <w:r w:rsidRPr="000C2DF3">
        <w:rPr>
          <w:lang w:val="en-US"/>
        </w:rPr>
        <w:t xml:space="preserve"> annotations</w:t>
      </w:r>
      <w:r>
        <w:rPr>
          <w:lang w:val="en-US"/>
        </w:rPr>
        <w:t>;  POST and GET for cached representations; authentication (login/logout)</w:t>
      </w:r>
      <w:r w:rsidR="00BE4AE2">
        <w:rPr>
          <w:lang w:val="en-US"/>
        </w:rPr>
        <w:t>;</w:t>
      </w:r>
    </w:p>
    <w:p w14:paraId="019022A6" w14:textId="3A6FA3CC" w:rsidR="000C2DF3" w:rsidRPr="00BE4AE2" w:rsidRDefault="000C2DF3" w:rsidP="00433F88">
      <w:pPr>
        <w:pStyle w:val="Liststycke"/>
        <w:numPr>
          <w:ilvl w:val="0"/>
          <w:numId w:val="4"/>
        </w:numPr>
        <w:ind w:firstLine="284"/>
        <w:jc w:val="both"/>
        <w:rPr>
          <w:sz w:val="28"/>
          <w:szCs w:val="28"/>
          <w:lang w:val="en-US"/>
        </w:rPr>
      </w:pPr>
      <w:r w:rsidRPr="000C2DF3">
        <w:rPr>
          <w:lang w:val="en-US"/>
        </w:rPr>
        <w:t>miscellaneous: rewrite of chrome.manifest for development in extension proxy file environment</w:t>
      </w:r>
      <w:r w:rsidR="00BE4AE2">
        <w:rPr>
          <w:sz w:val="28"/>
          <w:szCs w:val="28"/>
          <w:lang w:val="en-US"/>
        </w:rPr>
        <w:t xml:space="preserve">; </w:t>
      </w:r>
      <w:r w:rsidRPr="00BE4AE2">
        <w:rPr>
          <w:lang w:val="en-US"/>
        </w:rPr>
        <w:t>extension code updates to ensure support by current Firefox versions (Wired-Marker only supports Firefox versions 2.0 – 10.*, </w:t>
      </w:r>
      <w:hyperlink r:id="rId37" w:history="1">
        <w:r w:rsidRPr="00BE4AE2">
          <w:rPr>
            <w:color w:val="0000E9"/>
            <w:u w:val="single" w:color="0000E9"/>
            <w:lang w:val="en-US"/>
          </w:rPr>
          <w:t>http://www.wired-marker.org/en/index.html</w:t>
        </w:r>
      </w:hyperlink>
      <w:r w:rsidRPr="00BE4AE2">
        <w:rPr>
          <w:lang w:val="en-US"/>
        </w:rPr>
        <w:t xml:space="preserve">);  </w:t>
      </w:r>
      <w:r w:rsidR="005D4E7B" w:rsidRPr="00BE4AE2">
        <w:rPr>
          <w:lang w:val="en-US"/>
        </w:rPr>
        <w:t>hyperanchor (</w:t>
      </w:r>
      <w:hyperlink r:id="rId38" w:history="1">
        <w:r w:rsidR="005D4E7B" w:rsidRPr="00BE4AE2">
          <w:rPr>
            <w:color w:val="0000E9"/>
            <w:u w:val="single" w:color="0000E9"/>
            <w:lang w:val="en-US"/>
          </w:rPr>
          <w:t>http://www.hyper-anchor.org/en/technical_format.html</w:t>
        </w:r>
      </w:hyperlink>
      <w:r w:rsidR="005D4E7B" w:rsidRPr="00BE4AE2">
        <w:rPr>
          <w:lang w:val="en-US"/>
        </w:rPr>
        <w:t>) mapping to xpointer (used on POST/GET) (</w:t>
      </w:r>
      <w:hyperlink r:id="rId39" w:history="1">
        <w:r w:rsidR="005D4E7B" w:rsidRPr="00BE4AE2">
          <w:rPr>
            <w:color w:val="0000E9"/>
            <w:u w:val="single" w:color="0000E9"/>
            <w:lang w:val="en-US"/>
          </w:rPr>
          <w:t>http://www.w3.org/TR/xptr-framework</w:t>
        </w:r>
      </w:hyperlink>
      <w:r w:rsidR="005D4E7B" w:rsidRPr="00BE4AE2">
        <w:rPr>
          <w:lang w:val="en-US"/>
        </w:rPr>
        <w:t>/, </w:t>
      </w:r>
      <w:hyperlink r:id="rId40" w:anchor="w3c_all" w:history="1">
        <w:r w:rsidR="005D4E7B" w:rsidRPr="00BE4AE2">
          <w:rPr>
            <w:color w:val="0000E9"/>
            <w:u w:val="single" w:color="0000E9"/>
            <w:lang w:val="en-US"/>
          </w:rPr>
          <w:t>http://www.w3.org/standards/techs/xpointer#w3c_all</w:t>
        </w:r>
      </w:hyperlink>
      <w:r w:rsidR="005D4E7B" w:rsidRPr="00BE4AE2">
        <w:rPr>
          <w:lang w:val="en-US"/>
        </w:rPr>
        <w:t>) </w:t>
      </w:r>
    </w:p>
    <w:p w14:paraId="1DFF2233" w14:textId="33DA424E" w:rsidR="005D4E7B" w:rsidRDefault="000C2DF3" w:rsidP="00433F88">
      <w:pPr>
        <w:pStyle w:val="Liststycke"/>
        <w:numPr>
          <w:ilvl w:val="0"/>
          <w:numId w:val="4"/>
        </w:numPr>
        <w:ind w:firstLine="284"/>
        <w:jc w:val="both"/>
        <w:rPr>
          <w:sz w:val="28"/>
          <w:szCs w:val="28"/>
          <w:lang w:val="en-US"/>
        </w:rPr>
      </w:pPr>
      <w:r>
        <w:rPr>
          <w:lang w:val="en-US"/>
        </w:rPr>
        <w:t xml:space="preserve"> </w:t>
      </w:r>
      <w:r w:rsidR="005D4E7B">
        <w:rPr>
          <w:lang w:val="en-US"/>
        </w:rPr>
        <w:t>ge</w:t>
      </w:r>
      <w:r>
        <w:rPr>
          <w:lang w:val="en-US"/>
        </w:rPr>
        <w:t>tting updated annotation bodies</w:t>
      </w:r>
      <w:r>
        <w:rPr>
          <w:rStyle w:val="Fotnotsreferens"/>
          <w:lang w:val="en-US"/>
        </w:rPr>
        <w:footnoteReference w:id="14"/>
      </w:r>
      <w:r w:rsidR="00036E4C">
        <w:rPr>
          <w:lang w:val="en-US"/>
        </w:rPr>
        <w:t>.</w:t>
      </w:r>
    </w:p>
    <w:p w14:paraId="6EC415A5" w14:textId="77777777" w:rsidR="005D4E7B" w:rsidRPr="00367B2F" w:rsidRDefault="005D4E7B" w:rsidP="00433F88">
      <w:pPr>
        <w:ind w:firstLine="284"/>
        <w:jc w:val="both"/>
      </w:pPr>
    </w:p>
    <w:p w14:paraId="08400156" w14:textId="1CE4004E" w:rsidR="0006213B" w:rsidRDefault="0006213B" w:rsidP="0006213B">
      <w:pPr>
        <w:pStyle w:val="Rubrik3"/>
        <w:ind w:firstLine="284"/>
        <w:jc w:val="both"/>
      </w:pPr>
      <w:bookmarkStart w:id="348" w:name="_Toc273122994"/>
      <w:r>
        <w:t>Frontend for ELAN</w:t>
      </w:r>
      <w:bookmarkEnd w:id="348"/>
    </w:p>
    <w:p w14:paraId="59CEC0B0" w14:textId="3CF07F64" w:rsidR="0006213B" w:rsidRDefault="0006213B" w:rsidP="0006213B">
      <w:pPr>
        <w:ind w:firstLine="284"/>
        <w:jc w:val="both"/>
        <w:rPr>
          <w:lang w:val="en-US"/>
        </w:rPr>
      </w:pPr>
      <w:r w:rsidRPr="00203EF6">
        <w:rPr>
          <w:lang w:val="en-US"/>
        </w:rPr>
        <w:t>T</w:t>
      </w:r>
      <w:r>
        <w:rPr>
          <w:lang w:val="en-US"/>
        </w:rPr>
        <w:t>he ELAN frontend</w:t>
      </w:r>
      <w:r w:rsidRPr="00203EF6">
        <w:rPr>
          <w:lang w:val="en-US"/>
        </w:rPr>
        <w:t xml:space="preserve"> for the DWAN </w:t>
      </w:r>
      <w:r w:rsidR="005053B0">
        <w:rPr>
          <w:lang w:val="en-US"/>
        </w:rPr>
        <w:t>backend</w:t>
      </w:r>
      <w:r w:rsidRPr="00203EF6">
        <w:rPr>
          <w:lang w:val="en-US"/>
        </w:rPr>
        <w:t xml:space="preserve"> is</w:t>
      </w:r>
      <w:r>
        <w:rPr>
          <w:lang w:val="en-US"/>
        </w:rPr>
        <w:t xml:space="preserve"> </w:t>
      </w:r>
      <w:r w:rsidRPr="00203EF6">
        <w:rPr>
          <w:lang w:val="en-US"/>
        </w:rPr>
        <w:t>being prepared in the</w:t>
      </w:r>
      <w:r>
        <w:rPr>
          <w:lang w:val="en-US"/>
        </w:rPr>
        <w:t xml:space="preserve"> context of the COLTIME project. E</w:t>
      </w:r>
      <w:r w:rsidRPr="00203EF6">
        <w:rPr>
          <w:lang w:val="en-US"/>
        </w:rPr>
        <w:t>LAN is an annotation program for media files. Comments in ELAN-speak are called Annotations in DWAN-speak.  Since</w:t>
      </w:r>
      <w:r>
        <w:rPr>
          <w:lang w:val="en-US"/>
        </w:rPr>
        <w:t xml:space="preserve"> </w:t>
      </w:r>
      <w:r w:rsidRPr="00203EF6">
        <w:rPr>
          <w:lang w:val="en-US"/>
        </w:rPr>
        <w:t>E</w:t>
      </w:r>
      <w:r>
        <w:rPr>
          <w:lang w:val="en-US"/>
        </w:rPr>
        <w:t xml:space="preserve">LAN already had the notion of </w:t>
      </w:r>
      <w:r w:rsidRPr="00DC7496">
        <w:rPr>
          <w:i/>
          <w:lang w:val="en-US"/>
        </w:rPr>
        <w:t>annotations</w:t>
      </w:r>
      <w:r w:rsidRPr="00203EF6">
        <w:rPr>
          <w:lang w:val="en-US"/>
        </w:rPr>
        <w:t xml:space="preserve">, </w:t>
      </w:r>
      <w:r>
        <w:rPr>
          <w:lang w:val="en-US"/>
        </w:rPr>
        <w:t xml:space="preserve">in this section we use the word </w:t>
      </w:r>
      <w:r w:rsidRPr="00DC7496">
        <w:rPr>
          <w:i/>
          <w:lang w:val="en-US"/>
        </w:rPr>
        <w:t>comment</w:t>
      </w:r>
      <w:r>
        <w:rPr>
          <w:lang w:val="en-US"/>
        </w:rPr>
        <w:t xml:space="preserve"> for DASISH annotations </w:t>
      </w:r>
      <w:del w:id="349" w:author="testuser" w:date="2014-09-29T13:30:00Z">
        <w:r w:rsidRPr="00203EF6" w:rsidDel="009070F0">
          <w:rPr>
            <w:lang w:val="en-US"/>
          </w:rPr>
          <w:delText xml:space="preserve"> </w:delText>
        </w:r>
      </w:del>
      <w:r w:rsidRPr="00203EF6">
        <w:rPr>
          <w:lang w:val="en-US"/>
        </w:rPr>
        <w:t>to avoid confusion.</w:t>
      </w:r>
    </w:p>
    <w:p w14:paraId="6BC3035D" w14:textId="77777777" w:rsidR="0006213B" w:rsidRPr="00203EF6" w:rsidRDefault="0006213B" w:rsidP="0006213B">
      <w:pPr>
        <w:ind w:firstLine="284"/>
        <w:jc w:val="both"/>
        <w:rPr>
          <w:lang w:val="en-US"/>
        </w:rPr>
      </w:pPr>
      <w:r w:rsidRPr="00203EF6">
        <w:rPr>
          <w:lang w:val="en-US"/>
        </w:rPr>
        <w:t xml:space="preserve">Users can make </w:t>
      </w:r>
      <w:r>
        <w:rPr>
          <w:lang w:val="en-US"/>
        </w:rPr>
        <w:t xml:space="preserve">ELAN </w:t>
      </w:r>
      <w:r w:rsidRPr="00203EF6">
        <w:rPr>
          <w:lang w:val="en-US"/>
        </w:rPr>
        <w:t>annotations</w:t>
      </w:r>
      <w:r>
        <w:rPr>
          <w:lang w:val="en-US"/>
        </w:rPr>
        <w:t xml:space="preserve"> </w:t>
      </w:r>
      <w:r w:rsidRPr="00203EF6">
        <w:rPr>
          <w:lang w:val="en-US"/>
        </w:rPr>
        <w:t>on "tracks" parallel to their media, called "Tiers". These annotations</w:t>
      </w:r>
      <w:r>
        <w:rPr>
          <w:lang w:val="en-US"/>
        </w:rPr>
        <w:t xml:space="preserve"> </w:t>
      </w:r>
      <w:r w:rsidRPr="00203EF6">
        <w:rPr>
          <w:lang w:val="en-US"/>
        </w:rPr>
        <w:t>refer to time-wise fragments of the media.</w:t>
      </w:r>
      <w:r>
        <w:rPr>
          <w:lang w:val="en-US"/>
        </w:rPr>
        <w:t xml:space="preserve"> </w:t>
      </w:r>
      <w:r w:rsidRPr="00203EF6">
        <w:rPr>
          <w:lang w:val="en-US"/>
        </w:rPr>
        <w:t>However, there was no specific suppor</w:t>
      </w:r>
      <w:r>
        <w:rPr>
          <w:lang w:val="en-US"/>
        </w:rPr>
        <w:t xml:space="preserve">t to comment on the ELAN annotations </w:t>
      </w:r>
      <w:r w:rsidRPr="00203EF6">
        <w:rPr>
          <w:lang w:val="en-US"/>
        </w:rPr>
        <w:t>themselves. For instance, several researchers might want to coordinate</w:t>
      </w:r>
      <w:r>
        <w:rPr>
          <w:lang w:val="en-US"/>
        </w:rPr>
        <w:t xml:space="preserve"> </w:t>
      </w:r>
      <w:r w:rsidRPr="00203EF6">
        <w:rPr>
          <w:lang w:val="en-US"/>
        </w:rPr>
        <w:t>their work, or review each other's work. Sometimes the tier system of ELAN</w:t>
      </w:r>
      <w:r>
        <w:rPr>
          <w:lang w:val="en-US"/>
        </w:rPr>
        <w:t xml:space="preserve"> </w:t>
      </w:r>
      <w:r w:rsidRPr="00203EF6">
        <w:rPr>
          <w:lang w:val="en-US"/>
        </w:rPr>
        <w:t>would be used creatively for this purpose. This however has several</w:t>
      </w:r>
      <w:r>
        <w:rPr>
          <w:lang w:val="en-US"/>
        </w:rPr>
        <w:t xml:space="preserve"> </w:t>
      </w:r>
      <w:r w:rsidRPr="00203EF6">
        <w:rPr>
          <w:lang w:val="en-US"/>
        </w:rPr>
        <w:t>drawbacks. For examp</w:t>
      </w:r>
      <w:r>
        <w:rPr>
          <w:lang w:val="en-US"/>
        </w:rPr>
        <w:t>l</w:t>
      </w:r>
      <w:r w:rsidRPr="00203EF6">
        <w:rPr>
          <w:lang w:val="en-US"/>
        </w:rPr>
        <w:t>e, annotations on a single tier can't overlap each</w:t>
      </w:r>
      <w:r>
        <w:rPr>
          <w:lang w:val="en-US"/>
        </w:rPr>
        <w:t xml:space="preserve"> </w:t>
      </w:r>
      <w:r w:rsidRPr="00203EF6">
        <w:rPr>
          <w:lang w:val="en-US"/>
        </w:rPr>
        <w:t>other time-wise. Multiple comments referring to the same period become</w:t>
      </w:r>
      <w:r>
        <w:rPr>
          <w:lang w:val="en-US"/>
        </w:rPr>
        <w:t xml:space="preserve"> </w:t>
      </w:r>
      <w:r w:rsidRPr="00203EF6">
        <w:rPr>
          <w:lang w:val="en-US"/>
        </w:rPr>
        <w:t>cumbersome.</w:t>
      </w:r>
    </w:p>
    <w:p w14:paraId="3365086A" w14:textId="3E9EABE1" w:rsidR="0006213B" w:rsidRPr="00203EF6" w:rsidRDefault="0006213B" w:rsidP="0006213B">
      <w:pPr>
        <w:ind w:firstLine="284"/>
        <w:jc w:val="both"/>
        <w:rPr>
          <w:lang w:val="en-US"/>
        </w:rPr>
      </w:pPr>
      <w:r w:rsidRPr="00203EF6">
        <w:rPr>
          <w:lang w:val="en-US"/>
        </w:rPr>
        <w:t xml:space="preserve">On the other hand, the </w:t>
      </w:r>
      <w:r w:rsidR="005053B0">
        <w:rPr>
          <w:lang w:val="en-US"/>
        </w:rPr>
        <w:t>DWAN backend</w:t>
      </w:r>
      <w:r>
        <w:rPr>
          <w:lang w:val="en-US"/>
        </w:rPr>
        <w:t xml:space="preserve"> is an ideal vehicle </w:t>
      </w:r>
      <w:r w:rsidRPr="00203EF6">
        <w:rPr>
          <w:lang w:val="en-US"/>
        </w:rPr>
        <w:t>to store these comments: it is based on comments</w:t>
      </w:r>
      <w:r>
        <w:rPr>
          <w:lang w:val="en-US"/>
        </w:rPr>
        <w:t xml:space="preserve"> </w:t>
      </w:r>
      <w:r w:rsidRPr="00203EF6">
        <w:rPr>
          <w:lang w:val="en-US"/>
        </w:rPr>
        <w:t>which refer to some</w:t>
      </w:r>
      <w:r>
        <w:rPr>
          <w:lang w:val="en-US"/>
        </w:rPr>
        <w:t xml:space="preserve"> </w:t>
      </w:r>
      <w:r w:rsidRPr="00203EF6">
        <w:rPr>
          <w:lang w:val="en-US"/>
        </w:rPr>
        <w:t>URL, or even more specifically to some fragment of the URL by means of a</w:t>
      </w:r>
      <w:r>
        <w:rPr>
          <w:lang w:val="en-US"/>
        </w:rPr>
        <w:t xml:space="preserve"> </w:t>
      </w:r>
      <w:r w:rsidRPr="00203EF6">
        <w:rPr>
          <w:lang w:val="en-US"/>
        </w:rPr>
        <w:t>fragment specifier.</w:t>
      </w:r>
    </w:p>
    <w:p w14:paraId="46008746" w14:textId="77777777" w:rsidR="0006213B" w:rsidRPr="00203EF6" w:rsidRDefault="0006213B" w:rsidP="0006213B">
      <w:pPr>
        <w:ind w:firstLine="284"/>
        <w:jc w:val="both"/>
        <w:rPr>
          <w:lang w:val="en-US"/>
        </w:rPr>
      </w:pPr>
      <w:r w:rsidRPr="00203EF6">
        <w:rPr>
          <w:lang w:val="en-US"/>
        </w:rPr>
        <w:t>To use this principle, ELAN adds a unique r</w:t>
      </w:r>
      <w:r>
        <w:rPr>
          <w:lang w:val="en-US"/>
        </w:rPr>
        <w:t xml:space="preserve">esource identifier to the files </w:t>
      </w:r>
      <w:r w:rsidRPr="00203EF6">
        <w:rPr>
          <w:lang w:val="en-US"/>
        </w:rPr>
        <w:t>it processes, an URN such as</w:t>
      </w:r>
      <w:r>
        <w:rPr>
          <w:lang w:val="en-US"/>
        </w:rPr>
        <w:t xml:space="preserve"> </w:t>
      </w:r>
      <w:r w:rsidRPr="00203EF6">
        <w:rPr>
          <w:lang w:val="en-US"/>
        </w:rPr>
        <w:t>urn:nl-mpi-tools-elan-eaf:59d08e6a-5cd9-4aed-8aa4-7074c270e635. This is</w:t>
      </w:r>
      <w:r>
        <w:rPr>
          <w:lang w:val="en-US"/>
        </w:rPr>
        <w:t xml:space="preserve"> </w:t>
      </w:r>
      <w:r w:rsidRPr="00203EF6">
        <w:rPr>
          <w:lang w:val="en-US"/>
        </w:rPr>
        <w:t>necessary because ELAN operates on files local to a user's computer, and</w:t>
      </w:r>
      <w:r>
        <w:rPr>
          <w:lang w:val="en-US"/>
        </w:rPr>
        <w:t xml:space="preserve"> </w:t>
      </w:r>
      <w:r w:rsidRPr="00203EF6">
        <w:rPr>
          <w:lang w:val="en-US"/>
        </w:rPr>
        <w:t>therefore they have no universally accessible URL.</w:t>
      </w:r>
    </w:p>
    <w:p w14:paraId="1D526E2F" w14:textId="77777777" w:rsidR="0006213B" w:rsidRPr="00203EF6" w:rsidRDefault="0006213B" w:rsidP="0006213B">
      <w:pPr>
        <w:ind w:firstLine="284"/>
        <w:jc w:val="both"/>
        <w:rPr>
          <w:lang w:val="en-US"/>
        </w:rPr>
      </w:pPr>
      <w:r w:rsidRPr="00203EF6">
        <w:rPr>
          <w:lang w:val="en-US"/>
        </w:rPr>
        <w:t>On the other hand, once an ELAN file is im</w:t>
      </w:r>
      <w:r>
        <w:rPr>
          <w:lang w:val="en-US"/>
        </w:rPr>
        <w:t xml:space="preserve">ported into the TLA archive, it </w:t>
      </w:r>
      <w:r w:rsidRPr="00203EF6">
        <w:rPr>
          <w:lang w:val="en-US"/>
        </w:rPr>
        <w:t>will have a stable URL assigned and the online viewer (ANNEX) can use that.</w:t>
      </w:r>
    </w:p>
    <w:p w14:paraId="7E59CE2C" w14:textId="77777777" w:rsidR="0006213B" w:rsidRPr="00203EF6" w:rsidRDefault="0006213B" w:rsidP="0006213B">
      <w:pPr>
        <w:ind w:firstLine="284"/>
        <w:jc w:val="both"/>
        <w:rPr>
          <w:lang w:val="en-US"/>
        </w:rPr>
      </w:pPr>
      <w:r w:rsidRPr="00203EF6">
        <w:rPr>
          <w:lang w:val="en-US"/>
        </w:rPr>
        <w:lastRenderedPageBreak/>
        <w:t>To refer to subsections of the media,</w:t>
      </w:r>
      <w:r>
        <w:rPr>
          <w:lang w:val="en-US"/>
        </w:rPr>
        <w:t xml:space="preserve"> fragment identifiers have been </w:t>
      </w:r>
      <w:r w:rsidRPr="00203EF6">
        <w:rPr>
          <w:lang w:val="en-US"/>
        </w:rPr>
        <w:t>introduced. They can refer to a specific time period (#t=1.000/2.000),</w:t>
      </w:r>
      <w:r>
        <w:rPr>
          <w:lang w:val="en-US"/>
        </w:rPr>
        <w:t xml:space="preserve"> </w:t>
      </w:r>
      <w:r w:rsidRPr="00203EF6">
        <w:rPr>
          <w:lang w:val="en-US"/>
        </w:rPr>
        <w:t>named tier (#tier=Gebruik) or even to a specific annotation (#anno=a1,</w:t>
      </w:r>
      <w:r>
        <w:rPr>
          <w:lang w:val="en-US"/>
        </w:rPr>
        <w:t xml:space="preserve"> </w:t>
      </w:r>
      <w:r w:rsidRPr="00203EF6">
        <w:rPr>
          <w:lang w:val="en-US"/>
        </w:rPr>
        <w:t>using its internal ID).</w:t>
      </w:r>
    </w:p>
    <w:p w14:paraId="7B146E0C" w14:textId="56476AAA" w:rsidR="0006213B" w:rsidRPr="0006213B" w:rsidRDefault="0006213B" w:rsidP="0006213B">
      <w:r w:rsidRPr="00203EF6">
        <w:rPr>
          <w:lang w:val="en-US"/>
        </w:rPr>
        <w:t>Currently, there are no cached representa</w:t>
      </w:r>
      <w:r>
        <w:rPr>
          <w:lang w:val="en-US"/>
        </w:rPr>
        <w:t xml:space="preserve">tions, since it is unclear what </w:t>
      </w:r>
      <w:r w:rsidRPr="00203EF6">
        <w:rPr>
          <w:lang w:val="en-US"/>
        </w:rPr>
        <w:t>form they should take and how to present them to the user. Without a</w:t>
      </w:r>
      <w:r>
        <w:rPr>
          <w:lang w:val="en-US"/>
        </w:rPr>
        <w:t xml:space="preserve"> </w:t>
      </w:r>
      <w:r w:rsidRPr="00203EF6">
        <w:rPr>
          <w:lang w:val="en-US"/>
        </w:rPr>
        <w:t>presentation, there is no point in creating them.</w:t>
      </w:r>
    </w:p>
    <w:p w14:paraId="2778BB19" w14:textId="16841FCE" w:rsidR="0006213B" w:rsidRDefault="009B54F3" w:rsidP="0006213B">
      <w:pPr>
        <w:pStyle w:val="Rubrik3"/>
        <w:ind w:firstLine="284"/>
        <w:jc w:val="both"/>
      </w:pPr>
      <w:bookmarkStart w:id="350" w:name="_Toc273122995"/>
      <w:r w:rsidRPr="00FC5A7C">
        <w:t xml:space="preserve">Frontend for </w:t>
      </w:r>
      <w:r w:rsidR="0006213B">
        <w:t>ANNEX</w:t>
      </w:r>
      <w:bookmarkEnd w:id="350"/>
    </w:p>
    <w:p w14:paraId="4DE97112" w14:textId="541BD6BC" w:rsidR="0006213B" w:rsidRDefault="0006213B" w:rsidP="0006213B">
      <w:pPr>
        <w:ind w:firstLine="284"/>
        <w:jc w:val="both"/>
      </w:pPr>
      <w:r>
        <w:t>ANNEX is an open source online visualizer for time-aligned annotation files, primarily targeted at the EAF (ELAN Annotation Format) format. It powers an ELAN like web-interface, where users can visualize and browse trough the annotations of a time-aligned annotation file in the same fashion as in ELAN, while using a standard (Flash enabled) web-browser.</w:t>
      </w:r>
    </w:p>
    <w:p w14:paraId="0FA3AA2A" w14:textId="77777777" w:rsidR="0006213B" w:rsidRDefault="0006213B" w:rsidP="0006213B">
      <w:pPr>
        <w:ind w:firstLine="284"/>
        <w:jc w:val="both"/>
      </w:pPr>
      <w:r>
        <w:t>As with the ELAN frontend for the DWAN backend, ANNEX interaction with the DWAN is being developed under the scope of the COLTIME project.</w:t>
      </w:r>
    </w:p>
    <w:p w14:paraId="14C3D2F2" w14:textId="77777777" w:rsidR="0006213B" w:rsidRDefault="0006213B" w:rsidP="0006213B">
      <w:pPr>
        <w:ind w:firstLine="284"/>
        <w:jc w:val="both"/>
      </w:pPr>
    </w:p>
    <w:p w14:paraId="4DEC2FEA" w14:textId="228C3A99" w:rsidR="0006213B" w:rsidRDefault="0006213B" w:rsidP="0006213B">
      <w:pPr>
        <w:ind w:firstLine="284"/>
        <w:jc w:val="both"/>
      </w:pPr>
      <w:r>
        <w:t xml:space="preserve">Given that ANNEX deals with the same type of concepts as ELAN, it follows that also in ANNEX’s context, DWAN annotations are also referred as </w:t>
      </w:r>
      <w:r w:rsidRPr="00BC2B4A">
        <w:rPr>
          <w:i/>
        </w:rPr>
        <w:t>comments</w:t>
      </w:r>
      <w:r>
        <w:t>.</w:t>
      </w:r>
    </w:p>
    <w:p w14:paraId="78F7008B" w14:textId="77777777" w:rsidR="0006213B" w:rsidRDefault="0006213B" w:rsidP="0006213B">
      <w:pPr>
        <w:ind w:firstLine="284"/>
        <w:jc w:val="both"/>
      </w:pPr>
      <w:r>
        <w:t xml:space="preserve">Primarily being a visualization tool for archived materials, ANNEX currently does not offer any creation or modification functionalities over time-aligned annotation files. This leverages the need for extra functionality allowing users to create comments on the existing annotations. </w:t>
      </w:r>
    </w:p>
    <w:p w14:paraId="36DCBAD9" w14:textId="77777777" w:rsidR="0006213B" w:rsidRDefault="0006213B" w:rsidP="0006213B">
      <w:pPr>
        <w:ind w:firstLine="284"/>
        <w:jc w:val="both"/>
      </w:pPr>
      <w:r>
        <w:t>For this purpose the DWAN backend stands out as an ideal server-side engine to store, search and retrieve such comments. Furthermore, given its web application nature, in the case of ANNEX’s the gap between the desired functionality and the one already offered by the DWAN backend, is rather smaller than for ELAN’s case, since ANNEX’s already relies on URLs and part identifiers to fetch its own data. This consequently eliminates the need for the EAF URN desc</w:t>
      </w:r>
      <w:r w:rsidRPr="006C199B">
        <w:t>ribed</w:t>
      </w:r>
      <w:r>
        <w:t xml:space="preserve"> in the ELAN section of this document and at the same time, enables the use of DWAN cache representations pointing to ANNEX’s URLs, which in turn already support time period (‘time=’ and ‘duration=’) and tier specification (‘tier=’) parameters.</w:t>
      </w:r>
    </w:p>
    <w:p w14:paraId="7C41EED6" w14:textId="77777777" w:rsidR="0006213B" w:rsidRPr="0006213B" w:rsidRDefault="0006213B" w:rsidP="0006213B"/>
    <w:p w14:paraId="1E554E25" w14:textId="4A773457" w:rsidR="00203EF6" w:rsidRPr="00433F88" w:rsidRDefault="00476573" w:rsidP="00433F88">
      <w:pPr>
        <w:pStyle w:val="Rubrik2"/>
        <w:widowControl w:val="0"/>
        <w:autoSpaceDE w:val="0"/>
        <w:autoSpaceDN w:val="0"/>
        <w:adjustRightInd w:val="0"/>
        <w:ind w:firstLine="284"/>
        <w:jc w:val="both"/>
        <w:rPr>
          <w:rFonts w:ascii="Times" w:hAnsi="Times" w:cs="Consolas"/>
          <w:lang w:val="en-US"/>
        </w:rPr>
      </w:pPr>
      <w:bookmarkStart w:id="351" w:name="_Toc273122996"/>
      <w:commentRangeStart w:id="352"/>
      <w:r w:rsidRPr="00433F88">
        <w:rPr>
          <w:lang w:val="en-US"/>
        </w:rPr>
        <w:t>Testing</w:t>
      </w:r>
      <w:commentRangeEnd w:id="352"/>
      <w:r w:rsidR="00602793">
        <w:rPr>
          <w:rStyle w:val="Kommentarsreferens"/>
          <w:rFonts w:asciiTheme="minorHAnsi" w:eastAsiaTheme="minorEastAsia" w:hAnsiTheme="minorHAnsi" w:cstheme="minorBidi"/>
          <w:b w:val="0"/>
          <w:bCs w:val="0"/>
        </w:rPr>
        <w:commentReference w:id="352"/>
      </w:r>
      <w:r w:rsidRPr="00433F88">
        <w:rPr>
          <w:lang w:val="en-US"/>
        </w:rPr>
        <w:t xml:space="preserve"> Procedure</w:t>
      </w:r>
      <w:bookmarkEnd w:id="351"/>
    </w:p>
    <w:p w14:paraId="5A5ADC38" w14:textId="61338C96" w:rsidR="00147FBA" w:rsidRDefault="00B53C45" w:rsidP="00433F88">
      <w:pPr>
        <w:ind w:firstLine="284"/>
        <w:jc w:val="both"/>
        <w:rPr>
          <w:lang w:val="en-US"/>
        </w:rPr>
      </w:pPr>
      <w:r w:rsidRPr="00B53C45">
        <w:rPr>
          <w:lang w:val="en-US"/>
        </w:rPr>
        <w:t xml:space="preserve">The Software Test Plan (STP) is designed to prescribe the </w:t>
      </w:r>
      <w:r w:rsidR="00147FBA">
        <w:rPr>
          <w:lang w:val="en-US"/>
        </w:rPr>
        <w:t xml:space="preserve">scope, approach, resources, and </w:t>
      </w:r>
      <w:r w:rsidRPr="00B53C45">
        <w:rPr>
          <w:lang w:val="en-US"/>
        </w:rPr>
        <w:t xml:space="preserve">schedule of all testing activities. The </w:t>
      </w:r>
      <w:r w:rsidR="00882503">
        <w:rPr>
          <w:lang w:val="en-US"/>
        </w:rPr>
        <w:t xml:space="preserve">detailed plan, which can be found at </w:t>
      </w:r>
      <w:hyperlink r:id="rId41" w:history="1">
        <w:r w:rsidR="00882503" w:rsidRPr="00617412">
          <w:rPr>
            <w:rStyle w:val="Hyperlnk"/>
            <w:lang w:val="en-US"/>
          </w:rPr>
          <w:t>https://github.com/DASISH/dwan-testing</w:t>
        </w:r>
      </w:hyperlink>
      <w:r w:rsidR="00882503">
        <w:rPr>
          <w:lang w:val="en-US"/>
        </w:rPr>
        <w:t xml:space="preserve">, </w:t>
      </w:r>
      <w:del w:id="353" w:author="Menzo windhouwer" w:date="2014-09-26T11:37:00Z">
        <w:r w:rsidR="00882503" w:rsidDel="00602793">
          <w:rPr>
            <w:lang w:val="en-US"/>
          </w:rPr>
          <w:delText xml:space="preserve"> </w:delText>
        </w:r>
      </w:del>
      <w:r w:rsidR="00882503">
        <w:rPr>
          <w:lang w:val="en-US"/>
        </w:rPr>
        <w:t>identifies</w:t>
      </w:r>
      <w:r w:rsidRPr="00B53C45">
        <w:rPr>
          <w:lang w:val="en-US"/>
        </w:rPr>
        <w:t xml:space="preserve"> the items to be tested, the features to</w:t>
      </w:r>
      <w:r w:rsidR="006B1734">
        <w:rPr>
          <w:lang w:val="en-US"/>
        </w:rPr>
        <w:t xml:space="preserve"> </w:t>
      </w:r>
      <w:r w:rsidRPr="00B53C45">
        <w:rPr>
          <w:lang w:val="en-US"/>
        </w:rPr>
        <w:t xml:space="preserve">be tested, the types of testing to be performed, the personnel responsible </w:t>
      </w:r>
      <w:r w:rsidR="00147FBA">
        <w:rPr>
          <w:lang w:val="en-US"/>
        </w:rPr>
        <w:t xml:space="preserve">for testing, the </w:t>
      </w:r>
      <w:r w:rsidRPr="00B53C45">
        <w:rPr>
          <w:lang w:val="en-US"/>
        </w:rPr>
        <w:t>resources and schedule required to complete testing, and the risks associated with the plan.</w:t>
      </w:r>
      <w:r w:rsidR="00882503">
        <w:rPr>
          <w:lang w:val="en-US"/>
        </w:rPr>
        <w:t xml:space="preserve"> </w:t>
      </w:r>
    </w:p>
    <w:p w14:paraId="56DF8B09" w14:textId="770E061C" w:rsidR="00147FBA" w:rsidRDefault="00B53C45" w:rsidP="00433F88">
      <w:pPr>
        <w:ind w:firstLine="284"/>
        <w:jc w:val="both"/>
        <w:rPr>
          <w:lang w:val="en-US"/>
        </w:rPr>
      </w:pPr>
      <w:r w:rsidRPr="00B53C45">
        <w:rPr>
          <w:lang w:val="en-US"/>
        </w:rPr>
        <w:t xml:space="preserve">Testing </w:t>
      </w:r>
      <w:r w:rsidR="00882503">
        <w:rPr>
          <w:lang w:val="en-US"/>
        </w:rPr>
        <w:t>is</w:t>
      </w:r>
      <w:r w:rsidRPr="00B53C45">
        <w:rPr>
          <w:lang w:val="en-US"/>
        </w:rPr>
        <w:t xml:space="preserve"> performed at several points in the life cycle as the product is constructed.</w:t>
      </w:r>
      <w:r w:rsidR="00147FBA">
        <w:rPr>
          <w:lang w:val="en-US"/>
        </w:rPr>
        <w:t xml:space="preserve"> </w:t>
      </w:r>
      <w:r w:rsidR="00882503">
        <w:rPr>
          <w:lang w:val="en-US"/>
        </w:rPr>
        <w:t>Testing is a very “</w:t>
      </w:r>
      <w:r w:rsidRPr="00B53C45">
        <w:rPr>
          <w:lang w:val="en-US"/>
        </w:rPr>
        <w:t>dependent'</w:t>
      </w:r>
      <w:r w:rsidR="00882503">
        <w:rPr>
          <w:lang w:val="en-US"/>
        </w:rPr>
        <w:t>”</w:t>
      </w:r>
      <w:r w:rsidRPr="00B53C45">
        <w:rPr>
          <w:lang w:val="en-US"/>
        </w:rPr>
        <w:t xml:space="preserve"> activity. As a result, test planning is a continuing activity</w:t>
      </w:r>
      <w:r w:rsidR="00147FBA">
        <w:rPr>
          <w:lang w:val="en-US"/>
        </w:rPr>
        <w:t xml:space="preserve"> </w:t>
      </w:r>
      <w:r w:rsidRPr="00B53C45">
        <w:rPr>
          <w:lang w:val="en-US"/>
        </w:rPr>
        <w:t>performed throughout the system development life cycle.</w:t>
      </w:r>
    </w:p>
    <w:p w14:paraId="58E5ADD6" w14:textId="688A3428" w:rsidR="00147FBA" w:rsidRDefault="00B53C45" w:rsidP="00433F88">
      <w:pPr>
        <w:ind w:firstLine="284"/>
        <w:jc w:val="both"/>
        <w:rPr>
          <w:lang w:val="en-US"/>
        </w:rPr>
      </w:pPr>
      <w:r w:rsidRPr="00B53C45">
        <w:rPr>
          <w:lang w:val="en-US"/>
        </w:rPr>
        <w:t xml:space="preserve">The scope of </w:t>
      </w:r>
      <w:r w:rsidR="00443507">
        <w:rPr>
          <w:lang w:val="en-US"/>
        </w:rPr>
        <w:t>DWAN</w:t>
      </w:r>
      <w:r w:rsidRPr="00B53C45">
        <w:rPr>
          <w:lang w:val="en-US"/>
        </w:rPr>
        <w:t xml:space="preserve"> testing activity include</w:t>
      </w:r>
      <w:r w:rsidR="006B1734">
        <w:rPr>
          <w:lang w:val="en-US"/>
        </w:rPr>
        <w:t>s</w:t>
      </w:r>
      <w:r w:rsidRPr="00B53C45">
        <w:rPr>
          <w:lang w:val="en-US"/>
        </w:rPr>
        <w:t>:</w:t>
      </w:r>
      <w:r w:rsidR="00882503">
        <w:rPr>
          <w:lang w:val="en-US"/>
        </w:rPr>
        <w:t xml:space="preserve"> s</w:t>
      </w:r>
      <w:r w:rsidRPr="00B53C45">
        <w:rPr>
          <w:lang w:val="en-US"/>
        </w:rPr>
        <w:t>erver API for DWAN release 1.0 server side software</w:t>
      </w:r>
      <w:r w:rsidR="00882503">
        <w:rPr>
          <w:lang w:val="en-US"/>
        </w:rPr>
        <w:t xml:space="preserve">, </w:t>
      </w:r>
      <w:r w:rsidRPr="00B53C45">
        <w:rPr>
          <w:lang w:val="en-US"/>
        </w:rPr>
        <w:t>DWAN release 1.</w:t>
      </w:r>
      <w:r w:rsidR="003C42A7">
        <w:rPr>
          <w:lang w:val="en-US"/>
        </w:rPr>
        <w:t>0 client side software for Firef</w:t>
      </w:r>
      <w:r w:rsidRPr="00B53C45">
        <w:rPr>
          <w:lang w:val="en-US"/>
        </w:rPr>
        <w:t>ox browser</w:t>
      </w:r>
      <w:r w:rsidR="00882503">
        <w:rPr>
          <w:lang w:val="en-US"/>
        </w:rPr>
        <w:t xml:space="preserve">, </w:t>
      </w:r>
      <w:r w:rsidRPr="00B53C45">
        <w:rPr>
          <w:lang w:val="en-US"/>
        </w:rPr>
        <w:t xml:space="preserve">DWAN User </w:t>
      </w:r>
      <w:r w:rsidR="00882503">
        <w:rPr>
          <w:lang w:val="en-US"/>
        </w:rPr>
        <w:lastRenderedPageBreak/>
        <w:t xml:space="preserve">Manual.  </w:t>
      </w:r>
      <w:r w:rsidRPr="00B53C45">
        <w:rPr>
          <w:lang w:val="en-US"/>
        </w:rPr>
        <w:t xml:space="preserve">The scope of this testing activity </w:t>
      </w:r>
      <w:r w:rsidR="00443507">
        <w:rPr>
          <w:lang w:val="en-US"/>
        </w:rPr>
        <w:t>does</w:t>
      </w:r>
      <w:r w:rsidRPr="00B53C45">
        <w:rPr>
          <w:lang w:val="en-US"/>
        </w:rPr>
        <w:t xml:space="preserve"> not include:</w:t>
      </w:r>
      <w:r w:rsidR="00882503">
        <w:rPr>
          <w:lang w:val="en-US"/>
        </w:rPr>
        <w:t xml:space="preserve"> </w:t>
      </w:r>
      <w:r w:rsidRPr="00B53C45">
        <w:rPr>
          <w:lang w:val="en-US"/>
        </w:rPr>
        <w:t>DWAN release 1.0 server side software</w:t>
      </w:r>
      <w:r w:rsidR="00882503">
        <w:rPr>
          <w:lang w:val="en-US"/>
        </w:rPr>
        <w:t xml:space="preserve">, </w:t>
      </w:r>
      <w:r w:rsidRPr="00B53C45">
        <w:rPr>
          <w:lang w:val="en-US"/>
        </w:rPr>
        <w:t>DWAN development documentation Requirements</w:t>
      </w:r>
      <w:r w:rsidR="00882503">
        <w:rPr>
          <w:lang w:val="en-US"/>
        </w:rPr>
        <w:t>.</w:t>
      </w:r>
    </w:p>
    <w:p w14:paraId="5A40ED16" w14:textId="48F57A20" w:rsidR="00147FBA" w:rsidRDefault="00B53C45" w:rsidP="00433F88">
      <w:pPr>
        <w:ind w:firstLine="284"/>
        <w:jc w:val="both"/>
        <w:rPr>
          <w:lang w:val="en-US"/>
        </w:rPr>
      </w:pPr>
      <w:r w:rsidRPr="00B53C45">
        <w:rPr>
          <w:lang w:val="en-US"/>
        </w:rPr>
        <w:t>Testing consist</w:t>
      </w:r>
      <w:r w:rsidR="00147FBA">
        <w:rPr>
          <w:lang w:val="en-US"/>
        </w:rPr>
        <w:t>s</w:t>
      </w:r>
      <w:r w:rsidRPr="00B53C45">
        <w:rPr>
          <w:lang w:val="en-US"/>
        </w:rPr>
        <w:t xml:space="preserve"> of several phase</w:t>
      </w:r>
      <w:r w:rsidR="00882503">
        <w:rPr>
          <w:lang w:val="en-US"/>
        </w:rPr>
        <w:t>s</w:t>
      </w:r>
      <w:r w:rsidRPr="00B53C45">
        <w:rPr>
          <w:lang w:val="en-US"/>
        </w:rPr>
        <w:t>, each phase may or may not include testing of anyone</w:t>
      </w:r>
      <w:r w:rsidR="00433F88">
        <w:rPr>
          <w:lang w:val="en-US"/>
        </w:rPr>
        <w:t xml:space="preserve"> </w:t>
      </w:r>
      <w:r w:rsidRPr="00B53C45">
        <w:rPr>
          <w:lang w:val="en-US"/>
        </w:rPr>
        <w:t>or more of the following aspects of the DWAN software (listed alphabetically):</w:t>
      </w:r>
      <w:r w:rsidR="006B1734">
        <w:rPr>
          <w:lang w:val="en-US"/>
        </w:rPr>
        <w:t xml:space="preserve"> a</w:t>
      </w:r>
      <w:r w:rsidRPr="00B53C45">
        <w:rPr>
          <w:lang w:val="en-US"/>
        </w:rPr>
        <w:t>vailability</w:t>
      </w:r>
      <w:r w:rsidR="006B1734">
        <w:rPr>
          <w:lang w:val="en-US"/>
        </w:rPr>
        <w:t>, c</w:t>
      </w:r>
      <w:r w:rsidRPr="00B53C45">
        <w:rPr>
          <w:lang w:val="en-US"/>
        </w:rPr>
        <w:t>ontent</w:t>
      </w:r>
      <w:r w:rsidR="006B1734">
        <w:rPr>
          <w:lang w:val="en-US"/>
        </w:rPr>
        <w:t>, f</w:t>
      </w:r>
      <w:r w:rsidRPr="00B53C45">
        <w:rPr>
          <w:lang w:val="en-US"/>
        </w:rPr>
        <w:t>unctionality</w:t>
      </w:r>
      <w:r w:rsidR="006B1734">
        <w:rPr>
          <w:lang w:val="en-US"/>
        </w:rPr>
        <w:t>, p</w:t>
      </w:r>
      <w:r w:rsidRPr="00B53C45">
        <w:rPr>
          <w:lang w:val="en-US"/>
        </w:rPr>
        <w:t>erformance</w:t>
      </w:r>
      <w:r w:rsidR="006B1734">
        <w:rPr>
          <w:lang w:val="en-US"/>
        </w:rPr>
        <w:t>, r</w:t>
      </w:r>
      <w:r w:rsidRPr="00B53C45">
        <w:rPr>
          <w:lang w:val="en-US"/>
        </w:rPr>
        <w:t>eliability</w:t>
      </w:r>
      <w:r w:rsidR="006B1734">
        <w:rPr>
          <w:lang w:val="en-US"/>
        </w:rPr>
        <w:t>, s</w:t>
      </w:r>
      <w:r w:rsidRPr="00B53C45">
        <w:rPr>
          <w:lang w:val="en-US"/>
        </w:rPr>
        <w:t>calability</w:t>
      </w:r>
      <w:r w:rsidR="006B1734">
        <w:rPr>
          <w:lang w:val="en-US"/>
        </w:rPr>
        <w:t>, s</w:t>
      </w:r>
      <w:r w:rsidRPr="00B53C45">
        <w:rPr>
          <w:lang w:val="en-US"/>
        </w:rPr>
        <w:t>ecurity</w:t>
      </w:r>
      <w:r w:rsidR="006B1734">
        <w:rPr>
          <w:lang w:val="en-US"/>
        </w:rPr>
        <w:t>, u</w:t>
      </w:r>
      <w:r w:rsidRPr="00B53C45">
        <w:rPr>
          <w:lang w:val="en-US"/>
        </w:rPr>
        <w:t>sability</w:t>
      </w:r>
      <w:r w:rsidR="006B1734">
        <w:rPr>
          <w:lang w:val="en-US"/>
        </w:rPr>
        <w:t>.</w:t>
      </w:r>
    </w:p>
    <w:p w14:paraId="034E733B" w14:textId="3AD93EEA" w:rsidR="00147FBA" w:rsidRPr="005D0D3F" w:rsidRDefault="009070F0" w:rsidP="005D0D3F">
      <w:pPr>
        <w:ind w:firstLine="284"/>
        <w:jc w:val="both"/>
        <w:rPr>
          <w:color w:val="252525"/>
          <w:lang w:val="en-US"/>
        </w:rPr>
      </w:pPr>
      <w:ins w:id="354" w:author="testuser" w:date="2014-09-29T13:33:00Z">
        <w:r>
          <w:rPr>
            <w:color w:val="252525"/>
            <w:lang w:val="en-US"/>
          </w:rPr>
          <w:t xml:space="preserve">The </w:t>
        </w:r>
      </w:ins>
      <w:r w:rsidR="00B53C45" w:rsidRPr="00B53C45">
        <w:rPr>
          <w:color w:val="252525"/>
          <w:lang w:val="en-US"/>
        </w:rPr>
        <w:t>API for the server side software</w:t>
      </w:r>
      <w:r w:rsidR="00147FBA">
        <w:rPr>
          <w:color w:val="252525"/>
          <w:lang w:val="en-US"/>
        </w:rPr>
        <w:t xml:space="preserve"> </w:t>
      </w:r>
      <w:r w:rsidR="00882503">
        <w:rPr>
          <w:color w:val="252525"/>
          <w:lang w:val="en-US"/>
        </w:rPr>
        <w:t>is</w:t>
      </w:r>
      <w:r w:rsidR="00B53C45" w:rsidRPr="00B53C45">
        <w:rPr>
          <w:color w:val="252525"/>
          <w:lang w:val="en-US"/>
        </w:rPr>
        <w:t xml:space="preserve"> tested separately with several Python scripts.</w:t>
      </w:r>
      <w:r w:rsidR="00882503">
        <w:rPr>
          <w:color w:val="252525"/>
          <w:lang w:val="en-US"/>
        </w:rPr>
        <w:t xml:space="preserve"> </w:t>
      </w:r>
      <w:r w:rsidR="00882503" w:rsidRPr="00B53C45">
        <w:rPr>
          <w:color w:val="252525"/>
          <w:lang w:val="en-US"/>
        </w:rPr>
        <w:t>The client side software is tested manually by following some basic</w:t>
      </w:r>
      <w:r w:rsidR="00882503">
        <w:rPr>
          <w:color w:val="252525"/>
          <w:lang w:val="en-US"/>
        </w:rPr>
        <w:t xml:space="preserve"> </w:t>
      </w:r>
      <w:r w:rsidR="00882503" w:rsidRPr="00B53C45">
        <w:rPr>
          <w:color w:val="252525"/>
          <w:lang w:val="en-US"/>
        </w:rPr>
        <w:t>test scenarios.</w:t>
      </w:r>
    </w:p>
    <w:p w14:paraId="2B2E8443" w14:textId="1369EC0F" w:rsidR="005D0D3F" w:rsidRDefault="00B53C45" w:rsidP="005D0D3F">
      <w:pPr>
        <w:ind w:firstLine="284"/>
        <w:jc w:val="both"/>
        <w:rPr>
          <w:color w:val="252525"/>
          <w:lang w:val="en-US"/>
        </w:rPr>
      </w:pPr>
      <w:r w:rsidRPr="00B53C45">
        <w:rPr>
          <w:lang w:val="en-US"/>
        </w:rPr>
        <w:t>Testing is performed on the client side with operating system Windows 7, Windows 8, Mac</w:t>
      </w:r>
      <w:r w:rsidR="003836A0">
        <w:rPr>
          <w:lang w:val="en-US"/>
        </w:rPr>
        <w:t xml:space="preserve"> </w:t>
      </w:r>
      <w:r w:rsidRPr="00B53C45">
        <w:rPr>
          <w:lang w:val="en-US"/>
        </w:rPr>
        <w:t>OS X or Linux. For testing of the browser plugin the latest Mozilla Firefox version (29 or later)</w:t>
      </w:r>
      <w:r w:rsidR="00147FBA" w:rsidRPr="00B53C45">
        <w:rPr>
          <w:lang w:val="en-US"/>
        </w:rPr>
        <w:t xml:space="preserve"> </w:t>
      </w:r>
      <w:r w:rsidRPr="00B53C45">
        <w:rPr>
          <w:lang w:val="en-US"/>
        </w:rPr>
        <w:t>is used. For the testing of the server API the Python programming environment with the unit</w:t>
      </w:r>
      <w:r w:rsidR="00147FBA">
        <w:rPr>
          <w:lang w:val="en-US"/>
        </w:rPr>
        <w:t xml:space="preserve"> </w:t>
      </w:r>
      <w:r w:rsidRPr="00B53C45">
        <w:rPr>
          <w:lang w:val="en-US"/>
        </w:rPr>
        <w:t>testing framework and the package Requests 2.3.0 https://pypi.python.org/pypi/requests/) is</w:t>
      </w:r>
      <w:r w:rsidR="00147FBA">
        <w:rPr>
          <w:lang w:val="en-US"/>
        </w:rPr>
        <w:t xml:space="preserve"> </w:t>
      </w:r>
      <w:r w:rsidRPr="00B53C45">
        <w:rPr>
          <w:lang w:val="en-US"/>
        </w:rPr>
        <w:t>used.</w:t>
      </w:r>
    </w:p>
    <w:p w14:paraId="3F11DBEA" w14:textId="6191B105" w:rsidR="005D0D3F" w:rsidRDefault="005D0D3F" w:rsidP="006C0835">
      <w:pPr>
        <w:ind w:firstLine="284"/>
        <w:jc w:val="both"/>
        <w:rPr>
          <w:lang w:val="en-US"/>
        </w:rPr>
      </w:pPr>
      <w:r w:rsidRPr="00B53C45">
        <w:rPr>
          <w:color w:val="252525"/>
          <w:lang w:val="en-US"/>
        </w:rPr>
        <w:t>All discovered software anomalies during the testing are regist</w:t>
      </w:r>
      <w:r>
        <w:rPr>
          <w:color w:val="252525"/>
          <w:lang w:val="en-US"/>
        </w:rPr>
        <w:t>e</w:t>
      </w:r>
      <w:r w:rsidRPr="00B53C45">
        <w:rPr>
          <w:color w:val="252525"/>
          <w:lang w:val="en-US"/>
        </w:rPr>
        <w:t>red in the project issue</w:t>
      </w:r>
      <w:r>
        <w:rPr>
          <w:color w:val="252525"/>
          <w:lang w:val="en-US"/>
        </w:rPr>
        <w:t xml:space="preserve"> </w:t>
      </w:r>
      <w:r w:rsidRPr="00B53C45">
        <w:rPr>
          <w:color w:val="252525"/>
          <w:lang w:val="en-US"/>
        </w:rPr>
        <w:t xml:space="preserve">management pages under the GitHub </w:t>
      </w:r>
      <w:hyperlink r:id="rId42" w:history="1">
        <w:r w:rsidRPr="00617412">
          <w:rPr>
            <w:rStyle w:val="Hyperlnk"/>
            <w:lang w:val="en-US"/>
          </w:rPr>
          <w:t>https://github.com/DASISH/dwanclientwiredmarker</w:t>
        </w:r>
      </w:hyperlink>
      <w:r>
        <w:rPr>
          <w:color w:val="1155CD"/>
          <w:lang w:val="en-US"/>
        </w:rPr>
        <w:t xml:space="preserve"> </w:t>
      </w:r>
      <w:r w:rsidRPr="00B53C45">
        <w:rPr>
          <w:color w:val="252525"/>
          <w:lang w:val="en-US"/>
        </w:rPr>
        <w:t xml:space="preserve">and </w:t>
      </w:r>
      <w:commentRangeStart w:id="355"/>
      <w:r w:rsidRPr="00B53C45">
        <w:rPr>
          <w:color w:val="1155CD"/>
          <w:lang w:val="en-US"/>
        </w:rPr>
        <w:t>https://github.com/DASISH/dwanbackend</w:t>
      </w:r>
      <w:commentRangeEnd w:id="355"/>
      <w:r w:rsidR="00602793">
        <w:rPr>
          <w:rStyle w:val="Kommentarsreferens"/>
        </w:rPr>
        <w:commentReference w:id="355"/>
      </w:r>
      <w:r w:rsidRPr="00B53C45">
        <w:rPr>
          <w:color w:val="252525"/>
          <w:lang w:val="en-US"/>
        </w:rPr>
        <w:t>.</w:t>
      </w:r>
    </w:p>
    <w:p w14:paraId="0EE73CD5" w14:textId="77777777" w:rsidR="00882503" w:rsidRPr="00B53C45" w:rsidRDefault="00882503" w:rsidP="00882503">
      <w:pPr>
        <w:ind w:firstLine="284"/>
        <w:jc w:val="both"/>
        <w:rPr>
          <w:lang w:val="en-US"/>
        </w:rPr>
      </w:pPr>
      <w:commentRangeStart w:id="356"/>
      <w:r w:rsidRPr="00B53C45">
        <w:rPr>
          <w:lang w:val="en-US"/>
        </w:rPr>
        <w:t>In general, testing will only stop if the DWAN server becomes unavailable. If testing is</w:t>
      </w:r>
    </w:p>
    <w:p w14:paraId="58157BDD" w14:textId="77777777" w:rsidR="00882503" w:rsidRDefault="00882503" w:rsidP="00882503">
      <w:pPr>
        <w:jc w:val="both"/>
        <w:rPr>
          <w:lang w:val="en-US"/>
        </w:rPr>
      </w:pPr>
      <w:r w:rsidRPr="00B53C45">
        <w:rPr>
          <w:lang w:val="en-US"/>
        </w:rPr>
        <w:t>suspended due to the DWAN server becoming unavailable, testing will be resumed once</w:t>
      </w:r>
      <w:r>
        <w:rPr>
          <w:lang w:val="en-US"/>
        </w:rPr>
        <w:t xml:space="preserve"> </w:t>
      </w:r>
      <w:r w:rsidRPr="00B53C45">
        <w:rPr>
          <w:lang w:val="en-US"/>
        </w:rPr>
        <w:t>access to th</w:t>
      </w:r>
      <w:r>
        <w:rPr>
          <w:lang w:val="en-US"/>
        </w:rPr>
        <w:t xml:space="preserve">e DWAN server is reestablished. </w:t>
      </w:r>
      <w:r w:rsidRPr="00B53C45">
        <w:rPr>
          <w:lang w:val="en-US"/>
        </w:rPr>
        <w:t>Certain individual test cases may be suspended, skipped or reduced if prerequisite tests</w:t>
      </w:r>
      <w:r>
        <w:rPr>
          <w:lang w:val="en-US"/>
        </w:rPr>
        <w:t xml:space="preserve"> </w:t>
      </w:r>
      <w:r w:rsidRPr="00B53C45">
        <w:rPr>
          <w:lang w:val="en-US"/>
        </w:rPr>
        <w:t>have previously failed e.g. usability testing may be skipped if a significant number of</w:t>
      </w:r>
      <w:r>
        <w:rPr>
          <w:lang w:val="en-US"/>
        </w:rPr>
        <w:t xml:space="preserve"> </w:t>
      </w:r>
      <w:r w:rsidRPr="00B53C45">
        <w:rPr>
          <w:lang w:val="en-US"/>
        </w:rPr>
        <w:t>navigational tests fail.</w:t>
      </w:r>
    </w:p>
    <w:commentRangeEnd w:id="356"/>
    <w:p w14:paraId="15DE5ECB" w14:textId="77777777" w:rsidR="00882503" w:rsidRPr="00B53C45" w:rsidRDefault="001765FA" w:rsidP="006C0835">
      <w:pPr>
        <w:ind w:firstLine="284"/>
        <w:jc w:val="both"/>
        <w:rPr>
          <w:rFonts w:ascii="Times" w:hAnsi="Times" w:cs="ArialMT"/>
          <w:color w:val="000000"/>
          <w:lang w:val="en-US"/>
        </w:rPr>
      </w:pPr>
      <w:r>
        <w:rPr>
          <w:rStyle w:val="Kommentarsreferens"/>
        </w:rPr>
        <w:commentReference w:id="356"/>
      </w:r>
    </w:p>
    <w:p w14:paraId="63F5EDC6" w14:textId="6E402637" w:rsidR="009B54F3" w:rsidRPr="00C139C4" w:rsidRDefault="008567D2" w:rsidP="00433F88">
      <w:pPr>
        <w:pStyle w:val="Rubrik1"/>
        <w:ind w:firstLine="284"/>
        <w:jc w:val="both"/>
      </w:pPr>
      <w:bookmarkStart w:id="357" w:name="_Toc273122997"/>
      <w:r>
        <w:t>Results</w:t>
      </w:r>
      <w:r w:rsidR="009B54F3" w:rsidRPr="00C139C4">
        <w:t xml:space="preserve"> and Outlook</w:t>
      </w:r>
      <w:bookmarkEnd w:id="357"/>
    </w:p>
    <w:p w14:paraId="44637EDC" w14:textId="42A6B97D" w:rsidR="004927C1" w:rsidRDefault="004927C1" w:rsidP="00433F88">
      <w:pPr>
        <w:pStyle w:val="Rubrik2"/>
        <w:ind w:firstLine="284"/>
        <w:jc w:val="both"/>
      </w:pPr>
      <w:bookmarkStart w:id="358" w:name="_Toc273122998"/>
      <w:r>
        <w:t>Tool’s features</w:t>
      </w:r>
      <w:bookmarkEnd w:id="358"/>
    </w:p>
    <w:p w14:paraId="798363B9" w14:textId="4493B1B7" w:rsidR="007E69B1" w:rsidRDefault="007E69B1" w:rsidP="00433F88">
      <w:pPr>
        <w:ind w:firstLine="284"/>
        <w:jc w:val="both"/>
        <w:rPr>
          <w:lang w:val="en-US" w:eastAsia="en-US"/>
        </w:rPr>
      </w:pPr>
      <w:r w:rsidRPr="007E69B1">
        <w:rPr>
          <w:lang w:val="en-US" w:eastAsia="en-US"/>
        </w:rPr>
        <w:t>DWAN is the solution for collaborative annotation. It allows annotation of any web-accessible content, both web pages in HTML format and XML documents. With DWAN one can annotate, link data, create relations, and provide feedback. An important feature of DWAN is that created content and sources can be stored in a digital archive, which guarantees their sustainability and persistence. Moreover, the DWAN Framework allows to store a cached copy for each version of the resource, any time a new annotation is made; it is therefore possible to either view the cached copy of the resource or remap the annotation to the updated resource. Archiving all versions of the various annotations created is a crucial</w:t>
      </w:r>
      <w:r w:rsidR="005D0D3F">
        <w:rPr>
          <w:lang w:val="en-US" w:eastAsia="en-US"/>
        </w:rPr>
        <w:t xml:space="preserve"> </w:t>
      </w:r>
      <w:r w:rsidRPr="007E69B1">
        <w:rPr>
          <w:lang w:val="en-US" w:eastAsia="en-US"/>
        </w:rPr>
        <w:t xml:space="preserve">feature of DWAN. </w:t>
      </w:r>
    </w:p>
    <w:p w14:paraId="4095B0C9" w14:textId="73E23160" w:rsidR="007E69B1" w:rsidRDefault="007E69B1" w:rsidP="00433F88">
      <w:pPr>
        <w:ind w:firstLine="284"/>
        <w:jc w:val="both"/>
        <w:rPr>
          <w:lang w:val="en-US" w:eastAsia="en-US"/>
        </w:rPr>
      </w:pPr>
      <w:r>
        <w:t>DWAN consists of a single backend with a database</w:t>
      </w:r>
      <w:r w:rsidR="005D0D3F">
        <w:t>,</w:t>
      </w:r>
      <w:r>
        <w:t xml:space="preserve"> hosted by the Max Planck Institute that ensures digital storage for all annotations and related sources</w:t>
      </w:r>
      <w:r w:rsidR="005D0D3F">
        <w:t>,</w:t>
      </w:r>
      <w:r>
        <w:t xml:space="preserve"> and a RESTful web service</w:t>
      </w:r>
      <w:r w:rsidR="005D0D3F">
        <w:t>.  The service is</w:t>
      </w:r>
      <w:r>
        <w:t xml:space="preserve"> implemented in Java, ready for use by potentially many clients. Different clients, with different interests, and covering different use cases, all have access to the database via a uniform service interface. A client accesses the annotation by means of methods on a REST interface available over HTTP. To call one of the server’s REST methods, the client submits a request on a URL. To access an already existing annotation, the client needs to pass the annotation’s external identifier, which has been generated by the server when the annotation has been added to the database. The REST interface also provides methods to requests all annotations on a resource accessible by a specific user. REST requests define communication between the server </w:t>
      </w:r>
      <w:r>
        <w:lastRenderedPageBreak/>
        <w:t xml:space="preserve">and a client. </w:t>
      </w:r>
      <w:r w:rsidRPr="007E69B1">
        <w:t xml:space="preserve">In order to communicate with the server, clients must satisfy certain requirements: first of all, they should be able to send and receive requests in XML format according to the DWAN Schema; then, such requests should also satisfy DWAN’s API patterns. </w:t>
      </w:r>
    </w:p>
    <w:p w14:paraId="1210EEF0" w14:textId="77777777" w:rsidR="007E69B1" w:rsidRDefault="007E69B1" w:rsidP="007E69B1">
      <w:pPr>
        <w:rPr>
          <w:lang w:val="en-US" w:eastAsia="en-US"/>
        </w:rPr>
      </w:pPr>
    </w:p>
    <w:p w14:paraId="3E2955A9" w14:textId="02531403" w:rsidR="00583440" w:rsidRDefault="00583440" w:rsidP="00583440">
      <w:pPr>
        <w:pStyle w:val="Rubrik2"/>
      </w:pPr>
      <w:bookmarkStart w:id="359" w:name="_Toc273122999"/>
      <w:r>
        <w:t>Potential front-ends for DWAN.</w:t>
      </w:r>
      <w:bookmarkEnd w:id="359"/>
    </w:p>
    <w:p w14:paraId="6CAFC02F" w14:textId="71C56E67" w:rsidR="009B54F3" w:rsidRDefault="00583440" w:rsidP="006C0835">
      <w:pPr>
        <w:ind w:firstLine="284"/>
        <w:jc w:val="both"/>
      </w:pPr>
      <w:r>
        <w:t xml:space="preserve">Tools that can be used with DWAN backend are listed in the following </w:t>
      </w:r>
      <w:commentRangeStart w:id="360"/>
      <w:r>
        <w:t xml:space="preserve">table </w:t>
      </w:r>
      <w:commentRangeEnd w:id="360"/>
      <w:r w:rsidR="001765FA">
        <w:rPr>
          <w:rStyle w:val="Kommentarsreferens"/>
        </w:rPr>
        <w:commentReference w:id="360"/>
      </w:r>
      <w:r>
        <w:t>and their usage is explained in more detail in potential user scenario</w:t>
      </w:r>
      <w:del w:id="361" w:author="testuser" w:date="2014-09-29T13:36:00Z">
        <w:r w:rsidDel="00E001C6">
          <w:delText>’</w:delText>
        </w:r>
      </w:del>
      <w:r>
        <w:t>s below.</w:t>
      </w:r>
    </w:p>
    <w:p w14:paraId="408C7BED" w14:textId="77777777" w:rsidR="005051CB" w:rsidRDefault="005051CB" w:rsidP="009B54F3"/>
    <w:tbl>
      <w:tblPr>
        <w:tblW w:w="0" w:type="auto"/>
        <w:tblCellSpacing w:w="0" w:type="dxa"/>
        <w:tblBorders>
          <w:top w:val="single" w:sz="6" w:space="0" w:color="000000" w:themeColor="text1"/>
          <w:left w:val="single" w:sz="6" w:space="0" w:color="A6A6A6" w:themeColor="background1" w:themeShade="A6"/>
          <w:bottom w:val="single" w:sz="6" w:space="0" w:color="000000" w:themeColor="text1"/>
          <w:right w:val="single" w:sz="6" w:space="0" w:color="A6A6A6" w:themeColor="background1" w:themeShade="A6"/>
          <w:insideH w:val="single" w:sz="6" w:space="0" w:color="A6A6A6" w:themeColor="background1" w:themeShade="A6"/>
          <w:insideV w:val="single" w:sz="6" w:space="0" w:color="A6A6A6" w:themeColor="background1" w:themeShade="A6"/>
        </w:tblBorders>
        <w:tblLayout w:type="fixed"/>
        <w:tblCellMar>
          <w:top w:w="28" w:type="dxa"/>
          <w:left w:w="28" w:type="dxa"/>
          <w:bottom w:w="28" w:type="dxa"/>
          <w:right w:w="28" w:type="dxa"/>
        </w:tblCellMar>
        <w:tblLook w:val="04A0" w:firstRow="1" w:lastRow="0" w:firstColumn="1" w:lastColumn="0" w:noHBand="0" w:noVBand="1"/>
      </w:tblPr>
      <w:tblGrid>
        <w:gridCol w:w="1588"/>
        <w:gridCol w:w="1701"/>
        <w:gridCol w:w="1417"/>
        <w:gridCol w:w="1843"/>
        <w:gridCol w:w="850"/>
        <w:gridCol w:w="993"/>
        <w:gridCol w:w="425"/>
      </w:tblGrid>
      <w:tr w:rsidR="00FB25D9" w14:paraId="30FF079E" w14:textId="77777777" w:rsidTr="006C0835">
        <w:trPr>
          <w:trHeight w:val="315"/>
          <w:tblCellSpacing w:w="0" w:type="dxa"/>
        </w:trPr>
        <w:tc>
          <w:tcPr>
            <w:tcW w:w="1588" w:type="dxa"/>
            <w:vAlign w:val="center"/>
            <w:hideMark/>
          </w:tcPr>
          <w:p w14:paraId="619CE0B7" w14:textId="2E5C3AE3"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Bookends</w:t>
            </w:r>
          </w:p>
        </w:tc>
        <w:tc>
          <w:tcPr>
            <w:tcW w:w="1701" w:type="dxa"/>
            <w:vAlign w:val="center"/>
            <w:hideMark/>
          </w:tcPr>
          <w:p w14:paraId="5A65B681" w14:textId="24BD6D71"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Configurational; editorial</w:t>
            </w:r>
          </w:p>
        </w:tc>
        <w:tc>
          <w:tcPr>
            <w:tcW w:w="1417" w:type="dxa"/>
            <w:vAlign w:val="center"/>
            <w:hideMark/>
          </w:tcPr>
          <w:p w14:paraId="0B174D88" w14:textId="60EBA29E"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bibliographic annotation</w:t>
            </w:r>
          </w:p>
        </w:tc>
        <w:tc>
          <w:tcPr>
            <w:tcW w:w="1843" w:type="dxa"/>
            <w:vAlign w:val="center"/>
            <w:hideMark/>
          </w:tcPr>
          <w:p w14:paraId="180605A5" w14:textId="0349153A"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3A133700" w14:textId="373B3AA8"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0E31CD59" w14:textId="0E6F8821"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279F9AB6" w14:textId="19A58CDB"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1638CAE" w14:textId="77777777" w:rsidTr="006C0835">
        <w:trPr>
          <w:trHeight w:val="315"/>
          <w:tblCellSpacing w:w="0" w:type="dxa"/>
        </w:trPr>
        <w:tc>
          <w:tcPr>
            <w:tcW w:w="1588" w:type="dxa"/>
            <w:vAlign w:val="center"/>
            <w:hideMark/>
          </w:tcPr>
          <w:p w14:paraId="5B317253"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LitBlitz Literature Notes Manager</w:t>
            </w:r>
          </w:p>
        </w:tc>
        <w:tc>
          <w:tcPr>
            <w:tcW w:w="1701" w:type="dxa"/>
            <w:vAlign w:val="center"/>
            <w:hideMark/>
          </w:tcPr>
          <w:p w14:paraId="12FBC16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F3771C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bibliographic annotation</w:t>
            </w:r>
          </w:p>
        </w:tc>
        <w:tc>
          <w:tcPr>
            <w:tcW w:w="1843" w:type="dxa"/>
            <w:vAlign w:val="center"/>
            <w:hideMark/>
          </w:tcPr>
          <w:p w14:paraId="6D156FBB"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6A6C43D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56740A3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3CB7C74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2F4C6D4" w14:textId="77777777" w:rsidTr="006C0835">
        <w:trPr>
          <w:trHeight w:val="315"/>
          <w:tblCellSpacing w:w="0" w:type="dxa"/>
        </w:trPr>
        <w:tc>
          <w:tcPr>
            <w:tcW w:w="1588" w:type="dxa"/>
            <w:vAlign w:val="center"/>
            <w:hideMark/>
          </w:tcPr>
          <w:p w14:paraId="096443B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NoodleTools</w:t>
            </w:r>
          </w:p>
        </w:tc>
        <w:tc>
          <w:tcPr>
            <w:tcW w:w="1701" w:type="dxa"/>
            <w:vAlign w:val="center"/>
            <w:hideMark/>
          </w:tcPr>
          <w:p w14:paraId="6686344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Configurational</w:t>
            </w:r>
          </w:p>
        </w:tc>
        <w:tc>
          <w:tcPr>
            <w:tcW w:w="1417" w:type="dxa"/>
            <w:vAlign w:val="center"/>
            <w:hideMark/>
          </w:tcPr>
          <w:p w14:paraId="459019C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bibliographic annotation</w:t>
            </w:r>
          </w:p>
        </w:tc>
        <w:tc>
          <w:tcPr>
            <w:tcW w:w="1843" w:type="dxa"/>
            <w:vAlign w:val="center"/>
            <w:hideMark/>
          </w:tcPr>
          <w:p w14:paraId="4439B18C"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745D21E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33EB415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6335672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4BDFEF85" w14:textId="77777777" w:rsidTr="006C0835">
        <w:trPr>
          <w:trHeight w:val="315"/>
          <w:tblCellSpacing w:w="0" w:type="dxa"/>
        </w:trPr>
        <w:tc>
          <w:tcPr>
            <w:tcW w:w="1588" w:type="dxa"/>
            <w:vAlign w:val="center"/>
            <w:hideMark/>
          </w:tcPr>
          <w:p w14:paraId="522ADAB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Projects</w:t>
            </w:r>
          </w:p>
        </w:tc>
        <w:tc>
          <w:tcPr>
            <w:tcW w:w="1701" w:type="dxa"/>
            <w:vAlign w:val="center"/>
            <w:hideMark/>
          </w:tcPr>
          <w:p w14:paraId="5115378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Configurational</w:t>
            </w:r>
          </w:p>
        </w:tc>
        <w:tc>
          <w:tcPr>
            <w:tcW w:w="1417" w:type="dxa"/>
            <w:vAlign w:val="center"/>
            <w:hideMark/>
          </w:tcPr>
          <w:p w14:paraId="35FF435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bibliographic annotation</w:t>
            </w:r>
          </w:p>
        </w:tc>
        <w:tc>
          <w:tcPr>
            <w:tcW w:w="1843" w:type="dxa"/>
            <w:vAlign w:val="center"/>
            <w:hideMark/>
          </w:tcPr>
          <w:p w14:paraId="1CC6C3D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1053A5D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740CD17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2ACC7ED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0DC741D" w14:textId="77777777" w:rsidTr="006C0835">
        <w:trPr>
          <w:trHeight w:val="315"/>
          <w:tblCellSpacing w:w="0" w:type="dxa"/>
        </w:trPr>
        <w:tc>
          <w:tcPr>
            <w:tcW w:w="1588" w:type="dxa"/>
            <w:vAlign w:val="center"/>
            <w:hideMark/>
          </w:tcPr>
          <w:p w14:paraId="09AF44B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Qigga</w:t>
            </w:r>
          </w:p>
        </w:tc>
        <w:tc>
          <w:tcPr>
            <w:tcW w:w="1701" w:type="dxa"/>
            <w:vAlign w:val="center"/>
            <w:hideMark/>
          </w:tcPr>
          <w:p w14:paraId="23EB0BD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Configurational</w:t>
            </w:r>
          </w:p>
        </w:tc>
        <w:tc>
          <w:tcPr>
            <w:tcW w:w="1417" w:type="dxa"/>
            <w:vAlign w:val="center"/>
            <w:hideMark/>
          </w:tcPr>
          <w:p w14:paraId="0B31691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bibliographic annotation</w:t>
            </w:r>
          </w:p>
        </w:tc>
        <w:tc>
          <w:tcPr>
            <w:tcW w:w="1843" w:type="dxa"/>
            <w:vAlign w:val="center"/>
            <w:hideMark/>
          </w:tcPr>
          <w:p w14:paraId="019A074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0D15F9C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1F1CDA2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30E9133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07EDC2CF" w14:textId="77777777" w:rsidTr="006C0835">
        <w:trPr>
          <w:trHeight w:val="315"/>
          <w:tblCellSpacing w:w="0" w:type="dxa"/>
        </w:trPr>
        <w:tc>
          <w:tcPr>
            <w:tcW w:w="1588" w:type="dxa"/>
            <w:vAlign w:val="center"/>
            <w:hideMark/>
          </w:tcPr>
          <w:p w14:paraId="3590546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Sente</w:t>
            </w:r>
          </w:p>
        </w:tc>
        <w:tc>
          <w:tcPr>
            <w:tcW w:w="1701" w:type="dxa"/>
            <w:vAlign w:val="center"/>
            <w:hideMark/>
          </w:tcPr>
          <w:p w14:paraId="7D03DEE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Configurational</w:t>
            </w:r>
          </w:p>
        </w:tc>
        <w:tc>
          <w:tcPr>
            <w:tcW w:w="1417" w:type="dxa"/>
            <w:vAlign w:val="center"/>
            <w:hideMark/>
          </w:tcPr>
          <w:p w14:paraId="188AD65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bibliographic annotation</w:t>
            </w:r>
          </w:p>
        </w:tc>
        <w:tc>
          <w:tcPr>
            <w:tcW w:w="1843" w:type="dxa"/>
            <w:vAlign w:val="center"/>
            <w:hideMark/>
          </w:tcPr>
          <w:p w14:paraId="214E088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Cataloguing</w:t>
            </w:r>
          </w:p>
        </w:tc>
        <w:tc>
          <w:tcPr>
            <w:tcW w:w="850" w:type="dxa"/>
            <w:vAlign w:val="center"/>
            <w:hideMark/>
          </w:tcPr>
          <w:p w14:paraId="49AAB22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3480A2E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45F789D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162E4DA2" w14:textId="77777777" w:rsidTr="006C0835">
        <w:trPr>
          <w:trHeight w:val="315"/>
          <w:tblCellSpacing w:w="0" w:type="dxa"/>
        </w:trPr>
        <w:tc>
          <w:tcPr>
            <w:tcW w:w="1588" w:type="dxa"/>
            <w:vAlign w:val="center"/>
            <w:hideMark/>
          </w:tcPr>
          <w:p w14:paraId="79620FF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Greenshot</w:t>
            </w:r>
          </w:p>
        </w:tc>
        <w:tc>
          <w:tcPr>
            <w:tcW w:w="1701" w:type="dxa"/>
            <w:vAlign w:val="center"/>
            <w:hideMark/>
          </w:tcPr>
          <w:p w14:paraId="420AA6E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2DB2E79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image annotation</w:t>
            </w:r>
          </w:p>
        </w:tc>
        <w:tc>
          <w:tcPr>
            <w:tcW w:w="1843" w:type="dxa"/>
            <w:vAlign w:val="center"/>
            <w:hideMark/>
          </w:tcPr>
          <w:p w14:paraId="436B00EB"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7B0EFD4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images</w:t>
            </w:r>
          </w:p>
        </w:tc>
        <w:tc>
          <w:tcPr>
            <w:tcW w:w="993" w:type="dxa"/>
            <w:vAlign w:val="center"/>
            <w:hideMark/>
          </w:tcPr>
          <w:p w14:paraId="091778B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647DE75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B995CB8" w14:textId="77777777" w:rsidTr="006C0835">
        <w:trPr>
          <w:trHeight w:val="315"/>
          <w:tblCellSpacing w:w="0" w:type="dxa"/>
        </w:trPr>
        <w:tc>
          <w:tcPr>
            <w:tcW w:w="1588" w:type="dxa"/>
            <w:vAlign w:val="center"/>
            <w:hideMark/>
          </w:tcPr>
          <w:p w14:paraId="03C5ED7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HyperImage</w:t>
            </w:r>
          </w:p>
        </w:tc>
        <w:tc>
          <w:tcPr>
            <w:tcW w:w="1701" w:type="dxa"/>
            <w:vAlign w:val="center"/>
            <w:hideMark/>
          </w:tcPr>
          <w:p w14:paraId="5B32934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3E49612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image annotation</w:t>
            </w:r>
          </w:p>
        </w:tc>
        <w:tc>
          <w:tcPr>
            <w:tcW w:w="1843" w:type="dxa"/>
            <w:vAlign w:val="center"/>
            <w:hideMark/>
          </w:tcPr>
          <w:p w14:paraId="2021559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39DD205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images</w:t>
            </w:r>
          </w:p>
        </w:tc>
        <w:tc>
          <w:tcPr>
            <w:tcW w:w="993" w:type="dxa"/>
            <w:vAlign w:val="center"/>
            <w:hideMark/>
          </w:tcPr>
          <w:p w14:paraId="732EF3C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6B4A5C3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CE133D1" w14:textId="77777777" w:rsidTr="006C0835">
        <w:trPr>
          <w:trHeight w:val="315"/>
          <w:tblCellSpacing w:w="0" w:type="dxa"/>
        </w:trPr>
        <w:tc>
          <w:tcPr>
            <w:tcW w:w="1588" w:type="dxa"/>
            <w:vAlign w:val="center"/>
            <w:hideMark/>
          </w:tcPr>
          <w:p w14:paraId="51CBDC6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NewRadial (INKE)</w:t>
            </w:r>
          </w:p>
        </w:tc>
        <w:tc>
          <w:tcPr>
            <w:tcW w:w="1701" w:type="dxa"/>
            <w:vAlign w:val="center"/>
            <w:hideMark/>
          </w:tcPr>
          <w:p w14:paraId="14D2CD8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Configurational</w:t>
            </w:r>
          </w:p>
        </w:tc>
        <w:tc>
          <w:tcPr>
            <w:tcW w:w="1417" w:type="dxa"/>
            <w:vAlign w:val="center"/>
            <w:hideMark/>
          </w:tcPr>
          <w:p w14:paraId="7624A9A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image annotation</w:t>
            </w:r>
          </w:p>
        </w:tc>
        <w:tc>
          <w:tcPr>
            <w:tcW w:w="1843" w:type="dxa"/>
            <w:vAlign w:val="center"/>
            <w:hideMark/>
          </w:tcPr>
          <w:p w14:paraId="778C9F0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68BD3D5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3EE6E0D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3A4C4E5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CA0F4A5" w14:textId="77777777" w:rsidTr="006C0835">
        <w:trPr>
          <w:trHeight w:val="315"/>
          <w:tblCellSpacing w:w="0" w:type="dxa"/>
        </w:trPr>
        <w:tc>
          <w:tcPr>
            <w:tcW w:w="1588" w:type="dxa"/>
            <w:vAlign w:val="center"/>
            <w:hideMark/>
          </w:tcPr>
          <w:p w14:paraId="1566170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Skitch</w:t>
            </w:r>
          </w:p>
        </w:tc>
        <w:tc>
          <w:tcPr>
            <w:tcW w:w="1701" w:type="dxa"/>
            <w:vAlign w:val="center"/>
            <w:hideMark/>
          </w:tcPr>
          <w:p w14:paraId="088D057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Configurational</w:t>
            </w:r>
          </w:p>
        </w:tc>
        <w:tc>
          <w:tcPr>
            <w:tcW w:w="1417" w:type="dxa"/>
            <w:vAlign w:val="center"/>
            <w:hideMark/>
          </w:tcPr>
          <w:p w14:paraId="25183F8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image annotation</w:t>
            </w:r>
          </w:p>
        </w:tc>
        <w:tc>
          <w:tcPr>
            <w:tcW w:w="1843" w:type="dxa"/>
            <w:vAlign w:val="center"/>
            <w:hideMark/>
          </w:tcPr>
          <w:p w14:paraId="2E4959C9"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4F063BA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3D2B420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3F90972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126D7E4" w14:textId="77777777" w:rsidTr="006C0835">
        <w:trPr>
          <w:trHeight w:val="315"/>
          <w:tblCellSpacing w:w="0" w:type="dxa"/>
        </w:trPr>
        <w:tc>
          <w:tcPr>
            <w:tcW w:w="1588" w:type="dxa"/>
            <w:vAlign w:val="center"/>
            <w:hideMark/>
          </w:tcPr>
          <w:p w14:paraId="714CFD3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UVic Image Markup Tool</w:t>
            </w:r>
          </w:p>
        </w:tc>
        <w:tc>
          <w:tcPr>
            <w:tcW w:w="1701" w:type="dxa"/>
            <w:vAlign w:val="center"/>
            <w:hideMark/>
          </w:tcPr>
          <w:p w14:paraId="319A502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8013AF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image annotation</w:t>
            </w:r>
          </w:p>
        </w:tc>
        <w:tc>
          <w:tcPr>
            <w:tcW w:w="1843" w:type="dxa"/>
            <w:vAlign w:val="center"/>
            <w:hideMark/>
          </w:tcPr>
          <w:p w14:paraId="3240C172"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7949FB7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images</w:t>
            </w:r>
          </w:p>
        </w:tc>
        <w:tc>
          <w:tcPr>
            <w:tcW w:w="993" w:type="dxa"/>
            <w:vAlign w:val="center"/>
            <w:hideMark/>
          </w:tcPr>
          <w:p w14:paraId="2641084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27E6818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A94580A" w14:textId="77777777" w:rsidTr="006C0835">
        <w:trPr>
          <w:trHeight w:val="315"/>
          <w:tblCellSpacing w:w="0" w:type="dxa"/>
        </w:trPr>
        <w:tc>
          <w:tcPr>
            <w:tcW w:w="1588" w:type="dxa"/>
            <w:vAlign w:val="center"/>
            <w:hideMark/>
          </w:tcPr>
          <w:p w14:paraId="32E196B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Juxta</w:t>
            </w:r>
          </w:p>
        </w:tc>
        <w:tc>
          <w:tcPr>
            <w:tcW w:w="1701" w:type="dxa"/>
            <w:vAlign w:val="center"/>
            <w:hideMark/>
          </w:tcPr>
          <w:p w14:paraId="136074C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Configurational; editorial</w:t>
            </w:r>
          </w:p>
        </w:tc>
        <w:tc>
          <w:tcPr>
            <w:tcW w:w="1417" w:type="dxa"/>
            <w:vAlign w:val="center"/>
            <w:hideMark/>
          </w:tcPr>
          <w:p w14:paraId="766CBEE5"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image annotation; syntax/semantic annotation</w:t>
            </w:r>
          </w:p>
        </w:tc>
        <w:tc>
          <w:tcPr>
            <w:tcW w:w="1843" w:type="dxa"/>
            <w:vAlign w:val="center"/>
            <w:hideMark/>
          </w:tcPr>
          <w:p w14:paraId="44E457C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0707EEB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565DCDA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67A6699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476AD59" w14:textId="77777777" w:rsidTr="006C0835">
        <w:trPr>
          <w:trHeight w:val="315"/>
          <w:tblCellSpacing w:w="0" w:type="dxa"/>
        </w:trPr>
        <w:tc>
          <w:tcPr>
            <w:tcW w:w="1588" w:type="dxa"/>
            <w:vAlign w:val="center"/>
            <w:hideMark/>
          </w:tcPr>
          <w:p w14:paraId="4E74C42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MapHub</w:t>
            </w:r>
          </w:p>
        </w:tc>
        <w:tc>
          <w:tcPr>
            <w:tcW w:w="1701" w:type="dxa"/>
            <w:vAlign w:val="center"/>
            <w:hideMark/>
          </w:tcPr>
          <w:p w14:paraId="7096D9D2"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Editorial; </w:t>
            </w:r>
            <w:r w:rsidRPr="006C0835">
              <w:rPr>
                <w:rFonts w:ascii="Times" w:eastAsia="Times New Roman" w:hAnsi="Times" w:cs="Times New Roman"/>
                <w:sz w:val="22"/>
                <w:szCs w:val="22"/>
              </w:rPr>
              <w:lastRenderedPageBreak/>
              <w:t>configutrational</w:t>
            </w:r>
          </w:p>
        </w:tc>
        <w:tc>
          <w:tcPr>
            <w:tcW w:w="1417" w:type="dxa"/>
            <w:vAlign w:val="center"/>
            <w:hideMark/>
          </w:tcPr>
          <w:p w14:paraId="662F479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lastRenderedPageBreak/>
              <w:t xml:space="preserve">map </w:t>
            </w:r>
            <w:r w:rsidRPr="006C0835">
              <w:rPr>
                <w:rFonts w:ascii="Times" w:eastAsia="Times New Roman" w:hAnsi="Times" w:cs="Times New Roman"/>
                <w:sz w:val="22"/>
                <w:szCs w:val="22"/>
              </w:rPr>
              <w:lastRenderedPageBreak/>
              <w:t>annotation</w:t>
            </w:r>
          </w:p>
        </w:tc>
        <w:tc>
          <w:tcPr>
            <w:tcW w:w="1843" w:type="dxa"/>
            <w:vAlign w:val="center"/>
            <w:hideMark/>
          </w:tcPr>
          <w:p w14:paraId="3ED996A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lastRenderedPageBreak/>
              <w:t>Contextualization</w:t>
            </w:r>
          </w:p>
        </w:tc>
        <w:tc>
          <w:tcPr>
            <w:tcW w:w="850" w:type="dxa"/>
            <w:vAlign w:val="center"/>
            <w:hideMark/>
          </w:tcPr>
          <w:p w14:paraId="3C75BD7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geospati</w:t>
            </w:r>
            <w:r w:rsidRPr="006C0835">
              <w:rPr>
                <w:rFonts w:ascii="Times" w:eastAsia="Times New Roman" w:hAnsi="Times" w:cs="Times New Roman"/>
                <w:sz w:val="22"/>
                <w:szCs w:val="22"/>
              </w:rPr>
              <w:lastRenderedPageBreak/>
              <w:t>al</w:t>
            </w:r>
          </w:p>
        </w:tc>
        <w:tc>
          <w:tcPr>
            <w:tcW w:w="993" w:type="dxa"/>
            <w:vAlign w:val="center"/>
            <w:hideMark/>
          </w:tcPr>
          <w:p w14:paraId="0BF16F0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lastRenderedPageBreak/>
              <w:t>informal</w:t>
            </w:r>
          </w:p>
        </w:tc>
        <w:tc>
          <w:tcPr>
            <w:tcW w:w="425" w:type="dxa"/>
            <w:vAlign w:val="center"/>
            <w:hideMark/>
          </w:tcPr>
          <w:p w14:paraId="483DCE6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178574A3" w14:textId="77777777" w:rsidTr="006C0835">
        <w:trPr>
          <w:trHeight w:val="315"/>
          <w:tblCellSpacing w:w="0" w:type="dxa"/>
        </w:trPr>
        <w:tc>
          <w:tcPr>
            <w:tcW w:w="1588" w:type="dxa"/>
            <w:vAlign w:val="center"/>
            <w:hideMark/>
          </w:tcPr>
          <w:p w14:paraId="494FE6A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lastRenderedPageBreak/>
              <w:t>NB</w:t>
            </w:r>
          </w:p>
        </w:tc>
        <w:tc>
          <w:tcPr>
            <w:tcW w:w="1701" w:type="dxa"/>
            <w:vAlign w:val="center"/>
            <w:hideMark/>
          </w:tcPr>
          <w:p w14:paraId="194FE1A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2890360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PDF annotation</w:t>
            </w:r>
          </w:p>
        </w:tc>
        <w:tc>
          <w:tcPr>
            <w:tcW w:w="1843" w:type="dxa"/>
            <w:vAlign w:val="center"/>
            <w:hideMark/>
          </w:tcPr>
          <w:p w14:paraId="3F75A87F"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1FCDF6F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3B87371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4D5A633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24F13FE7" w14:textId="77777777" w:rsidTr="006C0835">
        <w:trPr>
          <w:trHeight w:val="315"/>
          <w:tblCellSpacing w:w="0" w:type="dxa"/>
        </w:trPr>
        <w:tc>
          <w:tcPr>
            <w:tcW w:w="1588" w:type="dxa"/>
            <w:vAlign w:val="center"/>
            <w:hideMark/>
          </w:tcPr>
          <w:p w14:paraId="08F1DC6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Skim</w:t>
            </w:r>
          </w:p>
        </w:tc>
        <w:tc>
          <w:tcPr>
            <w:tcW w:w="1701" w:type="dxa"/>
            <w:vAlign w:val="center"/>
            <w:hideMark/>
          </w:tcPr>
          <w:p w14:paraId="41A060C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0ACE56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PDF annotation</w:t>
            </w:r>
          </w:p>
        </w:tc>
        <w:tc>
          <w:tcPr>
            <w:tcW w:w="1843" w:type="dxa"/>
            <w:vAlign w:val="center"/>
            <w:hideMark/>
          </w:tcPr>
          <w:p w14:paraId="43EA05C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03EC56D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1CCC751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6AB5887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1AA4214" w14:textId="77777777" w:rsidTr="006C0835">
        <w:trPr>
          <w:trHeight w:val="315"/>
          <w:tblCellSpacing w:w="0" w:type="dxa"/>
        </w:trPr>
        <w:tc>
          <w:tcPr>
            <w:tcW w:w="1588" w:type="dxa"/>
            <w:vAlign w:val="center"/>
            <w:hideMark/>
          </w:tcPr>
          <w:p w14:paraId="1FD551A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iAnnotate</w:t>
            </w:r>
          </w:p>
        </w:tc>
        <w:tc>
          <w:tcPr>
            <w:tcW w:w="1701" w:type="dxa"/>
            <w:vAlign w:val="center"/>
            <w:hideMark/>
          </w:tcPr>
          <w:p w14:paraId="55A9C37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6CBD741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PDF annotation</w:t>
            </w:r>
          </w:p>
        </w:tc>
        <w:tc>
          <w:tcPr>
            <w:tcW w:w="1843" w:type="dxa"/>
            <w:vAlign w:val="center"/>
            <w:hideMark/>
          </w:tcPr>
          <w:p w14:paraId="3B1C7758"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4E1B39B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05821E0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6BC62E9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8F6843B" w14:textId="77777777" w:rsidTr="006C0835">
        <w:trPr>
          <w:trHeight w:val="315"/>
          <w:tblCellSpacing w:w="0" w:type="dxa"/>
        </w:trPr>
        <w:tc>
          <w:tcPr>
            <w:tcW w:w="1588" w:type="dxa"/>
            <w:vAlign w:val="center"/>
            <w:hideMark/>
          </w:tcPr>
          <w:p w14:paraId="7FF0D9B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Advene</w:t>
            </w:r>
          </w:p>
        </w:tc>
        <w:tc>
          <w:tcPr>
            <w:tcW w:w="1701" w:type="dxa"/>
            <w:vAlign w:val="center"/>
            <w:hideMark/>
          </w:tcPr>
          <w:p w14:paraId="55DE7A8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30EAC7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schema definition</w:t>
            </w:r>
          </w:p>
        </w:tc>
        <w:tc>
          <w:tcPr>
            <w:tcW w:w="1843" w:type="dxa"/>
            <w:vAlign w:val="center"/>
            <w:hideMark/>
          </w:tcPr>
          <w:p w14:paraId="74FAFF8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5C2A0E5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video</w:t>
            </w:r>
          </w:p>
        </w:tc>
        <w:tc>
          <w:tcPr>
            <w:tcW w:w="993" w:type="dxa"/>
            <w:vAlign w:val="center"/>
            <w:hideMark/>
          </w:tcPr>
          <w:p w14:paraId="5475559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3461FD0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3294FB3E" w14:textId="77777777" w:rsidTr="006C0835">
        <w:trPr>
          <w:trHeight w:val="315"/>
          <w:tblCellSpacing w:w="0" w:type="dxa"/>
        </w:trPr>
        <w:tc>
          <w:tcPr>
            <w:tcW w:w="1588" w:type="dxa"/>
            <w:vAlign w:val="center"/>
            <w:hideMark/>
          </w:tcPr>
          <w:p w14:paraId="4DA8127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Anvil</w:t>
            </w:r>
          </w:p>
        </w:tc>
        <w:tc>
          <w:tcPr>
            <w:tcW w:w="1701" w:type="dxa"/>
            <w:vAlign w:val="center"/>
            <w:hideMark/>
          </w:tcPr>
          <w:p w14:paraId="43D9425C" w14:textId="77777777" w:rsidR="005051CB" w:rsidRPr="006C0835" w:rsidRDefault="005051CB">
            <w:pPr>
              <w:rPr>
                <w:rFonts w:ascii="Times" w:eastAsia="Times New Roman" w:hAnsi="Times" w:cs="Times New Roman"/>
                <w:sz w:val="22"/>
                <w:szCs w:val="22"/>
              </w:rPr>
            </w:pPr>
          </w:p>
        </w:tc>
        <w:tc>
          <w:tcPr>
            <w:tcW w:w="1417" w:type="dxa"/>
            <w:vAlign w:val="center"/>
            <w:hideMark/>
          </w:tcPr>
          <w:p w14:paraId="00D3A92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schema definition</w:t>
            </w:r>
          </w:p>
        </w:tc>
        <w:tc>
          <w:tcPr>
            <w:tcW w:w="1843" w:type="dxa"/>
            <w:vAlign w:val="center"/>
            <w:hideMark/>
          </w:tcPr>
          <w:p w14:paraId="530DF073"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58CE421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video</w:t>
            </w:r>
          </w:p>
        </w:tc>
        <w:tc>
          <w:tcPr>
            <w:tcW w:w="993" w:type="dxa"/>
            <w:vAlign w:val="center"/>
            <w:hideMark/>
          </w:tcPr>
          <w:p w14:paraId="7BCA819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22DB374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524077A" w14:textId="77777777" w:rsidTr="006C0835">
        <w:trPr>
          <w:trHeight w:val="315"/>
          <w:tblCellSpacing w:w="0" w:type="dxa"/>
        </w:trPr>
        <w:tc>
          <w:tcPr>
            <w:tcW w:w="1588" w:type="dxa"/>
            <w:vAlign w:val="center"/>
            <w:hideMark/>
          </w:tcPr>
          <w:p w14:paraId="33393A4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Annotator\'s Workbench</w:t>
            </w:r>
          </w:p>
        </w:tc>
        <w:tc>
          <w:tcPr>
            <w:tcW w:w="1701" w:type="dxa"/>
            <w:vAlign w:val="center"/>
            <w:hideMark/>
          </w:tcPr>
          <w:p w14:paraId="357E94F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426486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segmenting video</w:t>
            </w:r>
          </w:p>
        </w:tc>
        <w:tc>
          <w:tcPr>
            <w:tcW w:w="1843" w:type="dxa"/>
            <w:vAlign w:val="center"/>
            <w:hideMark/>
          </w:tcPr>
          <w:p w14:paraId="5BB5AFB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64225D0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video</w:t>
            </w:r>
          </w:p>
        </w:tc>
        <w:tc>
          <w:tcPr>
            <w:tcW w:w="993" w:type="dxa"/>
            <w:vAlign w:val="center"/>
            <w:hideMark/>
          </w:tcPr>
          <w:p w14:paraId="1557270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4B807FA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C78BA77" w14:textId="77777777" w:rsidTr="006C0835">
        <w:trPr>
          <w:trHeight w:val="315"/>
          <w:tblCellSpacing w:w="0" w:type="dxa"/>
        </w:trPr>
        <w:tc>
          <w:tcPr>
            <w:tcW w:w="1588" w:type="dxa"/>
            <w:vAlign w:val="center"/>
            <w:hideMark/>
          </w:tcPr>
          <w:p w14:paraId="63EDA11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CLAWS Tagger</w:t>
            </w:r>
          </w:p>
        </w:tc>
        <w:tc>
          <w:tcPr>
            <w:tcW w:w="1701" w:type="dxa"/>
            <w:vAlign w:val="center"/>
            <w:hideMark/>
          </w:tcPr>
          <w:p w14:paraId="2E498F9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715EF4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7F89D18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Cataloguing</w:t>
            </w:r>
          </w:p>
        </w:tc>
        <w:tc>
          <w:tcPr>
            <w:tcW w:w="850" w:type="dxa"/>
            <w:vAlign w:val="center"/>
            <w:hideMark/>
          </w:tcPr>
          <w:p w14:paraId="65374A1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1521EA2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5120FB4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192255B0" w14:textId="77777777" w:rsidTr="006C0835">
        <w:trPr>
          <w:trHeight w:val="315"/>
          <w:tblCellSpacing w:w="0" w:type="dxa"/>
        </w:trPr>
        <w:tc>
          <w:tcPr>
            <w:tcW w:w="1588" w:type="dxa"/>
            <w:vAlign w:val="center"/>
            <w:hideMark/>
          </w:tcPr>
          <w:p w14:paraId="5534223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GATE</w:t>
            </w:r>
          </w:p>
        </w:tc>
        <w:tc>
          <w:tcPr>
            <w:tcW w:w="1701" w:type="dxa"/>
            <w:vAlign w:val="center"/>
            <w:hideMark/>
          </w:tcPr>
          <w:p w14:paraId="4C129EE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1660F5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4366F17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Collaborative tagging</w:t>
            </w:r>
          </w:p>
        </w:tc>
        <w:tc>
          <w:tcPr>
            <w:tcW w:w="850" w:type="dxa"/>
            <w:vAlign w:val="center"/>
            <w:hideMark/>
          </w:tcPr>
          <w:p w14:paraId="5F49536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1B120D3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1E9276B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7FFB71C4" w14:textId="77777777" w:rsidTr="006C0835">
        <w:trPr>
          <w:trHeight w:val="315"/>
          <w:tblCellSpacing w:w="0" w:type="dxa"/>
        </w:trPr>
        <w:tc>
          <w:tcPr>
            <w:tcW w:w="1588" w:type="dxa"/>
            <w:vAlign w:val="center"/>
            <w:hideMark/>
          </w:tcPr>
          <w:p w14:paraId="46ADC2F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MMax2</w:t>
            </w:r>
          </w:p>
        </w:tc>
        <w:tc>
          <w:tcPr>
            <w:tcW w:w="1701" w:type="dxa"/>
            <w:vAlign w:val="center"/>
            <w:hideMark/>
          </w:tcPr>
          <w:p w14:paraId="131D8C2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6F9732E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168977C1"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32C3EFD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21D5FFC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29C3216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CE43839" w14:textId="77777777" w:rsidTr="006C0835">
        <w:trPr>
          <w:trHeight w:val="315"/>
          <w:tblCellSpacing w:w="0" w:type="dxa"/>
        </w:trPr>
        <w:tc>
          <w:tcPr>
            <w:tcW w:w="1588" w:type="dxa"/>
            <w:vAlign w:val="center"/>
            <w:hideMark/>
          </w:tcPr>
          <w:p w14:paraId="32063D0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Melita</w:t>
            </w:r>
          </w:p>
        </w:tc>
        <w:tc>
          <w:tcPr>
            <w:tcW w:w="1701" w:type="dxa"/>
            <w:vAlign w:val="center"/>
            <w:hideMark/>
          </w:tcPr>
          <w:p w14:paraId="345F4AC5"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Editorial; configutrational</w:t>
            </w:r>
          </w:p>
        </w:tc>
        <w:tc>
          <w:tcPr>
            <w:tcW w:w="1417" w:type="dxa"/>
            <w:vAlign w:val="center"/>
            <w:hideMark/>
          </w:tcPr>
          <w:p w14:paraId="46C447A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72FC99B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5FA2047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6591C37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2404603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1E02ABFD" w14:textId="77777777" w:rsidTr="006C0835">
        <w:trPr>
          <w:trHeight w:val="315"/>
          <w:tblCellSpacing w:w="0" w:type="dxa"/>
        </w:trPr>
        <w:tc>
          <w:tcPr>
            <w:tcW w:w="1588" w:type="dxa"/>
            <w:vAlign w:val="center"/>
            <w:hideMark/>
          </w:tcPr>
          <w:p w14:paraId="41EE280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Pundit</w:t>
            </w:r>
          </w:p>
        </w:tc>
        <w:tc>
          <w:tcPr>
            <w:tcW w:w="1701" w:type="dxa"/>
            <w:vAlign w:val="center"/>
            <w:hideMark/>
          </w:tcPr>
          <w:p w14:paraId="68834FE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Configurational</w:t>
            </w:r>
          </w:p>
        </w:tc>
        <w:tc>
          <w:tcPr>
            <w:tcW w:w="1417" w:type="dxa"/>
            <w:vAlign w:val="center"/>
            <w:hideMark/>
          </w:tcPr>
          <w:p w14:paraId="109DB20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0CC29CB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2102F5D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099E1F6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1226CA1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3CA253C3" w14:textId="77777777" w:rsidTr="006C0835">
        <w:trPr>
          <w:trHeight w:val="315"/>
          <w:tblCellSpacing w:w="0" w:type="dxa"/>
        </w:trPr>
        <w:tc>
          <w:tcPr>
            <w:tcW w:w="1588" w:type="dxa"/>
            <w:vAlign w:val="center"/>
            <w:hideMark/>
          </w:tcPr>
          <w:p w14:paraId="1F6E594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Thinkport Annotator</w:t>
            </w:r>
          </w:p>
        </w:tc>
        <w:tc>
          <w:tcPr>
            <w:tcW w:w="1701" w:type="dxa"/>
            <w:vAlign w:val="center"/>
            <w:hideMark/>
          </w:tcPr>
          <w:p w14:paraId="6762EF4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9832AE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18118FCD"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 critical responses and stating preferences</w:t>
            </w:r>
          </w:p>
        </w:tc>
        <w:tc>
          <w:tcPr>
            <w:tcW w:w="850" w:type="dxa"/>
            <w:vAlign w:val="center"/>
            <w:hideMark/>
          </w:tcPr>
          <w:p w14:paraId="74C6619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7999FD6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239BFAE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38C25FE2" w14:textId="77777777" w:rsidTr="006C0835">
        <w:trPr>
          <w:trHeight w:val="315"/>
          <w:tblCellSpacing w:w="0" w:type="dxa"/>
        </w:trPr>
        <w:tc>
          <w:tcPr>
            <w:tcW w:w="1588" w:type="dxa"/>
            <w:vAlign w:val="center"/>
            <w:hideMark/>
          </w:tcPr>
          <w:p w14:paraId="165A2AF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UAM CorpusTool</w:t>
            </w:r>
          </w:p>
        </w:tc>
        <w:tc>
          <w:tcPr>
            <w:tcW w:w="1701" w:type="dxa"/>
            <w:vAlign w:val="center"/>
            <w:hideMark/>
          </w:tcPr>
          <w:p w14:paraId="1C2EB2E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Configurational</w:t>
            </w:r>
          </w:p>
        </w:tc>
        <w:tc>
          <w:tcPr>
            <w:tcW w:w="1417" w:type="dxa"/>
            <w:vAlign w:val="center"/>
            <w:hideMark/>
          </w:tcPr>
          <w:p w14:paraId="4692F13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0E3D5B0C"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62DAA37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78BCF5D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043070D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22F50C31" w14:textId="77777777" w:rsidTr="006C0835">
        <w:trPr>
          <w:trHeight w:val="315"/>
          <w:tblCellSpacing w:w="0" w:type="dxa"/>
        </w:trPr>
        <w:tc>
          <w:tcPr>
            <w:tcW w:w="1588" w:type="dxa"/>
            <w:vAlign w:val="center"/>
            <w:hideMark/>
          </w:tcPr>
          <w:p w14:paraId="5BB1459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Versioning Machine</w:t>
            </w:r>
          </w:p>
        </w:tc>
        <w:tc>
          <w:tcPr>
            <w:tcW w:w="1701" w:type="dxa"/>
            <w:vAlign w:val="center"/>
            <w:hideMark/>
          </w:tcPr>
          <w:p w14:paraId="3AC8B0D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034036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2673C9E8"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43159F4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2F8D148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52596AC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32A8951" w14:textId="77777777" w:rsidTr="006C0835">
        <w:trPr>
          <w:trHeight w:val="315"/>
          <w:tblCellSpacing w:w="0" w:type="dxa"/>
        </w:trPr>
        <w:tc>
          <w:tcPr>
            <w:tcW w:w="1588" w:type="dxa"/>
            <w:vAlign w:val="center"/>
            <w:hideMark/>
          </w:tcPr>
          <w:p w14:paraId="3B71DE6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Word Hoard</w:t>
            </w:r>
          </w:p>
        </w:tc>
        <w:tc>
          <w:tcPr>
            <w:tcW w:w="1701" w:type="dxa"/>
            <w:vAlign w:val="center"/>
            <w:hideMark/>
          </w:tcPr>
          <w:p w14:paraId="1A6DACE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7C8DBB3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6454A691"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1E86E45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37F1B08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4E0DC7E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3FF5FEB7" w14:textId="77777777" w:rsidTr="006C0835">
        <w:trPr>
          <w:trHeight w:val="315"/>
          <w:tblCellSpacing w:w="0" w:type="dxa"/>
        </w:trPr>
        <w:tc>
          <w:tcPr>
            <w:tcW w:w="1588" w:type="dxa"/>
            <w:vAlign w:val="center"/>
            <w:hideMark/>
          </w:tcPr>
          <w:p w14:paraId="279081D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lastRenderedPageBreak/>
              <w:t>WordFreak</w:t>
            </w:r>
          </w:p>
        </w:tc>
        <w:tc>
          <w:tcPr>
            <w:tcW w:w="1701" w:type="dxa"/>
            <w:vAlign w:val="center"/>
            <w:hideMark/>
          </w:tcPr>
          <w:p w14:paraId="6DD22CA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3309210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0044A8F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6511DD2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795DCC1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1E6BECB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5895A0E" w14:textId="77777777" w:rsidTr="006C0835">
        <w:trPr>
          <w:trHeight w:val="315"/>
          <w:tblCellSpacing w:w="0" w:type="dxa"/>
        </w:trPr>
        <w:tc>
          <w:tcPr>
            <w:tcW w:w="1588" w:type="dxa"/>
            <w:vAlign w:val="center"/>
            <w:hideMark/>
          </w:tcPr>
          <w:p w14:paraId="49A0B94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brat rapid annotation tool</w:t>
            </w:r>
          </w:p>
        </w:tc>
        <w:tc>
          <w:tcPr>
            <w:tcW w:w="1701" w:type="dxa"/>
            <w:vAlign w:val="center"/>
            <w:hideMark/>
          </w:tcPr>
          <w:p w14:paraId="35F078CA"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Editorial; configutrational</w:t>
            </w:r>
          </w:p>
        </w:tc>
        <w:tc>
          <w:tcPr>
            <w:tcW w:w="1417" w:type="dxa"/>
            <w:vAlign w:val="center"/>
            <w:hideMark/>
          </w:tcPr>
          <w:p w14:paraId="6556A65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4839147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50D36C3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59EBDA1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481A893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07B2BDF0" w14:textId="77777777" w:rsidTr="006C0835">
        <w:trPr>
          <w:trHeight w:val="315"/>
          <w:tblCellSpacing w:w="0" w:type="dxa"/>
        </w:trPr>
        <w:tc>
          <w:tcPr>
            <w:tcW w:w="1588" w:type="dxa"/>
            <w:vAlign w:val="center"/>
            <w:hideMark/>
          </w:tcPr>
          <w:p w14:paraId="04571ED7"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QDA Miner - Qualitative Data Analysis Software for Qualitative Research</w:t>
            </w:r>
          </w:p>
        </w:tc>
        <w:tc>
          <w:tcPr>
            <w:tcW w:w="1701" w:type="dxa"/>
            <w:vAlign w:val="center"/>
            <w:hideMark/>
          </w:tcPr>
          <w:p w14:paraId="1D46CC6A"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Editorial; configutrational</w:t>
            </w:r>
          </w:p>
        </w:tc>
        <w:tc>
          <w:tcPr>
            <w:tcW w:w="1417" w:type="dxa"/>
            <w:vAlign w:val="center"/>
            <w:hideMark/>
          </w:tcPr>
          <w:p w14:paraId="401CBBB9"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 image annotation</w:t>
            </w:r>
          </w:p>
        </w:tc>
        <w:tc>
          <w:tcPr>
            <w:tcW w:w="1843" w:type="dxa"/>
            <w:vAlign w:val="center"/>
            <w:hideMark/>
          </w:tcPr>
          <w:p w14:paraId="295A916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 cataloguing</w:t>
            </w:r>
          </w:p>
        </w:tc>
        <w:tc>
          <w:tcPr>
            <w:tcW w:w="850" w:type="dxa"/>
            <w:vAlign w:val="center"/>
            <w:hideMark/>
          </w:tcPr>
          <w:p w14:paraId="12891D8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313E4FE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3E8B5F6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3BCADEAC" w14:textId="77777777" w:rsidTr="006C0835">
        <w:trPr>
          <w:trHeight w:val="315"/>
          <w:tblCellSpacing w:w="0" w:type="dxa"/>
        </w:trPr>
        <w:tc>
          <w:tcPr>
            <w:tcW w:w="1588" w:type="dxa"/>
            <w:vAlign w:val="center"/>
            <w:hideMark/>
          </w:tcPr>
          <w:p w14:paraId="3A0C05A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Name</w:t>
            </w:r>
          </w:p>
        </w:tc>
        <w:tc>
          <w:tcPr>
            <w:tcW w:w="1701" w:type="dxa"/>
            <w:vAlign w:val="center"/>
            <w:hideMark/>
          </w:tcPr>
          <w:p w14:paraId="7A40B29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task type</w:t>
            </w:r>
          </w:p>
        </w:tc>
        <w:tc>
          <w:tcPr>
            <w:tcW w:w="1417" w:type="dxa"/>
            <w:vAlign w:val="center"/>
            <w:hideMark/>
          </w:tcPr>
          <w:p w14:paraId="1F1091D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task sub-type</w:t>
            </w:r>
          </w:p>
        </w:tc>
        <w:tc>
          <w:tcPr>
            <w:tcW w:w="1843" w:type="dxa"/>
            <w:vAlign w:val="center"/>
            <w:hideMark/>
          </w:tcPr>
          <w:p w14:paraId="59B8B5E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process type</w:t>
            </w:r>
          </w:p>
        </w:tc>
        <w:tc>
          <w:tcPr>
            <w:tcW w:w="850" w:type="dxa"/>
            <w:vAlign w:val="center"/>
            <w:hideMark/>
          </w:tcPr>
          <w:p w14:paraId="1E27715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asset type</w:t>
            </w:r>
          </w:p>
        </w:tc>
        <w:tc>
          <w:tcPr>
            <w:tcW w:w="993" w:type="dxa"/>
            <w:vAlign w:val="center"/>
            <w:hideMark/>
          </w:tcPr>
          <w:p w14:paraId="6A337A81" w14:textId="5C054B3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r w:rsidR="001E780A" w:rsidRPr="006C0835">
              <w:rPr>
                <w:rFonts w:ascii="Times" w:eastAsia="Times New Roman" w:hAnsi="Times" w:cs="Times New Roman"/>
                <w:sz w:val="22"/>
                <w:szCs w:val="22"/>
              </w:rPr>
              <w:br/>
            </w:r>
            <w:r w:rsidRPr="006C0835">
              <w:rPr>
                <w:rFonts w:ascii="Times" w:eastAsia="Times New Roman" w:hAnsi="Times" w:cs="Times New Roman"/>
                <w:sz w:val="22"/>
                <w:szCs w:val="22"/>
              </w:rPr>
              <w:t>informal</w:t>
            </w:r>
          </w:p>
        </w:tc>
        <w:tc>
          <w:tcPr>
            <w:tcW w:w="425" w:type="dxa"/>
            <w:vAlign w:val="center"/>
            <w:hideMark/>
          </w:tcPr>
          <w:p w14:paraId="53EFA2A5" w14:textId="1FCF90DB" w:rsidR="005051CB" w:rsidRPr="006C0835" w:rsidRDefault="005051CB" w:rsidP="005051CB">
            <w:pPr>
              <w:rPr>
                <w:rFonts w:ascii="Times" w:eastAsia="Times New Roman" w:hAnsi="Times" w:cs="Times New Roman"/>
                <w:sz w:val="22"/>
                <w:szCs w:val="22"/>
              </w:rPr>
            </w:pPr>
          </w:p>
        </w:tc>
      </w:tr>
      <w:tr w:rsidR="00FB25D9" w14:paraId="0070C272" w14:textId="77777777" w:rsidTr="006C0835">
        <w:trPr>
          <w:trHeight w:val="315"/>
          <w:tblCellSpacing w:w="0" w:type="dxa"/>
        </w:trPr>
        <w:tc>
          <w:tcPr>
            <w:tcW w:w="1588" w:type="dxa"/>
            <w:vAlign w:val="center"/>
            <w:hideMark/>
          </w:tcPr>
          <w:p w14:paraId="0EC1E7CF"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Annotation Graph Toolkit (AGTK)</w:t>
            </w:r>
          </w:p>
        </w:tc>
        <w:tc>
          <w:tcPr>
            <w:tcW w:w="1701" w:type="dxa"/>
            <w:vAlign w:val="center"/>
            <w:hideMark/>
          </w:tcPr>
          <w:p w14:paraId="3FE6B04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Configurational</w:t>
            </w:r>
          </w:p>
        </w:tc>
        <w:tc>
          <w:tcPr>
            <w:tcW w:w="1417" w:type="dxa"/>
            <w:vAlign w:val="center"/>
            <w:hideMark/>
          </w:tcPr>
          <w:p w14:paraId="1004DFC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time-series annotation</w:t>
            </w:r>
          </w:p>
        </w:tc>
        <w:tc>
          <w:tcPr>
            <w:tcW w:w="1843" w:type="dxa"/>
            <w:vAlign w:val="center"/>
            <w:hideMark/>
          </w:tcPr>
          <w:p w14:paraId="260A465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Cataloguing</w:t>
            </w:r>
          </w:p>
        </w:tc>
        <w:tc>
          <w:tcPr>
            <w:tcW w:w="850" w:type="dxa"/>
            <w:vAlign w:val="center"/>
            <w:hideMark/>
          </w:tcPr>
          <w:p w14:paraId="7339380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7527DFE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15C6708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97FE475" w14:textId="77777777" w:rsidTr="006C0835">
        <w:trPr>
          <w:trHeight w:val="315"/>
          <w:tblCellSpacing w:w="0" w:type="dxa"/>
        </w:trPr>
        <w:tc>
          <w:tcPr>
            <w:tcW w:w="1588" w:type="dxa"/>
            <w:vAlign w:val="center"/>
            <w:hideMark/>
          </w:tcPr>
          <w:p w14:paraId="344B0F5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VideoANT</w:t>
            </w:r>
          </w:p>
        </w:tc>
        <w:tc>
          <w:tcPr>
            <w:tcW w:w="1701" w:type="dxa"/>
            <w:vAlign w:val="center"/>
            <w:hideMark/>
          </w:tcPr>
          <w:p w14:paraId="3E98066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Configurational</w:t>
            </w:r>
          </w:p>
        </w:tc>
        <w:tc>
          <w:tcPr>
            <w:tcW w:w="1417" w:type="dxa"/>
            <w:vAlign w:val="center"/>
            <w:hideMark/>
          </w:tcPr>
          <w:p w14:paraId="6939A84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time-series annotation</w:t>
            </w:r>
          </w:p>
        </w:tc>
        <w:tc>
          <w:tcPr>
            <w:tcW w:w="1843" w:type="dxa"/>
            <w:vAlign w:val="center"/>
            <w:hideMark/>
          </w:tcPr>
          <w:p w14:paraId="63F925F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6831AEA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video</w:t>
            </w:r>
          </w:p>
        </w:tc>
        <w:tc>
          <w:tcPr>
            <w:tcW w:w="993" w:type="dxa"/>
            <w:vAlign w:val="center"/>
            <w:hideMark/>
          </w:tcPr>
          <w:p w14:paraId="5506DCB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034D54D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ACE8FD0" w14:textId="77777777" w:rsidTr="006C0835">
        <w:trPr>
          <w:trHeight w:val="315"/>
          <w:tblCellSpacing w:w="0" w:type="dxa"/>
        </w:trPr>
        <w:tc>
          <w:tcPr>
            <w:tcW w:w="1588" w:type="dxa"/>
            <w:vAlign w:val="center"/>
            <w:hideMark/>
          </w:tcPr>
          <w:p w14:paraId="66E6034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Mediathread</w:t>
            </w:r>
          </w:p>
        </w:tc>
        <w:tc>
          <w:tcPr>
            <w:tcW w:w="1701" w:type="dxa"/>
            <w:vAlign w:val="center"/>
            <w:hideMark/>
          </w:tcPr>
          <w:p w14:paraId="21180FC9"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Editorial; configutrational</w:t>
            </w:r>
          </w:p>
        </w:tc>
        <w:tc>
          <w:tcPr>
            <w:tcW w:w="1417" w:type="dxa"/>
            <w:vAlign w:val="center"/>
            <w:hideMark/>
          </w:tcPr>
          <w:p w14:paraId="332261D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 media annotation</w:t>
            </w:r>
          </w:p>
        </w:tc>
        <w:tc>
          <w:tcPr>
            <w:tcW w:w="1843" w:type="dxa"/>
            <w:vAlign w:val="center"/>
            <w:hideMark/>
          </w:tcPr>
          <w:p w14:paraId="490F79E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 cataloguing</w:t>
            </w:r>
          </w:p>
        </w:tc>
        <w:tc>
          <w:tcPr>
            <w:tcW w:w="850" w:type="dxa"/>
            <w:vAlign w:val="center"/>
            <w:hideMark/>
          </w:tcPr>
          <w:p w14:paraId="71C53B4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 video</w:t>
            </w:r>
          </w:p>
        </w:tc>
        <w:tc>
          <w:tcPr>
            <w:tcW w:w="993" w:type="dxa"/>
            <w:vAlign w:val="center"/>
            <w:hideMark/>
          </w:tcPr>
          <w:p w14:paraId="367F3BB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4A23260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1FABDAB8" w14:textId="77777777" w:rsidTr="006C0835">
        <w:trPr>
          <w:trHeight w:val="315"/>
          <w:tblCellSpacing w:w="0" w:type="dxa"/>
        </w:trPr>
        <w:tc>
          <w:tcPr>
            <w:tcW w:w="1588" w:type="dxa"/>
            <w:vAlign w:val="center"/>
            <w:hideMark/>
          </w:tcPr>
          <w:p w14:paraId="11CF9F9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Rehersal Assistant</w:t>
            </w:r>
          </w:p>
        </w:tc>
        <w:tc>
          <w:tcPr>
            <w:tcW w:w="1701" w:type="dxa"/>
            <w:vAlign w:val="center"/>
            <w:hideMark/>
          </w:tcPr>
          <w:p w14:paraId="652B1D3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20C458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 media annotation</w:t>
            </w:r>
          </w:p>
        </w:tc>
        <w:tc>
          <w:tcPr>
            <w:tcW w:w="1843" w:type="dxa"/>
            <w:vAlign w:val="center"/>
            <w:hideMark/>
          </w:tcPr>
          <w:p w14:paraId="6BD5477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70240CE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video; audio</w:t>
            </w:r>
          </w:p>
        </w:tc>
        <w:tc>
          <w:tcPr>
            <w:tcW w:w="993" w:type="dxa"/>
            <w:vAlign w:val="center"/>
            <w:hideMark/>
          </w:tcPr>
          <w:p w14:paraId="3210D8C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4B5A48A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573E8CE" w14:textId="77777777" w:rsidTr="006C0835">
        <w:trPr>
          <w:trHeight w:val="315"/>
          <w:tblCellSpacing w:w="0" w:type="dxa"/>
        </w:trPr>
        <w:tc>
          <w:tcPr>
            <w:tcW w:w="1588" w:type="dxa"/>
            <w:vAlign w:val="center"/>
            <w:hideMark/>
          </w:tcPr>
          <w:p w14:paraId="5BB8DD0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Vertov</w:t>
            </w:r>
          </w:p>
        </w:tc>
        <w:tc>
          <w:tcPr>
            <w:tcW w:w="1701" w:type="dxa"/>
            <w:vAlign w:val="center"/>
            <w:hideMark/>
          </w:tcPr>
          <w:p w14:paraId="5E03B33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EFF8A9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 media annotation</w:t>
            </w:r>
          </w:p>
        </w:tc>
        <w:tc>
          <w:tcPr>
            <w:tcW w:w="1843" w:type="dxa"/>
            <w:vAlign w:val="center"/>
            <w:hideMark/>
          </w:tcPr>
          <w:p w14:paraId="3C73B5FE"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3E19988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76FD694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72BCBAC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1BCFC1D" w14:textId="77777777" w:rsidTr="006C0835">
        <w:trPr>
          <w:trHeight w:val="315"/>
          <w:tblCellSpacing w:w="0" w:type="dxa"/>
        </w:trPr>
        <w:tc>
          <w:tcPr>
            <w:tcW w:w="1588" w:type="dxa"/>
            <w:vAlign w:val="center"/>
            <w:hideMark/>
          </w:tcPr>
          <w:p w14:paraId="4EE5E1DD" w14:textId="77777777" w:rsidR="005051CB" w:rsidRPr="006C0835" w:rsidRDefault="005051CB">
            <w:pPr>
              <w:rPr>
                <w:rFonts w:ascii="Times" w:eastAsia="Times New Roman" w:hAnsi="Times" w:cs="Times New Roman"/>
                <w:sz w:val="22"/>
                <w:szCs w:val="22"/>
              </w:rPr>
            </w:pPr>
            <w:hyperlink r:id="rId43" w:tgtFrame="_blank" w:history="1">
              <w:r w:rsidRPr="006C0835">
                <w:rPr>
                  <w:rStyle w:val="Hyperlnk"/>
                  <w:rFonts w:ascii="Times" w:eastAsia="Times New Roman" w:hAnsi="Times" w:cs="Times New Roman"/>
                  <w:sz w:val="22"/>
                  <w:szCs w:val="22"/>
                </w:rPr>
                <w:t>A.nnotate.com</w:t>
              </w:r>
            </w:hyperlink>
          </w:p>
        </w:tc>
        <w:tc>
          <w:tcPr>
            <w:tcW w:w="1701" w:type="dxa"/>
            <w:vAlign w:val="center"/>
            <w:hideMark/>
          </w:tcPr>
          <w:p w14:paraId="6416CC6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9AD561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web-page annotation</w:t>
            </w:r>
          </w:p>
        </w:tc>
        <w:tc>
          <w:tcPr>
            <w:tcW w:w="1843" w:type="dxa"/>
            <w:vAlign w:val="center"/>
            <w:hideMark/>
          </w:tcPr>
          <w:p w14:paraId="69CC06F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5335344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3B23B19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63606B8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3050432B" w14:textId="77777777" w:rsidTr="006C0835">
        <w:trPr>
          <w:trHeight w:val="315"/>
          <w:tblCellSpacing w:w="0" w:type="dxa"/>
        </w:trPr>
        <w:tc>
          <w:tcPr>
            <w:tcW w:w="1588" w:type="dxa"/>
            <w:vAlign w:val="center"/>
            <w:hideMark/>
          </w:tcPr>
          <w:p w14:paraId="59252D4D"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Annozilla (Annotea on Mozilla)</w:t>
            </w:r>
          </w:p>
        </w:tc>
        <w:tc>
          <w:tcPr>
            <w:tcW w:w="1701" w:type="dxa"/>
            <w:vAlign w:val="center"/>
            <w:hideMark/>
          </w:tcPr>
          <w:p w14:paraId="0247D5B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18DD9E4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web-page annotation</w:t>
            </w:r>
          </w:p>
        </w:tc>
        <w:tc>
          <w:tcPr>
            <w:tcW w:w="1843" w:type="dxa"/>
            <w:vAlign w:val="center"/>
            <w:hideMark/>
          </w:tcPr>
          <w:p w14:paraId="090EAFE4"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137E85F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77E6EB5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70DE42F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40EAC3C4" w14:textId="77777777" w:rsidTr="006C0835">
        <w:trPr>
          <w:trHeight w:val="315"/>
          <w:tblCellSpacing w:w="0" w:type="dxa"/>
        </w:trPr>
        <w:tc>
          <w:tcPr>
            <w:tcW w:w="1588" w:type="dxa"/>
            <w:vAlign w:val="center"/>
            <w:hideMark/>
          </w:tcPr>
          <w:p w14:paraId="78B35D9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Fleck</w:t>
            </w:r>
          </w:p>
        </w:tc>
        <w:tc>
          <w:tcPr>
            <w:tcW w:w="1701" w:type="dxa"/>
            <w:vAlign w:val="center"/>
            <w:hideMark/>
          </w:tcPr>
          <w:p w14:paraId="141A212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976B11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web-page annotation</w:t>
            </w:r>
          </w:p>
        </w:tc>
        <w:tc>
          <w:tcPr>
            <w:tcW w:w="1843" w:type="dxa"/>
            <w:vAlign w:val="center"/>
            <w:hideMark/>
          </w:tcPr>
          <w:p w14:paraId="69752DC6"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4F6A046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3136FC5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257A8BA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501B06D" w14:textId="77777777" w:rsidTr="006C0835">
        <w:trPr>
          <w:trHeight w:val="315"/>
          <w:tblCellSpacing w:w="0" w:type="dxa"/>
        </w:trPr>
        <w:tc>
          <w:tcPr>
            <w:tcW w:w="1588" w:type="dxa"/>
            <w:vAlign w:val="center"/>
            <w:hideMark/>
          </w:tcPr>
          <w:p w14:paraId="0533A70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NoteBook</w:t>
            </w:r>
          </w:p>
        </w:tc>
        <w:tc>
          <w:tcPr>
            <w:tcW w:w="1701" w:type="dxa"/>
            <w:vAlign w:val="center"/>
            <w:hideMark/>
          </w:tcPr>
          <w:p w14:paraId="299B55F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73DB4D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web-page annotation</w:t>
            </w:r>
          </w:p>
        </w:tc>
        <w:tc>
          <w:tcPr>
            <w:tcW w:w="1843" w:type="dxa"/>
            <w:vAlign w:val="center"/>
            <w:hideMark/>
          </w:tcPr>
          <w:p w14:paraId="254F0986"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642D31B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34D94A1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0EFC43E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70A7C43" w14:textId="77777777" w:rsidTr="006C0835">
        <w:trPr>
          <w:trHeight w:val="315"/>
          <w:tblCellSpacing w:w="0" w:type="dxa"/>
        </w:trPr>
        <w:tc>
          <w:tcPr>
            <w:tcW w:w="1588" w:type="dxa"/>
            <w:vAlign w:val="center"/>
            <w:hideMark/>
          </w:tcPr>
          <w:p w14:paraId="6442FC6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Project Pad</w:t>
            </w:r>
          </w:p>
        </w:tc>
        <w:tc>
          <w:tcPr>
            <w:tcW w:w="1701" w:type="dxa"/>
            <w:vAlign w:val="center"/>
            <w:hideMark/>
          </w:tcPr>
          <w:p w14:paraId="78D9A60D"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Editorial; configutrational</w:t>
            </w:r>
          </w:p>
        </w:tc>
        <w:tc>
          <w:tcPr>
            <w:tcW w:w="1417" w:type="dxa"/>
            <w:vAlign w:val="center"/>
            <w:hideMark/>
          </w:tcPr>
          <w:p w14:paraId="50C4281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web-page annotation</w:t>
            </w:r>
          </w:p>
        </w:tc>
        <w:tc>
          <w:tcPr>
            <w:tcW w:w="1843" w:type="dxa"/>
            <w:vAlign w:val="center"/>
            <w:hideMark/>
          </w:tcPr>
          <w:p w14:paraId="10442094"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20A29626"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text; image; video; sound</w:t>
            </w:r>
          </w:p>
        </w:tc>
        <w:tc>
          <w:tcPr>
            <w:tcW w:w="993" w:type="dxa"/>
            <w:vAlign w:val="center"/>
            <w:hideMark/>
          </w:tcPr>
          <w:p w14:paraId="1866F51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40D6340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47D8100" w14:textId="77777777" w:rsidTr="006C0835">
        <w:trPr>
          <w:trHeight w:val="315"/>
          <w:tblCellSpacing w:w="0" w:type="dxa"/>
        </w:trPr>
        <w:tc>
          <w:tcPr>
            <w:tcW w:w="1588" w:type="dxa"/>
            <w:vAlign w:val="center"/>
            <w:hideMark/>
          </w:tcPr>
          <w:p w14:paraId="158D323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SharedCopy</w:t>
            </w:r>
          </w:p>
        </w:tc>
        <w:tc>
          <w:tcPr>
            <w:tcW w:w="1701" w:type="dxa"/>
            <w:vAlign w:val="center"/>
            <w:hideMark/>
          </w:tcPr>
          <w:p w14:paraId="64CC12B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3F5D85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web-page annotation</w:t>
            </w:r>
          </w:p>
        </w:tc>
        <w:tc>
          <w:tcPr>
            <w:tcW w:w="1843" w:type="dxa"/>
            <w:vAlign w:val="center"/>
            <w:hideMark/>
          </w:tcPr>
          <w:p w14:paraId="09781788"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5F2B852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23A05E0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5A44B84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5F5642CF" w14:textId="77777777" w:rsidTr="006C0835">
        <w:trPr>
          <w:trHeight w:val="315"/>
          <w:tblCellSpacing w:w="0" w:type="dxa"/>
        </w:trPr>
        <w:tc>
          <w:tcPr>
            <w:tcW w:w="1588" w:type="dxa"/>
            <w:vAlign w:val="center"/>
            <w:hideMark/>
          </w:tcPr>
          <w:p w14:paraId="0567C13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lastRenderedPageBreak/>
              <w:t>Springpad</w:t>
            </w:r>
          </w:p>
        </w:tc>
        <w:tc>
          <w:tcPr>
            <w:tcW w:w="1701" w:type="dxa"/>
            <w:vAlign w:val="center"/>
            <w:hideMark/>
          </w:tcPr>
          <w:p w14:paraId="786AEF1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Configurational</w:t>
            </w:r>
          </w:p>
        </w:tc>
        <w:tc>
          <w:tcPr>
            <w:tcW w:w="1417" w:type="dxa"/>
            <w:vAlign w:val="center"/>
            <w:hideMark/>
          </w:tcPr>
          <w:p w14:paraId="3963C02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web-page annotation</w:t>
            </w:r>
          </w:p>
        </w:tc>
        <w:tc>
          <w:tcPr>
            <w:tcW w:w="1843" w:type="dxa"/>
            <w:vAlign w:val="center"/>
            <w:hideMark/>
          </w:tcPr>
          <w:p w14:paraId="42CEFD1E"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 Collaborative tagging</w:t>
            </w:r>
          </w:p>
        </w:tc>
        <w:tc>
          <w:tcPr>
            <w:tcW w:w="850" w:type="dxa"/>
            <w:vAlign w:val="center"/>
            <w:hideMark/>
          </w:tcPr>
          <w:p w14:paraId="19D1522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0E49450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2BE9495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1814096A" w14:textId="77777777" w:rsidTr="006C0835">
        <w:trPr>
          <w:trHeight w:val="315"/>
          <w:tblCellSpacing w:w="0" w:type="dxa"/>
        </w:trPr>
        <w:tc>
          <w:tcPr>
            <w:tcW w:w="1588" w:type="dxa"/>
            <w:vAlign w:val="center"/>
            <w:hideMark/>
          </w:tcPr>
          <w:p w14:paraId="449D658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Trailfire</w:t>
            </w:r>
          </w:p>
        </w:tc>
        <w:tc>
          <w:tcPr>
            <w:tcW w:w="1701" w:type="dxa"/>
            <w:vAlign w:val="center"/>
            <w:hideMark/>
          </w:tcPr>
          <w:p w14:paraId="654CD31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Configurational</w:t>
            </w:r>
          </w:p>
        </w:tc>
        <w:tc>
          <w:tcPr>
            <w:tcW w:w="1417" w:type="dxa"/>
            <w:vAlign w:val="center"/>
            <w:hideMark/>
          </w:tcPr>
          <w:p w14:paraId="4F4A2A0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web-page annotation</w:t>
            </w:r>
          </w:p>
        </w:tc>
        <w:tc>
          <w:tcPr>
            <w:tcW w:w="1843" w:type="dxa"/>
            <w:vAlign w:val="center"/>
            <w:hideMark/>
          </w:tcPr>
          <w:p w14:paraId="6B3A921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4102CCB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2373DB2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2EAB1EC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7ABFBAC5" w14:textId="77777777" w:rsidTr="006C0835">
        <w:trPr>
          <w:trHeight w:val="315"/>
          <w:tblCellSpacing w:w="0" w:type="dxa"/>
        </w:trPr>
        <w:tc>
          <w:tcPr>
            <w:tcW w:w="1588" w:type="dxa"/>
            <w:vAlign w:val="center"/>
            <w:hideMark/>
          </w:tcPr>
          <w:p w14:paraId="1D6BB7B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Pliny</w:t>
            </w:r>
          </w:p>
        </w:tc>
        <w:tc>
          <w:tcPr>
            <w:tcW w:w="1701" w:type="dxa"/>
            <w:vAlign w:val="center"/>
            <w:hideMark/>
          </w:tcPr>
          <w:p w14:paraId="48732B9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55CFADC"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web-page annotation; PDF annotation</w:t>
            </w:r>
          </w:p>
        </w:tc>
        <w:tc>
          <w:tcPr>
            <w:tcW w:w="1843" w:type="dxa"/>
            <w:vAlign w:val="center"/>
            <w:hideMark/>
          </w:tcPr>
          <w:p w14:paraId="5B106EB6"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20741D1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218C3D6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1C1BF6D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01F4C0CC" w14:textId="77777777" w:rsidTr="006C0835">
        <w:trPr>
          <w:trHeight w:val="315"/>
          <w:tblCellSpacing w:w="0" w:type="dxa"/>
        </w:trPr>
        <w:tc>
          <w:tcPr>
            <w:tcW w:w="1588" w:type="dxa"/>
            <w:vAlign w:val="center"/>
            <w:hideMark/>
          </w:tcPr>
          <w:p w14:paraId="7A024BA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Bibliopedia</w:t>
            </w:r>
          </w:p>
        </w:tc>
        <w:tc>
          <w:tcPr>
            <w:tcW w:w="1701" w:type="dxa"/>
            <w:vAlign w:val="center"/>
            <w:hideMark/>
          </w:tcPr>
          <w:p w14:paraId="451D74D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Configurational; editorial</w:t>
            </w:r>
          </w:p>
        </w:tc>
        <w:tc>
          <w:tcPr>
            <w:tcW w:w="1417" w:type="dxa"/>
            <w:vAlign w:val="center"/>
            <w:hideMark/>
          </w:tcPr>
          <w:p w14:paraId="16189CC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wiki annotation</w:t>
            </w:r>
          </w:p>
        </w:tc>
        <w:tc>
          <w:tcPr>
            <w:tcW w:w="1843" w:type="dxa"/>
            <w:vAlign w:val="center"/>
            <w:hideMark/>
          </w:tcPr>
          <w:p w14:paraId="4942252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099813E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2A3F2F8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550EF58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378E4DF" w14:textId="77777777" w:rsidTr="006C0835">
        <w:trPr>
          <w:trHeight w:val="315"/>
          <w:tblCellSpacing w:w="0" w:type="dxa"/>
        </w:trPr>
        <w:tc>
          <w:tcPr>
            <w:tcW w:w="1588" w:type="dxa"/>
            <w:vAlign w:val="center"/>
            <w:hideMark/>
          </w:tcPr>
          <w:p w14:paraId="61CA743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FromThePage</w:t>
            </w:r>
          </w:p>
        </w:tc>
        <w:tc>
          <w:tcPr>
            <w:tcW w:w="1701" w:type="dxa"/>
            <w:vAlign w:val="center"/>
            <w:hideMark/>
          </w:tcPr>
          <w:p w14:paraId="2EDA4F1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8199DD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wiki annotation</w:t>
            </w:r>
          </w:p>
        </w:tc>
        <w:tc>
          <w:tcPr>
            <w:tcW w:w="1843" w:type="dxa"/>
            <w:vAlign w:val="center"/>
            <w:hideMark/>
          </w:tcPr>
          <w:p w14:paraId="59C8410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Transcription</w:t>
            </w:r>
          </w:p>
        </w:tc>
        <w:tc>
          <w:tcPr>
            <w:tcW w:w="850" w:type="dxa"/>
            <w:vAlign w:val="center"/>
            <w:hideMark/>
          </w:tcPr>
          <w:p w14:paraId="72747FA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7A5284D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4ABEC4C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60B2C412" w14:textId="77777777" w:rsidTr="006C0835">
        <w:trPr>
          <w:trHeight w:val="315"/>
          <w:tblCellSpacing w:w="0" w:type="dxa"/>
        </w:trPr>
        <w:tc>
          <w:tcPr>
            <w:tcW w:w="1588" w:type="dxa"/>
            <w:vAlign w:val="center"/>
            <w:hideMark/>
          </w:tcPr>
          <w:p w14:paraId="659CEC8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ANNIS</w:t>
            </w:r>
          </w:p>
        </w:tc>
        <w:tc>
          <w:tcPr>
            <w:tcW w:w="1701" w:type="dxa"/>
            <w:vAlign w:val="center"/>
            <w:hideMark/>
          </w:tcPr>
          <w:p w14:paraId="502A84C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A33C32C" w14:textId="77777777" w:rsidR="005051CB" w:rsidRPr="006C0835" w:rsidRDefault="005051CB">
            <w:pPr>
              <w:rPr>
                <w:rFonts w:ascii="Times" w:eastAsia="Times New Roman" w:hAnsi="Times" w:cs="Times New Roman"/>
                <w:sz w:val="22"/>
                <w:szCs w:val="22"/>
              </w:rPr>
            </w:pPr>
          </w:p>
        </w:tc>
        <w:tc>
          <w:tcPr>
            <w:tcW w:w="1843" w:type="dxa"/>
            <w:vAlign w:val="center"/>
            <w:hideMark/>
          </w:tcPr>
          <w:p w14:paraId="7ED3276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059B920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3C3D064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0C27C54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5EEFEEC" w14:textId="77777777" w:rsidTr="006C0835">
        <w:trPr>
          <w:trHeight w:val="315"/>
          <w:tblCellSpacing w:w="0" w:type="dxa"/>
        </w:trPr>
        <w:tc>
          <w:tcPr>
            <w:tcW w:w="1588" w:type="dxa"/>
            <w:vAlign w:val="center"/>
            <w:hideMark/>
          </w:tcPr>
          <w:p w14:paraId="63EF000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Annotator</w:t>
            </w:r>
          </w:p>
        </w:tc>
        <w:tc>
          <w:tcPr>
            <w:tcW w:w="1701" w:type="dxa"/>
            <w:vAlign w:val="center"/>
            <w:hideMark/>
          </w:tcPr>
          <w:p w14:paraId="62E03F4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FE8EFAB" w14:textId="77777777" w:rsidR="005051CB" w:rsidRPr="006C0835" w:rsidRDefault="005051CB">
            <w:pPr>
              <w:rPr>
                <w:rFonts w:ascii="Times" w:eastAsia="Times New Roman" w:hAnsi="Times" w:cs="Times New Roman"/>
                <w:sz w:val="22"/>
                <w:szCs w:val="22"/>
              </w:rPr>
            </w:pPr>
          </w:p>
        </w:tc>
        <w:tc>
          <w:tcPr>
            <w:tcW w:w="1843" w:type="dxa"/>
            <w:vAlign w:val="center"/>
            <w:hideMark/>
          </w:tcPr>
          <w:p w14:paraId="363F61A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3891A75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46CDC1D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5E92645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 (can be stored in Annotea)</w:t>
            </w:r>
          </w:p>
        </w:tc>
      </w:tr>
      <w:tr w:rsidR="00FB25D9" w14:paraId="72FEE293" w14:textId="77777777" w:rsidTr="006C0835">
        <w:trPr>
          <w:trHeight w:val="315"/>
          <w:tblCellSpacing w:w="0" w:type="dxa"/>
        </w:trPr>
        <w:tc>
          <w:tcPr>
            <w:tcW w:w="1588" w:type="dxa"/>
            <w:vAlign w:val="center"/>
            <w:hideMark/>
          </w:tcPr>
          <w:p w14:paraId="23C7D65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Annotorious</w:t>
            </w:r>
          </w:p>
        </w:tc>
        <w:tc>
          <w:tcPr>
            <w:tcW w:w="1701" w:type="dxa"/>
            <w:vAlign w:val="center"/>
            <w:hideMark/>
          </w:tcPr>
          <w:p w14:paraId="44777B5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36C36C02" w14:textId="77777777" w:rsidR="005051CB" w:rsidRPr="006C0835" w:rsidRDefault="005051CB">
            <w:pPr>
              <w:rPr>
                <w:rFonts w:ascii="Times" w:eastAsia="Times New Roman" w:hAnsi="Times" w:cs="Times New Roman"/>
                <w:sz w:val="22"/>
                <w:szCs w:val="22"/>
              </w:rPr>
            </w:pPr>
          </w:p>
        </w:tc>
        <w:tc>
          <w:tcPr>
            <w:tcW w:w="1843" w:type="dxa"/>
            <w:vAlign w:val="center"/>
            <w:hideMark/>
          </w:tcPr>
          <w:p w14:paraId="0213536F"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3A74807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video</w:t>
            </w:r>
          </w:p>
        </w:tc>
        <w:tc>
          <w:tcPr>
            <w:tcW w:w="993" w:type="dxa"/>
            <w:vAlign w:val="center"/>
            <w:hideMark/>
          </w:tcPr>
          <w:p w14:paraId="22716FD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74DB3E7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 (via OKF)</w:t>
            </w:r>
          </w:p>
        </w:tc>
      </w:tr>
      <w:tr w:rsidR="00FB25D9" w14:paraId="5ECACF09" w14:textId="77777777" w:rsidTr="006C0835">
        <w:trPr>
          <w:trHeight w:val="315"/>
          <w:tblCellSpacing w:w="0" w:type="dxa"/>
        </w:trPr>
        <w:tc>
          <w:tcPr>
            <w:tcW w:w="1588" w:type="dxa"/>
            <w:vAlign w:val="center"/>
            <w:hideMark/>
          </w:tcPr>
          <w:p w14:paraId="3AF5D644" w14:textId="77777777" w:rsidR="005051CB" w:rsidRPr="006C0835" w:rsidRDefault="005051CB">
            <w:pPr>
              <w:rPr>
                <w:rFonts w:ascii="Times" w:eastAsia="Times New Roman" w:hAnsi="Times" w:cs="Times New Roman"/>
                <w:sz w:val="22"/>
                <w:szCs w:val="22"/>
              </w:rPr>
            </w:pPr>
            <w:hyperlink r:id="rId44" w:tgtFrame="_blank" w:history="1">
              <w:r w:rsidRPr="006C0835">
                <w:rPr>
                  <w:rStyle w:val="Hyperlnk"/>
                  <w:rFonts w:ascii="Times" w:eastAsia="Times New Roman" w:hAnsi="Times" w:cs="Times New Roman"/>
                  <w:sz w:val="22"/>
                  <w:szCs w:val="22"/>
                </w:rPr>
                <w:t>Atlas.ti</w:t>
              </w:r>
            </w:hyperlink>
          </w:p>
        </w:tc>
        <w:tc>
          <w:tcPr>
            <w:tcW w:w="1701" w:type="dxa"/>
            <w:vAlign w:val="center"/>
            <w:hideMark/>
          </w:tcPr>
          <w:p w14:paraId="0429C27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Synthetic</w:t>
            </w:r>
          </w:p>
        </w:tc>
        <w:tc>
          <w:tcPr>
            <w:tcW w:w="1417" w:type="dxa"/>
            <w:vAlign w:val="center"/>
            <w:hideMark/>
          </w:tcPr>
          <w:p w14:paraId="511678A5" w14:textId="77777777" w:rsidR="005051CB" w:rsidRPr="006C0835" w:rsidRDefault="005051CB">
            <w:pPr>
              <w:rPr>
                <w:rFonts w:ascii="Times" w:eastAsia="Times New Roman" w:hAnsi="Times" w:cs="Times New Roman"/>
                <w:sz w:val="22"/>
                <w:szCs w:val="22"/>
              </w:rPr>
            </w:pPr>
          </w:p>
        </w:tc>
        <w:tc>
          <w:tcPr>
            <w:tcW w:w="1843" w:type="dxa"/>
            <w:vAlign w:val="center"/>
            <w:hideMark/>
          </w:tcPr>
          <w:p w14:paraId="661F1FD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53165DE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1C1CD04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186F864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bl>
    <w:p w14:paraId="687B0597" w14:textId="77777777" w:rsidR="005051CB" w:rsidRDefault="005051CB" w:rsidP="009B54F3"/>
    <w:p w14:paraId="36659599" w14:textId="77777777" w:rsidR="00133130" w:rsidRDefault="00133130" w:rsidP="00133130"/>
    <w:p w14:paraId="2F1891ED" w14:textId="6765EB89" w:rsidR="00133130" w:rsidRDefault="00133130" w:rsidP="00133130">
      <w:commentRangeStart w:id="362"/>
      <w:r>
        <w:t>User scenario 1:</w:t>
      </w:r>
      <w:commentRangeEnd w:id="362"/>
      <w:r w:rsidR="001765FA">
        <w:rPr>
          <w:rStyle w:val="Kommentarsreferens"/>
        </w:rPr>
        <w:commentReference w:id="362"/>
      </w:r>
      <w:r>
        <w:t xml:space="preserve"> </w:t>
      </w:r>
      <w:r w:rsidRPr="006C0835">
        <w:rPr>
          <w:i/>
        </w:rPr>
        <w:t>Bibliographic annotation</w:t>
      </w:r>
      <w:r w:rsidR="006C0835">
        <w:rPr>
          <w:i/>
        </w:rPr>
        <w:t>.</w:t>
      </w:r>
    </w:p>
    <w:p w14:paraId="0038A96A" w14:textId="1CB6B7EA" w:rsidR="00133130" w:rsidRDefault="00133130" w:rsidP="006C0835">
      <w:pPr>
        <w:ind w:firstLine="284"/>
        <w:jc w:val="both"/>
      </w:pPr>
      <w:r>
        <w:t xml:space="preserve">Review of tools available: </w:t>
      </w:r>
      <w:r w:rsidR="00C40F85">
        <w:t xml:space="preserve"> </w:t>
      </w:r>
      <w:r>
        <w:t>LitBlitz Literature Notes</w:t>
      </w:r>
      <w:r w:rsidR="00C40F85">
        <w:t xml:space="preserve"> </w:t>
      </w:r>
      <w:r>
        <w:t>Manager</w:t>
      </w:r>
      <w:r w:rsidR="00C40F85">
        <w:t xml:space="preserve">, </w:t>
      </w:r>
      <w:r>
        <w:t>NoodleTools</w:t>
      </w:r>
      <w:r w:rsidR="00C40F85">
        <w:t xml:space="preserve">, </w:t>
      </w:r>
      <w:r>
        <w:t>Projects</w:t>
      </w:r>
      <w:r w:rsidR="00C40F85">
        <w:t>, O</w:t>
      </w:r>
      <w:r>
        <w:t>igga</w:t>
      </w:r>
      <w:r w:rsidR="00C40F85">
        <w:t xml:space="preserve">, </w:t>
      </w:r>
      <w:r>
        <w:t>Sente</w:t>
      </w:r>
      <w:r w:rsidR="00C40F85">
        <w:t xml:space="preserve">.  </w:t>
      </w:r>
      <w:r>
        <w:t>All but one of these are configurational, i.e. that they tend to support the organization and ordering of database records, rather than the annotation of those records with further information.</w:t>
      </w:r>
      <w:r w:rsidR="006C0835">
        <w:t xml:space="preserve"> </w:t>
      </w:r>
    </w:p>
    <w:p w14:paraId="7C508399" w14:textId="6F2B185E" w:rsidR="00133130" w:rsidRDefault="00133130" w:rsidP="006C0835">
      <w:pPr>
        <w:ind w:firstLine="284"/>
        <w:jc w:val="both"/>
      </w:pPr>
      <w:r>
        <w:t>Scenario: a user has a bibliography they have formed over five years of research, on a specific geographic area. In this case the bibliography is the archaeology of Cyprus in the Byzantine period. Each bibliographic reference is the authority for a particular spelling of a particular place-name, e.g. “Paphos” as opposed to “Pafos”. The user wishes to use their bibliographic resource to annotate place-name references in the third-party document with their bibliography. This may be viewed as ‘enhanced citation’.</w:t>
      </w:r>
    </w:p>
    <w:p w14:paraId="4E1F44AB" w14:textId="6352B88B" w:rsidR="00133130" w:rsidRDefault="00133130" w:rsidP="006C0835">
      <w:pPr>
        <w:ind w:firstLine="284"/>
        <w:jc w:val="both"/>
      </w:pPr>
      <w:r>
        <w:t>Formal/informal</w:t>
      </w:r>
      <w:r w:rsidR="00D642DC">
        <w:t>: The annotations of the text i</w:t>
      </w:r>
      <w:r>
        <w:t xml:space="preserve">s a formal annotation requirement, as the third party text is being annotated with pre-existing information. The annotations of </w:t>
      </w:r>
      <w:r>
        <w:lastRenderedPageBreak/>
        <w:t xml:space="preserve">the bibliography are informal, as they provide free text information on each individual item. </w:t>
      </w:r>
    </w:p>
    <w:p w14:paraId="2C40E1DB" w14:textId="777EA9FF" w:rsidR="00133130" w:rsidRDefault="00133130" w:rsidP="006C0835">
      <w:pPr>
        <w:ind w:firstLine="284"/>
        <w:jc w:val="both"/>
      </w:pPr>
      <w:r>
        <w:t>Asset: The asset is purely textual. Previously the researcher had kept it in a Word document on their local hard-drive but recently, as one of the outputs of a research project, they have published it online as part of an inventory, marked up in XML, of Byzantine monuments in Cyprus. It is available on a webpage as a list of publications with author, title, periodical title (if appropriate), date of publication and page reference.</w:t>
      </w:r>
    </w:p>
    <w:p w14:paraId="74398499" w14:textId="514CA55B" w:rsidR="00133130" w:rsidRDefault="00133130" w:rsidP="006C0835">
      <w:pPr>
        <w:ind w:firstLine="284"/>
        <w:jc w:val="both"/>
      </w:pPr>
      <w:r>
        <w:t xml:space="preserve">Annotations take the form of links to the bibliographic records in the researcher’s database, and also the annotations they have made on the bibliographic records. The latter might include ‘is this reference up to date’ or ‘is it being cited in agreement or disagreement’. </w:t>
      </w:r>
    </w:p>
    <w:p w14:paraId="2B756566" w14:textId="542B2C64" w:rsidR="00133130" w:rsidRDefault="00133130" w:rsidP="006C0835">
      <w:pPr>
        <w:ind w:firstLine="284"/>
        <w:jc w:val="both"/>
      </w:pPr>
      <w:r>
        <w:t>The annotations in the bibliography should be able to link simultaneously to multiple</w:t>
      </w:r>
      <w:r w:rsidR="00D642DC">
        <w:t xml:space="preserve"> </w:t>
      </w:r>
      <w:r>
        <w:t>bibliographic references.</w:t>
      </w:r>
    </w:p>
    <w:p w14:paraId="51BFD731" w14:textId="77777777" w:rsidR="00133130" w:rsidRDefault="00133130" w:rsidP="00133130"/>
    <w:p w14:paraId="43F78610" w14:textId="77777777" w:rsidR="00853EA3" w:rsidRDefault="00133130" w:rsidP="00133130">
      <w:r>
        <w:t xml:space="preserve">Necessary functions: </w:t>
      </w:r>
    </w:p>
    <w:p w14:paraId="79511969" w14:textId="7CBCD5DF" w:rsidR="00853EA3" w:rsidRDefault="00133130" w:rsidP="000C2DF3">
      <w:pPr>
        <w:pStyle w:val="Liststycke"/>
        <w:numPr>
          <w:ilvl w:val="0"/>
          <w:numId w:val="3"/>
        </w:numPr>
      </w:pPr>
      <w:r>
        <w:rPr>
          <w:rFonts w:hint="eastAsia"/>
        </w:rPr>
        <w:t>Highlight text, placing markers on particular pu</w:t>
      </w:r>
      <w:r w:rsidR="00D642DC">
        <w:rPr>
          <w:rFonts w:hint="eastAsia"/>
        </w:rPr>
        <w:t xml:space="preserve">blications as aides-memoire for </w:t>
      </w:r>
      <w:r>
        <w:t>publication they are working on. This would be whole records/paragraphs rather than</w:t>
      </w:r>
      <w:r w:rsidR="00D642DC">
        <w:t xml:space="preserve"> </w:t>
      </w:r>
      <w:r>
        <w:t>individual words.</w:t>
      </w:r>
    </w:p>
    <w:p w14:paraId="5F566144" w14:textId="77777777" w:rsidR="00853EA3" w:rsidRDefault="00133130" w:rsidP="000C2DF3">
      <w:pPr>
        <w:pStyle w:val="Liststycke"/>
        <w:numPr>
          <w:ilvl w:val="0"/>
          <w:numId w:val="3"/>
        </w:numPr>
      </w:pPr>
      <w:r>
        <w:rPr>
          <w:rFonts w:hint="eastAsia"/>
        </w:rPr>
        <w:t>They may also wish to Add comments</w:t>
      </w:r>
      <w:r w:rsidR="00D642DC">
        <w:rPr>
          <w:rFonts w:hint="eastAsia"/>
        </w:rPr>
        <w:t xml:space="preserve"> in the form of scribbled notes.</w:t>
      </w:r>
    </w:p>
    <w:p w14:paraId="65FFEAFD" w14:textId="77777777" w:rsidR="00853EA3" w:rsidRDefault="00133130" w:rsidP="000C2DF3">
      <w:pPr>
        <w:pStyle w:val="Liststycke"/>
        <w:numPr>
          <w:ilvl w:val="0"/>
          <w:numId w:val="3"/>
        </w:numPr>
      </w:pPr>
      <w:r>
        <w:rPr>
          <w:rFonts w:hint="eastAsia"/>
        </w:rPr>
        <w:t xml:space="preserve">They may wish to Share selected parts of the original resource via email, Twitter, </w:t>
      </w:r>
      <w:r>
        <w:t xml:space="preserve">and Facebook, although email is likely to be far the most useful of these, as they will </w:t>
      </w:r>
      <w:del w:id="363" w:author="testuser" w:date="2014-09-29T13:38:00Z">
        <w:r w:rsidR="00D642DC" w:rsidDel="00E001C6">
          <w:delText xml:space="preserve"> </w:delText>
        </w:r>
      </w:del>
      <w:r>
        <w:t>wish to share references to their bibliography with individual colleagues</w:t>
      </w:r>
      <w:r w:rsidR="00D642DC">
        <w:t>.</w:t>
      </w:r>
    </w:p>
    <w:p w14:paraId="65F6F5BE" w14:textId="77777777" w:rsidR="00853EA3" w:rsidRDefault="00133130" w:rsidP="000C2DF3">
      <w:pPr>
        <w:pStyle w:val="Liststycke"/>
        <w:numPr>
          <w:ilvl w:val="0"/>
          <w:numId w:val="3"/>
        </w:numPr>
      </w:pPr>
      <w:r>
        <w:rPr>
          <w:rFonts w:hint="eastAsia"/>
        </w:rPr>
        <w:t xml:space="preserve">Enhance text with links. Using records in the bibliography to annotate sections of text </w:t>
      </w:r>
      <w:r w:rsidR="00853EA3">
        <w:t>i</w:t>
      </w:r>
      <w:r>
        <w:t>n a second document. This would be done by embedding hyperlinks in the second document, pointing back to the bibliography records.</w:t>
      </w:r>
      <w:r w:rsidR="00853EA3">
        <w:t xml:space="preserve"> </w:t>
      </w:r>
    </w:p>
    <w:p w14:paraId="46DE0D53" w14:textId="4E3E670B" w:rsidR="00133130" w:rsidRDefault="00133130" w:rsidP="000C2DF3">
      <w:pPr>
        <w:pStyle w:val="Liststycke"/>
        <w:numPr>
          <w:ilvl w:val="0"/>
          <w:numId w:val="3"/>
        </w:numPr>
      </w:pPr>
      <w:r>
        <w:t xml:space="preserve">In the application therefore, the third party text is annotated twice, first with the bibliography and second with the annotations of the bibliography. Both types are displayable in hover-over boxes </w:t>
      </w:r>
      <w:del w:id="364" w:author="testuser" w:date="2014-09-29T13:39:00Z">
        <w:r w:rsidR="00D642DC" w:rsidDel="00E001C6">
          <w:delText xml:space="preserve"> </w:delText>
        </w:r>
      </w:del>
      <w:r>
        <w:t>on the third party document.</w:t>
      </w:r>
    </w:p>
    <w:p w14:paraId="57A21024" w14:textId="77777777" w:rsidR="002827E1" w:rsidRDefault="002827E1" w:rsidP="00133130"/>
    <w:p w14:paraId="50B40685" w14:textId="4C09DC55" w:rsidR="002827E1" w:rsidRDefault="002827E1" w:rsidP="002827E1">
      <w:r>
        <w:t xml:space="preserve">User scenario 2: </w:t>
      </w:r>
      <w:r w:rsidRPr="006C0835">
        <w:rPr>
          <w:i/>
        </w:rPr>
        <w:t>Image annotation</w:t>
      </w:r>
      <w:r w:rsidR="00853EA3">
        <w:t xml:space="preserve">.  </w:t>
      </w:r>
    </w:p>
    <w:p w14:paraId="0DA4A9E3" w14:textId="15AA88D0" w:rsidR="002827E1" w:rsidRDefault="002827E1" w:rsidP="006C0835">
      <w:pPr>
        <w:ind w:firstLine="284"/>
        <w:jc w:val="both"/>
      </w:pPr>
      <w:r>
        <w:t>Review of tools available:</w:t>
      </w:r>
      <w:r w:rsidR="00853EA3">
        <w:t xml:space="preserve"> </w:t>
      </w:r>
      <w:r>
        <w:t>Greenshot</w:t>
      </w:r>
      <w:r w:rsidR="00853EA3">
        <w:t xml:space="preserve">, </w:t>
      </w:r>
      <w:r>
        <w:t>HyperImage</w:t>
      </w:r>
      <w:r w:rsidR="00853EA3">
        <w:t xml:space="preserve">, </w:t>
      </w:r>
      <w:r>
        <w:t>NewRadial (INKE)</w:t>
      </w:r>
      <w:r w:rsidR="00853EA3">
        <w:t xml:space="preserve">,  </w:t>
      </w:r>
      <w:r>
        <w:t>Skitch</w:t>
      </w:r>
      <w:r w:rsidR="00853EA3">
        <w:t xml:space="preserve">, </w:t>
      </w:r>
      <w:r>
        <w:t>UVic Image Markup Tool</w:t>
      </w:r>
      <w:r w:rsidR="00853EA3">
        <w:t xml:space="preserve">.  </w:t>
      </w:r>
      <w:r>
        <w:t xml:space="preserve">These tools are both configurational and editorial. This reflects the need to both organize image collections with annotations, and to link comments/notes with them. </w:t>
      </w:r>
    </w:p>
    <w:p w14:paraId="7DB8FEE4" w14:textId="4A4F50A1" w:rsidR="002827E1" w:rsidRDefault="002827E1" w:rsidP="006C0835">
      <w:pPr>
        <w:ind w:firstLine="284"/>
        <w:jc w:val="both"/>
      </w:pPr>
      <w:r>
        <w:t>Scenario: User has downloaded a large (1000+) image collection from www.flickr.com/commons. It is themed around European cultural heritage in the nineteenth and twentieth centuries, containing primarily images of objects from museums, but also contains images documenting specific events. These could include major political events such as those connected to WW1, or scenes from everyday life and objects (see example from the University of Reading’s Museum of English Rural Life).</w:t>
      </w:r>
    </w:p>
    <w:p w14:paraId="4483BDC8" w14:textId="5FD50BC0" w:rsidR="002827E1" w:rsidRDefault="002827E1" w:rsidP="006C0835">
      <w:pPr>
        <w:ind w:firstLine="284"/>
        <w:jc w:val="both"/>
      </w:pPr>
      <w:r>
        <w:t>This scenario is applicable to scholars, but also, potentially, to museum and collections curators.</w:t>
      </w:r>
      <w:r w:rsidR="00853EA3">
        <w:t xml:space="preserve"> </w:t>
      </w:r>
    </w:p>
    <w:p w14:paraId="2FEDEF82" w14:textId="7920AC9F" w:rsidR="002827E1" w:rsidRDefault="002827E1" w:rsidP="006C0835">
      <w:pPr>
        <w:ind w:firstLine="284"/>
        <w:jc w:val="both"/>
      </w:pPr>
      <w:r>
        <w:t xml:space="preserve">Formal/informal: Mostly, the functionalities required are informal. The main need is to support the user in providing commentaries on individual images, and to select particular parts of </w:t>
      </w:r>
      <w:del w:id="365" w:author="testuser" w:date="2014-09-29T13:39:00Z">
        <w:r w:rsidR="00853EA3" w:rsidDel="00E001C6">
          <w:delText xml:space="preserve"> </w:delText>
        </w:r>
      </w:del>
      <w:r>
        <w:t xml:space="preserve">particular images for specific commentary on those specific parts. However, the user may also wish to construct formal lists/taxonomies of the various aspects depicted. These could include </w:t>
      </w:r>
      <w:del w:id="366" w:author="testuser" w:date="2014-09-29T13:40:00Z">
        <w:r w:rsidR="00853EA3" w:rsidDel="00E001C6">
          <w:delText xml:space="preserve"> </w:delText>
        </w:r>
      </w:del>
      <w:r>
        <w:t xml:space="preserve">objects (e.g. teapots, statues, vases, weapons, vehicles), time periods, and locations. </w:t>
      </w:r>
      <w:r w:rsidR="00853EA3">
        <w:t xml:space="preserve"> </w:t>
      </w:r>
      <w:r>
        <w:t xml:space="preserve">Asset: the assets are images, stored either locally in the user’s computer, or in a private cloud space. </w:t>
      </w:r>
    </w:p>
    <w:p w14:paraId="560A23DE" w14:textId="77777777" w:rsidR="002827E1" w:rsidRDefault="002827E1" w:rsidP="002827E1"/>
    <w:p w14:paraId="668A96DE" w14:textId="77777777" w:rsidR="00853EA3" w:rsidRDefault="002827E1" w:rsidP="002827E1">
      <w:r>
        <w:t>Necessary functions:</w:t>
      </w:r>
      <w:r w:rsidR="00853EA3">
        <w:t xml:space="preserve"> </w:t>
      </w:r>
    </w:p>
    <w:p w14:paraId="520CD9FA" w14:textId="4228A69F" w:rsidR="00853EA3" w:rsidRDefault="002827E1" w:rsidP="000C2DF3">
      <w:pPr>
        <w:pStyle w:val="Liststycke"/>
        <w:numPr>
          <w:ilvl w:val="0"/>
          <w:numId w:val="2"/>
        </w:numPr>
      </w:pPr>
      <w:r>
        <w:rPr>
          <w:rFonts w:hint="eastAsia"/>
        </w:rPr>
        <w:t xml:space="preserve">The primary function needed is to Add comments in the form of scribbled notes </w:t>
      </w:r>
      <w:r>
        <w:t xml:space="preserve">(text to image). Either the user will wish to tag entire images or selected parts. In the example below, they will wish to define a particular part of the image, and associate tags and/or full text comments with these. In the example given, this might include ‘steam tractor’, ‘hat’, ‘person’, and ‘building. </w:t>
      </w:r>
    </w:p>
    <w:p w14:paraId="03E424AA" w14:textId="392C5F6D" w:rsidR="00853EA3" w:rsidRDefault="002827E1" w:rsidP="000C2DF3">
      <w:pPr>
        <w:pStyle w:val="Liststycke"/>
        <w:numPr>
          <w:ilvl w:val="0"/>
          <w:numId w:val="2"/>
        </w:numPr>
      </w:pPr>
      <w:r>
        <w:rPr>
          <w:rFonts w:hint="eastAsia"/>
        </w:rPr>
        <w:t xml:space="preserve">The user is likely to wish to share selected parts of the original resource via email, </w:t>
      </w:r>
      <w:r>
        <w:t>Twitter, and Facebook. In the case of a scholar, they wish to share only by email. In the case of a curator, or public engagement professional, they may wish to share via social media, e.g. using the #AskACurator or #</w:t>
      </w:r>
      <w:del w:id="367" w:author="testuser" w:date="2014-09-29T13:40:00Z">
        <w:r w:rsidDel="00E001C6">
          <w:delText xml:space="preserve">MusuemsWeek </w:delText>
        </w:r>
      </w:del>
      <w:ins w:id="368" w:author="testuser" w:date="2014-09-29T13:40:00Z">
        <w:r w:rsidR="00E001C6">
          <w:t xml:space="preserve">MuseumsWeek </w:t>
        </w:r>
      </w:ins>
      <w:r>
        <w:t>hashtags. To do this, they will have to Save their own annotations locally.</w:t>
      </w:r>
    </w:p>
    <w:p w14:paraId="5C2E2A44" w14:textId="77777777" w:rsidR="00853EA3" w:rsidRDefault="002827E1" w:rsidP="000C2DF3">
      <w:pPr>
        <w:pStyle w:val="Liststycke"/>
        <w:numPr>
          <w:ilvl w:val="0"/>
          <w:numId w:val="2"/>
        </w:numPr>
      </w:pPr>
      <w:r>
        <w:rPr>
          <w:rFonts w:hint="eastAsia"/>
        </w:rPr>
        <w:t xml:space="preserve">It will be necessary to </w:t>
      </w:r>
      <w:r w:rsidR="00853EA3">
        <w:rPr>
          <w:rFonts w:hint="eastAsia"/>
        </w:rPr>
        <w:t xml:space="preserve">Track versions of annotations. </w:t>
      </w:r>
    </w:p>
    <w:p w14:paraId="60AAC6C2" w14:textId="77777777" w:rsidR="00853EA3" w:rsidRDefault="002827E1" w:rsidP="000C2DF3">
      <w:pPr>
        <w:pStyle w:val="Liststycke"/>
        <w:numPr>
          <w:ilvl w:val="0"/>
          <w:numId w:val="2"/>
        </w:numPr>
      </w:pPr>
      <w:r>
        <w:rPr>
          <w:rFonts w:hint="eastAsia"/>
        </w:rPr>
        <w:t xml:space="preserve">The user will wish to Tag a whole images with keywords. This functionality is already </w:t>
      </w:r>
      <w:r>
        <w:t xml:space="preserve">supported by www.flickr/com/commons, so the use of the Flickr API would be more appropriate than the construction of new system. </w:t>
      </w:r>
    </w:p>
    <w:p w14:paraId="0CF2FDF0" w14:textId="353A1F27" w:rsidR="002827E1" w:rsidRDefault="002827E1" w:rsidP="000C2DF3">
      <w:pPr>
        <w:pStyle w:val="Liststycke"/>
        <w:numPr>
          <w:ilvl w:val="0"/>
          <w:numId w:val="2"/>
        </w:numPr>
      </w:pPr>
      <w:r>
        <w:rPr>
          <w:rFonts w:hint="eastAsia"/>
        </w:rPr>
        <w:t xml:space="preserve">They should have the ability to embed bibliographic references in the annotations. </w:t>
      </w:r>
      <w:r>
        <w:t>They could then, for example, connect related entries from the V&amp;A catalogue in London (http://collections.vam.ac.uk), treating each collection entry as a bibliographic entity.</w:t>
      </w:r>
    </w:p>
    <w:p w14:paraId="6B050A5B" w14:textId="77777777" w:rsidR="002827E1" w:rsidRDefault="002827E1" w:rsidP="002827E1"/>
    <w:p w14:paraId="35BA1638" w14:textId="649F88BF" w:rsidR="002827E1" w:rsidRDefault="002827E1" w:rsidP="002827E1">
      <w:r>
        <w:t xml:space="preserve">User scenario 3. </w:t>
      </w:r>
      <w:r w:rsidRPr="006C0835">
        <w:rPr>
          <w:i/>
        </w:rPr>
        <w:t>Web page annotation</w:t>
      </w:r>
      <w:r w:rsidR="006C0835">
        <w:t>.</w:t>
      </w:r>
    </w:p>
    <w:p w14:paraId="77C4A2DC" w14:textId="574E0318" w:rsidR="002827E1" w:rsidRDefault="002827E1" w:rsidP="006C0835">
      <w:pPr>
        <w:ind w:firstLine="284"/>
        <w:jc w:val="both"/>
      </w:pPr>
      <w:r>
        <w:t>Review of tools available:</w:t>
      </w:r>
      <w:r w:rsidR="00853EA3">
        <w:t xml:space="preserve"> </w:t>
      </w:r>
      <w:r>
        <w:t>Mediathread</w:t>
      </w:r>
      <w:r w:rsidR="00853EA3">
        <w:t xml:space="preserve">, </w:t>
      </w:r>
      <w:r>
        <w:t>Rehersal Assistant</w:t>
      </w:r>
      <w:r w:rsidR="00853EA3">
        <w:t xml:space="preserve">, </w:t>
      </w:r>
      <w:r>
        <w:t>Vertov</w:t>
      </w:r>
      <w:r w:rsidR="00853EA3">
        <w:t xml:space="preserve">, </w:t>
      </w:r>
      <w:r>
        <w:t>A.nnotate.com</w:t>
      </w:r>
      <w:r w:rsidR="00853EA3">
        <w:t xml:space="preserve">, </w:t>
      </w:r>
      <w:r>
        <w:t>Annozilla (Annotea on Mozilla)</w:t>
      </w:r>
      <w:r w:rsidR="00853EA3">
        <w:t xml:space="preserve">, </w:t>
      </w:r>
      <w:r>
        <w:t>Fleck</w:t>
      </w:r>
      <w:r w:rsidR="00853EA3">
        <w:t xml:space="preserve">, </w:t>
      </w:r>
      <w:r>
        <w:t>NoteBook</w:t>
      </w:r>
      <w:r w:rsidR="00853EA3">
        <w:t xml:space="preserve">, </w:t>
      </w:r>
      <w:r>
        <w:t>Project Pad</w:t>
      </w:r>
      <w:r w:rsidR="00853EA3">
        <w:t xml:space="preserve">, </w:t>
      </w:r>
      <w:r>
        <w:t>SharedCopy</w:t>
      </w:r>
      <w:r w:rsidR="00853EA3">
        <w:t xml:space="preserve">, </w:t>
      </w:r>
      <w:r>
        <w:t>Springpad</w:t>
      </w:r>
      <w:r w:rsidR="00853EA3">
        <w:t xml:space="preserve">, </w:t>
      </w:r>
      <w:r>
        <w:t>Trailfire</w:t>
      </w:r>
      <w:r w:rsidR="00853EA3">
        <w:t xml:space="preserve">.  </w:t>
      </w:r>
      <w:r>
        <w:t xml:space="preserve">All but three of these tools are editorial. This reflects the fact that browser-based bookmarking and generic services such as https://delicious.com are adequate to meet most researchers’ </w:t>
      </w:r>
      <w:del w:id="369" w:author="testuser" w:date="2014-09-29T13:42:00Z">
        <w:r w:rsidR="00853EA3" w:rsidDel="00E001C6">
          <w:delText xml:space="preserve"> </w:delText>
        </w:r>
      </w:del>
      <w:r>
        <w:t>needs for organizing collections of web pages, the need for editorial, comment-based annotation is far more acute.</w:t>
      </w:r>
    </w:p>
    <w:p w14:paraId="4D85A992" w14:textId="05D6316A" w:rsidR="002827E1" w:rsidRDefault="002827E1" w:rsidP="006C0835">
      <w:pPr>
        <w:ind w:firstLine="284"/>
        <w:jc w:val="both"/>
      </w:pPr>
      <w:r>
        <w:t xml:space="preserve">Scenario: User is researching methods used in 3D reconstruction of archaeological sites and </w:t>
      </w:r>
      <w:del w:id="370" w:author="testuser" w:date="2014-09-29T13:42:00Z">
        <w:r w:rsidR="00853EA3" w:rsidDel="00E001C6">
          <w:delText xml:space="preserve"> </w:delText>
        </w:r>
      </w:del>
      <w:r>
        <w:t>objects. They have a need to both define and add annotations to a variety of different web pages, especially results of searches using Google Images and Google Scholar. Specifically they are interested in linking data created in the Unity 3D modelling package with Geographic Information Systems (GIS) data. They therefore need to compile a profile of web resources which refer to this issue. They are leading on this task in a collaborative team, and thus need to share their annotations with colleagues remotely, and with research students. These colleagues will need to be able to add annotations as well, and formulate replies to existing annotations.</w:t>
      </w:r>
    </w:p>
    <w:p w14:paraId="10721053" w14:textId="05326CBA" w:rsidR="002827E1" w:rsidRDefault="002827E1" w:rsidP="006C0835">
      <w:pPr>
        <w:ind w:firstLine="284"/>
        <w:jc w:val="both"/>
      </w:pPr>
      <w:r>
        <w:t>Formal/informal: this is an informal referencing requirement, as the researcher will only be adding new information in the form of annotations.</w:t>
      </w:r>
    </w:p>
    <w:p w14:paraId="496AC793" w14:textId="77777777" w:rsidR="00853EA3" w:rsidRDefault="002827E1" w:rsidP="006C0835">
      <w:pPr>
        <w:ind w:firstLine="284"/>
        <w:jc w:val="both"/>
      </w:pPr>
      <w:r>
        <w:t>Assets: the assets are primarily text and images, but may also include video. They are not stored locally.</w:t>
      </w:r>
      <w:r w:rsidR="00853EA3">
        <w:t xml:space="preserve"> </w:t>
      </w:r>
    </w:p>
    <w:p w14:paraId="4C3266D2" w14:textId="77777777" w:rsidR="00853EA3" w:rsidRDefault="00853EA3" w:rsidP="006C0835">
      <w:pPr>
        <w:ind w:firstLine="284"/>
        <w:jc w:val="both"/>
      </w:pPr>
    </w:p>
    <w:p w14:paraId="2AF2585D" w14:textId="77777777" w:rsidR="00853EA3" w:rsidRDefault="002827E1" w:rsidP="002827E1">
      <w:r>
        <w:t xml:space="preserve">Examples include: Official advice from Unity </w:t>
      </w:r>
      <w:r w:rsidR="00853EA3">
        <w:t>(</w:t>
      </w:r>
      <w:r>
        <w:t xml:space="preserve">http://unity3d.com/learn/resources/talks/gis-terrain-unity), </w:t>
      </w:r>
    </w:p>
    <w:p w14:paraId="2450E4AE" w14:textId="2E34B6D6" w:rsidR="002827E1" w:rsidRDefault="00853EA3" w:rsidP="002827E1">
      <w:r>
        <w:t>Q</w:t>
      </w:r>
      <w:r w:rsidR="002827E1">
        <w:t>&amp;A threads (http://answers.unity3d.com/questions/17829/how-can-i-import-</w:t>
      </w:r>
    </w:p>
    <w:p w14:paraId="5DFCDB0A" w14:textId="5CD49D30" w:rsidR="002827E1" w:rsidRDefault="002827E1" w:rsidP="002827E1">
      <w:r>
        <w:t xml:space="preserve">gis-data-into-a-unity-project.html) and bibliography (http://ieeexplore.ieee.org/xpl/login.jsp?tp=&amp;arnumber=5567608&amp;url=http%3A%2F%2Fieeexplore.ieee.org%2Fxpls%2Fabs_all.jsp%3Farnumber%3D5567608). </w:t>
      </w:r>
    </w:p>
    <w:p w14:paraId="486BF4FC" w14:textId="77777777" w:rsidR="002827E1" w:rsidRDefault="002827E1" w:rsidP="002827E1"/>
    <w:p w14:paraId="0F14DB58" w14:textId="77777777" w:rsidR="00853EA3" w:rsidRDefault="002827E1" w:rsidP="002827E1">
      <w:r>
        <w:lastRenderedPageBreak/>
        <w:t>Necessary functionalities:</w:t>
      </w:r>
    </w:p>
    <w:p w14:paraId="1DE35DF3" w14:textId="7C0950F4" w:rsidR="00853EA3" w:rsidRDefault="002827E1" w:rsidP="000C2DF3">
      <w:pPr>
        <w:pStyle w:val="Liststycke"/>
        <w:numPr>
          <w:ilvl w:val="0"/>
          <w:numId w:val="2"/>
        </w:numPr>
      </w:pPr>
      <w:r>
        <w:rPr>
          <w:rFonts w:hint="eastAsia"/>
        </w:rPr>
        <w:t xml:space="preserve">Firstly, the use will need to Save their own annotations in the form of Add comments </w:t>
      </w:r>
      <w:r>
        <w:t>in the form of scribbled notes (text to text and text to image)</w:t>
      </w:r>
      <w:r w:rsidR="00853EA3">
        <w:t xml:space="preserve">. </w:t>
      </w:r>
    </w:p>
    <w:p w14:paraId="35594F57" w14:textId="77777777" w:rsidR="00853EA3" w:rsidRDefault="00853EA3" w:rsidP="000C2DF3">
      <w:pPr>
        <w:pStyle w:val="Liststycke"/>
        <w:numPr>
          <w:ilvl w:val="0"/>
          <w:numId w:val="2"/>
        </w:numPr>
      </w:pPr>
      <w:r>
        <w:t>T</w:t>
      </w:r>
      <w:r w:rsidR="002827E1">
        <w:rPr>
          <w:rFonts w:hint="eastAsia"/>
        </w:rPr>
        <w:t xml:space="preserve">hese are stored in a shared collaborative space. The annotations will need to contain </w:t>
      </w:r>
      <w:r w:rsidR="002827E1">
        <w:t xml:space="preserve">metadata detailing the page URL and the part of the page being referred to. It will be necessary to specify start and end points, allowing the user to Highlight text and Highlight images. For this scenario, it will not be necessary to highlight parts of images. </w:t>
      </w:r>
    </w:p>
    <w:p w14:paraId="0148EDA5" w14:textId="77777777" w:rsidR="00853EA3" w:rsidRDefault="00853EA3" w:rsidP="000C2DF3">
      <w:pPr>
        <w:pStyle w:val="Liststycke"/>
        <w:numPr>
          <w:ilvl w:val="0"/>
          <w:numId w:val="2"/>
        </w:numPr>
      </w:pPr>
      <w:r>
        <w:t>E</w:t>
      </w:r>
      <w:r w:rsidR="002827E1">
        <w:rPr>
          <w:rFonts w:hint="eastAsia"/>
        </w:rPr>
        <w:t xml:space="preserve">ach annotation will have to be able to point to multiple parts or the same web page, or </w:t>
      </w:r>
      <w:r w:rsidR="002827E1">
        <w:t>to multiple web pages.</w:t>
      </w:r>
    </w:p>
    <w:p w14:paraId="779FBD35" w14:textId="77777777" w:rsidR="00853EA3" w:rsidRDefault="002827E1" w:rsidP="000C2DF3">
      <w:pPr>
        <w:pStyle w:val="Liststycke"/>
        <w:numPr>
          <w:ilvl w:val="0"/>
          <w:numId w:val="2"/>
        </w:numPr>
      </w:pPr>
      <w:r>
        <w:rPr>
          <w:rFonts w:hint="eastAsia"/>
        </w:rPr>
        <w:t xml:space="preserve">In a shared collaborative environment, it will be necessary to Track versions of </w:t>
      </w:r>
      <w:r>
        <w:t xml:space="preserve">annotations, including responsibility for different versions. </w:t>
      </w:r>
    </w:p>
    <w:p w14:paraId="5FDD36A8" w14:textId="00D79066" w:rsidR="002827E1" w:rsidRDefault="002827E1" w:rsidP="000C2DF3">
      <w:pPr>
        <w:pStyle w:val="Liststycke"/>
        <w:numPr>
          <w:ilvl w:val="0"/>
          <w:numId w:val="2"/>
        </w:numPr>
      </w:pPr>
      <w:r>
        <w:t>This scenario reflects the probability that collaborative annotation is likely to be of (scholarly) use only within relatively well defined groups of researchers working on a common task. The tools overview suggests that there is less demand for community-wide annotation applications.</w:t>
      </w:r>
    </w:p>
    <w:p w14:paraId="0CCB50E7" w14:textId="77777777" w:rsidR="002827E1" w:rsidRDefault="002827E1" w:rsidP="002827E1"/>
    <w:p w14:paraId="3A87A3AF" w14:textId="7A81DE67" w:rsidR="00482F4C" w:rsidRDefault="002827E1" w:rsidP="002827E1">
      <w:r>
        <w:t xml:space="preserve">User scenario 4: </w:t>
      </w:r>
      <w:r w:rsidRPr="006C0835">
        <w:rPr>
          <w:i/>
        </w:rPr>
        <w:t>Syntactic and Semantic annotation</w:t>
      </w:r>
      <w:r w:rsidR="00482F4C">
        <w:t>.</w:t>
      </w:r>
    </w:p>
    <w:p w14:paraId="33ACB848" w14:textId="5EED5736" w:rsidR="000A3FCB" w:rsidRDefault="002827E1" w:rsidP="006C0835">
      <w:pPr>
        <w:ind w:firstLine="284"/>
        <w:jc w:val="both"/>
      </w:pPr>
      <w:r>
        <w:t>Review of tools available:</w:t>
      </w:r>
      <w:r w:rsidR="00482F4C">
        <w:t xml:space="preserve"> </w:t>
      </w:r>
      <w:r>
        <w:t>CLAWS Tagger</w:t>
      </w:r>
      <w:r w:rsidR="00482F4C">
        <w:t xml:space="preserve">, </w:t>
      </w:r>
      <w:r>
        <w:t>GATE</w:t>
      </w:r>
      <w:r w:rsidR="00482F4C">
        <w:t xml:space="preserve">, </w:t>
      </w:r>
      <w:r>
        <w:t>MMax2</w:t>
      </w:r>
      <w:r w:rsidR="00482F4C">
        <w:t xml:space="preserve">, </w:t>
      </w:r>
      <w:r>
        <w:t>Melita</w:t>
      </w:r>
      <w:r w:rsidR="00482F4C">
        <w:t xml:space="preserve">, </w:t>
      </w:r>
      <w:r>
        <w:t>Pundit</w:t>
      </w:r>
      <w:r w:rsidR="00482F4C">
        <w:t xml:space="preserve">, </w:t>
      </w:r>
      <w:r>
        <w:t>Thinkport Annotator</w:t>
      </w:r>
      <w:r w:rsidR="00482F4C">
        <w:t xml:space="preserve">, </w:t>
      </w:r>
      <w:r>
        <w:t>UAM CorpusTool</w:t>
      </w:r>
      <w:r w:rsidR="00482F4C">
        <w:t xml:space="preserve">, </w:t>
      </w:r>
      <w:r>
        <w:t>Versioning Machine</w:t>
      </w:r>
      <w:r w:rsidR="00482F4C">
        <w:t xml:space="preserve">, </w:t>
      </w:r>
      <w:r>
        <w:t>Word Hoard</w:t>
      </w:r>
      <w:r w:rsidR="00482F4C">
        <w:t xml:space="preserve">, </w:t>
      </w:r>
      <w:r>
        <w:t>WordFreak</w:t>
      </w:r>
      <w:r w:rsidR="00482F4C">
        <w:t xml:space="preserve">, </w:t>
      </w:r>
      <w:r>
        <w:t>brat rapid annotation tool</w:t>
      </w:r>
      <w:r w:rsidR="00482F4C">
        <w:t>, QDA Miner –</w:t>
      </w:r>
      <w:r w:rsidR="000A3FCB">
        <w:t xml:space="preserve"> Qualitative (</w:t>
      </w:r>
      <w:r>
        <w:t xml:space="preserve">Data Analysis Software for </w:t>
      </w:r>
      <w:del w:id="371" w:author="testuser" w:date="2014-09-29T13:43:00Z">
        <w:r w:rsidR="00482F4C" w:rsidDel="00E001C6">
          <w:delText xml:space="preserve"> </w:delText>
        </w:r>
      </w:del>
      <w:r w:rsidR="000A3FCB">
        <w:t>Q</w:t>
      </w:r>
      <w:r>
        <w:t>ualitative Research</w:t>
      </w:r>
      <w:r w:rsidR="000A3FCB">
        <w:t xml:space="preserve">). </w:t>
      </w:r>
    </w:p>
    <w:p w14:paraId="503195AE" w14:textId="52379752" w:rsidR="000A3FCB" w:rsidRDefault="002827E1" w:rsidP="006C0835">
      <w:pPr>
        <w:ind w:firstLine="284"/>
        <w:jc w:val="both"/>
      </w:pPr>
      <w:r>
        <w:t xml:space="preserve">Text annotation, both structured (syntactic) and unstructured (semantic) is a fundamental part </w:t>
      </w:r>
      <w:del w:id="372" w:author="testuser" w:date="2014-09-29T13:43:00Z">
        <w:r w:rsidR="000A3FCB" w:rsidDel="00E001C6">
          <w:delText xml:space="preserve"> </w:delText>
        </w:r>
      </w:del>
      <w:r>
        <w:t>of the research process in most disciplines. It is by far the most common form of annotation currently carried out by humanities scholars, and supported by the current tools offering. The tools above therefore support a range of configurational and editorial tasks.</w:t>
      </w:r>
      <w:r w:rsidR="000A3FCB">
        <w:t xml:space="preserve"> </w:t>
      </w:r>
    </w:p>
    <w:p w14:paraId="24C573DC" w14:textId="5B1D7457" w:rsidR="002827E1" w:rsidRDefault="002827E1" w:rsidP="006C0835">
      <w:pPr>
        <w:ind w:firstLine="284"/>
        <w:jc w:val="both"/>
      </w:pPr>
      <w:r>
        <w:t>Scenario: User (a Latinist and historian) is creating a digital critical edition of Marcus Tullius Cicero’s judicial speeches. They have downloaded the fifty</w:t>
      </w:r>
      <w:ins w:id="373" w:author="testuser" w:date="2014-09-29T13:44:00Z">
        <w:r w:rsidR="00E001C6">
          <w:t>-</w:t>
        </w:r>
      </w:ins>
      <w:del w:id="374" w:author="testuser" w:date="2014-09-29T13:44:00Z">
        <w:r w:rsidDel="00E001C6">
          <w:delText xml:space="preserve"> </w:delText>
        </w:r>
      </w:del>
      <w:r>
        <w:t xml:space="preserve">two surviving examples from the Perseus Digital Library (http://www.perseus.tufts.edu/hopper) and stored them locally. </w:t>
      </w:r>
    </w:p>
    <w:p w14:paraId="45FA8B93" w14:textId="77777777" w:rsidR="002827E1" w:rsidRDefault="002827E1" w:rsidP="006C0835">
      <w:pPr>
        <w:ind w:firstLine="284"/>
        <w:jc w:val="both"/>
      </w:pPr>
    </w:p>
    <w:p w14:paraId="0AB3204C" w14:textId="2E8C8BF6" w:rsidR="002827E1" w:rsidRDefault="002827E1" w:rsidP="006C0835">
      <w:pPr>
        <w:ind w:firstLine="284"/>
        <w:jc w:val="both"/>
      </w:pPr>
      <w:r>
        <w:t xml:space="preserve">Formal/informal: Informal annotations are critical here, to add context, historical allusions, </w:t>
      </w:r>
      <w:del w:id="375" w:author="testuser" w:date="2014-09-29T13:44:00Z">
        <w:r w:rsidR="000A3FCB" w:rsidDel="00E001C6">
          <w:delText xml:space="preserve"> </w:delText>
        </w:r>
      </w:del>
      <w:r>
        <w:t xml:space="preserve">biographical notes on persons mentioned and places referred to. However formal annotation methods may also be required, especially in support of automated parsing and natural language </w:t>
      </w:r>
      <w:del w:id="376" w:author="testuser" w:date="2014-09-29T13:44:00Z">
        <w:r w:rsidR="000A3FCB" w:rsidDel="00E001C6">
          <w:delText xml:space="preserve"> </w:delText>
        </w:r>
      </w:del>
      <w:r>
        <w:t xml:space="preserve">processing (NLP). However, much of this information will be already be available as TEI XML markup in the Perseus documents. </w:t>
      </w:r>
    </w:p>
    <w:p w14:paraId="14EABA9C" w14:textId="77777777" w:rsidR="002827E1" w:rsidRDefault="002827E1" w:rsidP="002827E1"/>
    <w:p w14:paraId="13711394" w14:textId="77777777" w:rsidR="000A3FCB" w:rsidRDefault="002827E1" w:rsidP="002827E1">
      <w:r>
        <w:t>Necessary functionalities:</w:t>
      </w:r>
    </w:p>
    <w:p w14:paraId="66841ED2" w14:textId="7B5277F7" w:rsidR="000A3FCB" w:rsidRDefault="002827E1" w:rsidP="000C2DF3">
      <w:pPr>
        <w:pStyle w:val="Liststycke"/>
        <w:numPr>
          <w:ilvl w:val="0"/>
          <w:numId w:val="2"/>
        </w:numPr>
      </w:pPr>
      <w:r>
        <w:rPr>
          <w:rFonts w:hint="eastAsia"/>
        </w:rPr>
        <w:t xml:space="preserve">A primary function is to be able to Highlight text that is relevant to a) particular </w:t>
      </w:r>
      <w:r>
        <w:t>arguments made by Cicero, important passages and references to important exchanges. It will also be necessary to highlight quotations which have significance in other contexts. They will also wish to highlight important general entities (see below).</w:t>
      </w:r>
    </w:p>
    <w:p w14:paraId="7769EB8B" w14:textId="5B3FF87A" w:rsidR="0060262E" w:rsidRDefault="002827E1" w:rsidP="000C2DF3">
      <w:pPr>
        <w:pStyle w:val="Liststycke"/>
        <w:numPr>
          <w:ilvl w:val="0"/>
          <w:numId w:val="2"/>
        </w:numPr>
      </w:pPr>
      <w:r>
        <w:rPr>
          <w:rFonts w:hint="eastAsia"/>
        </w:rPr>
        <w:t>One the text is highlighted, the user will wish to Add comments in the form of</w:t>
      </w:r>
      <w:del w:id="377" w:author="testuser" w:date="2014-09-29T13:45:00Z">
        <w:r w:rsidDel="00E001C6">
          <w:rPr>
            <w:rFonts w:hint="eastAsia"/>
          </w:rPr>
          <w:delText xml:space="preserve"> </w:delText>
        </w:r>
      </w:del>
      <w:r w:rsidR="0060262E">
        <w:t xml:space="preserve"> </w:t>
      </w:r>
      <w:r>
        <w:t>scribbled notes (text to text). As well as free text, they will wish to construct annotations using their own voca</w:t>
      </w:r>
      <w:ins w:id="378" w:author="testuser" w:date="2014-09-29T13:45:00Z">
        <w:r w:rsidR="00E001C6">
          <w:t>b</w:t>
        </w:r>
      </w:ins>
      <w:r>
        <w:t xml:space="preserve">ulary lists of important general entities. These will include, but not exhaustively: </w:t>
      </w:r>
      <w:r w:rsidR="0060262E">
        <w:t>i</w:t>
      </w:r>
      <w:r>
        <w:rPr>
          <w:rFonts w:hint="eastAsia"/>
        </w:rPr>
        <w:t>mportant personages, such as Caesar, Sextus, Pompey</w:t>
      </w:r>
      <w:r w:rsidR="0060262E">
        <w:t>, c</w:t>
      </w:r>
      <w:r>
        <w:rPr>
          <w:rFonts w:hint="eastAsia"/>
        </w:rPr>
        <w:t xml:space="preserve">ontemporary events such as the formation of the </w:t>
      </w:r>
      <w:r w:rsidR="0060262E">
        <w:rPr>
          <w:rFonts w:hint="eastAsia"/>
        </w:rPr>
        <w:t xml:space="preserve">First Triumvirate and </w:t>
      </w:r>
      <w:r w:rsidR="0060262E">
        <w:rPr>
          <w:rFonts w:hint="eastAsia"/>
        </w:rPr>
        <w:lastRenderedPageBreak/>
        <w:t xml:space="preserve">the Civil, </w:t>
      </w:r>
      <w:r>
        <w:rPr>
          <w:rFonts w:hint="eastAsia"/>
        </w:rPr>
        <w:t>places such as Rome, Brundisium</w:t>
      </w:r>
      <w:r w:rsidR="0060262E">
        <w:t xml:space="preserve">, </w:t>
      </w:r>
      <w:r w:rsidR="0060262E">
        <w:rPr>
          <w:rFonts w:hint="eastAsia"/>
        </w:rPr>
        <w:t xml:space="preserve">roles  such as aedile and </w:t>
      </w:r>
      <w:r>
        <w:rPr>
          <w:rFonts w:hint="eastAsia"/>
        </w:rPr>
        <w:t>senator</w:t>
      </w:r>
      <w:r w:rsidR="0060262E">
        <w:t xml:space="preserve">, </w:t>
      </w:r>
      <w:r>
        <w:rPr>
          <w:rFonts w:hint="eastAsia"/>
        </w:rPr>
        <w:t>laws</w:t>
      </w:r>
      <w:r w:rsidR="0060262E">
        <w:t xml:space="preserve">. </w:t>
      </w:r>
      <w:r>
        <w:t>Any word, phrase or passage that the user wishes to associate with these events would need to be defined and an associative term or terms selected.</w:t>
      </w:r>
    </w:p>
    <w:p w14:paraId="6656269E" w14:textId="77777777" w:rsidR="0060262E" w:rsidRDefault="002827E1" w:rsidP="000C2DF3">
      <w:pPr>
        <w:pStyle w:val="Liststycke"/>
        <w:numPr>
          <w:ilvl w:val="0"/>
          <w:numId w:val="2"/>
        </w:numPr>
      </w:pPr>
      <w:r>
        <w:rPr>
          <w:rFonts w:hint="eastAsia"/>
        </w:rPr>
        <w:t xml:space="preserve">Assuming the critical edition will involve translation or all or part of the corpus, the user </w:t>
      </w:r>
      <w:r>
        <w:t>will need to annotate any passages where the translati</w:t>
      </w:r>
      <w:r w:rsidR="0060262E">
        <w:t>on is, for any reason, indirect.</w:t>
      </w:r>
    </w:p>
    <w:p w14:paraId="7DF33A33" w14:textId="77777777" w:rsidR="0060262E" w:rsidRDefault="002827E1" w:rsidP="000C2DF3">
      <w:pPr>
        <w:pStyle w:val="Liststycke"/>
        <w:numPr>
          <w:ilvl w:val="0"/>
          <w:numId w:val="2"/>
        </w:numPr>
      </w:pPr>
      <w:r>
        <w:rPr>
          <w:rFonts w:hint="eastAsia"/>
        </w:rPr>
        <w:t xml:space="preserve">It will be essential for the user to be able to Track versions of annotations, and to be </w:t>
      </w:r>
      <w:del w:id="379" w:author="testuser" w:date="2014-09-29T13:45:00Z">
        <w:r w:rsidR="0060262E" w:rsidDel="00E001C6">
          <w:delText xml:space="preserve"> </w:delText>
        </w:r>
      </w:del>
      <w:r>
        <w:t>able to delete obsolete versions.</w:t>
      </w:r>
    </w:p>
    <w:p w14:paraId="3F20D78F" w14:textId="77777777" w:rsidR="0060262E" w:rsidRDefault="002827E1" w:rsidP="000C2DF3">
      <w:pPr>
        <w:pStyle w:val="Liststycke"/>
        <w:numPr>
          <w:ilvl w:val="0"/>
          <w:numId w:val="2"/>
        </w:numPr>
      </w:pPr>
      <w:r>
        <w:rPr>
          <w:rFonts w:hint="eastAsia"/>
        </w:rPr>
        <w:t>They will need to be able to Save their own annotations</w:t>
      </w:r>
      <w:r w:rsidR="0060262E">
        <w:t xml:space="preserve">. </w:t>
      </w:r>
    </w:p>
    <w:p w14:paraId="6C1A79B6" w14:textId="77777777" w:rsidR="0060262E" w:rsidRDefault="002827E1" w:rsidP="000C2DF3">
      <w:pPr>
        <w:pStyle w:val="Liststycke"/>
        <w:numPr>
          <w:ilvl w:val="0"/>
          <w:numId w:val="2"/>
        </w:numPr>
      </w:pPr>
      <w:r>
        <w:rPr>
          <w:rFonts w:hint="eastAsia"/>
        </w:rPr>
        <w:t xml:space="preserve">The user will need to be able to Modify text: Add information to text (within the text) </w:t>
      </w:r>
      <w:r>
        <w:t xml:space="preserve">as well as delete information (within the text) if, in their judgement, there is repetition or trantextual inaccuracy, or if abridgement is needed for any other reason. The deletion, </w:t>
      </w:r>
      <w:del w:id="380" w:author="testuser" w:date="2014-09-29T13:46:00Z">
        <w:r w:rsidR="0060262E" w:rsidDel="00E001C6">
          <w:delText xml:space="preserve"> </w:delText>
        </w:r>
      </w:del>
      <w:r>
        <w:t>and the text deleted, should be preserved as an annotation.</w:t>
      </w:r>
      <w:r w:rsidR="0060262E">
        <w:t xml:space="preserve"> </w:t>
      </w:r>
    </w:p>
    <w:p w14:paraId="248A4A39" w14:textId="0884C64D" w:rsidR="002827E1" w:rsidRDefault="002827E1" w:rsidP="000C2DF3">
      <w:pPr>
        <w:pStyle w:val="Liststycke"/>
        <w:numPr>
          <w:ilvl w:val="0"/>
          <w:numId w:val="2"/>
        </w:numPr>
      </w:pPr>
      <w:r>
        <w:rPr>
          <w:rFonts w:hint="eastAsia"/>
        </w:rPr>
        <w:t xml:space="preserve">The user will need to be able to embed links to other texts, bibliography, video and </w:t>
      </w:r>
      <w:r>
        <w:t>image media.</w:t>
      </w:r>
    </w:p>
    <w:p w14:paraId="3B6B3920" w14:textId="5EA1439C" w:rsidR="002827E1" w:rsidRDefault="002827E1" w:rsidP="002827E1"/>
    <w:p w14:paraId="6BABAA76" w14:textId="77777777" w:rsidR="002827E1" w:rsidRDefault="002827E1" w:rsidP="002827E1"/>
    <w:p w14:paraId="06B0DEDE" w14:textId="7463AEB3" w:rsidR="002827E1" w:rsidRDefault="002827E1" w:rsidP="002827E1">
      <w:r>
        <w:t xml:space="preserve">User scenario 5. </w:t>
      </w:r>
      <w:r w:rsidRPr="006C0835">
        <w:rPr>
          <w:i/>
        </w:rPr>
        <w:t>Wiki based annotations</w:t>
      </w:r>
      <w:r w:rsidR="0060262E">
        <w:t>.</w:t>
      </w:r>
    </w:p>
    <w:p w14:paraId="168A363D" w14:textId="42626AA6" w:rsidR="0060262E" w:rsidRDefault="002827E1" w:rsidP="006C0835">
      <w:pPr>
        <w:ind w:firstLine="284"/>
        <w:jc w:val="both"/>
      </w:pPr>
      <w:r>
        <w:t>Review of tools available:</w:t>
      </w:r>
      <w:r w:rsidR="0060262E">
        <w:t xml:space="preserve"> </w:t>
      </w:r>
      <w:r>
        <w:t>Bibliopedia</w:t>
      </w:r>
      <w:r w:rsidR="0060262E">
        <w:t xml:space="preserve">, </w:t>
      </w:r>
      <w:r>
        <w:t>FromThePage</w:t>
      </w:r>
      <w:r w:rsidR="00B45AEF">
        <w:t xml:space="preserve">. </w:t>
      </w:r>
      <w:r>
        <w:t>The requirements for wiki based annotation are similar to those required for web page annotation. However, there is an additional requirement to capture and annotate changes made to the wiki pages over time. Both available tools have primarily editorial functions.</w:t>
      </w:r>
      <w:r w:rsidR="0060262E">
        <w:t xml:space="preserve"> </w:t>
      </w:r>
    </w:p>
    <w:p w14:paraId="612895C5" w14:textId="54A22750" w:rsidR="002827E1" w:rsidRDefault="002827E1" w:rsidP="00B45AEF">
      <w:pPr>
        <w:ind w:firstLine="284"/>
        <w:jc w:val="both"/>
      </w:pPr>
      <w:r>
        <w:t xml:space="preserve">Scenario: User is conducting a project to capture the reception of public monuments, including </w:t>
      </w:r>
      <w:del w:id="381" w:author="testuser" w:date="2014-09-29T13:46:00Z">
        <w:r w:rsidR="0060262E" w:rsidDel="003115F3">
          <w:delText xml:space="preserve"> </w:delText>
        </w:r>
      </w:del>
      <w:r>
        <w:t xml:space="preserve">the Parthenon in Athens. They will therefore need to annotate not only the main page of the </w:t>
      </w:r>
      <w:del w:id="382" w:author="testuser" w:date="2014-09-29T13:46:00Z">
        <w:r w:rsidR="0060262E" w:rsidDel="003115F3">
          <w:delText xml:space="preserve"> </w:delText>
        </w:r>
      </w:del>
      <w:r>
        <w:t xml:space="preserve">wiki, but also the ‘Talk’ history of the page, and are likely, later on, to have edits/additions to make to the Wikipedia page itself. The project is therefore about using annotation to capture discussion about a contentious page, and </w:t>
      </w:r>
      <w:r w:rsidR="0060262E">
        <w:t xml:space="preserve"> </w:t>
      </w:r>
      <w:r>
        <w:t>Formal/informal: only informal annotations are relevant here.</w:t>
      </w:r>
    </w:p>
    <w:p w14:paraId="6BCB0D10" w14:textId="77777777" w:rsidR="00B45AEF" w:rsidRDefault="00B45AEF" w:rsidP="002827E1"/>
    <w:p w14:paraId="6D069169" w14:textId="77777777" w:rsidR="002827E1" w:rsidRDefault="002827E1" w:rsidP="002827E1">
      <w:r>
        <w:t>Assets: The assets involved are text and images.</w:t>
      </w:r>
    </w:p>
    <w:p w14:paraId="30056A19" w14:textId="77777777" w:rsidR="002827E1" w:rsidRDefault="002827E1" w:rsidP="002827E1"/>
    <w:p w14:paraId="7DA651BA" w14:textId="77777777" w:rsidR="0060262E" w:rsidRDefault="002827E1" w:rsidP="002827E1">
      <w:r>
        <w:t>Necessary functionalities:</w:t>
      </w:r>
      <w:r w:rsidR="0060262E">
        <w:t xml:space="preserve"> </w:t>
      </w:r>
    </w:p>
    <w:p w14:paraId="0290457B" w14:textId="169132F8" w:rsidR="0060262E" w:rsidRDefault="002827E1" w:rsidP="000C2DF3">
      <w:pPr>
        <w:pStyle w:val="Liststycke"/>
        <w:numPr>
          <w:ilvl w:val="0"/>
          <w:numId w:val="2"/>
        </w:numPr>
      </w:pPr>
      <w:r>
        <w:rPr>
          <w:rFonts w:hint="eastAsia"/>
        </w:rPr>
        <w:t>UC4: Modify text: Add information to text (within the text)</w:t>
      </w:r>
      <w:r w:rsidR="0060262E">
        <w:t xml:space="preserve">. </w:t>
      </w:r>
    </w:p>
    <w:p w14:paraId="0BFE4D2A" w14:textId="77777777" w:rsidR="0060262E" w:rsidRDefault="002827E1" w:rsidP="000C2DF3">
      <w:pPr>
        <w:pStyle w:val="Liststycke"/>
        <w:numPr>
          <w:ilvl w:val="0"/>
          <w:numId w:val="2"/>
        </w:numPr>
      </w:pPr>
      <w:r>
        <w:rPr>
          <w:rFonts w:hint="eastAsia"/>
        </w:rPr>
        <w:t>UC 5: Modify text: delete information (within the text)</w:t>
      </w:r>
      <w:r w:rsidR="0060262E">
        <w:t xml:space="preserve">. </w:t>
      </w:r>
    </w:p>
    <w:p w14:paraId="11AD82EB" w14:textId="77777777" w:rsidR="0060262E" w:rsidRDefault="0060262E" w:rsidP="000C2DF3">
      <w:pPr>
        <w:pStyle w:val="Liststycke"/>
        <w:numPr>
          <w:ilvl w:val="0"/>
          <w:numId w:val="2"/>
        </w:numPr>
      </w:pPr>
      <w:r>
        <w:t>T</w:t>
      </w:r>
      <w:r w:rsidR="002827E1">
        <w:rPr>
          <w:rFonts w:hint="eastAsia"/>
        </w:rPr>
        <w:t xml:space="preserve">he use will need to Save their own annotations in the form of Add comments in the </w:t>
      </w:r>
      <w:r w:rsidR="002827E1">
        <w:t>form of scribbled notes (text to text and text to image)</w:t>
      </w:r>
      <w:r>
        <w:t xml:space="preserve">. </w:t>
      </w:r>
    </w:p>
    <w:p w14:paraId="08080298" w14:textId="77777777" w:rsidR="0060262E" w:rsidRDefault="002827E1" w:rsidP="000C2DF3">
      <w:pPr>
        <w:pStyle w:val="Liststycke"/>
        <w:numPr>
          <w:ilvl w:val="0"/>
          <w:numId w:val="2"/>
        </w:numPr>
      </w:pPr>
      <w:r>
        <w:rPr>
          <w:rFonts w:hint="eastAsia"/>
        </w:rPr>
        <w:t xml:space="preserve">These are stored in a shared collaborative space. The annotations will need to contain </w:t>
      </w:r>
      <w:r>
        <w:t xml:space="preserve">metadata detailing the wiki URL and the part of the page being referred to. It will be necessary to specify start and end points, allowing the user to Highlight text and Highlight images. For this scenario, it will not be necessary to highlight parts of images. </w:t>
      </w:r>
    </w:p>
    <w:p w14:paraId="42769E06" w14:textId="77777777" w:rsidR="0060262E" w:rsidRDefault="002827E1" w:rsidP="000C2DF3">
      <w:pPr>
        <w:pStyle w:val="Liststycke"/>
        <w:numPr>
          <w:ilvl w:val="0"/>
          <w:numId w:val="2"/>
        </w:numPr>
      </w:pPr>
      <w:r>
        <w:rPr>
          <w:rFonts w:hint="eastAsia"/>
        </w:rPr>
        <w:t xml:space="preserve">Each annotation will have to be able to point to multiple parts or the same wiki page, or </w:t>
      </w:r>
      <w:r>
        <w:t>to multiple web pages.</w:t>
      </w:r>
      <w:r w:rsidR="0060262E">
        <w:t xml:space="preserve"> </w:t>
      </w:r>
    </w:p>
    <w:p w14:paraId="08EEA44B" w14:textId="77777777" w:rsidR="0060262E" w:rsidRDefault="0060262E" w:rsidP="000C2DF3">
      <w:pPr>
        <w:pStyle w:val="Liststycke"/>
        <w:numPr>
          <w:ilvl w:val="0"/>
          <w:numId w:val="2"/>
        </w:numPr>
      </w:pPr>
      <w:r>
        <w:t>I</w:t>
      </w:r>
      <w:r w:rsidR="002827E1">
        <w:rPr>
          <w:rFonts w:hint="eastAsia"/>
        </w:rPr>
        <w:t xml:space="preserve">n a shared collaborative environment, it will be necessary to Track versions of </w:t>
      </w:r>
      <w:r w:rsidR="002827E1">
        <w:t xml:space="preserve">annotations, including responsibility for different versions. </w:t>
      </w:r>
      <w:r>
        <w:t xml:space="preserve"> </w:t>
      </w:r>
    </w:p>
    <w:p w14:paraId="33B75532" w14:textId="462190B6" w:rsidR="002827E1" w:rsidRPr="00133130" w:rsidRDefault="002827E1" w:rsidP="000C2DF3">
      <w:pPr>
        <w:pStyle w:val="Liststycke"/>
        <w:numPr>
          <w:ilvl w:val="0"/>
          <w:numId w:val="2"/>
        </w:numPr>
      </w:pPr>
      <w:r>
        <w:rPr>
          <w:rFonts w:hint="eastAsia"/>
        </w:rPr>
        <w:t>To gauge discussion on the topic, there is an impor</w:t>
      </w:r>
      <w:r w:rsidR="00C40F85">
        <w:rPr>
          <w:rFonts w:hint="eastAsia"/>
        </w:rPr>
        <w:t>tant requirement to be able to s</w:t>
      </w:r>
      <w:r>
        <w:rPr>
          <w:rFonts w:hint="eastAsia"/>
        </w:rPr>
        <w:t xml:space="preserve">hare </w:t>
      </w:r>
      <w:r>
        <w:t>selected parts of the original resource via email, Twitter, and Facebook</w:t>
      </w:r>
      <w:r w:rsidR="00C40F85">
        <w:t>.</w:t>
      </w:r>
    </w:p>
    <w:p w14:paraId="607969D6" w14:textId="1960F72E" w:rsidR="009B54F3" w:rsidRDefault="009B54F3" w:rsidP="009B54F3">
      <w:pPr>
        <w:pStyle w:val="Rubrik1"/>
      </w:pPr>
      <w:bookmarkStart w:id="383" w:name="_Toc273123000"/>
      <w:r w:rsidRPr="00AC51E7">
        <w:lastRenderedPageBreak/>
        <w:t>APPENDIX</w:t>
      </w:r>
      <w:bookmarkEnd w:id="383"/>
    </w:p>
    <w:p w14:paraId="5DDE796C" w14:textId="77777777" w:rsidR="009B54F3" w:rsidRPr="00AC51E7" w:rsidRDefault="009B54F3" w:rsidP="00D57E43">
      <w:pPr>
        <w:pStyle w:val="Rubrik2"/>
      </w:pPr>
      <w:bookmarkStart w:id="384" w:name="_Toc273123001"/>
      <w:r w:rsidRPr="00AC51E7">
        <w:t>Schema</w:t>
      </w:r>
      <w:bookmarkEnd w:id="384"/>
    </w:p>
    <w:p w14:paraId="3B766A1E" w14:textId="77777777" w:rsidR="00B45AEF" w:rsidRDefault="009B54F3" w:rsidP="00B45AEF">
      <w:pPr>
        <w:ind w:firstLine="284"/>
        <w:jc w:val="both"/>
      </w:pPr>
      <w:r w:rsidRPr="00C32C50">
        <w:t xml:space="preserve">There are 5 sorts of resources in DASISH: </w:t>
      </w:r>
      <w:r w:rsidRPr="00B45AEF">
        <w:rPr>
          <w:i/>
        </w:rPr>
        <w:t>CachedRepresentation</w:t>
      </w:r>
      <w:r w:rsidRPr="00C32C50">
        <w:t xml:space="preserve">, </w:t>
      </w:r>
      <w:r w:rsidRPr="00B45AEF">
        <w:rPr>
          <w:i/>
        </w:rPr>
        <w:t>Target</w:t>
      </w:r>
      <w:r w:rsidRPr="00C32C50">
        <w:t xml:space="preserve">, </w:t>
      </w:r>
      <w:r w:rsidRPr="00B45AEF">
        <w:rPr>
          <w:i/>
        </w:rPr>
        <w:t>Principal</w:t>
      </w:r>
      <w:r w:rsidRPr="00C32C50">
        <w:t xml:space="preserve">, </w:t>
      </w:r>
      <w:r w:rsidRPr="00B45AEF">
        <w:rPr>
          <w:i/>
        </w:rPr>
        <w:t>Annotation</w:t>
      </w:r>
      <w:r w:rsidRPr="00C32C50">
        <w:t xml:space="preserve">, </w:t>
      </w:r>
      <w:r w:rsidRPr="00B45AEF">
        <w:rPr>
          <w:i/>
        </w:rPr>
        <w:t>Notebook</w:t>
      </w:r>
      <w:r w:rsidRPr="00C32C50">
        <w:t xml:space="preserve">. Each of them has the corresponding xsd-type in the schema. There is no type with the name </w:t>
      </w:r>
      <w:r w:rsidRPr="00B45AEF">
        <w:rPr>
          <w:i/>
        </w:rPr>
        <w:t>CachedRepresentation</w:t>
      </w:r>
      <w:r w:rsidRPr="00C32C50">
        <w:t xml:space="preserve"> because a cached representation is a "pure" resource like an image or a text file that does not contain any meta-information about itself. The metadata of a cached presentation are defined via an instance of </w:t>
      </w:r>
      <w:r w:rsidRPr="00B45AEF">
        <w:rPr>
          <w:i/>
        </w:rPr>
        <w:t>CachedRepresentationInfo</w:t>
      </w:r>
      <w:r w:rsidRPr="00C32C50">
        <w:t xml:space="preserve"> type.</w:t>
      </w:r>
      <w:r w:rsidR="00EA08F8">
        <w:t xml:space="preserve"> </w:t>
      </w:r>
    </w:p>
    <w:p w14:paraId="5E229257" w14:textId="26D8DBE1" w:rsidR="009B54F3" w:rsidRDefault="00B45AEF" w:rsidP="00B45AEF">
      <w:pPr>
        <w:ind w:firstLine="284"/>
        <w:jc w:val="both"/>
      </w:pPr>
      <w:r>
        <w:t>Each of resource</w:t>
      </w:r>
      <w:r w:rsidR="009B54F3" w:rsidRPr="00C32C50">
        <w:t xml:space="preserve"> types has an obligatory attribute "</w:t>
      </w:r>
      <w:r>
        <w:t>id</w:t>
      </w:r>
      <w:r w:rsidR="009B54F3" w:rsidRPr="00C32C50">
        <w:t>" which contains DASISH identifier pointing to the location of the resource on the DASISH server.</w:t>
      </w:r>
      <w:r w:rsidR="00EA08F8">
        <w:t xml:space="preserve"> </w:t>
      </w:r>
      <w:r w:rsidR="009B54F3" w:rsidRPr="00C32C50">
        <w:t xml:space="preserve">Resource-info types </w:t>
      </w:r>
      <w:r w:rsidR="009B54F3" w:rsidRPr="00B45AEF">
        <w:rPr>
          <w:i/>
        </w:rPr>
        <w:t>TargetInfo</w:t>
      </w:r>
      <w:r w:rsidR="009B54F3" w:rsidRPr="00C32C50">
        <w:t xml:space="preserve">, </w:t>
      </w:r>
      <w:r w:rsidR="009B54F3" w:rsidRPr="00B45AEF">
        <w:rPr>
          <w:i/>
        </w:rPr>
        <w:t>AnnotationInfo</w:t>
      </w:r>
      <w:r w:rsidR="009B54F3" w:rsidRPr="00C32C50">
        <w:t xml:space="preserve">, </w:t>
      </w:r>
      <w:r w:rsidR="009B54F3" w:rsidRPr="00B45AEF">
        <w:rPr>
          <w:i/>
        </w:rPr>
        <w:t>NotebookInfo</w:t>
      </w:r>
      <w:r w:rsidR="009B54F3" w:rsidRPr="00C32C50">
        <w:t xml:space="preserve"> contain reference to the corresponding resource plus the most important information about the resource. There are corresponding list-of-resource-info types: </w:t>
      </w:r>
      <w:r w:rsidR="009B54F3" w:rsidRPr="00B45AEF">
        <w:rPr>
          <w:i/>
        </w:rPr>
        <w:t>TargetInfos</w:t>
      </w:r>
      <w:r w:rsidR="009B54F3" w:rsidRPr="00C32C50">
        <w:t xml:space="preserve">, </w:t>
      </w:r>
      <w:r w:rsidR="009B54F3" w:rsidRPr="00B45AEF">
        <w:rPr>
          <w:i/>
        </w:rPr>
        <w:t>AnnotationInfos</w:t>
      </w:r>
      <w:r w:rsidR="009B54F3" w:rsidRPr="00C32C50">
        <w:t xml:space="preserve">, </w:t>
      </w:r>
      <w:r w:rsidR="009B54F3" w:rsidRPr="00B45AEF">
        <w:rPr>
          <w:i/>
        </w:rPr>
        <w:t>NotebookInfos</w:t>
      </w:r>
      <w:r w:rsidR="009B54F3" w:rsidRPr="00C32C50">
        <w:t>.</w:t>
      </w:r>
      <w:r w:rsidR="00EA08F8">
        <w:t xml:space="preserve"> </w:t>
      </w:r>
    </w:p>
    <w:p w14:paraId="26261BF4" w14:textId="77777777" w:rsidR="00EA08F8" w:rsidRPr="00C32C50" w:rsidRDefault="00EA08F8" w:rsidP="00EA08F8"/>
    <w:p w14:paraId="2BA117F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&lt;?xml version="1.1" encoding="UTF-8"?&gt;</w:t>
      </w:r>
    </w:p>
    <w:p w14:paraId="5E225F7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&lt;xs:schema targetNamespace="http://www.dasish.eu/ns/addit"</w:t>
      </w:r>
    </w:p>
    <w:p w14:paraId="67B60DA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xmlns:xs="http://www.w3.org/2001/XMLSchema" elementFormDefault="qualified"</w:t>
      </w:r>
    </w:p>
    <w:p w14:paraId="4E37D32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xmlns:dasish="http://www.dasish.eu/ns/addit"&gt;</w:t>
      </w:r>
    </w:p>
    <w:p w14:paraId="4EAC848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&lt;xs:import namespace="http://www.w3.org/XML/1998/namespace"</w:t>
      </w:r>
    </w:p>
    <w:p w14:paraId="4B65884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schemaLocation="http://www.w3.org/2005/08/xml.xsd"/&gt;</w:t>
      </w:r>
    </w:p>
    <w:p w14:paraId="11293BEC" w14:textId="77777777" w:rsidR="009B54F3" w:rsidRPr="00B45AEF" w:rsidRDefault="009B54F3" w:rsidP="009B54F3">
      <w:pPr>
        <w:rPr>
          <w:rFonts w:ascii="Helvetica Neue" w:hAnsi="Helvetica Neue"/>
          <w:sz w:val="20"/>
          <w:szCs w:val="20"/>
        </w:rPr>
      </w:pPr>
    </w:p>
    <w:p w14:paraId="75EC8E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name="List"&gt;</w:t>
      </w:r>
    </w:p>
    <w:p w14:paraId="0F2190B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5B9AC8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0F1B732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4E0FF738" w14:textId="68780D9E"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name="ReferenceList"&gt;</w:t>
      </w:r>
    </w:p>
    <w:p w14:paraId="558C0A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889B33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55AD83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7CACC1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name="href" type="xs:anyURI" minOccurs="0" maxOccurs="unbounded"/&gt;</w:t>
      </w:r>
    </w:p>
    <w:p w14:paraId="0A86120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46E41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24CD02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67E560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65B33E2D" w14:textId="77777777" w:rsidR="009B54F3" w:rsidRPr="00B45AEF" w:rsidRDefault="009B54F3" w:rsidP="009B54F3">
      <w:pPr>
        <w:rPr>
          <w:rFonts w:ascii="Helvetica Neue" w:hAnsi="Helvetica Neue"/>
          <w:sz w:val="20"/>
          <w:szCs w:val="20"/>
        </w:rPr>
      </w:pPr>
    </w:p>
    <w:p w14:paraId="286528FA" w14:textId="77777777" w:rsidR="009B54F3" w:rsidRPr="00B45AEF" w:rsidRDefault="009B54F3" w:rsidP="009B54F3">
      <w:pPr>
        <w:rPr>
          <w:rFonts w:ascii="Helvetica Neue" w:hAnsi="Helvetica Neue"/>
          <w:sz w:val="20"/>
          <w:szCs w:val="20"/>
        </w:rPr>
      </w:pPr>
    </w:p>
    <w:p w14:paraId="4BE1D67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name="CachedRepresentationInfo"&gt;</w:t>
      </w:r>
    </w:p>
    <w:p w14:paraId="31EE40D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C396FB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name="mimeType" type="xs:string" minOccurs="1" maxOccurs="1"/&gt;</w:t>
      </w:r>
    </w:p>
    <w:p w14:paraId="6280690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lastRenderedPageBreak/>
        <w:t xml:space="preserve">            &lt;xs:element name="tool" type="xs:string" minOccurs="1" maxOccurs="1"/&gt;</w:t>
      </w:r>
    </w:p>
    <w:p w14:paraId="7349C9F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name="type" type="xs:string" minOccurs="1" maxOccurs="1"/&gt;</w:t>
      </w:r>
    </w:p>
    <w:p w14:paraId="70D6112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F5DBC5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2A0F63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w:t>
      </w:r>
    </w:p>
    <w:p w14:paraId="2B66E05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24B90781" w14:textId="77777777" w:rsidR="009B54F3" w:rsidRPr="00B45AEF" w:rsidRDefault="009B54F3" w:rsidP="009B54F3">
      <w:pPr>
        <w:rPr>
          <w:rFonts w:ascii="Helvetica Neue" w:hAnsi="Helvetica Neue"/>
          <w:sz w:val="20"/>
          <w:szCs w:val="20"/>
        </w:rPr>
      </w:pPr>
    </w:p>
    <w:p w14:paraId="6961A5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 used in the target --&gt;</w:t>
      </w:r>
    </w:p>
    <w:p w14:paraId="6218C2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name="CachedRepresentationFragment"&gt;</w:t>
      </w:r>
    </w:p>
    <w:p w14:paraId="6AF7FA9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4656359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name="fragmentString" type="xs:string" minOccurs="1" maxOccurs="1"/&gt;</w:t>
      </w:r>
    </w:p>
    <w:p w14:paraId="745208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A1BA2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613CEB5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91C50C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4E54A22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name="CachedRepresentationFragmentList"&gt;</w:t>
      </w:r>
    </w:p>
    <w:p w14:paraId="1FDDE91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1F4319C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6C40B0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8C5A3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name="cached" type="dasish:CachedRepresentationFragment" minOccurs="0" maxOccurs="unbounded"/&gt;</w:t>
      </w:r>
    </w:p>
    <w:p w14:paraId="211D4A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7BCA646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1E7A68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58F6DA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112AF1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3773D7D1" w14:textId="77777777" w:rsidR="009B54F3" w:rsidRPr="00B45AEF" w:rsidRDefault="009B54F3" w:rsidP="009B54F3">
      <w:pPr>
        <w:rPr>
          <w:rFonts w:ascii="Helvetica Neue" w:hAnsi="Helvetica Neue"/>
          <w:sz w:val="20"/>
          <w:szCs w:val="20"/>
        </w:rPr>
      </w:pPr>
    </w:p>
    <w:p w14:paraId="722B3FC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name="Target"&gt;</w:t>
      </w:r>
    </w:p>
    <w:p w14:paraId="003B4AE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7DB5590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name="lastModified" type="xs:dateTime" minOccurs="1" maxOccurs="1"/&gt;</w:t>
      </w:r>
    </w:p>
    <w:p w14:paraId="31247A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name="link" type="xs:anyURI" minOccurs="1" maxOccurs="1"/&gt;</w:t>
      </w:r>
    </w:p>
    <w:p w14:paraId="5F7A2BA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name="version" type="xs:string" minOccurs="1" maxOccurs="1"/&gt;</w:t>
      </w:r>
    </w:p>
    <w:p w14:paraId="6CEA518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name="siblingTargets" type="dasish:ReferenceList" minOccurs="1"/&gt;</w:t>
      </w:r>
    </w:p>
    <w:p w14:paraId="7446A56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name="cachedRepresentatinons" type="dasish:CachedRepresentationFragmentList"</w:t>
      </w:r>
    </w:p>
    <w:p w14:paraId="55440F8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minOccurs="1"/&gt;</w:t>
      </w:r>
    </w:p>
    <w:p w14:paraId="2F1551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FE21EE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00C7C53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w:t>
      </w:r>
    </w:p>
    <w:p w14:paraId="0AE5347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161A3ACF" w14:textId="77777777" w:rsidR="009B54F3" w:rsidRPr="00B45AEF" w:rsidRDefault="009B54F3" w:rsidP="009B54F3">
      <w:pPr>
        <w:rPr>
          <w:rFonts w:ascii="Helvetica Neue" w:hAnsi="Helvetica Neue"/>
          <w:sz w:val="20"/>
          <w:szCs w:val="20"/>
        </w:rPr>
      </w:pPr>
    </w:p>
    <w:p w14:paraId="074ECF10" w14:textId="77777777" w:rsidR="009B54F3" w:rsidRPr="00B45AEF" w:rsidRDefault="009B54F3" w:rsidP="009B54F3">
      <w:pPr>
        <w:rPr>
          <w:rFonts w:ascii="Helvetica Neue" w:hAnsi="Helvetica Neue"/>
          <w:sz w:val="20"/>
          <w:szCs w:val="20"/>
        </w:rPr>
      </w:pPr>
    </w:p>
    <w:p w14:paraId="756A48F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name="TargetInfo"&gt;</w:t>
      </w:r>
    </w:p>
    <w:p w14:paraId="097D9A5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295ACE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name="link" type="xs:anyURI" minOccurs="1" maxOccurs="1"/&gt;</w:t>
      </w:r>
    </w:p>
    <w:p w14:paraId="331607F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name="version" type="xs:string" minOccurs="1" maxOccurs="1"/&gt;</w:t>
      </w:r>
    </w:p>
    <w:p w14:paraId="6F3C222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70F6744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39D7A06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203297AB" w14:textId="77777777" w:rsidR="009B54F3" w:rsidRPr="00B45AEF" w:rsidRDefault="009B54F3" w:rsidP="009B54F3">
      <w:pPr>
        <w:rPr>
          <w:rFonts w:ascii="Helvetica Neue" w:hAnsi="Helvetica Neue"/>
          <w:sz w:val="20"/>
          <w:szCs w:val="20"/>
        </w:rPr>
      </w:pPr>
    </w:p>
    <w:p w14:paraId="4FF150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name="TargetInfoList"&gt;</w:t>
      </w:r>
    </w:p>
    <w:p w14:paraId="77B15A6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69E64C4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430838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D79B18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name="targetInfo" type="dasish:TargetInfo" minOccurs="0"</w:t>
      </w:r>
    </w:p>
    <w:p w14:paraId="309B5F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maxOccurs="unbounded"/&gt;</w:t>
      </w:r>
    </w:p>
    <w:p w14:paraId="539B6B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C768E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3B5798A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2A8859B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4BE5D462" w14:textId="77777777" w:rsidR="009B54F3" w:rsidRPr="00B45AEF" w:rsidRDefault="009B54F3" w:rsidP="009B54F3">
      <w:pPr>
        <w:rPr>
          <w:rFonts w:ascii="Helvetica Neue" w:hAnsi="Helvetica Neue"/>
          <w:sz w:val="20"/>
          <w:szCs w:val="20"/>
        </w:rPr>
      </w:pPr>
    </w:p>
    <w:p w14:paraId="4B11A1D2" w14:textId="77777777" w:rsidR="009B54F3" w:rsidRPr="00B45AEF" w:rsidRDefault="009B54F3" w:rsidP="009B54F3">
      <w:pPr>
        <w:rPr>
          <w:rFonts w:ascii="Helvetica Neue" w:hAnsi="Helvetica Neue"/>
          <w:sz w:val="20"/>
          <w:szCs w:val="20"/>
        </w:rPr>
      </w:pPr>
    </w:p>
    <w:p w14:paraId="7E79D6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name="Principal"&gt;</w:t>
      </w:r>
    </w:p>
    <w:p w14:paraId="232889D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653D7E0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name="displayName" type="xs:string" minOccurs="1" maxOccurs="1"/&gt;</w:t>
      </w:r>
    </w:p>
    <w:p w14:paraId="0318F33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name="eMail" type="xs:string" minOccurs="1" maxOccurs="1"/&gt;    </w:t>
      </w:r>
    </w:p>
    <w:p w14:paraId="6F3663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483228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05CF503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    </w:t>
      </w:r>
    </w:p>
    <w:p w14:paraId="7D44D49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549BE4A4" w14:textId="77777777" w:rsidR="009B54F3" w:rsidRPr="00B45AEF" w:rsidRDefault="009B54F3" w:rsidP="009B54F3">
      <w:pPr>
        <w:rPr>
          <w:rFonts w:ascii="Helvetica Neue" w:hAnsi="Helvetica Neue"/>
          <w:sz w:val="20"/>
          <w:szCs w:val="20"/>
        </w:rPr>
      </w:pPr>
    </w:p>
    <w:p w14:paraId="7B9F4E4D" w14:textId="77777777" w:rsidR="009B54F3" w:rsidRPr="00B45AEF" w:rsidRDefault="009B54F3" w:rsidP="009B54F3">
      <w:pPr>
        <w:rPr>
          <w:rFonts w:ascii="Helvetica Neue" w:hAnsi="Helvetica Neue"/>
          <w:sz w:val="20"/>
          <w:szCs w:val="20"/>
        </w:rPr>
      </w:pPr>
    </w:p>
    <w:p w14:paraId="298BE14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name="CurrentPrincipalInfo"&gt;</w:t>
      </w:r>
    </w:p>
    <w:p w14:paraId="764F0E3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51E1BD4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name="currentPrincipal" type="xs:boolean" minOccurs="1" maxOccurs="1"/&gt;</w:t>
      </w:r>
    </w:p>
    <w:p w14:paraId="5C284B7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0E36D1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7FDDF8C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019DE52E" w14:textId="77777777" w:rsidR="009B54F3" w:rsidRPr="00B45AEF" w:rsidRDefault="009B54F3" w:rsidP="009B54F3">
      <w:pPr>
        <w:rPr>
          <w:rFonts w:ascii="Helvetica Neue" w:hAnsi="Helvetica Neue"/>
          <w:sz w:val="20"/>
          <w:szCs w:val="20"/>
        </w:rPr>
      </w:pPr>
    </w:p>
    <w:p w14:paraId="216DC4F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name="CurrentPrincipalInfoList"&gt;</w:t>
      </w:r>
    </w:p>
    <w:p w14:paraId="0B2B0F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lastRenderedPageBreak/>
        <w:t xml:space="preserve">        &lt;xs:complexContent&gt;</w:t>
      </w:r>
    </w:p>
    <w:p w14:paraId="0DF8D53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1E175A5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0F140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name="currentPrincipalInfo" type="dasish:CurrentPrincipalInfo" minOccurs="0"</w:t>
      </w:r>
    </w:p>
    <w:p w14:paraId="4241EAC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maxOccurs="unbounded"/&gt;</w:t>
      </w:r>
    </w:p>
    <w:p w14:paraId="75D9C86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EEAD44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51DEFA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24AE44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3E24322A" w14:textId="77777777" w:rsidR="009B54F3" w:rsidRPr="00B45AEF" w:rsidRDefault="009B54F3" w:rsidP="009B54F3">
      <w:pPr>
        <w:rPr>
          <w:rFonts w:ascii="Helvetica Neue" w:hAnsi="Helvetica Neue"/>
          <w:sz w:val="20"/>
          <w:szCs w:val="20"/>
        </w:rPr>
      </w:pPr>
    </w:p>
    <w:p w14:paraId="0DA53BE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 name="Access"&gt;</w:t>
      </w:r>
    </w:p>
    <w:p w14:paraId="16F864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 base="xs:string"&gt;</w:t>
      </w:r>
    </w:p>
    <w:p w14:paraId="524238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value="read"/&gt;</w:t>
      </w:r>
    </w:p>
    <w:p w14:paraId="517E1B2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value="write"/&gt;</w:t>
      </w:r>
    </w:p>
    <w:p w14:paraId="6DE592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value="none"/&gt;</w:t>
      </w:r>
    </w:p>
    <w:p w14:paraId="1B37A31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&lt;/xs:restriction&gt;</w:t>
      </w:r>
    </w:p>
    <w:p w14:paraId="4078EA4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&lt;/xs:simpleType&gt;</w:t>
      </w:r>
    </w:p>
    <w:p w14:paraId="79C134E1" w14:textId="77777777" w:rsidR="009B54F3" w:rsidRPr="00B45AEF" w:rsidRDefault="009B54F3" w:rsidP="009B54F3">
      <w:pPr>
        <w:rPr>
          <w:rFonts w:ascii="Helvetica Neue" w:hAnsi="Helvetica Neue"/>
          <w:sz w:val="20"/>
          <w:szCs w:val="20"/>
        </w:rPr>
      </w:pPr>
    </w:p>
    <w:p w14:paraId="0416A2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name="Permission"&gt;</w:t>
      </w:r>
    </w:p>
    <w:p w14:paraId="736BF2A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name="principalHref" type="xs:anyURI" use="required"/&gt;</w:t>
      </w:r>
    </w:p>
    <w:p w14:paraId="0F49042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name="level" type="dasish:Access" use="required"/&gt;</w:t>
      </w:r>
    </w:p>
    <w:p w14:paraId="7F302B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5FF9CDC" w14:textId="77777777" w:rsidR="009B54F3" w:rsidRPr="00B45AEF" w:rsidRDefault="009B54F3" w:rsidP="009B54F3">
      <w:pPr>
        <w:rPr>
          <w:rFonts w:ascii="Helvetica Neue" w:hAnsi="Helvetica Neue"/>
          <w:sz w:val="20"/>
          <w:szCs w:val="20"/>
        </w:rPr>
      </w:pPr>
    </w:p>
    <w:p w14:paraId="6A31AC3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name="PermissionList"&gt;</w:t>
      </w:r>
    </w:p>
    <w:p w14:paraId="0EA8A36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69196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4A36B00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F0B58F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 type="dasish:Permission"</w:t>
      </w:r>
    </w:p>
    <w:p w14:paraId="616057C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minOccurs="0" maxOccurs="unbounded"/&gt;</w:t>
      </w:r>
    </w:p>
    <w:p w14:paraId="4813CC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AA688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name="public" type="dasish:Access" use="required"/&gt;</w:t>
      </w:r>
    </w:p>
    <w:p w14:paraId="21BF730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 </w:t>
      </w:r>
    </w:p>
    <w:p w14:paraId="48ABE45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0564154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6B90402B" w14:textId="77777777" w:rsidR="009B54F3" w:rsidRPr="00B45AEF" w:rsidRDefault="009B54F3" w:rsidP="009B54F3">
      <w:pPr>
        <w:rPr>
          <w:rFonts w:ascii="Helvetica Neue" w:hAnsi="Helvetica Neue"/>
          <w:sz w:val="20"/>
          <w:szCs w:val="20"/>
        </w:rPr>
      </w:pPr>
    </w:p>
    <w:p w14:paraId="17FA9E7F" w14:textId="77777777" w:rsidR="009B54F3" w:rsidRPr="00B45AEF" w:rsidRDefault="009B54F3" w:rsidP="009B54F3">
      <w:pPr>
        <w:rPr>
          <w:rFonts w:ascii="Helvetica Neue" w:hAnsi="Helvetica Neue"/>
          <w:sz w:val="20"/>
          <w:szCs w:val="20"/>
        </w:rPr>
      </w:pPr>
    </w:p>
    <w:p w14:paraId="049F1EC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name="Annotation"&gt;</w:t>
      </w:r>
    </w:p>
    <w:p w14:paraId="676C1A9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3946224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name="ownerHref" type="xs:anyURI"  minOccurs="1" maxOccurs="1"/&gt;            </w:t>
      </w:r>
    </w:p>
    <w:p w14:paraId="529EA3F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lastRenderedPageBreak/>
        <w:t xml:space="preserve">            &lt;xs:element name="headline" type="xs:string"  minOccurs="1" maxOccurs="1"/&gt;</w:t>
      </w:r>
    </w:p>
    <w:p w14:paraId="2B04F2D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name="lastModified" type="xs:dateTime"  minOccurs="1" maxOccurs="1"/&gt;</w:t>
      </w:r>
    </w:p>
    <w:p w14:paraId="77E570E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name="body" type="dasish:AnnotationBody" minOccurs="1" maxOccurs="1"/&gt;</w:t>
      </w:r>
    </w:p>
    <w:p w14:paraId="38295AB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name="targets" type="dasish:TargetInfoList" minOccurs="1" maxOccurs="1"/&gt;</w:t>
      </w:r>
    </w:p>
    <w:p w14:paraId="2589B74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name="permissions" type="dasish:PermissionList" minOccurs="1"</w:t>
      </w:r>
    </w:p>
    <w:p w14:paraId="2F4923B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maxOccurs="1"/&gt; </w:t>
      </w:r>
    </w:p>
    <w:p w14:paraId="23EC06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0B5353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32C6CB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w:t>
      </w:r>
    </w:p>
    <w:p w14:paraId="0F74362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84D622E" w14:textId="77777777" w:rsidR="009B54F3" w:rsidRPr="00B45AEF" w:rsidRDefault="009B54F3" w:rsidP="009B54F3">
      <w:pPr>
        <w:rPr>
          <w:rFonts w:ascii="Helvetica Neue" w:hAnsi="Helvetica Neue"/>
          <w:sz w:val="20"/>
          <w:szCs w:val="20"/>
        </w:rPr>
      </w:pPr>
    </w:p>
    <w:p w14:paraId="4BBC88E1" w14:textId="77777777" w:rsidR="009B54F3" w:rsidRPr="00B45AEF" w:rsidRDefault="009B54F3" w:rsidP="009B54F3">
      <w:pPr>
        <w:rPr>
          <w:rFonts w:ascii="Helvetica Neue" w:hAnsi="Helvetica Neue"/>
          <w:sz w:val="20"/>
          <w:szCs w:val="20"/>
        </w:rPr>
      </w:pPr>
    </w:p>
    <w:p w14:paraId="1ADBF7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name="AnnotationInfo"&gt;</w:t>
      </w:r>
    </w:p>
    <w:p w14:paraId="03B1F81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D8631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name="ownerHref" type="xs:anyURI"  minOccurs="1" maxOccurs="1"/&gt;                 </w:t>
      </w:r>
    </w:p>
    <w:p w14:paraId="0017F5D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name="headline" type="xs:string"  minOccurs="1" maxOccurs="1"/&gt;</w:t>
      </w:r>
    </w:p>
    <w:p w14:paraId="323E0E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name="lastModified" type="xs:dateTime"  minOccurs="1" maxOccurs="1"/&gt;</w:t>
      </w:r>
    </w:p>
    <w:p w14:paraId="11B361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name="targets" type="dasish:ReferenceList" minOccurs="1" maxOccurs="1"</w:t>
      </w:r>
    </w:p>
    <w:p w14:paraId="29B5B10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/&gt;</w:t>
      </w:r>
    </w:p>
    <w:p w14:paraId="3A5491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951C04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3049B98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175F8587" w14:textId="77777777" w:rsidR="009B54F3" w:rsidRPr="00B45AEF" w:rsidRDefault="009B54F3" w:rsidP="009B54F3">
      <w:pPr>
        <w:rPr>
          <w:rFonts w:ascii="Helvetica Neue" w:hAnsi="Helvetica Neue"/>
          <w:sz w:val="20"/>
          <w:szCs w:val="20"/>
        </w:rPr>
      </w:pPr>
    </w:p>
    <w:p w14:paraId="46924DD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name="AnnotationInfoList"&gt;</w:t>
      </w:r>
    </w:p>
    <w:p w14:paraId="75C0AA4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B519E6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053737E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2695CD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name="annotationInfo" type="dasish:AnnotationInfo" minOccurs="0"</w:t>
      </w:r>
    </w:p>
    <w:p w14:paraId="0F1B3A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maxOccurs="unbounded"/&gt;</w:t>
      </w:r>
    </w:p>
    <w:p w14:paraId="229213A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907C2D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19CA39D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E1922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2546BFB7" w14:textId="77777777" w:rsidR="009B54F3" w:rsidRPr="00B45AEF" w:rsidRDefault="009B54F3" w:rsidP="009B54F3">
      <w:pPr>
        <w:rPr>
          <w:rFonts w:ascii="Helvetica Neue" w:hAnsi="Helvetica Neue"/>
          <w:sz w:val="20"/>
          <w:szCs w:val="20"/>
        </w:rPr>
      </w:pPr>
    </w:p>
    <w:p w14:paraId="2635A92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name="AnnotationBody"&gt;</w:t>
      </w:r>
    </w:p>
    <w:p w14:paraId="73A7C0B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&lt;xs:choice&gt;</w:t>
      </w:r>
    </w:p>
    <w:p w14:paraId="059934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name="textBody"&gt;</w:t>
      </w:r>
    </w:p>
    <w:p w14:paraId="617EF9D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5F44B9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lastRenderedPageBreak/>
        <w:t xml:space="preserve">                    &lt;xs:sequence&gt;</w:t>
      </w:r>
    </w:p>
    <w:p w14:paraId="6A97D1F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name="mimeType" type="xs:string" minOccurs="1" maxOccurs="1"/&gt;</w:t>
      </w:r>
    </w:p>
    <w:p w14:paraId="5D60012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name="body" type="xs:string" minOccurs="1" maxOccurs="1"/&gt;</w:t>
      </w:r>
    </w:p>
    <w:p w14:paraId="4718DCA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FD5E84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6C3DD8E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&lt;/xs:element&gt;</w:t>
      </w:r>
    </w:p>
    <w:p w14:paraId="1BB78E6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name="xmlBody"&gt;</w:t>
      </w:r>
    </w:p>
    <w:p w14:paraId="6BDE055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3F80B0B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4708B7C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name="mimeType" type="xs:string" minOccurs="1" maxOccurs="1"/&gt;</w:t>
      </w:r>
    </w:p>
    <w:p w14:paraId="347FD9F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&lt;xs:any minOccurs="1" maxOccurs="1" processContents="skip"/&gt;</w:t>
      </w:r>
    </w:p>
    <w:p w14:paraId="27DA80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479B99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4CD1634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&lt;/xs:element&gt;</w:t>
      </w:r>
    </w:p>
    <w:p w14:paraId="17DA154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&lt;/xs:choice&gt;</w:t>
      </w:r>
    </w:p>
    <w:p w14:paraId="246E012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2B2F2B42" w14:textId="77777777" w:rsidR="009B54F3" w:rsidRPr="00B45AEF" w:rsidRDefault="009B54F3" w:rsidP="009B54F3">
      <w:pPr>
        <w:rPr>
          <w:rFonts w:ascii="Helvetica Neue" w:hAnsi="Helvetica Neue"/>
          <w:sz w:val="20"/>
          <w:szCs w:val="20"/>
        </w:rPr>
      </w:pPr>
    </w:p>
    <w:p w14:paraId="4B9B40A4" w14:textId="77777777" w:rsidR="009B54F3" w:rsidRPr="00B45AEF" w:rsidRDefault="009B54F3" w:rsidP="009B54F3">
      <w:pPr>
        <w:rPr>
          <w:rFonts w:ascii="Helvetica Neue" w:hAnsi="Helvetica Neue"/>
          <w:sz w:val="20"/>
          <w:szCs w:val="20"/>
        </w:rPr>
      </w:pPr>
    </w:p>
    <w:p w14:paraId="1E0BC03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name="Notebook"&gt;</w:t>
      </w:r>
    </w:p>
    <w:p w14:paraId="43DA33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4E687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name="ownerRef" type="xs:anyURI"  minOccurs="1" maxOccurs="1"/&gt; </w:t>
      </w:r>
    </w:p>
    <w:p w14:paraId="3AE6D99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name="title" type="xs:string" minOccurs="1" maxOccurs="1"/&gt;</w:t>
      </w:r>
    </w:p>
    <w:p w14:paraId="453619A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name="lastModified" type="xs:dateTime" minOccurs="1" maxOccurs="1"/&gt;</w:t>
      </w:r>
    </w:p>
    <w:p w14:paraId="4783AE9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name="annotations" type="dasish:ReferenceList" minOccurs="1" maxOccurs="1"/&gt;</w:t>
      </w:r>
    </w:p>
    <w:p w14:paraId="21CD4E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name="permissions" type="dasish:PermissionList" minOccurs="1"</w:t>
      </w:r>
    </w:p>
    <w:p w14:paraId="5C47F7E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maxOccurs="1"/&gt;</w:t>
      </w:r>
    </w:p>
    <w:p w14:paraId="4FFD6B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4824054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28EA414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w:t>
      </w:r>
    </w:p>
    <w:p w14:paraId="3DD69F7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6DAFDF22" w14:textId="77777777" w:rsidR="009B54F3" w:rsidRPr="00B45AEF" w:rsidRDefault="009B54F3" w:rsidP="009B54F3">
      <w:pPr>
        <w:rPr>
          <w:rFonts w:ascii="Helvetica Neue" w:hAnsi="Helvetica Neue"/>
          <w:sz w:val="20"/>
          <w:szCs w:val="20"/>
        </w:rPr>
      </w:pPr>
    </w:p>
    <w:p w14:paraId="0F100BD2" w14:textId="77777777" w:rsidR="009B54F3" w:rsidRPr="00B45AEF" w:rsidRDefault="009B54F3" w:rsidP="009B54F3">
      <w:pPr>
        <w:rPr>
          <w:rFonts w:ascii="Helvetica Neue" w:hAnsi="Helvetica Neue"/>
          <w:sz w:val="20"/>
          <w:szCs w:val="20"/>
        </w:rPr>
      </w:pPr>
    </w:p>
    <w:p w14:paraId="75A2437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name="NotebookInfo"&gt;</w:t>
      </w:r>
    </w:p>
    <w:p w14:paraId="6D0408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4EBB54A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name="ownerHref" type="xs:anyURI"  minOccurs="1" maxOccurs="1"/&gt;              </w:t>
      </w:r>
    </w:p>
    <w:p w14:paraId="03AC946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name="title" type="xs:string" minOccurs="1" maxOccurs="1"/&gt;            </w:t>
      </w:r>
    </w:p>
    <w:p w14:paraId="0EC694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7336257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lastRenderedPageBreak/>
        <w:t xml:space="preserve">        &lt;xs:attribute name="href" type="xs:anyURI" use="required"/&gt;</w:t>
      </w:r>
    </w:p>
    <w:p w14:paraId="7F48788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1A45EB7B" w14:textId="77777777" w:rsidR="009B54F3" w:rsidRPr="00B45AEF" w:rsidRDefault="009B54F3" w:rsidP="009B54F3">
      <w:pPr>
        <w:rPr>
          <w:rFonts w:ascii="Helvetica Neue" w:hAnsi="Helvetica Neue"/>
          <w:sz w:val="20"/>
          <w:szCs w:val="20"/>
        </w:rPr>
      </w:pPr>
    </w:p>
    <w:p w14:paraId="076785F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name="NotebookInfoList"&gt;</w:t>
      </w:r>
    </w:p>
    <w:p w14:paraId="298ACB4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4CA5B41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0BF9D66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AA217C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name="notebookInfo" type="dasish:NotebookInfo" minOccurs="0"</w:t>
      </w:r>
    </w:p>
    <w:p w14:paraId="07775DF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maxOccurs="unbounded"/&gt;</w:t>
      </w:r>
    </w:p>
    <w:p w14:paraId="095CFF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4FB4A7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60980A4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43CEDC1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1DF700B" w14:textId="77777777" w:rsidR="009B54F3" w:rsidRPr="00B45AEF" w:rsidRDefault="009B54F3" w:rsidP="009B54F3">
      <w:pPr>
        <w:rPr>
          <w:rFonts w:ascii="Helvetica Neue" w:hAnsi="Helvetica Neue"/>
          <w:sz w:val="20"/>
          <w:szCs w:val="20"/>
        </w:rPr>
      </w:pPr>
    </w:p>
    <w:p w14:paraId="23DA4D9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 Envelopes --&gt;</w:t>
      </w:r>
    </w:p>
    <w:p w14:paraId="08DF2313" w14:textId="77777777" w:rsidR="009B54F3" w:rsidRPr="00B45AEF" w:rsidRDefault="009B54F3" w:rsidP="009B54F3">
      <w:pPr>
        <w:rPr>
          <w:rFonts w:ascii="Helvetica Neue" w:hAnsi="Helvetica Neue"/>
          <w:sz w:val="20"/>
          <w:szCs w:val="20"/>
        </w:rPr>
      </w:pPr>
    </w:p>
    <w:p w14:paraId="7351507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 name="AnnotationActionName"&gt;</w:t>
      </w:r>
    </w:p>
    <w:p w14:paraId="1189BB4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 base="xs:string"&gt;</w:t>
      </w:r>
    </w:p>
    <w:p w14:paraId="6BE273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value="CREATE_CACHED_REPRESENTATION"/&gt;</w:t>
      </w:r>
    </w:p>
    <w:p w14:paraId="698807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&lt;/xs:restriction&gt;</w:t>
      </w:r>
    </w:p>
    <w:p w14:paraId="22A1FB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&lt;/xs:simpleType&gt;</w:t>
      </w:r>
    </w:p>
    <w:p w14:paraId="3B349EA3" w14:textId="77777777" w:rsidR="009B54F3" w:rsidRPr="00B45AEF" w:rsidRDefault="009B54F3" w:rsidP="009B54F3">
      <w:pPr>
        <w:rPr>
          <w:rFonts w:ascii="Helvetica Neue" w:hAnsi="Helvetica Neue"/>
          <w:sz w:val="20"/>
          <w:szCs w:val="20"/>
        </w:rPr>
      </w:pPr>
    </w:p>
    <w:p w14:paraId="6CB69F1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 name="PermissionActionName"&gt;</w:t>
      </w:r>
    </w:p>
    <w:p w14:paraId="35031BD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 base="xs:string"&gt;</w:t>
      </w:r>
    </w:p>
    <w:p w14:paraId="534ED33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value="PROVIDE_PRINCIPAL_INFO"/&gt;</w:t>
      </w:r>
    </w:p>
    <w:p w14:paraId="120947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&lt;/xs:restriction&gt;</w:t>
      </w:r>
    </w:p>
    <w:p w14:paraId="08FBBE7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&lt;/xs:simpleType&gt;</w:t>
      </w:r>
    </w:p>
    <w:p w14:paraId="3CC7D65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5977B1E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5FF00DDB" w14:textId="77777777" w:rsidR="009B54F3" w:rsidRPr="00B45AEF" w:rsidRDefault="009B54F3" w:rsidP="009B54F3">
      <w:pPr>
        <w:rPr>
          <w:rFonts w:ascii="Helvetica Neue" w:hAnsi="Helvetica Neue"/>
          <w:sz w:val="20"/>
          <w:szCs w:val="20"/>
        </w:rPr>
      </w:pPr>
    </w:p>
    <w:p w14:paraId="175073D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name="Action"&gt;</w:t>
      </w:r>
    </w:p>
    <w:p w14:paraId="0478941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0D5E47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name="object" type="xs:anyURI" minOccurs="1" maxOccurs="1"/&gt;</w:t>
      </w:r>
    </w:p>
    <w:p w14:paraId="48A96B5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name="message" type="xs:string" minOccurs="0" maxOccurs="1"/&gt;</w:t>
      </w:r>
    </w:p>
    <w:p w14:paraId="26889DF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6221A62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3FF05606" w14:textId="77777777" w:rsidR="009B54F3" w:rsidRPr="00B45AEF" w:rsidRDefault="009B54F3" w:rsidP="009B54F3">
      <w:pPr>
        <w:rPr>
          <w:rFonts w:ascii="Helvetica Neue" w:hAnsi="Helvetica Neue"/>
          <w:sz w:val="20"/>
          <w:szCs w:val="20"/>
        </w:rPr>
      </w:pPr>
    </w:p>
    <w:p w14:paraId="022109F0" w14:textId="77777777" w:rsidR="009B54F3" w:rsidRPr="00B45AEF" w:rsidRDefault="009B54F3" w:rsidP="009B54F3">
      <w:pPr>
        <w:rPr>
          <w:rFonts w:ascii="Helvetica Neue" w:hAnsi="Helvetica Neue"/>
          <w:sz w:val="20"/>
          <w:szCs w:val="20"/>
        </w:rPr>
      </w:pPr>
    </w:p>
    <w:p w14:paraId="4886E2E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name="ActionList"&gt;</w:t>
      </w:r>
    </w:p>
    <w:p w14:paraId="79BC746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4DCB00F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lastRenderedPageBreak/>
        <w:t xml:space="preserve">            &lt;xs:extension base="dasish:List"&gt;</w:t>
      </w:r>
    </w:p>
    <w:p w14:paraId="7FEFEFE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2D315E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name="action" type="dasish:Action" minOccurs="0" maxOccurs="unbounded"/&gt;</w:t>
      </w:r>
    </w:p>
    <w:p w14:paraId="66FD417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CC59C0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63FF363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50CFEA5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535E104D" w14:textId="77777777" w:rsidR="009B54F3" w:rsidRPr="00B45AEF" w:rsidRDefault="009B54F3" w:rsidP="009B54F3">
      <w:pPr>
        <w:rPr>
          <w:rFonts w:ascii="Helvetica Neue" w:hAnsi="Helvetica Neue"/>
          <w:sz w:val="20"/>
          <w:szCs w:val="20"/>
        </w:rPr>
      </w:pPr>
    </w:p>
    <w:p w14:paraId="5AA44E1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 response envelope (not a resource, used for all response on POST/PUT requests) --&gt;</w:t>
      </w:r>
    </w:p>
    <w:p w14:paraId="6C5576D7" w14:textId="77777777" w:rsidR="009B54F3" w:rsidRPr="00B45AEF" w:rsidRDefault="009B54F3" w:rsidP="009B54F3">
      <w:pPr>
        <w:rPr>
          <w:rFonts w:ascii="Helvetica Neue" w:hAnsi="Helvetica Neue"/>
          <w:sz w:val="20"/>
          <w:szCs w:val="20"/>
        </w:rPr>
      </w:pPr>
    </w:p>
    <w:p w14:paraId="25BCFAD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 "envelope"--&gt;</w:t>
      </w:r>
    </w:p>
    <w:p w14:paraId="5DEEB5D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name="ResponseBody"&gt;</w:t>
      </w:r>
    </w:p>
    <w:p w14:paraId="29C2960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90268B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&lt;xs:choice&gt;</w:t>
      </w:r>
    </w:p>
    <w:p w14:paraId="5C788DC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 type="dasish:Annotation"/&gt;</w:t>
      </w:r>
    </w:p>
    <w:p w14:paraId="17E3B5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name="permissions" type="dasish:PermissionList"/&gt;</w:t>
      </w:r>
    </w:p>
    <w:p w14:paraId="15B5ED4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 type="dasish:Notebook"/&gt;</w:t>
      </w:r>
    </w:p>
    <w:p w14:paraId="7F5C7C1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&lt;/xs:choice&gt;</w:t>
      </w:r>
    </w:p>
    <w:p w14:paraId="1A12044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name="actionList" type="dasish:ActionList" minOccurs="1"</w:t>
      </w:r>
    </w:p>
    <w:p w14:paraId="403BFE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maxOccurs="1"/&gt;</w:t>
      </w:r>
    </w:p>
    <w:p w14:paraId="58A9D4F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65CA65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806AEB0" w14:textId="77777777" w:rsidR="00B45AEF" w:rsidRDefault="00B45AEF" w:rsidP="009B54F3">
      <w:pPr>
        <w:rPr>
          <w:rFonts w:ascii="Helvetica Neue" w:hAnsi="Helvetica Neue"/>
          <w:sz w:val="20"/>
          <w:szCs w:val="20"/>
        </w:rPr>
      </w:pPr>
    </w:p>
    <w:p w14:paraId="1C4296E6" w14:textId="4D5D7FF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&lt;!-- ############ ELEMENTS </w:t>
      </w:r>
      <w:r w:rsidR="00B45AEF">
        <w:rPr>
          <w:rFonts w:ascii="Helvetica Neue" w:hAnsi="Helvetica Neue"/>
          <w:sz w:val="20"/>
          <w:szCs w:val="20"/>
        </w:rPr>
        <w:t xml:space="preserve">(used by JAXB) </w:t>
      </w:r>
      <w:r w:rsidRPr="00B45AEF">
        <w:rPr>
          <w:rFonts w:ascii="Helvetica Neue" w:hAnsi="Helvetica Neue"/>
          <w:sz w:val="20"/>
          <w:szCs w:val="20"/>
        </w:rPr>
        <w:t>################# !--&gt;</w:t>
      </w:r>
    </w:p>
    <w:p w14:paraId="3E2E0E5D" w14:textId="4308BEBD"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31FE3141" w14:textId="33688FB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name="action" type="dasish:Action"/&gt;    </w:t>
      </w:r>
    </w:p>
    <w:p w14:paraId="46A9A5DF" w14:textId="1702506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name="actionList" type="dasish:ActionList"/&gt;</w:t>
      </w:r>
    </w:p>
    <w:p w14:paraId="304564C7" w14:textId="4ED3C2C1"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 type="dasish:Annotation"/&gt;</w:t>
      </w:r>
    </w:p>
    <w:p w14:paraId="0D446033" w14:textId="2CE3548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name="annotationBody" type="dasish:AnnotationBody"/&gt;</w:t>
      </w:r>
    </w:p>
    <w:p w14:paraId="7B135B6A" w14:textId="282FC1C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name="annotationInfo" type="dasish:AnnotationInfo"/&gt;</w:t>
      </w:r>
    </w:p>
    <w:p w14:paraId="0C5D89DB" w14:textId="4B28A76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name="annotationInfoList" type="dasish:AnnotationInfoList"/&gt;</w:t>
      </w:r>
    </w:p>
    <w:p w14:paraId="364CF40E" w14:textId="71AA432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name="annotationList" type="dasish:ReferenceList"/&gt;</w:t>
      </w:r>
    </w:p>
    <w:p w14:paraId="25845A7F" w14:textId="2BDE0B6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name="cashedRepresentationInfo" type="dasish:CachedRepresentationInfo"/&gt;</w:t>
      </w:r>
    </w:p>
    <w:p w14:paraId="00170BB0" w14:textId="0067395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name="cashedRepresentationList" type="dasish:ReferenceList"/&gt;    </w:t>
      </w:r>
    </w:p>
    <w:p w14:paraId="11AD2349" w14:textId="130EB14B"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name="cachedRepresentationFragment" type="dasish:CachedRepresentationFragment"/&gt;    </w:t>
      </w:r>
    </w:p>
    <w:p w14:paraId="45C37247" w14:textId="35B44E0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name="cachedRepresentationFragmentList" type="dasish:CachedRepresentationFragmentList"/&gt;</w:t>
      </w:r>
    </w:p>
    <w:p w14:paraId="0D3096AB" w14:textId="6123660D"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name="list" type="dasish:List"/&gt;</w:t>
      </w:r>
    </w:p>
    <w:p w14:paraId="4BA4B37F" w14:textId="260EF384" w:rsidR="009B54F3" w:rsidRPr="00B45AEF" w:rsidRDefault="009B54F3" w:rsidP="009B54F3">
      <w:pPr>
        <w:rPr>
          <w:rFonts w:ascii="Helvetica Neue" w:hAnsi="Helvetica Neue"/>
          <w:sz w:val="20"/>
          <w:szCs w:val="20"/>
        </w:rPr>
      </w:pPr>
      <w:r w:rsidRPr="00B45AEF">
        <w:rPr>
          <w:rFonts w:ascii="Helvetica Neue" w:hAnsi="Helvetica Neue"/>
          <w:sz w:val="20"/>
          <w:szCs w:val="20"/>
        </w:rPr>
        <w:lastRenderedPageBreak/>
        <w:t xml:space="preserve">    &lt;xs:element name="notebook" type="dasish:Notebook"/&gt;</w:t>
      </w:r>
    </w:p>
    <w:p w14:paraId="3AAA503C" w14:textId="26A0CCEC"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name="notebookInfo" type="dasish:NotebookInfo"/&gt;</w:t>
      </w:r>
    </w:p>
    <w:p w14:paraId="2B79B8E4" w14:textId="01E23588"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name="notebookInfoList" type="dasish:NotebookInfoList"/&gt;</w:t>
      </w:r>
    </w:p>
    <w:p w14:paraId="3A11C243" w14:textId="5E2C53E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name="notebookList" type="dasish:ReferenceList"/&gt;</w:t>
      </w:r>
    </w:p>
    <w:p w14:paraId="4C05C9C2" w14:textId="659CD423"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name="permissionList" type="dasish:PermissionList"/&gt;</w:t>
      </w:r>
    </w:p>
    <w:p w14:paraId="22481FB3" w14:textId="4C832B2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name="responseBody" type="dasish:ResponseBody"/&gt;</w:t>
      </w:r>
    </w:p>
    <w:p w14:paraId="2344901F" w14:textId="5F1BCC0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 type="dasish:Target"/&gt;</w:t>
      </w:r>
    </w:p>
    <w:p w14:paraId="43E75E1B" w14:textId="486F770C"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name="targetInfo" type="dasish:TargetInfo"/&gt;</w:t>
      </w:r>
    </w:p>
    <w:p w14:paraId="3652A599" w14:textId="7736D1E9"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name="targetInfoList" type="dasish:TargetInfoList"/&gt;</w:t>
      </w:r>
    </w:p>
    <w:p w14:paraId="09AEB7B0" w14:textId="0D1FCD96"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name="targetList" type="dasish:ReferenceList"/&gt;</w:t>
      </w:r>
    </w:p>
    <w:p w14:paraId="6899A573" w14:textId="181EA36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name="principal" type="dasish:Principal"/&gt;</w:t>
      </w:r>
    </w:p>
    <w:p w14:paraId="1966CD42" w14:textId="6A6E4FF9"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name="currentPrincipalInfo" type="dasish:CurrentPrincipalInfo"/&gt;</w:t>
      </w:r>
    </w:p>
    <w:p w14:paraId="1A08DE92" w14:textId="24FEE2D8"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name="currentPrincipalInfoList" type="dasish:CurrentPrincipalInfoList"/&gt;       </w:t>
      </w:r>
    </w:p>
    <w:p w14:paraId="37CF6843" w14:textId="615134B6"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name="principalList" type="dasish:ReferenceList"/&gt;        </w:t>
      </w:r>
    </w:p>
    <w:p w14:paraId="62FCA573" w14:textId="03600575"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name="referenceList" type="dasish:ReferenceList"/&gt;    </w:t>
      </w:r>
    </w:p>
    <w:p w14:paraId="396ECF0D" w14:textId="6B09FB70" w:rsid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name="access" type="dasish:Access"/&gt;</w:t>
      </w:r>
    </w:p>
    <w:p w14:paraId="4791482F" w14:textId="78FFF018" w:rsidR="009B54F3" w:rsidRPr="00B45AEF" w:rsidRDefault="00B45AEF" w:rsidP="009B54F3">
      <w:pPr>
        <w:rPr>
          <w:rFonts w:ascii="Helvetica Neue" w:hAnsi="Helvetica Neue"/>
          <w:sz w:val="20"/>
          <w:szCs w:val="20"/>
        </w:rPr>
      </w:pPr>
      <w:r>
        <w:rPr>
          <w:rFonts w:ascii="Helvetica Neue" w:hAnsi="Helvetica Neue"/>
          <w:sz w:val="20"/>
          <w:szCs w:val="20"/>
        </w:rPr>
        <w:t xml:space="preserve">   </w:t>
      </w:r>
      <w:r w:rsidR="009B54F3" w:rsidRPr="00B45AEF">
        <w:rPr>
          <w:rFonts w:ascii="Helvetica Neue" w:hAnsi="Helvetica Neue"/>
          <w:sz w:val="20"/>
          <w:szCs w:val="20"/>
        </w:rPr>
        <w:t>&lt;xs:element name="annotationActionName" type="dasish:AnnotationActionName"/&gt;</w:t>
      </w:r>
    </w:p>
    <w:p w14:paraId="2B8B0B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 type="dasish:Permission"/&gt;</w:t>
      </w:r>
    </w:p>
    <w:p w14:paraId="1044A12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name="permissionActionName" type="dasish:PermissionActionName"/&gt;</w:t>
      </w:r>
    </w:p>
    <w:p w14:paraId="33E696A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&lt;/xs:schema&gt;</w:t>
      </w:r>
    </w:p>
    <w:p w14:paraId="609A1EBF" w14:textId="34592BAA" w:rsidR="008567D2" w:rsidRDefault="00AF693A" w:rsidP="008567D2">
      <w:pPr>
        <w:pStyle w:val="Rubrik2"/>
      </w:pPr>
      <w:bookmarkStart w:id="385" w:name="_Toc273123002"/>
      <w:r>
        <w:t>Wired-Marker-b</w:t>
      </w:r>
      <w:r w:rsidR="008567D2">
        <w:t xml:space="preserve">ased </w:t>
      </w:r>
      <w:r>
        <w:t>DWAN frontend</w:t>
      </w:r>
      <w:r w:rsidR="00BE3684">
        <w:t>.</w:t>
      </w:r>
      <w:r>
        <w:t xml:space="preserve"> </w:t>
      </w:r>
      <w:r w:rsidR="008567D2">
        <w:t>Manual</w:t>
      </w:r>
      <w:bookmarkEnd w:id="385"/>
      <w:r w:rsidR="008567D2">
        <w:t xml:space="preserve"> </w:t>
      </w:r>
    </w:p>
    <w:p w14:paraId="45C811E1" w14:textId="363C3023" w:rsidR="008567D2" w:rsidRDefault="003115F3" w:rsidP="003876BA">
      <w:pPr>
        <w:ind w:firstLine="284"/>
        <w:jc w:val="both"/>
      </w:pPr>
      <w:ins w:id="386" w:author="testuser" w:date="2014-09-29T13:47:00Z">
        <w:r>
          <w:t xml:space="preserve">This </w:t>
        </w:r>
      </w:ins>
      <w:r w:rsidR="008567D2" w:rsidRPr="00367B2F">
        <w:t xml:space="preserve">DWAN </w:t>
      </w:r>
      <w:r w:rsidR="008567D2">
        <w:t xml:space="preserve">client </w:t>
      </w:r>
      <w:r w:rsidR="008567D2" w:rsidRPr="00367B2F">
        <w:t>is based on the Wired-Marker extension for Firefox with added functionality to communicate with the DWAN backend. Such extension enables the user to create free-text annotations on fragments of webpage content. Wired-Marker, and theref</w:t>
      </w:r>
      <w:r w:rsidR="008567D2">
        <w:t xml:space="preserve">ore DWAN client, runs only on </w:t>
      </w:r>
      <w:ins w:id="387" w:author="testuser" w:date="2014-09-29T13:47:00Z">
        <w:r>
          <w:t xml:space="preserve">the </w:t>
        </w:r>
      </w:ins>
      <w:r w:rsidR="008567D2">
        <w:t xml:space="preserve">Firefox </w:t>
      </w:r>
      <w:r w:rsidR="008567D2" w:rsidRPr="00367B2F">
        <w:t>web browser</w:t>
      </w:r>
      <w:r w:rsidR="00A71F1F">
        <w:t xml:space="preserve">. </w:t>
      </w:r>
      <w:r w:rsidR="008567D2" w:rsidRPr="00367B2F">
        <w:t xml:space="preserve"> </w:t>
      </w:r>
      <w:r w:rsidR="00A71F1F">
        <w:t>It</w:t>
      </w:r>
      <w:r w:rsidR="008567D2">
        <w:t xml:space="preserve"> can </w:t>
      </w:r>
      <w:r w:rsidR="008567D2" w:rsidRPr="00367B2F">
        <w:t xml:space="preserve">be downloaded from the Mozilla website, here: </w:t>
      </w:r>
      <w:hyperlink r:id="rId45" w:history="1">
        <w:r w:rsidR="008567D2" w:rsidRPr="00367B2F">
          <w:rPr>
            <w:rStyle w:val="Hyperlnk"/>
            <w:rFonts w:cs="Arial"/>
            <w:color w:val="1155CC"/>
          </w:rPr>
          <w:t>http://www.mozilla.org/en-US/firefox/new/</w:t>
        </w:r>
      </w:hyperlink>
      <w:r w:rsidR="008567D2" w:rsidRPr="00367B2F">
        <w:t xml:space="preserve">  . </w:t>
      </w:r>
    </w:p>
    <w:p w14:paraId="14090AED" w14:textId="76237856" w:rsidR="00A71F1F" w:rsidRDefault="008567D2" w:rsidP="00A71F1F">
      <w:pPr>
        <w:ind w:firstLine="284"/>
        <w:jc w:val="both"/>
        <w:rPr>
          <w:lang w:val="en-US" w:eastAsia="en-US"/>
        </w:rPr>
      </w:pPr>
      <w:r>
        <w:t>It is highly recom</w:t>
      </w:r>
      <w:r w:rsidR="00A71F1F">
        <w:t xml:space="preserve">mended to make a separate </w:t>
      </w:r>
      <w:del w:id="388" w:author="testuser" w:date="2014-09-29T13:48:00Z">
        <w:r w:rsidR="00A71F1F" w:rsidDel="003115F3">
          <w:delText xml:space="preserve"> </w:delText>
        </w:r>
      </w:del>
      <w:r w:rsidR="00A71F1F">
        <w:t>Firef</w:t>
      </w:r>
      <w:r>
        <w:t xml:space="preserve">ox profile </w:t>
      </w:r>
      <w:del w:id="389" w:author="testuser" w:date="2014-09-29T13:48:00Z">
        <w:r w:rsidDel="003115F3">
          <w:delText xml:space="preserve"> </w:delText>
        </w:r>
      </w:del>
      <w:r>
        <w:t xml:space="preserve">where one installs </w:t>
      </w:r>
      <w:ins w:id="390" w:author="testuser" w:date="2014-09-29T13:48:00Z">
        <w:r w:rsidR="003115F3">
          <w:t xml:space="preserve">the </w:t>
        </w:r>
      </w:ins>
      <w:r>
        <w:t>DW</w:t>
      </w:r>
      <w:r w:rsidR="003876BA">
        <w:t xml:space="preserve">AN Wired-Marker based client.   </w:t>
      </w:r>
      <w:r>
        <w:rPr>
          <w:lang w:val="en-US" w:eastAsia="en-US"/>
        </w:rPr>
        <w:t xml:space="preserve">For instance, to create a Firefox profile on MAC, </w:t>
      </w:r>
      <w:del w:id="391" w:author="testuser" w:date="2014-09-29T13:48:00Z">
        <w:r w:rsidDel="003115F3">
          <w:rPr>
            <w:lang w:val="en-US" w:eastAsia="en-US"/>
          </w:rPr>
          <w:delText xml:space="preserve"> </w:delText>
        </w:r>
      </w:del>
      <w:r>
        <w:rPr>
          <w:lang w:val="en-US" w:eastAsia="en-US"/>
        </w:rPr>
        <w:t xml:space="preserve">one can follow one of </w:t>
      </w:r>
      <w:del w:id="392" w:author="testuser" w:date="2014-09-29T13:48:00Z">
        <w:r w:rsidDel="003115F3">
          <w:rPr>
            <w:lang w:val="en-US" w:eastAsia="en-US"/>
          </w:rPr>
          <w:delText xml:space="preserve"> </w:delText>
        </w:r>
      </w:del>
      <w:r>
        <w:rPr>
          <w:lang w:val="en-US" w:eastAsia="en-US"/>
        </w:rPr>
        <w:t>two</w:t>
      </w:r>
      <w:ins w:id="393" w:author="testuser" w:date="2014-09-29T13:49:00Z">
        <w:r w:rsidR="003115F3">
          <w:rPr>
            <w:lang w:val="en-US" w:eastAsia="en-US"/>
          </w:rPr>
          <w:t xml:space="preserve"> methods</w:t>
        </w:r>
      </w:ins>
      <w:r w:rsidRPr="00367B2F">
        <w:rPr>
          <w:lang w:val="en-US" w:eastAsia="en-US"/>
        </w:rPr>
        <w:t xml:space="preserve">. In either case </w:t>
      </w:r>
      <w:del w:id="394" w:author="testuser" w:date="2014-09-29T13:48:00Z">
        <w:r w:rsidDel="003115F3">
          <w:rPr>
            <w:lang w:val="en-US" w:eastAsia="en-US"/>
          </w:rPr>
          <w:delText xml:space="preserve"> </w:delText>
        </w:r>
      </w:del>
      <w:r>
        <w:rPr>
          <w:lang w:val="en-US" w:eastAsia="en-US"/>
        </w:rPr>
        <w:t>it is recommended to</w:t>
      </w:r>
      <w:r w:rsidRPr="00367B2F">
        <w:rPr>
          <w:lang w:val="en-US" w:eastAsia="en-US"/>
        </w:rPr>
        <w:t xml:space="preserve"> watch the Terminal window output in order to trace any heavy exceptions or errors that might occur.</w:t>
      </w:r>
      <w:r>
        <w:rPr>
          <w:lang w:val="en-US" w:eastAsia="en-US"/>
        </w:rPr>
        <w:t xml:space="preserve">  One</w:t>
      </w:r>
      <w:r w:rsidRPr="00367B2F">
        <w:rPr>
          <w:lang w:val="en-US" w:eastAsia="en-US"/>
        </w:rPr>
        <w:t xml:space="preserve"> can create a profile via Terminal by using the</w:t>
      </w:r>
      <w:r w:rsidR="00A71F1F">
        <w:rPr>
          <w:lang w:val="en-US" w:eastAsia="en-US"/>
        </w:rPr>
        <w:t xml:space="preserve"> command</w:t>
      </w:r>
    </w:p>
    <w:p w14:paraId="041030D4" w14:textId="2164743E" w:rsidR="008567D2" w:rsidRDefault="008567D2" w:rsidP="00A71F1F">
      <w:pPr>
        <w:ind w:firstLine="284"/>
        <w:jc w:val="both"/>
        <w:rPr>
          <w:i/>
          <w:lang w:val="en-US" w:eastAsia="en-US"/>
        </w:rPr>
      </w:pPr>
      <w:r w:rsidRPr="00A71F1F">
        <w:rPr>
          <w:i/>
          <w:lang w:val="en-US" w:eastAsia="en-US"/>
        </w:rPr>
        <w:t>mkdir -p ~/Library/Application\ Support/Firefox/Profiles/nameofprofile</w:t>
      </w:r>
    </w:p>
    <w:p w14:paraId="585DA98F" w14:textId="5E9B0EE3" w:rsidR="00A71F1F" w:rsidRDefault="00A71F1F" w:rsidP="00A71F1F">
      <w:pPr>
        <w:ind w:firstLine="284"/>
        <w:jc w:val="both"/>
        <w:rPr>
          <w:lang w:val="en-US" w:eastAsia="en-US"/>
        </w:rPr>
      </w:pPr>
      <w:r>
        <w:rPr>
          <w:lang w:val="en-US" w:eastAsia="en-US"/>
        </w:rPr>
        <w:t>The instance of the Firefox with the given profile can by l</w:t>
      </w:r>
      <w:r w:rsidR="000654F7">
        <w:rPr>
          <w:lang w:val="en-US" w:eastAsia="en-US"/>
        </w:rPr>
        <w:t>a</w:t>
      </w:r>
      <w:r>
        <w:rPr>
          <w:lang w:val="en-US" w:eastAsia="en-US"/>
        </w:rPr>
        <w:t xml:space="preserve">unched by </w:t>
      </w:r>
    </w:p>
    <w:p w14:paraId="7C2DD6CE" w14:textId="2B6373F6" w:rsidR="008567D2" w:rsidRDefault="008567D2" w:rsidP="00A71F1F">
      <w:pPr>
        <w:ind w:firstLine="284"/>
        <w:jc w:val="both"/>
        <w:rPr>
          <w:lang w:val="en-US" w:eastAsia="en-US"/>
        </w:rPr>
      </w:pPr>
      <w:r w:rsidRPr="00A71F1F">
        <w:rPr>
          <w:i/>
          <w:lang w:val="en-US" w:eastAsia="en-US"/>
        </w:rPr>
        <w:t>/Applications/Firefox.app/Contents/MacOS/firefox -profile ~/Library/Application\ Support/Firefox/Profiles/nameofprofile -no-remote</w:t>
      </w:r>
      <w:r>
        <w:rPr>
          <w:lang w:val="en-US" w:eastAsia="en-US"/>
        </w:rPr>
        <w:t xml:space="preserve">. </w:t>
      </w:r>
    </w:p>
    <w:p w14:paraId="059699F8" w14:textId="77777777" w:rsidR="008567D2" w:rsidRPr="00367B2F" w:rsidRDefault="008567D2" w:rsidP="003876BA">
      <w:pPr>
        <w:ind w:firstLine="284"/>
        <w:jc w:val="both"/>
        <w:rPr>
          <w:rFonts w:eastAsia="Times New Roman" w:cs="Times New Roman"/>
          <w:lang w:val="en-US" w:eastAsia="en-US"/>
        </w:rPr>
      </w:pPr>
    </w:p>
    <w:p w14:paraId="4B3F432E" w14:textId="5CE5A9D4" w:rsidR="003876BA" w:rsidRDefault="008567D2" w:rsidP="003876BA">
      <w:pPr>
        <w:ind w:firstLine="284"/>
        <w:jc w:val="both"/>
        <w:rPr>
          <w:lang w:val="en-US" w:eastAsia="en-US"/>
        </w:rPr>
      </w:pPr>
      <w:r w:rsidRPr="00367B2F">
        <w:rPr>
          <w:lang w:val="en-US" w:eastAsia="en-US"/>
        </w:rPr>
        <w:t xml:space="preserve">Alternatively, </w:t>
      </w:r>
      <w:r>
        <w:rPr>
          <w:lang w:val="en-US" w:eastAsia="en-US"/>
        </w:rPr>
        <w:t xml:space="preserve">one </w:t>
      </w:r>
      <w:del w:id="395" w:author="testuser" w:date="2014-09-29T13:49:00Z">
        <w:r w:rsidRPr="00367B2F" w:rsidDel="003115F3">
          <w:rPr>
            <w:lang w:val="en-US" w:eastAsia="en-US"/>
          </w:rPr>
          <w:delText xml:space="preserve"> </w:delText>
        </w:r>
      </w:del>
      <w:r w:rsidRPr="00367B2F">
        <w:rPr>
          <w:lang w:val="en-US" w:eastAsia="en-US"/>
        </w:rPr>
        <w:t>can create a profile with the help of Profile Manager and start Firefox with that profile by:</w:t>
      </w:r>
    </w:p>
    <w:p w14:paraId="1E3B05F4" w14:textId="550121C3" w:rsidR="008567D2" w:rsidRPr="00694A2A" w:rsidRDefault="008567D2" w:rsidP="003876BA">
      <w:pPr>
        <w:ind w:firstLine="284"/>
        <w:jc w:val="both"/>
        <w:rPr>
          <w:rFonts w:cs="Times New Roman"/>
          <w:i/>
          <w:lang w:val="en-US" w:eastAsia="en-US"/>
        </w:rPr>
      </w:pPr>
      <w:r w:rsidRPr="00694A2A">
        <w:rPr>
          <w:i/>
          <w:lang w:val="en-US" w:eastAsia="en-US"/>
        </w:rPr>
        <w:t>macuser$ /Applications/Firefox.app/Contents/MacOS/firefox-bin -p</w:t>
      </w:r>
    </w:p>
    <w:p w14:paraId="71B11888" w14:textId="77777777" w:rsidR="00694A2A" w:rsidRDefault="00694A2A" w:rsidP="003876BA">
      <w:pPr>
        <w:ind w:firstLine="284"/>
        <w:jc w:val="both"/>
        <w:rPr>
          <w:lang w:val="en-US" w:eastAsia="en-US"/>
        </w:rPr>
      </w:pPr>
    </w:p>
    <w:p w14:paraId="3D587A9E" w14:textId="59729E95" w:rsidR="008567D2" w:rsidRDefault="008567D2" w:rsidP="003876BA">
      <w:pPr>
        <w:ind w:firstLine="284"/>
        <w:jc w:val="both"/>
      </w:pPr>
      <w:r w:rsidRPr="00367B2F">
        <w:rPr>
          <w:lang w:val="en-US" w:eastAsia="en-US"/>
        </w:rPr>
        <w:lastRenderedPageBreak/>
        <w:t xml:space="preserve">Having started up a Firefox instance with </w:t>
      </w:r>
      <w:r>
        <w:rPr>
          <w:lang w:val="en-US" w:eastAsia="en-US"/>
        </w:rPr>
        <w:t>the</w:t>
      </w:r>
      <w:r w:rsidRPr="00367B2F">
        <w:rPr>
          <w:lang w:val="en-US" w:eastAsia="en-US"/>
        </w:rPr>
        <w:t xml:space="preserve"> profile, drag and drop the xpi file onto the Firefox window in order to install it. Another option is to load and install the xpi file by using the Firefox menu </w:t>
      </w:r>
      <w:r>
        <w:rPr>
          <w:lang w:val="en-US" w:eastAsia="en-US"/>
        </w:rPr>
        <w:t>“</w:t>
      </w:r>
      <w:r w:rsidRPr="00367B2F">
        <w:rPr>
          <w:lang w:val="en-US" w:eastAsia="en-US"/>
        </w:rPr>
        <w:t>File - Op</w:t>
      </w:r>
      <w:r>
        <w:rPr>
          <w:lang w:val="en-US" w:eastAsia="en-US"/>
        </w:rPr>
        <w:t>en File”</w:t>
      </w:r>
      <w:r w:rsidRPr="00367B2F">
        <w:rPr>
          <w:lang w:val="en-US" w:eastAsia="en-US"/>
        </w:rPr>
        <w:t xml:space="preserve"> dialog.</w:t>
      </w:r>
      <w:r>
        <w:rPr>
          <w:lang w:val="en-US" w:eastAsia="en-US"/>
        </w:rPr>
        <w:t xml:space="preserve"> </w:t>
      </w:r>
      <w:r w:rsidR="000654F7">
        <w:rPr>
          <w:rStyle w:val="Fotnotsreferens"/>
          <w:lang w:val="en-US" w:eastAsia="en-US"/>
        </w:rPr>
        <w:footnoteReference w:id="15"/>
      </w:r>
      <w:r>
        <w:rPr>
          <w:lang w:val="en-US" w:eastAsia="en-US"/>
        </w:rPr>
        <w:t xml:space="preserve"> </w:t>
      </w:r>
    </w:p>
    <w:p w14:paraId="66A9A26C" w14:textId="7D9709CE" w:rsidR="008567D2" w:rsidRPr="00367B2F" w:rsidRDefault="008567D2" w:rsidP="003876BA">
      <w:pPr>
        <w:ind w:firstLine="284"/>
        <w:jc w:val="both"/>
        <w:rPr>
          <w:rFonts w:eastAsia="Times New Roman" w:cs="Times New Roman"/>
        </w:rPr>
      </w:pPr>
      <w:r w:rsidRPr="00367B2F">
        <w:rPr>
          <w:rFonts w:cs="Arial"/>
          <w:color w:val="000000"/>
        </w:rPr>
        <w:t xml:space="preserve">In order to access the database and therefore use DWAN you need to log-in. DWAN offers two ways of authentication, via </w:t>
      </w:r>
      <w:r w:rsidRPr="005F50DA">
        <w:rPr>
          <w:rFonts w:cs="Arial"/>
          <w:i/>
          <w:color w:val="000000"/>
        </w:rPr>
        <w:t>Shibbolleth</w:t>
      </w:r>
      <w:r w:rsidRPr="00367B2F">
        <w:rPr>
          <w:rFonts w:cs="Arial"/>
          <w:color w:val="000000"/>
        </w:rPr>
        <w:t xml:space="preserve"> (A) and with a newly and specifically created user account (B). </w:t>
      </w:r>
    </w:p>
    <w:p w14:paraId="7F847EF8" w14:textId="50D6E067" w:rsidR="008567D2" w:rsidRPr="00367B2F" w:rsidRDefault="008567D2" w:rsidP="003876BA">
      <w:pPr>
        <w:ind w:firstLine="284"/>
        <w:jc w:val="both"/>
        <w:rPr>
          <w:rFonts w:ascii="Times" w:eastAsia="Times New Roman" w:hAnsi="Times" w:cs="Times New Roman"/>
        </w:rPr>
      </w:pPr>
      <w:r w:rsidRPr="00367B2F">
        <w:rPr>
          <w:rFonts w:cs="Arial"/>
          <w:color w:val="000000"/>
        </w:rPr>
        <w:t xml:space="preserve">A) If your institution is listed as a Shibboleth Identity Provider (IP), then you can just use your institution credentials. Choose from the list of Identity Providers, select, and log in. </w:t>
      </w:r>
    </w:p>
    <w:p w14:paraId="1907E37C" w14:textId="77777777" w:rsidR="008567D2" w:rsidRPr="00367B2F" w:rsidRDefault="008567D2" w:rsidP="003876BA">
      <w:pPr>
        <w:ind w:firstLine="284"/>
        <w:jc w:val="both"/>
      </w:pPr>
      <w:r w:rsidRPr="00367B2F">
        <w:t>B) If your institution is not listed as a Shibboleth IP, then you can create a user account following the following steps:</w:t>
      </w:r>
    </w:p>
    <w:p w14:paraId="5EAEDB65" w14:textId="77777777" w:rsidR="008567D2" w:rsidRPr="00367B2F" w:rsidRDefault="008567D2" w:rsidP="003876BA">
      <w:pPr>
        <w:ind w:firstLine="284"/>
        <w:jc w:val="both"/>
      </w:pPr>
      <w:r w:rsidRPr="00367B2F">
        <w:t xml:space="preserve">1. go to </w:t>
      </w:r>
      <w:hyperlink r:id="rId46" w:history="1">
        <w:r w:rsidRPr="00367B2F">
          <w:rPr>
            <w:rStyle w:val="Hyperlnk"/>
            <w:rFonts w:cs="Arial"/>
            <w:color w:val="1155CC"/>
          </w:rPr>
          <w:t>https://lux17.mpi.nl/ds/webannotator-basic/</w:t>
        </w:r>
      </w:hyperlink>
      <w:r w:rsidRPr="00367B2F">
        <w:t xml:space="preserve"> </w:t>
      </w:r>
    </w:p>
    <w:p w14:paraId="7523993D" w14:textId="77777777" w:rsidR="008567D2" w:rsidRPr="00367B2F" w:rsidRDefault="008567D2" w:rsidP="003876BA">
      <w:pPr>
        <w:ind w:firstLine="284"/>
        <w:jc w:val="both"/>
      </w:pPr>
      <w:r w:rsidRPr="00367B2F">
        <w:t xml:space="preserve">2. click on </w:t>
      </w:r>
      <w:r w:rsidRPr="00367B2F">
        <w:rPr>
          <w:i/>
          <w:iCs/>
        </w:rPr>
        <w:t xml:space="preserve">Register as a non-Shibboleth user </w:t>
      </w:r>
    </w:p>
    <w:p w14:paraId="71BABA69" w14:textId="77777777" w:rsidR="008567D2" w:rsidRPr="00367B2F" w:rsidRDefault="008567D2" w:rsidP="003876BA">
      <w:pPr>
        <w:ind w:firstLine="284"/>
        <w:jc w:val="both"/>
      </w:pPr>
      <w:r w:rsidRPr="00367B2F">
        <w:t>3. fill in the user registration form and submit it</w:t>
      </w:r>
    </w:p>
    <w:p w14:paraId="238E34B9" w14:textId="77777777" w:rsidR="008567D2" w:rsidRPr="00367B2F" w:rsidRDefault="008567D2" w:rsidP="003876BA">
      <w:pPr>
        <w:ind w:firstLine="284"/>
        <w:jc w:val="both"/>
      </w:pPr>
      <w:r w:rsidRPr="00367B2F">
        <w:t>4. press cancel</w:t>
      </w:r>
    </w:p>
    <w:p w14:paraId="21896A4F" w14:textId="77777777" w:rsidR="008567D2" w:rsidRPr="00367B2F" w:rsidRDefault="008567D2" w:rsidP="003876BA">
      <w:pPr>
        <w:ind w:firstLine="284"/>
        <w:jc w:val="both"/>
      </w:pPr>
      <w:r w:rsidRPr="00367B2F">
        <w:t xml:space="preserve">5. go to DASISH Web Annotator &gt; Settings &gt; Server &gt; write this link </w:t>
      </w:r>
      <w:hyperlink r:id="rId47" w:history="1">
        <w:r w:rsidRPr="00367B2F">
          <w:rPr>
            <w:rStyle w:val="Hyperlnk"/>
            <w:rFonts w:cs="Arial"/>
            <w:color w:val="1155CC"/>
          </w:rPr>
          <w:t>https://lux17.mpi.nl/ds/webannotator-basic</w:t>
        </w:r>
      </w:hyperlink>
      <w:r w:rsidRPr="00367B2F">
        <w:t xml:space="preserve"> in the User Specified box &gt; and close</w:t>
      </w:r>
    </w:p>
    <w:p w14:paraId="2FC02F05" w14:textId="77777777" w:rsidR="008567D2" w:rsidRPr="00367B2F" w:rsidRDefault="008567D2" w:rsidP="003876BA">
      <w:pPr>
        <w:ind w:firstLine="284"/>
        <w:jc w:val="both"/>
        <w:rPr>
          <w:rFonts w:ascii="Times" w:eastAsia="Times New Roman" w:hAnsi="Times" w:cs="Times New Roman"/>
        </w:rPr>
      </w:pPr>
    </w:p>
    <w:p w14:paraId="7AD88FE1" w14:textId="5AEFBF4A" w:rsidR="008567D2" w:rsidRDefault="008567D2" w:rsidP="003876BA">
      <w:pPr>
        <w:pStyle w:val="Normalwebb"/>
        <w:spacing w:before="0" w:beforeAutospacing="0" w:after="0" w:afterAutospacing="0"/>
        <w:ind w:firstLine="284"/>
        <w:jc w:val="both"/>
      </w:pPr>
    </w:p>
    <w:p w14:paraId="6114AC5D" w14:textId="77777777" w:rsidR="008567D2" w:rsidRDefault="008567D2" w:rsidP="003876BA">
      <w:pPr>
        <w:pStyle w:val="Normalwebb"/>
        <w:spacing w:before="0" w:beforeAutospacing="0" w:after="0" w:afterAutospacing="0"/>
        <w:ind w:firstLine="284"/>
        <w:jc w:val="both"/>
        <w:rPr>
          <w:rFonts w:ascii="Arial" w:hAnsi="Arial" w:cs="Arial"/>
          <w:color w:val="000000"/>
        </w:rPr>
      </w:pPr>
    </w:p>
    <w:p w14:paraId="71254EEA" w14:textId="7A4D860C" w:rsidR="008567D2" w:rsidRDefault="008567D2" w:rsidP="003876BA">
      <w:pPr>
        <w:ind w:firstLine="284"/>
        <w:jc w:val="both"/>
      </w:pPr>
      <w:r w:rsidRPr="00E07A5C">
        <w:t>6. Log in using the left side Log-in box</w:t>
      </w:r>
    </w:p>
    <w:p w14:paraId="428F931B" w14:textId="77777777" w:rsidR="005F50DA" w:rsidRPr="00E07A5C" w:rsidRDefault="005F50DA" w:rsidP="003876BA">
      <w:pPr>
        <w:ind w:firstLine="284"/>
        <w:jc w:val="both"/>
      </w:pPr>
    </w:p>
    <w:p w14:paraId="3F514CC3" w14:textId="0B1C62F6" w:rsidR="008567D2" w:rsidRPr="00E07A5C" w:rsidRDefault="005F50DA" w:rsidP="003876BA">
      <w:pPr>
        <w:ind w:firstLine="284"/>
        <w:jc w:val="both"/>
        <w:rPr>
          <w:rFonts w:ascii="Times" w:eastAsia="Times New Roman" w:hAnsi="Times" w:cs="Times New Roman"/>
        </w:rPr>
      </w:pPr>
      <w:r>
        <w:rPr>
          <w:rFonts w:ascii="Arial" w:hAnsi="Arial" w:cs="Arial"/>
          <w:noProof/>
          <w:color w:val="000000"/>
          <w:lang w:val="sv-SE"/>
        </w:rPr>
        <w:drawing>
          <wp:inline distT="0" distB="0" distL="0" distR="0" wp14:anchorId="5B0D40B8" wp14:editId="58C6D8CA">
            <wp:extent cx="5756910" cy="3597910"/>
            <wp:effectExtent l="0" t="0" r="8890" b="8890"/>
            <wp:docPr id="11" name="Picture 11" descr="https://lh6.googleusercontent.com/qtOjJnAroKCF3hpsP2tz1RspngT981lg5h-DP-e4urk8YTrPunJYvuOY1PzliSl56Ti7JQiZirUITKECEbVAUnIvs_eaWFqlF3_oh7EW-1Ngq6aIDl69T3D9wFrTj-yX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qtOjJnAroKCF3hpsP2tz1RspngT981lg5h-DP-e4urk8YTrPunJYvuOY1PzliSl56Ti7JQiZirUITKECEbVAUnIvs_eaWFqlF3_oh7EW-1Ngq6aIDl69T3D9wFrTj-yX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6910" cy="3597910"/>
                    </a:xfrm>
                    <a:prstGeom prst="rect">
                      <a:avLst/>
                    </a:prstGeom>
                    <a:noFill/>
                    <a:ln>
                      <a:noFill/>
                    </a:ln>
                  </pic:spPr>
                </pic:pic>
              </a:graphicData>
            </a:graphic>
          </wp:inline>
        </w:drawing>
      </w:r>
    </w:p>
    <w:p w14:paraId="190B417C" w14:textId="77777777" w:rsidR="005F50DA" w:rsidRDefault="005F50DA" w:rsidP="003876BA">
      <w:pPr>
        <w:ind w:firstLine="284"/>
        <w:jc w:val="both"/>
      </w:pPr>
    </w:p>
    <w:p w14:paraId="2629309D" w14:textId="1D650B7C" w:rsidR="008567D2" w:rsidRPr="00E07A5C" w:rsidRDefault="005F50DA" w:rsidP="003876BA">
      <w:pPr>
        <w:ind w:firstLine="284"/>
        <w:jc w:val="both"/>
        <w:rPr>
          <w:rFonts w:ascii="Times" w:eastAsia="Times New Roman" w:hAnsi="Times" w:cs="Times New Roman"/>
        </w:rPr>
      </w:pPr>
      <w:r>
        <w:t xml:space="preserve">Annotations created on other clients or by other users </w:t>
      </w:r>
      <w:r w:rsidR="008567D2" w:rsidRPr="00E07A5C">
        <w:t xml:space="preserve">are all listed in the </w:t>
      </w:r>
      <w:r w:rsidR="008567D2" w:rsidRPr="00E07A5C">
        <w:rPr>
          <w:b/>
          <w:bCs/>
        </w:rPr>
        <w:t>Incoming</w:t>
      </w:r>
      <w:r w:rsidR="008567D2" w:rsidRPr="00E07A5C">
        <w:t xml:space="preserve"> folder, in the left side box. </w:t>
      </w:r>
      <w:r w:rsidR="008567D2">
        <w:t xml:space="preserve"> </w:t>
      </w:r>
      <w:r w:rsidR="008567D2" w:rsidRPr="00E07A5C">
        <w:t xml:space="preserve">DASISH website is the default webpage. Browse the page you </w:t>
      </w:r>
      <w:r w:rsidR="008567D2" w:rsidRPr="00E07A5C">
        <w:lastRenderedPageBreak/>
        <w:t xml:space="preserve">are interested in and where are the annotations you want to see. The full list of annotations will appear and they can be ordered by title or date. Please note, it is not possible to see the author of the annotations. </w:t>
      </w:r>
    </w:p>
    <w:p w14:paraId="153AABDD" w14:textId="77777777" w:rsidR="008567D2" w:rsidRPr="00E07A5C" w:rsidRDefault="008567D2" w:rsidP="003876BA">
      <w:pPr>
        <w:ind w:firstLine="284"/>
        <w:jc w:val="both"/>
      </w:pPr>
      <w:r w:rsidRPr="00E07A5C">
        <w:t xml:space="preserve">To see annotations from </w:t>
      </w:r>
      <w:r>
        <w:t>the other users</w:t>
      </w:r>
      <w:r w:rsidRPr="00E07A5C">
        <w:t xml:space="preserve">, click on the annotation you want to see from the full list. It will appear on the webpage in light yellow. </w:t>
      </w:r>
    </w:p>
    <w:p w14:paraId="06DFF2F0" w14:textId="77777777" w:rsidR="008567D2" w:rsidRPr="00E07A5C" w:rsidRDefault="008567D2" w:rsidP="003876BA">
      <w:pPr>
        <w:ind w:firstLine="284"/>
        <w:jc w:val="both"/>
        <w:rPr>
          <w:rFonts w:ascii="Times" w:eastAsia="Times New Roman" w:hAnsi="Times" w:cs="Times New Roman"/>
        </w:rPr>
      </w:pPr>
    </w:p>
    <w:p w14:paraId="587796C3" w14:textId="77777777" w:rsidR="008567D2" w:rsidRDefault="008567D2" w:rsidP="003876BA">
      <w:pPr>
        <w:pStyle w:val="Normalwebb"/>
        <w:spacing w:before="0" w:beforeAutospacing="0" w:after="0" w:afterAutospacing="0"/>
        <w:ind w:firstLine="284"/>
        <w:jc w:val="both"/>
      </w:pPr>
      <w:r>
        <w:rPr>
          <w:rFonts w:ascii="Arial" w:hAnsi="Arial" w:cs="Arial"/>
          <w:noProof/>
          <w:color w:val="000000"/>
          <w:lang w:val="sv-SE" w:eastAsia="sv-SE"/>
        </w:rPr>
        <w:drawing>
          <wp:inline distT="0" distB="0" distL="0" distR="0" wp14:anchorId="0C026D82" wp14:editId="542FC933">
            <wp:extent cx="5577840" cy="3987800"/>
            <wp:effectExtent l="0" t="0" r="10160" b="0"/>
            <wp:docPr id="12" name="Picture 12" descr="et an annotation made by your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 an annotation made by your colleagu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7840" cy="3987800"/>
                    </a:xfrm>
                    <a:prstGeom prst="rect">
                      <a:avLst/>
                    </a:prstGeom>
                    <a:noFill/>
                    <a:ln>
                      <a:noFill/>
                    </a:ln>
                  </pic:spPr>
                </pic:pic>
              </a:graphicData>
            </a:graphic>
          </wp:inline>
        </w:drawing>
      </w:r>
    </w:p>
    <w:p w14:paraId="7EDF8BCE" w14:textId="77777777" w:rsidR="008567D2" w:rsidRDefault="008567D2" w:rsidP="003876BA">
      <w:pPr>
        <w:ind w:firstLine="284"/>
        <w:jc w:val="both"/>
        <w:rPr>
          <w:rFonts w:eastAsia="Times New Roman" w:cs="Times New Roman"/>
        </w:rPr>
      </w:pPr>
    </w:p>
    <w:p w14:paraId="61035D4A" w14:textId="7804D358" w:rsidR="008567D2" w:rsidRPr="00E07A5C" w:rsidRDefault="008567D2" w:rsidP="003876BA">
      <w:pPr>
        <w:ind w:firstLine="284"/>
        <w:jc w:val="both"/>
      </w:pPr>
      <w:r w:rsidRPr="00E07A5C">
        <w:t xml:space="preserve">To see </w:t>
      </w:r>
      <w:r>
        <w:t>the user’s</w:t>
      </w:r>
      <w:r w:rsidRPr="00E07A5C">
        <w:t xml:space="preserve"> own annotations, </w:t>
      </w:r>
      <w:r>
        <w:t>(s)he</w:t>
      </w:r>
      <w:r w:rsidRPr="00E07A5C">
        <w:t xml:space="preserve"> can also go to the </w:t>
      </w:r>
      <w:r w:rsidRPr="00E07A5C">
        <w:rPr>
          <w:b/>
          <w:bCs/>
        </w:rPr>
        <w:t>Marker</w:t>
      </w:r>
      <w:r w:rsidRPr="00E07A5C">
        <w:t xml:space="preserve"> fol</w:t>
      </w:r>
      <w:r>
        <w:t>der and click on the colour</w:t>
      </w:r>
      <w:ins w:id="396" w:author="testuser" w:date="2014-09-29T13:51:00Z">
        <w:r w:rsidR="003115F3">
          <w:t xml:space="preserve"> </w:t>
        </w:r>
      </w:ins>
      <w:r w:rsidRPr="00E07A5C">
        <w:t xml:space="preserve">used to make the annotation. </w:t>
      </w:r>
    </w:p>
    <w:p w14:paraId="591EB8AC" w14:textId="77777777" w:rsidR="008567D2" w:rsidRDefault="008567D2" w:rsidP="003876BA">
      <w:pPr>
        <w:ind w:firstLine="284"/>
        <w:jc w:val="both"/>
        <w:rPr>
          <w:rFonts w:eastAsia="Times New Roman" w:cs="Times New Roman"/>
        </w:rPr>
      </w:pPr>
    </w:p>
    <w:p w14:paraId="0A9F81B1" w14:textId="77777777" w:rsidR="008567D2" w:rsidRDefault="008567D2" w:rsidP="003876BA">
      <w:pPr>
        <w:pStyle w:val="Normalwebb"/>
        <w:spacing w:before="0" w:beforeAutospacing="0" w:after="0" w:afterAutospacing="0"/>
        <w:ind w:firstLine="284"/>
        <w:jc w:val="both"/>
      </w:pPr>
      <w:r>
        <w:rPr>
          <w:noProof/>
          <w:lang w:val="sv-SE" w:eastAsia="sv-SE"/>
        </w:rPr>
        <w:drawing>
          <wp:inline distT="0" distB="0" distL="0" distR="0" wp14:anchorId="4846937A" wp14:editId="56948304">
            <wp:extent cx="4228736" cy="1702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10.17.png"/>
                    <pic:cNvPicPr/>
                  </pic:nvPicPr>
                  <pic:blipFill>
                    <a:blip r:embed="rId50">
                      <a:extLst>
                        <a:ext uri="{28A0092B-C50C-407E-A947-70E740481C1C}">
                          <a14:useLocalDpi xmlns:a14="http://schemas.microsoft.com/office/drawing/2010/main" val="0"/>
                        </a:ext>
                      </a:extLst>
                    </a:blip>
                    <a:stretch>
                      <a:fillRect/>
                    </a:stretch>
                  </pic:blipFill>
                  <pic:spPr>
                    <a:xfrm>
                      <a:off x="0" y="0"/>
                      <a:ext cx="4231477" cy="1703539"/>
                    </a:xfrm>
                    <a:prstGeom prst="rect">
                      <a:avLst/>
                    </a:prstGeom>
                  </pic:spPr>
                </pic:pic>
              </a:graphicData>
            </a:graphic>
          </wp:inline>
        </w:drawing>
      </w:r>
    </w:p>
    <w:p w14:paraId="243F29A9" w14:textId="77777777" w:rsidR="008567D2" w:rsidRDefault="008567D2" w:rsidP="003876BA">
      <w:pPr>
        <w:ind w:firstLine="284"/>
        <w:jc w:val="both"/>
        <w:rPr>
          <w:rFonts w:eastAsia="Times New Roman" w:cs="Times New Roman"/>
        </w:rPr>
      </w:pPr>
    </w:p>
    <w:p w14:paraId="262E0160" w14:textId="77777777" w:rsidR="008567D2" w:rsidRDefault="008567D2" w:rsidP="003876BA">
      <w:pPr>
        <w:ind w:firstLine="284"/>
        <w:jc w:val="both"/>
      </w:pPr>
    </w:p>
    <w:p w14:paraId="4DF79691" w14:textId="77777777" w:rsidR="008567D2" w:rsidRPr="00E07A5C" w:rsidRDefault="008567D2" w:rsidP="003876BA">
      <w:pPr>
        <w:ind w:firstLine="284"/>
        <w:jc w:val="both"/>
      </w:pPr>
      <w:r w:rsidRPr="00E07A5C">
        <w:t xml:space="preserve">If one or more annotations do not appear after clicking on them and also after refreshing the page, it means that the client cannot resolve the annotated fragment. The most probable reason for this is that the webpage has been changed since it was annotated. </w:t>
      </w:r>
    </w:p>
    <w:p w14:paraId="2E581896" w14:textId="77777777" w:rsidR="008567D2" w:rsidRPr="00E07A5C" w:rsidRDefault="008567D2" w:rsidP="003876BA">
      <w:pPr>
        <w:ind w:firstLine="284"/>
        <w:jc w:val="both"/>
      </w:pPr>
      <w:r w:rsidRPr="00E07A5C">
        <w:lastRenderedPageBreak/>
        <w:t>However, one of the main features of DWAN is that it is still possible to see the annotations even if the webpage has changed by viewing the cached representations. To do this, point the mouse to the annotation in question and right-click. In the pop-up menu select "</w:t>
      </w:r>
      <w:r w:rsidRPr="00E07A5C">
        <w:rPr>
          <w:i/>
          <w:iCs/>
        </w:rPr>
        <w:t>Cached representations</w:t>
      </w:r>
      <w:r w:rsidRPr="00E07A5C">
        <w:t>" and click "</w:t>
      </w:r>
      <w:r w:rsidRPr="00E07A5C">
        <w:rPr>
          <w:i/>
          <w:iCs/>
        </w:rPr>
        <w:t>open remote cache</w:t>
      </w:r>
      <w:r w:rsidRPr="00E07A5C">
        <w:t>" in the sub-menu. If you compare this example cached representation with the current webpage, you will be able to see the annotations.</w:t>
      </w:r>
    </w:p>
    <w:p w14:paraId="04B3F927" w14:textId="77777777" w:rsidR="008567D2" w:rsidRDefault="008567D2" w:rsidP="003876BA">
      <w:pPr>
        <w:ind w:firstLine="284"/>
        <w:jc w:val="both"/>
      </w:pPr>
    </w:p>
    <w:p w14:paraId="076A0BA9" w14:textId="77777777" w:rsidR="008567D2" w:rsidRPr="00E07A5C" w:rsidRDefault="008567D2" w:rsidP="003876BA">
      <w:pPr>
        <w:ind w:firstLine="284"/>
        <w:jc w:val="both"/>
      </w:pPr>
      <w:r w:rsidRPr="00E07A5C">
        <w:t xml:space="preserve">To make an annotation, </w:t>
      </w:r>
      <w:r>
        <w:t xml:space="preserve">the user </w:t>
      </w:r>
      <w:r w:rsidRPr="00E07A5C">
        <w:t>go</w:t>
      </w:r>
      <w:r>
        <w:t>es to the webpage (s)he</w:t>
      </w:r>
      <w:r w:rsidRPr="00E07A5C">
        <w:t xml:space="preserve"> want to annotate, select</w:t>
      </w:r>
      <w:r>
        <w:t>s</w:t>
      </w:r>
      <w:r w:rsidRPr="00E07A5C">
        <w:t xml:space="preserve"> a text fragment with the mouse, right click</w:t>
      </w:r>
      <w:r>
        <w:t>s</w:t>
      </w:r>
      <w:r w:rsidRPr="00E07A5C">
        <w:t xml:space="preserve"> and choose</w:t>
      </w:r>
      <w:r>
        <w:t>s</w:t>
      </w:r>
      <w:r w:rsidRPr="00E07A5C">
        <w:t xml:space="preserve"> the marker colour </w:t>
      </w:r>
      <w:r>
        <w:t>(s)he</w:t>
      </w:r>
      <w:r w:rsidRPr="00E07A5C">
        <w:t xml:space="preserve"> would like to use from the menu.</w:t>
      </w:r>
    </w:p>
    <w:p w14:paraId="0A4E189B" w14:textId="77777777" w:rsidR="008567D2" w:rsidRDefault="008567D2" w:rsidP="003876BA">
      <w:pPr>
        <w:ind w:firstLine="284"/>
        <w:jc w:val="both"/>
        <w:rPr>
          <w:rFonts w:eastAsia="Times New Roman" w:cs="Times New Roman"/>
        </w:rPr>
      </w:pPr>
    </w:p>
    <w:p w14:paraId="7112AD59" w14:textId="77777777" w:rsidR="008567D2" w:rsidRDefault="008567D2" w:rsidP="003876BA">
      <w:pPr>
        <w:pStyle w:val="Normalwebb"/>
        <w:spacing w:before="0" w:beforeAutospacing="0" w:after="0" w:afterAutospacing="0"/>
        <w:ind w:firstLine="284"/>
        <w:jc w:val="both"/>
      </w:pPr>
      <w:r>
        <w:rPr>
          <w:rFonts w:ascii="Arial" w:hAnsi="Arial" w:cs="Arial"/>
          <w:noProof/>
          <w:color w:val="000000"/>
          <w:lang w:val="sv-SE" w:eastAsia="sv-SE"/>
        </w:rPr>
        <w:drawing>
          <wp:inline distT="0" distB="0" distL="0" distR="0" wp14:anchorId="1A73062C" wp14:editId="49C09808">
            <wp:extent cx="5710555" cy="2835185"/>
            <wp:effectExtent l="0" t="0" r="4445" b="10160"/>
            <wp:docPr id="21" name="Picture 21" descr="ake annot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ke annotation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3082" cy="2836439"/>
                    </a:xfrm>
                    <a:prstGeom prst="rect">
                      <a:avLst/>
                    </a:prstGeom>
                    <a:noFill/>
                    <a:ln>
                      <a:noFill/>
                    </a:ln>
                  </pic:spPr>
                </pic:pic>
              </a:graphicData>
            </a:graphic>
          </wp:inline>
        </w:drawing>
      </w:r>
    </w:p>
    <w:p w14:paraId="749134A0" w14:textId="77777777" w:rsidR="008567D2" w:rsidRDefault="008567D2" w:rsidP="003876BA">
      <w:pPr>
        <w:ind w:firstLine="284"/>
        <w:jc w:val="both"/>
        <w:rPr>
          <w:rFonts w:eastAsia="Times New Roman" w:cs="Times New Roman"/>
        </w:rPr>
      </w:pPr>
    </w:p>
    <w:p w14:paraId="7AD904F3" w14:textId="6725EE29" w:rsidR="008567D2" w:rsidRDefault="008567D2" w:rsidP="003876BA">
      <w:pPr>
        <w:ind w:firstLine="284"/>
        <w:jc w:val="both"/>
      </w:pPr>
      <w:r>
        <w:t xml:space="preserve">Nest, one needs to select the </w:t>
      </w:r>
      <w:commentRangeStart w:id="397"/>
      <w:r>
        <w:t xml:space="preserve">colour </w:t>
      </w:r>
      <w:commentRangeEnd w:id="397"/>
      <w:r w:rsidR="003115F3">
        <w:rPr>
          <w:rStyle w:val="Kommentarsreferens"/>
        </w:rPr>
        <w:commentReference w:id="397"/>
      </w:r>
      <w:r>
        <w:t xml:space="preserve">by left-clicking the mouse, and fill in the fields in the pop-up text-box to make the annotation. One assigns a distinctive title to the annotation and write a clear short description in the annotation box. </w:t>
      </w:r>
      <w:r w:rsidRPr="00E07A5C">
        <w:t xml:space="preserve">To save </w:t>
      </w:r>
      <w:r>
        <w:t>the</w:t>
      </w:r>
      <w:r w:rsidRPr="00E07A5C">
        <w:t xml:space="preserve"> annotation, </w:t>
      </w:r>
      <w:r>
        <w:t xml:space="preserve">one </w:t>
      </w:r>
      <w:r w:rsidRPr="00E07A5C">
        <w:t>click</w:t>
      </w:r>
      <w:r>
        <w:t>s</w:t>
      </w:r>
      <w:r w:rsidRPr="00E07A5C">
        <w:t xml:space="preserve"> </w:t>
      </w:r>
      <w:r>
        <w:t>“</w:t>
      </w:r>
      <w:r w:rsidRPr="00E07A5C">
        <w:t>ok</w:t>
      </w:r>
      <w:r>
        <w:t>”</w:t>
      </w:r>
      <w:r w:rsidRPr="00E07A5C">
        <w:t xml:space="preserve"> after filling in the form in the pop-up text box and it will show on the webpage. </w:t>
      </w:r>
    </w:p>
    <w:p w14:paraId="729FC8D3" w14:textId="77777777" w:rsidR="008567D2" w:rsidRDefault="008567D2" w:rsidP="003876BA">
      <w:pPr>
        <w:ind w:firstLine="284"/>
        <w:jc w:val="both"/>
      </w:pPr>
      <w:r>
        <w:t>To update the annotation, one picks it up in the list, right clicks and selects “Properties” in the menu.  The form for editing will appear where by selecting tabs “Brief Overview” or “Annotation” one can edit the title and the text body respectively.</w:t>
      </w:r>
    </w:p>
    <w:p w14:paraId="76E83744" w14:textId="77777777" w:rsidR="008567D2" w:rsidRPr="00E07A5C" w:rsidRDefault="008567D2" w:rsidP="003876BA">
      <w:pPr>
        <w:ind w:firstLine="284"/>
        <w:jc w:val="both"/>
      </w:pPr>
    </w:p>
    <w:p w14:paraId="459D2C35" w14:textId="77777777" w:rsidR="008567D2" w:rsidRPr="00E07A5C" w:rsidRDefault="008567D2" w:rsidP="003876BA">
      <w:pPr>
        <w:ind w:firstLine="284"/>
        <w:jc w:val="both"/>
        <w:rPr>
          <w:rFonts w:ascii="Times" w:eastAsia="Times New Roman" w:hAnsi="Times" w:cs="Times New Roman"/>
        </w:rPr>
      </w:pPr>
      <w:r>
        <w:rPr>
          <w:rFonts w:ascii="Times" w:eastAsia="Times New Roman" w:hAnsi="Times" w:cs="Times New Roman"/>
          <w:noProof/>
          <w:lang w:val="sv-SE"/>
        </w:rPr>
        <w:lastRenderedPageBreak/>
        <w:drawing>
          <wp:inline distT="0" distB="0" distL="0" distR="0" wp14:anchorId="7C9540C5" wp14:editId="04E2CBEB">
            <wp:extent cx="5253355" cy="2383306"/>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09.42.png"/>
                    <pic:cNvPicPr/>
                  </pic:nvPicPr>
                  <pic:blipFill>
                    <a:blip r:embed="rId52">
                      <a:extLst>
                        <a:ext uri="{28A0092B-C50C-407E-A947-70E740481C1C}">
                          <a14:useLocalDpi xmlns:a14="http://schemas.microsoft.com/office/drawing/2010/main" val="0"/>
                        </a:ext>
                      </a:extLst>
                    </a:blip>
                    <a:stretch>
                      <a:fillRect/>
                    </a:stretch>
                  </pic:blipFill>
                  <pic:spPr>
                    <a:xfrm>
                      <a:off x="0" y="0"/>
                      <a:ext cx="5253550" cy="2383394"/>
                    </a:xfrm>
                    <a:prstGeom prst="rect">
                      <a:avLst/>
                    </a:prstGeom>
                  </pic:spPr>
                </pic:pic>
              </a:graphicData>
            </a:graphic>
          </wp:inline>
        </w:drawing>
      </w:r>
    </w:p>
    <w:p w14:paraId="39B5B483" w14:textId="77777777" w:rsidR="008567D2" w:rsidRDefault="008567D2" w:rsidP="003876BA">
      <w:pPr>
        <w:ind w:firstLine="284"/>
        <w:jc w:val="both"/>
      </w:pPr>
    </w:p>
    <w:p w14:paraId="0ADAD578" w14:textId="77777777" w:rsidR="008567D2" w:rsidRPr="00E07A5C" w:rsidRDefault="008567D2" w:rsidP="003876BA">
      <w:pPr>
        <w:ind w:firstLine="284"/>
        <w:jc w:val="both"/>
      </w:pPr>
      <w:r w:rsidRPr="00E07A5C">
        <w:t xml:space="preserve">While it is not possible to delete other </w:t>
      </w:r>
      <w:r>
        <w:t>users’</w:t>
      </w:r>
      <w:r w:rsidRPr="00E07A5C">
        <w:t xml:space="preserve"> annotations, </w:t>
      </w:r>
      <w:r>
        <w:t>the user</w:t>
      </w:r>
      <w:r w:rsidRPr="00E07A5C">
        <w:t xml:space="preserve"> can delete </w:t>
      </w:r>
      <w:r>
        <w:t>his/hers.</w:t>
      </w:r>
    </w:p>
    <w:p w14:paraId="083C01D6" w14:textId="77777777" w:rsidR="008567D2" w:rsidRPr="00E07A5C" w:rsidRDefault="008567D2" w:rsidP="003876BA">
      <w:pPr>
        <w:ind w:firstLine="284"/>
        <w:jc w:val="both"/>
      </w:pPr>
      <w:r>
        <w:t xml:space="preserve">One </w:t>
      </w:r>
      <w:r w:rsidRPr="00E07A5C">
        <w:t>find</w:t>
      </w:r>
      <w:r>
        <w:t>s</w:t>
      </w:r>
      <w:r w:rsidRPr="00E07A5C">
        <w:t xml:space="preserve"> the annotation to delete </w:t>
      </w:r>
      <w:r>
        <w:t>in the</w:t>
      </w:r>
      <w:r w:rsidRPr="00E07A5C">
        <w:t xml:space="preserve"> Local Folder, then right click</w:t>
      </w:r>
      <w:r>
        <w:t>s</w:t>
      </w:r>
      <w:r w:rsidRPr="00E07A5C">
        <w:t xml:space="preserve"> on it and select Delete. </w:t>
      </w:r>
    </w:p>
    <w:p w14:paraId="011F2CC9" w14:textId="77777777" w:rsidR="008567D2" w:rsidRPr="00E07A5C" w:rsidRDefault="008567D2" w:rsidP="003876BA">
      <w:pPr>
        <w:ind w:firstLine="284"/>
        <w:jc w:val="both"/>
        <w:rPr>
          <w:rFonts w:ascii="Times" w:eastAsia="Times New Roman" w:hAnsi="Times" w:cs="Times New Roman"/>
        </w:rPr>
      </w:pPr>
    </w:p>
    <w:p w14:paraId="5F6818F7" w14:textId="6760160E" w:rsidR="001C1067" w:rsidRDefault="001C1067" w:rsidP="003876BA">
      <w:pPr>
        <w:ind w:firstLine="284"/>
        <w:jc w:val="both"/>
      </w:pPr>
      <w:r>
        <w:t xml:space="preserve">When </w:t>
      </w:r>
      <w:ins w:id="398" w:author="testuser" w:date="2014-09-29T13:54:00Z">
        <w:r w:rsidR="003115F3">
          <w:t xml:space="preserve">an </w:t>
        </w:r>
      </w:ins>
      <w:r>
        <w:t xml:space="preserve">annotation is created by DWAN client all registered users except the creator (“owner”) get </w:t>
      </w:r>
      <w:r w:rsidRPr="00085DE1">
        <w:rPr>
          <w:i/>
        </w:rPr>
        <w:t>read</w:t>
      </w:r>
      <w:r>
        <w:t xml:space="preserve"> access.  The owner has </w:t>
      </w:r>
      <w:r w:rsidRPr="00085DE1">
        <w:rPr>
          <w:i/>
        </w:rPr>
        <w:t>write</w:t>
      </w:r>
      <w:r>
        <w:t xml:space="preserve"> access and can change the rights of other users. Additional html forms are produced by </w:t>
      </w:r>
      <w:ins w:id="399" w:author="testuser" w:date="2014-09-29T13:55:00Z">
        <w:r w:rsidR="003115F3">
          <w:t xml:space="preserve">the </w:t>
        </w:r>
      </w:ins>
      <w:r>
        <w:t>backend server upon the request from the client, filling which allows  the owner to reassign the rights for a particular user and an annotation, or change the public access mode for  a given annotation.</w:t>
      </w:r>
    </w:p>
    <w:p w14:paraId="5CD3A198" w14:textId="3792A801" w:rsidR="008567D2" w:rsidRDefault="008567D2" w:rsidP="003876BA">
      <w:pPr>
        <w:ind w:firstLine="284"/>
        <w:jc w:val="both"/>
      </w:pPr>
      <w:r w:rsidRPr="00E07A5C">
        <w:t xml:space="preserve">Users with advanced technical skills can also examine the relationship between the Backend and the Frontend directly by installing Firebug, another Firefox add-on. This is particularly useful to analyse DWAN in situations where it does not seem to behave properly. </w:t>
      </w:r>
      <w:r>
        <w:t xml:space="preserve"> </w:t>
      </w:r>
      <w:r w:rsidRPr="00E07A5C">
        <w:t xml:space="preserve">To install Firebug, go to Tools &gt; Add-Ons &gt; Search for Firebug and allow installation. </w:t>
      </w:r>
    </w:p>
    <w:p w14:paraId="1043F3E6" w14:textId="77777777" w:rsidR="001C1067" w:rsidRDefault="001C1067" w:rsidP="003876BA">
      <w:pPr>
        <w:ind w:firstLine="284"/>
        <w:jc w:val="both"/>
        <w:rPr>
          <w:rFonts w:eastAsia="Times New Roman" w:cs="Times New Roman"/>
        </w:rPr>
      </w:pPr>
    </w:p>
    <w:p w14:paraId="4AAB63B2" w14:textId="4FF0DE63" w:rsidR="008567D2" w:rsidRPr="00E07A5C" w:rsidRDefault="008567D2" w:rsidP="003876BA">
      <w:pPr>
        <w:ind w:firstLine="284"/>
        <w:jc w:val="both"/>
      </w:pPr>
      <w:r w:rsidRPr="00E07A5C">
        <w:rPr>
          <w:color w:val="212121"/>
          <w:shd w:val="clear" w:color="auto" w:fill="FFFFFF"/>
        </w:rPr>
        <w:t>In cases where a clean reinstall of a Firefox add-on is needed, it is advisable to first remove the respective Firefox add-on via the Add-ons</w:t>
      </w:r>
      <w:r w:rsidR="003876BA">
        <w:rPr>
          <w:color w:val="212121"/>
          <w:shd w:val="clear" w:color="auto" w:fill="FFFFFF"/>
        </w:rPr>
        <w:t xml:space="preserve"> </w:t>
      </w:r>
      <w:r w:rsidRPr="00E07A5C">
        <w:rPr>
          <w:color w:val="212121"/>
          <w:shd w:val="clear" w:color="auto" w:fill="FFFFFF"/>
        </w:rPr>
        <w:t>Manager that Firefox provides (about:addons) and then delete any add-on</w:t>
      </w:r>
      <w:r w:rsidR="003876BA">
        <w:rPr>
          <w:color w:val="212121"/>
          <w:shd w:val="clear" w:color="auto" w:fill="FFFFFF"/>
        </w:rPr>
        <w:t xml:space="preserve"> </w:t>
      </w:r>
      <w:r w:rsidRPr="00E07A5C">
        <w:rPr>
          <w:color w:val="212121"/>
          <w:shd w:val="clear" w:color="auto" w:fill="FFFFFF"/>
        </w:rPr>
        <w:t>related directories contained within the Firefox profile directory of the</w:t>
      </w:r>
      <w:r w:rsidR="003876BA">
        <w:rPr>
          <w:color w:val="212121"/>
          <w:shd w:val="clear" w:color="auto" w:fill="FFFFFF"/>
        </w:rPr>
        <w:t xml:space="preserve"> </w:t>
      </w:r>
      <w:r w:rsidRPr="00E07A5C">
        <w:rPr>
          <w:color w:val="212121"/>
          <w:shd w:val="clear" w:color="auto" w:fill="FFFFFF"/>
        </w:rPr>
        <w:t>Firefox profile that is used (e.g. "DWAN" or "WiredMarker" directories).</w:t>
      </w:r>
      <w:r w:rsidR="003876BA">
        <w:rPr>
          <w:color w:val="212121"/>
          <w:shd w:val="clear" w:color="auto" w:fill="FFFFFF"/>
        </w:rPr>
        <w:t xml:space="preserve"> </w:t>
      </w:r>
      <w:r w:rsidRPr="00E07A5C">
        <w:rPr>
          <w:color w:val="212121"/>
          <w:shd w:val="clear" w:color="auto" w:fill="FFFFFF"/>
        </w:rPr>
        <w:t>Please note that there might be different profiles, and thus different profile folders</w:t>
      </w:r>
      <w:r w:rsidR="003876BA">
        <w:rPr>
          <w:color w:val="212121"/>
          <w:shd w:val="clear" w:color="auto" w:fill="FFFFFF"/>
        </w:rPr>
        <w:t xml:space="preserve"> </w:t>
      </w:r>
      <w:r w:rsidRPr="00E07A5C">
        <w:rPr>
          <w:color w:val="212121"/>
          <w:shd w:val="clear" w:color="auto" w:fill="FFFFFF"/>
        </w:rPr>
        <w:t>on your machine.</w:t>
      </w:r>
    </w:p>
    <w:p w14:paraId="2C1C817A" w14:textId="77777777" w:rsidR="008567D2" w:rsidRPr="00E07A5C" w:rsidRDefault="008567D2" w:rsidP="003876BA">
      <w:pPr>
        <w:ind w:firstLine="284"/>
        <w:jc w:val="both"/>
        <w:rPr>
          <w:rFonts w:ascii="Times" w:eastAsia="Times New Roman" w:hAnsi="Times" w:cs="Times New Roman"/>
        </w:rPr>
      </w:pPr>
    </w:p>
    <w:p w14:paraId="5C9FE8AE" w14:textId="77777777" w:rsidR="008567D2" w:rsidRPr="00E07A5C" w:rsidRDefault="008567D2" w:rsidP="003876BA">
      <w:pPr>
        <w:ind w:firstLine="284"/>
        <w:jc w:val="both"/>
      </w:pPr>
      <w:r w:rsidRPr="00E07A5C">
        <w:rPr>
          <w:color w:val="212121"/>
          <w:shd w:val="clear" w:color="auto" w:fill="FFFFFF"/>
        </w:rPr>
        <w:t>Mac OS X: ~/Library/Application Support/Firefox/Profiles/[profile folder</w:t>
      </w:r>
    </w:p>
    <w:p w14:paraId="7DAE405C" w14:textId="77777777" w:rsidR="008567D2" w:rsidRPr="00E07A5C" w:rsidRDefault="008567D2" w:rsidP="003876BA">
      <w:pPr>
        <w:ind w:firstLine="284"/>
        <w:jc w:val="both"/>
      </w:pPr>
      <w:r w:rsidRPr="00E07A5C">
        <w:rPr>
          <w:color w:val="212121"/>
          <w:shd w:val="clear" w:color="auto" w:fill="FFFFFF"/>
        </w:rPr>
        <w:t>name]</w:t>
      </w:r>
    </w:p>
    <w:p w14:paraId="20E811DE" w14:textId="77777777" w:rsidR="008567D2" w:rsidRPr="00E07A5C" w:rsidRDefault="008567D2" w:rsidP="003876BA">
      <w:pPr>
        <w:ind w:firstLine="284"/>
        <w:jc w:val="both"/>
        <w:rPr>
          <w:rFonts w:ascii="Times" w:eastAsia="Times New Roman" w:hAnsi="Times" w:cs="Times New Roman"/>
        </w:rPr>
      </w:pPr>
    </w:p>
    <w:p w14:paraId="020242A6" w14:textId="77777777" w:rsidR="008567D2" w:rsidRPr="00E07A5C" w:rsidRDefault="008567D2" w:rsidP="003876BA">
      <w:pPr>
        <w:ind w:firstLine="284"/>
        <w:jc w:val="both"/>
      </w:pPr>
      <w:r w:rsidRPr="00E07A5C">
        <w:rPr>
          <w:color w:val="212121"/>
          <w:shd w:val="clear" w:color="auto" w:fill="FFFFFF"/>
        </w:rPr>
        <w:t xml:space="preserve">For Windows please cf. </w:t>
      </w:r>
      <w:hyperlink r:id="rId53" w:history="1">
        <w:r w:rsidRPr="00E07A5C">
          <w:rPr>
            <w:rStyle w:val="Hyperlnk"/>
            <w:rFonts w:cs="Arial"/>
            <w:color w:val="1155CC"/>
            <w:shd w:val="clear" w:color="auto" w:fill="FFFFFF"/>
          </w:rPr>
          <w:t>http://kb.mozillazine.org/Profile_folder_-_Firefox</w:t>
        </w:r>
      </w:hyperlink>
      <w:r w:rsidRPr="00E07A5C">
        <w:rPr>
          <w:color w:val="212121"/>
          <w:shd w:val="clear" w:color="auto" w:fill="FFFFFF"/>
        </w:rPr>
        <w:t>.</w:t>
      </w:r>
    </w:p>
    <w:p w14:paraId="2BC39B58" w14:textId="77777777" w:rsidR="008567D2" w:rsidRPr="00E07A5C" w:rsidRDefault="008567D2" w:rsidP="008567D2">
      <w:pPr>
        <w:rPr>
          <w:rFonts w:ascii="Times" w:eastAsia="Times New Roman" w:hAnsi="Times" w:cs="Times New Roman"/>
        </w:rPr>
      </w:pPr>
    </w:p>
    <w:p w14:paraId="720AF464" w14:textId="77777777" w:rsidR="008567D2" w:rsidRPr="008567D2" w:rsidRDefault="008567D2" w:rsidP="008567D2"/>
    <w:p w14:paraId="2C548397" w14:textId="77777777" w:rsidR="009B54F3" w:rsidRDefault="009B54F3" w:rsidP="009B54F3"/>
    <w:p w14:paraId="4148F659" w14:textId="77777777" w:rsidR="009B54F3" w:rsidRDefault="009B54F3" w:rsidP="009B54F3"/>
    <w:p w14:paraId="271F7A8B" w14:textId="77777777" w:rsidR="009B54F3" w:rsidRDefault="009B54F3" w:rsidP="009B54F3"/>
    <w:p w14:paraId="7DACE189" w14:textId="77777777" w:rsidR="009B54F3" w:rsidRDefault="009B54F3" w:rsidP="009B54F3"/>
    <w:p w14:paraId="6C554A11" w14:textId="77777777" w:rsidR="009B54F3" w:rsidRPr="009B54F3" w:rsidRDefault="009B54F3" w:rsidP="009B54F3"/>
    <w:sectPr w:rsidR="009B54F3" w:rsidRPr="009B54F3" w:rsidSect="00D344BA">
      <w:footerReference w:type="default" r:id="rId54"/>
      <w:headerReference w:type="first" r:id="rId55"/>
      <w:footerReference w:type="first" r:id="rId56"/>
      <w:pgSz w:w="11900" w:h="16840"/>
      <w:pgMar w:top="1417" w:right="1417" w:bottom="1417" w:left="1417" w:header="708" w:footer="708" w:gutter="0"/>
      <w:pgNumType w:start="1"/>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Menzo windhouwer" w:date="2014-09-26T10:53:00Z" w:initials="Mw">
    <w:p w14:paraId="37C29450" w14:textId="503C9F96" w:rsidR="00AD13C4" w:rsidRDefault="00AD13C4">
      <w:pPr>
        <w:pStyle w:val="Kommentarer"/>
      </w:pPr>
      <w:r>
        <w:rPr>
          <w:rStyle w:val="Kommentarsreferens"/>
        </w:rPr>
        <w:annotationRef/>
      </w:r>
      <w:r>
        <w:t>I’m missing these articles in many sentences … but might be a Dutch view ;-)</w:t>
      </w:r>
    </w:p>
  </w:comment>
  <w:comment w:id="23" w:author="Menzo windhouwer" w:date="2014-09-26T10:54:00Z" w:initials="Mw">
    <w:p w14:paraId="16FE4E14" w14:textId="627FAE11" w:rsidR="00AD13C4" w:rsidRDefault="00AD13C4">
      <w:pPr>
        <w:pStyle w:val="Kommentarer"/>
      </w:pPr>
      <w:r>
        <w:rPr>
          <w:rStyle w:val="Kommentarsreferens"/>
        </w:rPr>
        <w:annotationRef/>
      </w:r>
      <w:r>
        <w:t>It’s a link, but it also needs a reference (or at least the link in print somewhere).</w:t>
      </w:r>
    </w:p>
  </w:comment>
  <w:comment w:id="46" w:author="Menzo windhouwer" w:date="2014-09-26T11:17:00Z" w:initials="Mw">
    <w:p w14:paraId="4FB1821D" w14:textId="1B72CCCD" w:rsidR="00AD13C4" w:rsidRDefault="00AD13C4">
      <w:pPr>
        <w:pStyle w:val="Kommentarer"/>
      </w:pPr>
      <w:r>
        <w:rPr>
          <w:rStyle w:val="Kommentarsreferens"/>
        </w:rPr>
        <w:annotationRef/>
      </w:r>
      <w:r>
        <w:t>Align font sizes in the foot notes.</w:t>
      </w:r>
    </w:p>
  </w:comment>
  <w:comment w:id="71" w:author="Menzo windhouwer" w:date="2014-09-26T11:20:00Z" w:initials="Mw">
    <w:p w14:paraId="5BA76956" w14:textId="2E06136E" w:rsidR="00AD13C4" w:rsidRDefault="00AD13C4">
      <w:pPr>
        <w:pStyle w:val="Kommentarer"/>
      </w:pPr>
      <w:r>
        <w:rPr>
          <w:rStyle w:val="Kommentarsreferens"/>
        </w:rPr>
        <w:annotationRef/>
      </w:r>
      <w:r>
        <w:t>Give tables and figures a number and caption.</w:t>
      </w:r>
    </w:p>
  </w:comment>
  <w:comment w:id="95" w:author="Menzo windhouwer" w:date="2014-09-26T11:23:00Z" w:initials="Mw">
    <w:p w14:paraId="56840686" w14:textId="3DB4FB9F" w:rsidR="00AD13C4" w:rsidRDefault="00AD13C4">
      <w:pPr>
        <w:pStyle w:val="Kommentarer"/>
      </w:pPr>
      <w:r>
        <w:rPr>
          <w:rStyle w:val="Kommentarsreferens"/>
        </w:rPr>
        <w:annotationRef/>
      </w:r>
      <w:r>
        <w:t>Start with an introduction of Open Annotation or at least add a reference.</w:t>
      </w:r>
    </w:p>
  </w:comment>
  <w:comment w:id="99" w:author="Menzo windhouwer" w:date="2014-09-26T11:23:00Z" w:initials="Mw">
    <w:p w14:paraId="60EABE48" w14:textId="21EE9B01" w:rsidR="00AD13C4" w:rsidRDefault="00AD13C4">
      <w:pPr>
        <w:pStyle w:val="Kommentarer"/>
      </w:pPr>
      <w:r>
        <w:rPr>
          <w:rStyle w:val="Kommentarsreferens"/>
        </w:rPr>
        <w:annotationRef/>
      </w:r>
      <w:r>
        <w:t>Move to a footnote.</w:t>
      </w:r>
    </w:p>
  </w:comment>
  <w:comment w:id="106" w:author="Twan Goosen" w:date="2014-09-26T09:52:00Z" w:initials="TG">
    <w:p w14:paraId="52EBC60D" w14:textId="08AF5122" w:rsidR="00AD13C4" w:rsidRDefault="00AD13C4">
      <w:pPr>
        <w:pStyle w:val="Kommentarer"/>
      </w:pPr>
      <w:r>
        <w:rPr>
          <w:rStyle w:val="Kommentarsreferens"/>
        </w:rPr>
        <w:annotationRef/>
      </w:r>
      <w:r>
        <w:t>Too short for a paragraph of its own?</w:t>
      </w:r>
    </w:p>
  </w:comment>
  <w:comment w:id="108" w:author="Twan Goosen" w:date="2014-09-26T09:57:00Z" w:initials="TG">
    <w:p w14:paraId="673B465B" w14:textId="62FD75FA" w:rsidR="00AD13C4" w:rsidRDefault="00AD13C4">
      <w:pPr>
        <w:pStyle w:val="Kommentarer"/>
      </w:pPr>
      <w:r>
        <w:rPr>
          <w:rStyle w:val="Kommentarsreferens"/>
        </w:rPr>
        <w:annotationRef/>
      </w:r>
      <w:r>
        <w:t xml:space="preserve">Orphaned? </w:t>
      </w:r>
      <w:r>
        <w:rPr>
          <w:rStyle w:val="Kommentarsreferens"/>
        </w:rPr>
        <w:annotationRef/>
      </w:r>
      <w:r>
        <w:t>Too short for a paragraph of its own? Is this the start of the OA subsection? In that case, a header is needed</w:t>
      </w:r>
    </w:p>
  </w:comment>
  <w:comment w:id="109" w:author="Twan Goosen" w:date="2014-09-26T09:56:00Z" w:initials="TG">
    <w:p w14:paraId="281B12F6" w14:textId="1CB5F8FC" w:rsidR="00AD13C4" w:rsidRDefault="00AD13C4">
      <w:pPr>
        <w:pStyle w:val="Kommentarer"/>
      </w:pPr>
      <w:r>
        <w:rPr>
          <w:rStyle w:val="Kommentarsreferens"/>
        </w:rPr>
        <w:annotationRef/>
      </w:r>
      <w:r>
        <w:t>Not entirely sure about this caption I added</w:t>
      </w:r>
    </w:p>
  </w:comment>
  <w:comment w:id="110" w:author="Menzo windhouwer" w:date="2014-09-26T11:24:00Z" w:initials="Mw">
    <w:p w14:paraId="709937C5" w14:textId="580E19A4" w:rsidR="00AD13C4" w:rsidRDefault="00AD13C4">
      <w:pPr>
        <w:pStyle w:val="Kommentarer"/>
      </w:pPr>
      <w:r>
        <w:rPr>
          <w:rStyle w:val="Kommentarsreferens"/>
        </w:rPr>
        <w:annotationRef/>
      </w:r>
      <w:r>
        <w:t>Number figures</w:t>
      </w:r>
    </w:p>
  </w:comment>
  <w:comment w:id="126" w:author="Twan Goosen" w:date="2014-09-26T10:00:00Z" w:initials="TG">
    <w:p w14:paraId="64CA763B" w14:textId="0896D70B" w:rsidR="00AD13C4" w:rsidRDefault="00AD13C4">
      <w:pPr>
        <w:pStyle w:val="Kommentarer"/>
      </w:pPr>
      <w:r>
        <w:rPr>
          <w:rStyle w:val="Kommentarsreferens"/>
        </w:rPr>
        <w:annotationRef/>
      </w:r>
      <w:r>
        <w:t>Better caption needed</w:t>
      </w:r>
    </w:p>
  </w:comment>
  <w:comment w:id="127" w:author="Menzo windhouwer" w:date="2014-09-26T11:25:00Z" w:initials="Mw">
    <w:p w14:paraId="39026DB0" w14:textId="2273CE46" w:rsidR="00AD13C4" w:rsidRDefault="00AD13C4">
      <w:pPr>
        <w:pStyle w:val="Kommentarer"/>
      </w:pPr>
      <w:r>
        <w:rPr>
          <w:rStyle w:val="Kommentarsreferens"/>
        </w:rPr>
        <w:annotationRef/>
      </w:r>
      <w:r>
        <w:t>Italics or quotes?</w:t>
      </w:r>
    </w:p>
  </w:comment>
  <w:comment w:id="133" w:author="Menzo windhouwer" w:date="2014-09-26T11:26:00Z" w:initials="Mw">
    <w:p w14:paraId="4FBD131E" w14:textId="6545AD35" w:rsidR="00AD13C4" w:rsidRDefault="00AD13C4">
      <w:pPr>
        <w:pStyle w:val="Kommentarer"/>
      </w:pPr>
      <w:r>
        <w:rPr>
          <w:rStyle w:val="Kommentarsreferens"/>
        </w:rPr>
        <w:annotationRef/>
      </w:r>
      <w:r>
        <w:t>Caption of the figure?</w:t>
      </w:r>
    </w:p>
  </w:comment>
  <w:comment w:id="156" w:author="testuser" w:date="2014-09-29T14:11:00Z" w:initials="t">
    <w:p w14:paraId="1799BD61" w14:textId="4FE28F21" w:rsidR="00AD13C4" w:rsidRDefault="00AD13C4">
      <w:pPr>
        <w:pStyle w:val="Kommentarer"/>
      </w:pPr>
      <w:r>
        <w:rPr>
          <w:rStyle w:val="Kommentarsreferens"/>
        </w:rPr>
        <w:annotationRef/>
      </w:r>
      <w:r>
        <w:t>I seem to disagree with Twan here, but there must be something more than “SQL”, since a basic operation does not require a query language.</w:t>
      </w:r>
    </w:p>
  </w:comment>
  <w:comment w:id="244" w:author="Menzo windhouwer" w:date="2014-09-26T11:31:00Z" w:initials="Mw">
    <w:p w14:paraId="538FA593" w14:textId="6B5C1CAE" w:rsidR="00AD13C4" w:rsidRDefault="00AD13C4">
      <w:pPr>
        <w:pStyle w:val="Kommentarer"/>
      </w:pPr>
      <w:r>
        <w:rPr>
          <w:rStyle w:val="Kommentarsreferens"/>
        </w:rPr>
        <w:annotationRef/>
      </w:r>
      <w:r>
        <w:t>Only images?</w:t>
      </w:r>
    </w:p>
  </w:comment>
  <w:comment w:id="251" w:author="testuser" w:date="2014-09-29T14:19:00Z" w:initials="t">
    <w:p w14:paraId="27C8DA3D" w14:textId="2161A365" w:rsidR="00AD13C4" w:rsidRDefault="00AD13C4">
      <w:pPr>
        <w:pStyle w:val="Kommentarer"/>
      </w:pPr>
      <w:r>
        <w:rPr>
          <w:rStyle w:val="Kommentarsreferens"/>
        </w:rPr>
        <w:annotationRef/>
      </w:r>
      <w:r>
        <w:t>Or: the original Wired-Marker is freeware…</w:t>
      </w:r>
    </w:p>
  </w:comment>
  <w:comment w:id="256" w:author="Olof Olsson" w:date="2014-10-03T11:43:00Z" w:initials="OO">
    <w:p w14:paraId="45A5A5AC" w14:textId="4A702299" w:rsidR="00755306" w:rsidRDefault="00755306">
      <w:pPr>
        <w:pStyle w:val="Kommentarer"/>
      </w:pPr>
      <w:r>
        <w:rPr>
          <w:rStyle w:val="Kommentarsreferens"/>
        </w:rPr>
        <w:annotationRef/>
      </w:r>
      <w:r>
        <w:t xml:space="preserve">Need web-addresses Professor Okubo in footnote.  </w:t>
      </w:r>
    </w:p>
  </w:comment>
  <w:comment w:id="265" w:author="testuser" w:date="2014-09-29T14:20:00Z" w:initials="t">
    <w:p w14:paraId="7ACD5876" w14:textId="16CCEA1A" w:rsidR="00AD13C4" w:rsidRDefault="00AD13C4">
      <w:pPr>
        <w:pStyle w:val="Kommentarer"/>
      </w:pPr>
      <w:r>
        <w:rPr>
          <w:rStyle w:val="Kommentarsreferens"/>
        </w:rPr>
        <w:annotationRef/>
      </w:r>
      <w:r>
        <w:t>“Includes a” ??</w:t>
      </w:r>
    </w:p>
  </w:comment>
  <w:comment w:id="306" w:author="testuser" w:date="2014-09-29T14:27:00Z" w:initials="t">
    <w:p w14:paraId="1293139E" w14:textId="4BA2205A" w:rsidR="00571A2E" w:rsidRDefault="00571A2E">
      <w:pPr>
        <w:pStyle w:val="Kommentarer"/>
      </w:pPr>
      <w:r>
        <w:rPr>
          <w:rStyle w:val="Kommentarsreferens"/>
        </w:rPr>
        <w:annotationRef/>
      </w:r>
      <w:r>
        <w:t>Shibboleth with one l? I didn’t look it up. Occurs several times.</w:t>
      </w:r>
    </w:p>
  </w:comment>
  <w:comment w:id="352" w:author="Menzo windhouwer" w:date="2014-09-26T11:37:00Z" w:initials="Mw">
    <w:p w14:paraId="61BCC920" w14:textId="1CA3A311" w:rsidR="00AD13C4" w:rsidRDefault="00AD13C4">
      <w:pPr>
        <w:pStyle w:val="Kommentarer"/>
      </w:pPr>
      <w:r>
        <w:rPr>
          <w:rStyle w:val="Kommentarsreferens"/>
        </w:rPr>
        <w:annotationRef/>
      </w:r>
      <w:r>
        <w:t>Section number has the wrong font size</w:t>
      </w:r>
    </w:p>
  </w:comment>
  <w:comment w:id="355" w:author="Menzo windhouwer" w:date="2014-09-26T11:38:00Z" w:initials="Mw">
    <w:p w14:paraId="4CB37FB8" w14:textId="76370DC3" w:rsidR="00AD13C4" w:rsidRDefault="00AD13C4">
      <w:pPr>
        <w:pStyle w:val="Kommentarer"/>
      </w:pPr>
      <w:r>
        <w:rPr>
          <w:rStyle w:val="Kommentarsreferens"/>
        </w:rPr>
        <w:annotationRef/>
      </w:r>
      <w:r>
        <w:t>Not a link just color</w:t>
      </w:r>
    </w:p>
  </w:comment>
  <w:comment w:id="356" w:author="Menzo windhouwer" w:date="2014-09-26T11:39:00Z" w:initials="Mw">
    <w:p w14:paraId="6F7DF128" w14:textId="7057222B" w:rsidR="00AD13C4" w:rsidRDefault="00AD13C4">
      <w:pPr>
        <w:pStyle w:val="Kommentarer"/>
      </w:pPr>
      <w:r>
        <w:rPr>
          <w:rStyle w:val="Kommentarsreferens"/>
        </w:rPr>
        <w:annotationRef/>
      </w:r>
      <w:r>
        <w:t>Does this describe some continuous testing?</w:t>
      </w:r>
    </w:p>
  </w:comment>
  <w:comment w:id="360" w:author="Menzo windhouwer" w:date="2014-09-26T11:39:00Z" w:initials="Mw">
    <w:p w14:paraId="59C6AF46" w14:textId="618FB6BA" w:rsidR="00AD13C4" w:rsidRDefault="00AD13C4">
      <w:pPr>
        <w:pStyle w:val="Kommentarer"/>
      </w:pPr>
      <w:r>
        <w:rPr>
          <w:rStyle w:val="Kommentarsreferens"/>
        </w:rPr>
        <w:annotationRef/>
      </w:r>
      <w:r>
        <w:t>The table should have an header</w:t>
      </w:r>
    </w:p>
  </w:comment>
  <w:comment w:id="362" w:author="Menzo windhouwer" w:date="2014-09-26T11:40:00Z" w:initials="Mw">
    <w:p w14:paraId="6161EAD0" w14:textId="5D4354FF" w:rsidR="00AD13C4" w:rsidRDefault="00AD13C4">
      <w:pPr>
        <w:pStyle w:val="Kommentarer"/>
      </w:pPr>
      <w:r>
        <w:rPr>
          <w:rStyle w:val="Kommentarsreferens"/>
        </w:rPr>
        <w:annotationRef/>
      </w:r>
      <w:r>
        <w:t>Use the same layout as in Section 3.2</w:t>
      </w:r>
    </w:p>
  </w:comment>
  <w:comment w:id="397" w:author="testuser" w:date="2014-09-29T13:53:00Z" w:initials="t">
    <w:p w14:paraId="78A0638B" w14:textId="590E79B3" w:rsidR="00AD13C4" w:rsidRDefault="00AD13C4">
      <w:pPr>
        <w:pStyle w:val="Kommentarer"/>
      </w:pPr>
      <w:r>
        <w:rPr>
          <w:rStyle w:val="Kommentarsreferens"/>
        </w:rPr>
        <w:annotationRef/>
      </w:r>
      <w:r>
        <w:t>There is “color’ in this document, and “colour”. Each of those occurs several times. I don’t know if  officially British or American spelling is preferred, but personally I prefer “colour”.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7C29450" w15:done="0"/>
  <w15:commentEx w15:paraId="16FE4E14" w15:done="0"/>
  <w15:commentEx w15:paraId="4FB1821D" w15:done="0"/>
  <w15:commentEx w15:paraId="5BA76956" w15:done="0"/>
  <w15:commentEx w15:paraId="56840686" w15:done="0"/>
  <w15:commentEx w15:paraId="60EABE48" w15:done="0"/>
  <w15:commentEx w15:paraId="52EBC60D" w15:done="0"/>
  <w15:commentEx w15:paraId="673B465B" w15:done="0"/>
  <w15:commentEx w15:paraId="281B12F6" w15:done="0"/>
  <w15:commentEx w15:paraId="709937C5" w15:done="0"/>
  <w15:commentEx w15:paraId="64CA763B" w15:done="0"/>
  <w15:commentEx w15:paraId="39026DB0" w15:done="0"/>
  <w15:commentEx w15:paraId="4FBD131E" w15:done="0"/>
  <w15:commentEx w15:paraId="1799BD61" w15:done="0"/>
  <w15:commentEx w15:paraId="538FA593" w15:done="0"/>
  <w15:commentEx w15:paraId="27C8DA3D" w15:done="0"/>
  <w15:commentEx w15:paraId="45A5A5AC" w15:done="0"/>
  <w15:commentEx w15:paraId="7ACD5876" w15:done="0"/>
  <w15:commentEx w15:paraId="1293139E" w15:done="0"/>
  <w15:commentEx w15:paraId="61BCC920" w15:done="0"/>
  <w15:commentEx w15:paraId="4CB37FB8" w15:done="0"/>
  <w15:commentEx w15:paraId="6F7DF128" w15:done="0"/>
  <w15:commentEx w15:paraId="59C6AF46" w15:done="0"/>
  <w15:commentEx w15:paraId="6161EAD0" w15:done="0"/>
  <w15:commentEx w15:paraId="78A0638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23C275" w14:textId="77777777" w:rsidR="00825A8D" w:rsidRDefault="00825A8D" w:rsidP="00A23DDA">
      <w:r>
        <w:separator/>
      </w:r>
    </w:p>
    <w:p w14:paraId="69E7BE72" w14:textId="77777777" w:rsidR="00825A8D" w:rsidRDefault="00825A8D"/>
  </w:endnote>
  <w:endnote w:type="continuationSeparator" w:id="0">
    <w:p w14:paraId="68767B97" w14:textId="77777777" w:rsidR="00825A8D" w:rsidRDefault="00825A8D" w:rsidP="00A23DDA">
      <w:r>
        <w:continuationSeparator/>
      </w:r>
    </w:p>
    <w:p w14:paraId="24704891" w14:textId="77777777" w:rsidR="00825A8D" w:rsidRDefault="00825A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MT">
    <w:altName w:val="Arial"/>
    <w:panose1 w:val="00000000000000000000"/>
    <w:charset w:val="4D"/>
    <w:family w:val="auto"/>
    <w:notTrueType/>
    <w:pitch w:val="default"/>
    <w:sig w:usb0="00000003" w:usb1="00000000" w:usb2="00000000" w:usb3="00000000" w:csb0="00000001" w:csb1="00000000"/>
  </w:font>
  <w:font w:name="Helvetica Neue">
    <w:altName w:val="Malgun Gothic"/>
    <w:charset w:val="00"/>
    <w:family w:val="auto"/>
    <w:pitch w:val="variable"/>
    <w:sig w:usb0="00000003" w:usb1="500079DB" w:usb2="0000001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5BE0A" w14:textId="77777777" w:rsidR="00AD13C4" w:rsidRDefault="00AD13C4" w:rsidP="006D0E8D">
    <w:pPr>
      <w:pStyle w:val="Sidfot"/>
      <w:framePr w:wrap="around" w:vAnchor="text" w:hAnchor="margin" w:xAlign="right" w:y="1"/>
      <w:rPr>
        <w:rStyle w:val="Sidnummer"/>
      </w:rPr>
    </w:pPr>
    <w:r>
      <w:rPr>
        <w:rStyle w:val="Sidnummer"/>
      </w:rPr>
      <w:fldChar w:fldCharType="begin"/>
    </w:r>
    <w:r>
      <w:rPr>
        <w:rStyle w:val="Sidnummer"/>
      </w:rPr>
      <w:instrText xml:space="preserve">PAGE  </w:instrText>
    </w:r>
    <w:r>
      <w:rPr>
        <w:rStyle w:val="Sidnummer"/>
      </w:rPr>
      <w:fldChar w:fldCharType="end"/>
    </w:r>
  </w:p>
  <w:p w14:paraId="144879D9" w14:textId="77777777" w:rsidR="00AD13C4" w:rsidRDefault="00AD13C4" w:rsidP="00A2272C">
    <w:pPr>
      <w:pStyle w:val="Sidfot"/>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C7164" w14:textId="77777777" w:rsidR="00AD13C4" w:rsidRPr="00F01A89" w:rsidRDefault="00AD13C4" w:rsidP="00A2272C">
    <w:pPr>
      <w:pStyle w:val="Sidfot"/>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C115E" w14:textId="77777777" w:rsidR="00AD13C4" w:rsidRPr="00F01A89" w:rsidRDefault="00AD13C4" w:rsidP="00F01A89">
    <w:pPr>
      <w:pStyle w:val="Sidfot"/>
    </w:pPr>
    <w:r w:rsidRPr="009F66AA">
      <w:rPr>
        <w:rFonts w:ascii="Verdana" w:hAnsi="Verdana"/>
        <w:sz w:val="28"/>
        <w:szCs w:val="28"/>
      </w:rPr>
      <w:t>www.dasish.eu</w:t>
    </w:r>
    <w:r>
      <w:tab/>
    </w:r>
    <w:r>
      <w:tab/>
    </w:r>
    <w:r>
      <w:rPr>
        <w:noProof/>
        <w:sz w:val="28"/>
        <w:szCs w:val="28"/>
        <w:lang w:val="sv-SE"/>
      </w:rPr>
      <w:drawing>
        <wp:inline distT="0" distB="0" distL="0" distR="0" wp14:anchorId="63BD7F71" wp14:editId="77CEF122">
          <wp:extent cx="946498" cy="767715"/>
          <wp:effectExtent l="0" t="0" r="0" b="0"/>
          <wp:docPr id="10" name="Picture 10"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DBE195" w14:textId="77777777" w:rsidR="00AD13C4" w:rsidRDefault="00AD13C4" w:rsidP="006D0E8D">
    <w:pPr>
      <w:pStyle w:val="Sidfot"/>
      <w:framePr w:wrap="around" w:vAnchor="text" w:hAnchor="margin" w:xAlign="right" w:y="1"/>
      <w:rPr>
        <w:rStyle w:val="Sidnummer"/>
      </w:rPr>
    </w:pPr>
    <w:r>
      <w:rPr>
        <w:rStyle w:val="Sidnummer"/>
      </w:rPr>
      <w:fldChar w:fldCharType="begin"/>
    </w:r>
    <w:r>
      <w:rPr>
        <w:rStyle w:val="Sidnummer"/>
      </w:rPr>
      <w:instrText xml:space="preserve">PAGE  </w:instrText>
    </w:r>
    <w:r>
      <w:rPr>
        <w:rStyle w:val="Sidnummer"/>
      </w:rPr>
      <w:fldChar w:fldCharType="separate"/>
    </w:r>
    <w:r w:rsidR="00755306">
      <w:rPr>
        <w:rStyle w:val="Sidnummer"/>
        <w:noProof/>
      </w:rPr>
      <w:t>21</w:t>
    </w:r>
    <w:r>
      <w:rPr>
        <w:rStyle w:val="Sidnummer"/>
      </w:rPr>
      <w:fldChar w:fldCharType="end"/>
    </w:r>
  </w:p>
  <w:p w14:paraId="2C69DE15" w14:textId="77777777" w:rsidR="00AD13C4" w:rsidRPr="00F01A89" w:rsidRDefault="00AD13C4" w:rsidP="00A2272C">
    <w:pPr>
      <w:pStyle w:val="Sidfot"/>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p w14:paraId="74799402" w14:textId="77777777" w:rsidR="00AD13C4" w:rsidRDefault="00AD13C4"/>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CF274" w14:textId="77777777" w:rsidR="00AD13C4" w:rsidRPr="00F01A89" w:rsidRDefault="00AD13C4" w:rsidP="00F01A89">
    <w:pPr>
      <w:pStyle w:val="Sidfot"/>
    </w:pPr>
    <w:r w:rsidRPr="00F01A89">
      <w:rPr>
        <w:rFonts w:ascii="Verdana" w:hAnsi="Verdana"/>
      </w:rPr>
      <w:t>www.dasish.eu</w:t>
    </w:r>
    <w:r>
      <w:tab/>
    </w:r>
    <w:r>
      <w:tab/>
    </w:r>
    <w:r>
      <w:rPr>
        <w:noProof/>
        <w:sz w:val="28"/>
        <w:szCs w:val="28"/>
        <w:lang w:val="sv-SE"/>
      </w:rPr>
      <w:drawing>
        <wp:inline distT="0" distB="0" distL="0" distR="0" wp14:anchorId="59059272" wp14:editId="45D00B3C">
          <wp:extent cx="946498" cy="767715"/>
          <wp:effectExtent l="0" t="0" r="0" b="0"/>
          <wp:docPr id="5" name="Picture 2"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D138E5" w14:textId="77777777" w:rsidR="00825A8D" w:rsidRDefault="00825A8D" w:rsidP="00A23DDA">
      <w:r>
        <w:separator/>
      </w:r>
    </w:p>
    <w:p w14:paraId="7D807CCF" w14:textId="77777777" w:rsidR="00825A8D" w:rsidRDefault="00825A8D"/>
  </w:footnote>
  <w:footnote w:type="continuationSeparator" w:id="0">
    <w:p w14:paraId="6A9C014D" w14:textId="77777777" w:rsidR="00825A8D" w:rsidRDefault="00825A8D" w:rsidP="00A23DDA">
      <w:r>
        <w:continuationSeparator/>
      </w:r>
    </w:p>
    <w:p w14:paraId="7DEAE9CB" w14:textId="77777777" w:rsidR="00825A8D" w:rsidRDefault="00825A8D"/>
  </w:footnote>
  <w:footnote w:id="1">
    <w:p w14:paraId="7EBFB102" w14:textId="346C32D3" w:rsidR="00AD13C4" w:rsidRPr="003E7C51" w:rsidRDefault="00AD13C4" w:rsidP="003E7C51">
      <w:pPr>
        <w:rPr>
          <w:lang w:val="nl-NL"/>
        </w:rPr>
      </w:pPr>
      <w:r>
        <w:rPr>
          <w:rStyle w:val="Fotnotsreferens"/>
        </w:rPr>
        <w:footnoteRef/>
      </w:r>
      <w:r>
        <w:t xml:space="preserve"> </w:t>
      </w:r>
      <w:r w:rsidRPr="002C7414">
        <w:rPr>
          <w:sz w:val="20"/>
          <w:szCs w:val="20"/>
          <w:lang w:val="nl-NL"/>
        </w:rPr>
        <w:t>The redirection to these forms must be implemented in frontend, though.  See</w:t>
      </w:r>
      <w:r>
        <w:rPr>
          <w:lang w:val="nl-NL"/>
        </w:rPr>
        <w:t xml:space="preserve"> </w:t>
      </w:r>
      <w:hyperlink r:id="rId1" w:history="1">
        <w:r>
          <w:rPr>
            <w:color w:val="0000E9"/>
            <w:u w:val="single" w:color="0000E9"/>
            <w:lang w:val="en-US"/>
          </w:rPr>
          <w:t>https://github.com/DASISH/dwan-backend/issues/9</w:t>
        </w:r>
      </w:hyperlink>
      <w:r>
        <w:rPr>
          <w:lang w:val="en-US"/>
        </w:rPr>
        <w:t xml:space="preserve"> and  </w:t>
      </w:r>
      <w:hyperlink r:id="rId2" w:history="1">
        <w:r>
          <w:rPr>
            <w:color w:val="0000E9"/>
            <w:u w:val="single" w:color="0000E9"/>
            <w:lang w:val="en-US"/>
          </w:rPr>
          <w:t>https://github.com/DASISH/dwan-client-wiredmarker/issues/22</w:t>
        </w:r>
      </w:hyperlink>
    </w:p>
  </w:footnote>
  <w:footnote w:id="2">
    <w:p w14:paraId="5C10DBC8" w14:textId="77FE4E55" w:rsidR="00AD13C4" w:rsidRPr="00E9198E" w:rsidRDefault="00AD13C4">
      <w:pPr>
        <w:pStyle w:val="Fotnotstext"/>
        <w:rPr>
          <w:lang w:val="nl-NL"/>
        </w:rPr>
      </w:pPr>
      <w:r>
        <w:rPr>
          <w:rStyle w:val="Fotnotsreferens"/>
        </w:rPr>
        <w:footnoteRef/>
      </w:r>
      <w:r>
        <w:t xml:space="preserve"> </w:t>
      </w:r>
      <w:r>
        <w:rPr>
          <w:lang w:val="en-US"/>
        </w:rPr>
        <w:t>Hopefully this can be fixed in the frontend. See: </w:t>
      </w:r>
      <w:hyperlink r:id="rId3" w:history="1">
        <w:r>
          <w:rPr>
            <w:color w:val="0000E9"/>
            <w:u w:val="single" w:color="0000E9"/>
            <w:lang w:val="en-US"/>
          </w:rPr>
          <w:t>https://github.com/DASISH/dwan-client-wiredmarker/issues/16</w:t>
        </w:r>
      </w:hyperlink>
    </w:p>
  </w:footnote>
  <w:footnote w:id="3">
    <w:p w14:paraId="0B38D0A3" w14:textId="411EF4F0" w:rsidR="00AD13C4" w:rsidRPr="00122D8B" w:rsidRDefault="00AD13C4">
      <w:pPr>
        <w:pStyle w:val="Fotnotstext"/>
        <w:rPr>
          <w:lang w:val="nl-NL"/>
        </w:rPr>
      </w:pPr>
      <w:r>
        <w:rPr>
          <w:rStyle w:val="Fotnotsreferens"/>
        </w:rPr>
        <w:footnoteRef/>
      </w:r>
      <w:r>
        <w:t xml:space="preserve"> </w:t>
      </w:r>
      <w:r>
        <w:rPr>
          <w:lang w:val="en-US"/>
        </w:rPr>
        <w:t>The current front-end is not able to present the annotations on xml's properly (as Olof has suggested), but they do exist in a good shape on the backend.  See </w:t>
      </w:r>
      <w:hyperlink r:id="rId4" w:history="1">
        <w:r>
          <w:rPr>
            <w:color w:val="0000E9"/>
            <w:u w:val="single" w:color="0000E9"/>
            <w:lang w:val="en-US"/>
          </w:rPr>
          <w:t>https://github.com/DASISH/dwan-client-wiredmarker/issues/18</w:t>
        </w:r>
      </w:hyperlink>
      <w:r>
        <w:rPr>
          <w:lang w:val="en-US"/>
        </w:rPr>
        <w:t xml:space="preserve">.   If </w:t>
      </w:r>
      <w:del w:id="53" w:author="Menzo windhouwer" w:date="2014-09-26T11:19:00Z">
        <w:r w:rsidDel="00DB5FA8">
          <w:rPr>
            <w:lang w:val="en-US"/>
          </w:rPr>
          <w:delText xml:space="preserve">the Goteborg team have problems with </w:delText>
        </w:r>
      </w:del>
      <w:r>
        <w:rPr>
          <w:lang w:val="en-US"/>
        </w:rPr>
        <w:t>fixing it</w:t>
      </w:r>
      <w:ins w:id="54" w:author="Menzo windhouwer" w:date="2014-09-26T11:19:00Z">
        <w:r>
          <w:rPr>
            <w:lang w:val="en-US"/>
          </w:rPr>
          <w:t xml:space="preserve"> is problematic</w:t>
        </w:r>
      </w:ins>
      <w:r>
        <w:rPr>
          <w:lang w:val="en-US"/>
        </w:rPr>
        <w:t xml:space="preserve"> </w:t>
      </w:r>
      <w:del w:id="55" w:author="Menzo windhouwer" w:date="2014-09-26T11:19:00Z">
        <w:r w:rsidDel="00DB5FA8">
          <w:rPr>
            <w:lang w:val="en-US"/>
          </w:rPr>
          <w:delText xml:space="preserve">I could add </w:delText>
        </w:r>
      </w:del>
      <w:r>
        <w:rPr>
          <w:lang w:val="en-US"/>
        </w:rPr>
        <w:t>a jsp page for "advanced users", where an annotation on an annotation can be made or obtained</w:t>
      </w:r>
      <w:ins w:id="56" w:author="Menzo windhouwer" w:date="2014-09-26T11:19:00Z">
        <w:r>
          <w:rPr>
            <w:lang w:val="en-US"/>
          </w:rPr>
          <w:t>, could be added</w:t>
        </w:r>
      </w:ins>
      <w:r>
        <w:rPr>
          <w:lang w:val="en-US"/>
        </w:rPr>
        <w:t>. </w:t>
      </w:r>
      <w:hyperlink r:id="rId5" w:history="1">
        <w:r>
          <w:rPr>
            <w:color w:val="0000E9"/>
            <w:u w:val="single" w:color="0000E9"/>
            <w:lang w:val="en-US"/>
          </w:rPr>
          <w:t>https://github.com/DASISH/dwan-backend/issues/10</w:t>
        </w:r>
      </w:hyperlink>
    </w:p>
  </w:footnote>
  <w:footnote w:id="4">
    <w:p w14:paraId="204DE60B" w14:textId="77777777" w:rsidR="00AD13C4" w:rsidRPr="00D308B5" w:rsidRDefault="00AD13C4" w:rsidP="00E32166">
      <w:pPr>
        <w:pStyle w:val="Fotnotstext"/>
        <w:rPr>
          <w:sz w:val="18"/>
        </w:rPr>
      </w:pPr>
      <w:r w:rsidRPr="00D308B5">
        <w:rPr>
          <w:rStyle w:val="Fotnotsreferens"/>
          <w:sz w:val="18"/>
        </w:rPr>
        <w:footnoteRef/>
      </w:r>
      <w:r>
        <w:t xml:space="preserve"> </w:t>
      </w:r>
      <w:r w:rsidRPr="00D308B5">
        <w:rPr>
          <w:sz w:val="18"/>
        </w:rPr>
        <w:t xml:space="preserve">The Language Archive, Max Planck Institute for Psycholinguistics, </w:t>
      </w:r>
      <w:hyperlink r:id="rId6" w:history="1">
        <w:r w:rsidRPr="00D308B5">
          <w:rPr>
            <w:rStyle w:val="Hyperlnk"/>
            <w:sz w:val="18"/>
          </w:rPr>
          <w:t>http://tla.mpi.nl/</w:t>
        </w:r>
      </w:hyperlink>
      <w:r w:rsidRPr="00D308B5">
        <w:rPr>
          <w:sz w:val="18"/>
        </w:rPr>
        <w:t xml:space="preserve"> </w:t>
      </w:r>
    </w:p>
  </w:footnote>
  <w:footnote w:id="5">
    <w:p w14:paraId="66DB85D5" w14:textId="44E6B62F" w:rsidR="00AD13C4" w:rsidRPr="00177779" w:rsidRDefault="00AD13C4">
      <w:pPr>
        <w:pStyle w:val="Fotnotstext"/>
        <w:rPr>
          <w:lang w:val="en-US"/>
          <w:rPrChange w:id="112" w:author="Twan Goosen" w:date="2014-09-26T09:58:00Z">
            <w:rPr/>
          </w:rPrChange>
        </w:rPr>
      </w:pPr>
      <w:ins w:id="113" w:author="Twan Goosen" w:date="2014-09-26T09:58:00Z">
        <w:r>
          <w:rPr>
            <w:rStyle w:val="Fotnotsreferens"/>
          </w:rPr>
          <w:footnoteRef/>
        </w:r>
        <w:r>
          <w:t xml:space="preserve"> </w:t>
        </w:r>
        <w:r w:rsidRPr="00177779">
          <w:t>http://dublincore.org/documents/2010/10/11/dcmi-type-vocabulary</w:t>
        </w:r>
      </w:ins>
    </w:p>
  </w:footnote>
  <w:footnote w:id="6">
    <w:p w14:paraId="69E9085F" w14:textId="0DEE7C31" w:rsidR="00AD13C4" w:rsidRPr="00A40CB4" w:rsidRDefault="00AD13C4">
      <w:pPr>
        <w:pStyle w:val="Fotnotstext"/>
        <w:rPr>
          <w:lang w:val="en-US"/>
          <w:rPrChange w:id="163" w:author="Twan Goosen" w:date="2014-09-26T10:14:00Z">
            <w:rPr/>
          </w:rPrChange>
        </w:rPr>
      </w:pPr>
      <w:ins w:id="164" w:author="Twan Goosen" w:date="2014-09-26T10:14:00Z">
        <w:r>
          <w:rPr>
            <w:rStyle w:val="Fotnotsreferens"/>
          </w:rPr>
          <w:footnoteRef/>
        </w:r>
        <w:r>
          <w:t xml:space="preserve"> </w:t>
        </w:r>
        <w:r w:rsidRPr="00A40CB4">
          <w:t>http://docs.spring.io/spring-framework/docs/current/spring-framework-reference/html/dao.html</w:t>
        </w:r>
      </w:ins>
    </w:p>
  </w:footnote>
  <w:footnote w:id="7">
    <w:p w14:paraId="22515A50" w14:textId="77FA5CC9" w:rsidR="00AD13C4" w:rsidRPr="00A40CB4" w:rsidRDefault="00AD13C4">
      <w:pPr>
        <w:pStyle w:val="Fotnotstext"/>
        <w:rPr>
          <w:lang w:val="en-US"/>
          <w:rPrChange w:id="167" w:author="Twan Goosen" w:date="2014-09-26T10:15:00Z">
            <w:rPr/>
          </w:rPrChange>
        </w:rPr>
      </w:pPr>
      <w:ins w:id="168" w:author="Twan Goosen" w:date="2014-09-26T10:15:00Z">
        <w:r>
          <w:rPr>
            <w:rStyle w:val="Fotnotsreferens"/>
          </w:rPr>
          <w:footnoteRef/>
        </w:r>
        <w:r>
          <w:t xml:space="preserve"> Java Database Connectivity</w:t>
        </w:r>
      </w:ins>
    </w:p>
  </w:footnote>
  <w:footnote w:id="8">
    <w:p w14:paraId="1C620E59" w14:textId="6CD5BB84" w:rsidR="00AD13C4" w:rsidRPr="006A3CD1" w:rsidRDefault="00AD13C4">
      <w:pPr>
        <w:pStyle w:val="Fotnotstext"/>
        <w:rPr>
          <w:lang w:val="nl-NL"/>
        </w:rPr>
      </w:pPr>
      <w:r>
        <w:rPr>
          <w:rStyle w:val="Fotnotsreferens"/>
        </w:rPr>
        <w:footnoteRef/>
      </w:r>
      <w:r>
        <w:t xml:space="preserve"> </w:t>
      </w:r>
      <w:r>
        <w:rPr>
          <w:lang w:val="nl-NL"/>
        </w:rPr>
        <w:t xml:space="preserve">Implemented, however testing is not completed and </w:t>
      </w:r>
      <w:ins w:id="246" w:author="Menzo windhouwer" w:date="2014-09-26T11:30:00Z">
        <w:r>
          <w:rPr>
            <w:lang w:val="nl-NL"/>
          </w:rPr>
          <w:t>it</w:t>
        </w:r>
      </w:ins>
      <w:ins w:id="247" w:author="testuser" w:date="2014-09-29T14:17:00Z">
        <w:r>
          <w:rPr>
            <w:lang w:val="nl-NL"/>
          </w:rPr>
          <w:t xml:space="preserve"> i</w:t>
        </w:r>
      </w:ins>
      <w:ins w:id="248" w:author="Menzo windhouwer" w:date="2014-09-26T11:30:00Z">
        <w:r>
          <w:rPr>
            <w:lang w:val="nl-NL"/>
          </w:rPr>
          <w:t xml:space="preserve">s </w:t>
        </w:r>
      </w:ins>
      <w:r>
        <w:rPr>
          <w:lang w:val="nl-NL"/>
        </w:rPr>
        <w:t>not used in the current DWAN frontend.</w:t>
      </w:r>
    </w:p>
  </w:footnote>
  <w:footnote w:id="9">
    <w:p w14:paraId="55B5B8C9" w14:textId="464C73E2" w:rsidR="002B3F95" w:rsidRPr="002B3F95" w:rsidRDefault="002B3F95">
      <w:pPr>
        <w:pStyle w:val="Fotnotstext"/>
        <w:rPr>
          <w:rPrChange w:id="259" w:author="Olof Olsson" w:date="2014-10-03T11:39:00Z">
            <w:rPr/>
          </w:rPrChange>
        </w:rPr>
      </w:pPr>
      <w:ins w:id="260" w:author="Olof Olsson" w:date="2014-10-03T11:39:00Z">
        <w:r>
          <w:rPr>
            <w:rStyle w:val="Fotnotsreferens"/>
          </w:rPr>
          <w:footnoteRef/>
        </w:r>
        <w:r>
          <w:t xml:space="preserve"> </w:t>
        </w:r>
        <w:r w:rsidRPr="001C44E2">
          <w:t xml:space="preserve">BITS </w:t>
        </w:r>
        <w:r>
          <w:t>Co., Ltd.</w:t>
        </w:r>
      </w:ins>
      <w:ins w:id="261" w:author="Olof Olsson" w:date="2014-10-03T11:46:00Z">
        <w:r w:rsidR="00755306">
          <w:t xml:space="preserve"> </w:t>
        </w:r>
        <w:r w:rsidR="00755306">
          <w:fldChar w:fldCharType="begin"/>
        </w:r>
        <w:r w:rsidR="00755306">
          <w:instrText xml:space="preserve"> HYPERLINK "http://www.bits.cc" </w:instrText>
        </w:r>
        <w:r w:rsidR="00755306">
          <w:fldChar w:fldCharType="separate"/>
        </w:r>
        <w:r w:rsidR="00755306" w:rsidRPr="004E06CB">
          <w:rPr>
            <w:rStyle w:val="Hyperlnk"/>
          </w:rPr>
          <w:t>http://www.bits.cc</w:t>
        </w:r>
        <w:r w:rsidR="00755306">
          <w:fldChar w:fldCharType="end"/>
        </w:r>
        <w:r w:rsidR="00755306">
          <w:t xml:space="preserve"> </w:t>
        </w:r>
      </w:ins>
    </w:p>
  </w:footnote>
  <w:footnote w:id="10">
    <w:p w14:paraId="0CE8EC91" w14:textId="149123A9" w:rsidR="002B3F95" w:rsidRPr="002B3F95" w:rsidRDefault="002B3F95">
      <w:pPr>
        <w:pStyle w:val="Fotnotstext"/>
      </w:pPr>
      <w:ins w:id="263" w:author="Olof Olsson" w:date="2014-10-03T11:39:00Z">
        <w:r>
          <w:rPr>
            <w:rStyle w:val="Fotnotsreferens"/>
          </w:rPr>
          <w:footnoteRef/>
        </w:r>
        <w:r>
          <w:t xml:space="preserve"> </w:t>
        </w:r>
        <w:r w:rsidRPr="001C44E2">
          <w:t>Prof. Okubo</w:t>
        </w:r>
      </w:ins>
    </w:p>
  </w:footnote>
  <w:footnote w:id="11">
    <w:p w14:paraId="3DB21028" w14:textId="77777777" w:rsidR="00AD13C4" w:rsidRPr="00A87D85" w:rsidRDefault="00AD13C4" w:rsidP="003B62CF">
      <w:pPr>
        <w:pStyle w:val="Fotnotstext"/>
        <w:rPr>
          <w:lang w:val="nl-NL"/>
        </w:rPr>
      </w:pPr>
      <w:r>
        <w:rPr>
          <w:rStyle w:val="Fotnotsreferens"/>
        </w:rPr>
        <w:footnoteRef/>
      </w:r>
      <w:r>
        <w:t xml:space="preserve"> Update this part of the text if the bug is fixed.</w:t>
      </w:r>
    </w:p>
  </w:footnote>
  <w:footnote w:id="12">
    <w:p w14:paraId="450E56BE" w14:textId="746DD9E8" w:rsidR="00AD13C4" w:rsidRPr="00D766C6" w:rsidRDefault="00AD13C4">
      <w:pPr>
        <w:pStyle w:val="Fotnotstext"/>
        <w:rPr>
          <w:lang w:val="nl-NL"/>
        </w:rPr>
      </w:pPr>
      <w:r>
        <w:rPr>
          <w:rStyle w:val="Fotnotsreferens"/>
        </w:rPr>
        <w:footnoteRef/>
      </w:r>
      <w:r>
        <w:t xml:space="preserve"> </w:t>
      </w:r>
      <w:r>
        <w:rPr>
          <w:lang w:val="nl-NL"/>
        </w:rPr>
        <w:t>TODO implemented but not deployed neither on lux16, nor on lux17</w:t>
      </w:r>
    </w:p>
  </w:footnote>
  <w:footnote w:id="13">
    <w:p w14:paraId="37E20808" w14:textId="757A8304" w:rsidR="00AD13C4" w:rsidRPr="005B3FF2" w:rsidRDefault="00AD13C4">
      <w:pPr>
        <w:pStyle w:val="Fotnotstext"/>
        <w:rPr>
          <w:lang w:val="nl-NL"/>
        </w:rPr>
      </w:pPr>
      <w:r>
        <w:rPr>
          <w:rStyle w:val="Fotnotsreferens"/>
        </w:rPr>
        <w:footnoteRef/>
      </w:r>
      <w:r>
        <w:t xml:space="preserve"> </w:t>
      </w:r>
      <w:r>
        <w:rPr>
          <w:lang w:val="nl-NL"/>
        </w:rPr>
        <w:t>Correct it if the problem is fixed.</w:t>
      </w:r>
    </w:p>
  </w:footnote>
  <w:footnote w:id="14">
    <w:p w14:paraId="06FF26DC" w14:textId="65A11729" w:rsidR="00AD13C4" w:rsidRPr="000C2DF3" w:rsidRDefault="00AD13C4">
      <w:pPr>
        <w:pStyle w:val="Fotnotstext"/>
        <w:rPr>
          <w:lang w:val="nl-NL"/>
        </w:rPr>
      </w:pPr>
      <w:r>
        <w:rPr>
          <w:rStyle w:val="Fotnotsreferens"/>
        </w:rPr>
        <w:footnoteRef/>
      </w:r>
      <w:r>
        <w:t xml:space="preserve"> </w:t>
      </w:r>
      <w:r>
        <w:rPr>
          <w:lang w:val="nl-NL"/>
        </w:rPr>
        <w:t>Implementation to be added</w:t>
      </w:r>
    </w:p>
  </w:footnote>
  <w:footnote w:id="15">
    <w:p w14:paraId="1D3A971E" w14:textId="60161989" w:rsidR="00AD13C4" w:rsidRPr="000654F7" w:rsidRDefault="00AD13C4">
      <w:pPr>
        <w:pStyle w:val="Fotnotstext"/>
        <w:rPr>
          <w:lang w:val="nl-NL"/>
        </w:rPr>
      </w:pPr>
      <w:r>
        <w:rPr>
          <w:rStyle w:val="Fotnotsreferens"/>
        </w:rPr>
        <w:footnoteRef/>
      </w:r>
      <w:r>
        <w:t xml:space="preserve"> </w:t>
      </w:r>
      <w:r>
        <w:rPr>
          <w:lang w:val="nl-NL"/>
        </w:rPr>
        <w:t>Siiri (Tartu) can write on creating profile in windows.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5B34F" w14:textId="77777777" w:rsidR="00AD13C4" w:rsidRPr="000C0C25" w:rsidRDefault="00825A8D">
    <w:pPr>
      <w:pStyle w:val="Sidhuvud"/>
      <w:rPr>
        <w:lang w:val="sv-SE"/>
        <w:rPrChange w:id="0" w:author="Olof Olsson" w:date="2014-10-03T11:37:00Z">
          <w:rPr/>
        </w:rPrChange>
      </w:rPr>
    </w:pPr>
    <w:sdt>
      <w:sdtPr>
        <w:id w:val="-1706933363"/>
        <w:temporary/>
        <w:showingPlcHdr/>
      </w:sdtPr>
      <w:sdtEndPr/>
      <w:sdtContent>
        <w:r w:rsidR="00AD13C4">
          <w:rPr>
            <w:lang w:val="sv-SE"/>
          </w:rPr>
          <w:t>[Skriv text]</w:t>
        </w:r>
      </w:sdtContent>
    </w:sdt>
    <w:r w:rsidR="00AD13C4">
      <w:ptab w:relativeTo="margin" w:alignment="center" w:leader="none"/>
    </w:r>
    <w:sdt>
      <w:sdtPr>
        <w:id w:val="-972135064"/>
        <w:temporary/>
        <w:showingPlcHdr/>
      </w:sdtPr>
      <w:sdtEndPr/>
      <w:sdtContent>
        <w:r w:rsidR="00AD13C4">
          <w:rPr>
            <w:lang w:val="sv-SE"/>
          </w:rPr>
          <w:t>[Skriv text]</w:t>
        </w:r>
      </w:sdtContent>
    </w:sdt>
    <w:r w:rsidR="00AD13C4">
      <w:ptab w:relativeTo="margin" w:alignment="right" w:leader="none"/>
    </w:r>
    <w:sdt>
      <w:sdtPr>
        <w:id w:val="-1559631532"/>
        <w:temporary/>
        <w:showingPlcHdr/>
      </w:sdtPr>
      <w:sdtEndPr/>
      <w:sdtContent>
        <w:r w:rsidR="00AD13C4">
          <w:rPr>
            <w:lang w:val="sv-SE"/>
          </w:rPr>
          <w:t>[Skriv text]</w:t>
        </w:r>
      </w:sdtContent>
    </w:sdt>
  </w:p>
  <w:p w14:paraId="138CAA81" w14:textId="77777777" w:rsidR="00AD13C4" w:rsidRPr="000C0C25" w:rsidRDefault="00AD13C4">
    <w:pPr>
      <w:pStyle w:val="Sidhuvud"/>
      <w:rPr>
        <w:lang w:val="sv-SE"/>
        <w:rPrChange w:id="1" w:author="Olof Olsson" w:date="2014-10-03T11:37:00Z">
          <w:rPr/>
        </w:rPrChang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B9140" w14:textId="77777777" w:rsidR="00AD13C4" w:rsidRPr="00F01A89" w:rsidRDefault="00AD13C4" w:rsidP="00F01A89">
    <w:pPr>
      <w:pStyle w:val="Sidhuvud"/>
      <w:jc w:val="center"/>
      <w:rPr>
        <w:rFonts w:ascii="Verdana" w:hAnsi="Verdana"/>
      </w:rPr>
    </w:pPr>
    <w:r w:rsidRPr="00F01A89">
      <w:rPr>
        <w:rFonts w:ascii="Verdana" w:hAnsi="Verdana"/>
      </w:rPr>
      <w:t xml:space="preserve"> </w:t>
    </w:r>
  </w:p>
  <w:p w14:paraId="28301E04" w14:textId="77777777" w:rsidR="00AD13C4" w:rsidRDefault="00AD13C4">
    <w:pPr>
      <w:pStyle w:val="Sidhuvu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2AFA6" w14:textId="77777777" w:rsidR="00AD13C4" w:rsidRPr="00F01A89" w:rsidRDefault="00AD13C4" w:rsidP="005B05F8">
    <w:pPr>
      <w:pStyle w:val="Sidhuvud"/>
      <w:jc w:val="center"/>
      <w:rPr>
        <w:rFonts w:ascii="Verdana" w:hAnsi="Verdana"/>
      </w:rPr>
    </w:pPr>
    <w:r w:rsidRPr="00F01A89">
      <w:rPr>
        <w:rFonts w:ascii="Verdana" w:hAnsi="Verdana"/>
      </w:rPr>
      <w:t>Data Service Infrastructure for the Social Sciences and Humanities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4D045C"/>
    <w:multiLevelType w:val="multilevel"/>
    <w:tmpl w:val="F2B25646"/>
    <w:lvl w:ilvl="0">
      <w:start w:val="1"/>
      <w:numFmt w:val="decimal"/>
      <w:lvlText w:val="%1."/>
      <w:lvlJc w:val="left"/>
      <w:pPr>
        <w:ind w:left="360" w:hanging="360"/>
      </w:pPr>
      <w:rPr>
        <w:rFonts w:hint="default"/>
      </w:rPr>
    </w:lvl>
    <w:lvl w:ilvl="1">
      <w:start w:val="1"/>
      <w:numFmt w:val="decimal"/>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18094749"/>
    <w:multiLevelType w:val="multilevel"/>
    <w:tmpl w:val="F2B25646"/>
    <w:lvl w:ilvl="0">
      <w:start w:val="1"/>
      <w:numFmt w:val="decimal"/>
      <w:pStyle w:val="Rubrik1"/>
      <w:lvlText w:val="%1."/>
      <w:lvlJc w:val="left"/>
      <w:pPr>
        <w:ind w:left="360" w:hanging="360"/>
      </w:pPr>
      <w:rPr>
        <w:rFonts w:hint="default"/>
      </w:rPr>
    </w:lvl>
    <w:lvl w:ilvl="1">
      <w:start w:val="1"/>
      <w:numFmt w:val="decimal"/>
      <w:pStyle w:val="Rubrik2"/>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18BF1EF9"/>
    <w:multiLevelType w:val="hybridMultilevel"/>
    <w:tmpl w:val="5044BB54"/>
    <w:lvl w:ilvl="0" w:tplc="2B98ECE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8C361B"/>
    <w:multiLevelType w:val="hybridMultilevel"/>
    <w:tmpl w:val="28525FE0"/>
    <w:lvl w:ilvl="0" w:tplc="E16EB79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36420A3"/>
    <w:multiLevelType w:val="hybridMultilevel"/>
    <w:tmpl w:val="984E7538"/>
    <w:lvl w:ilvl="0" w:tplc="9ADA427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Olof Olsson">
    <w15:presenceInfo w15:providerId="None" w15:userId="Olof Ols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trackRevisions/>
  <w:defaultTabStop w:val="1304"/>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DDA"/>
    <w:rsid w:val="000019D0"/>
    <w:rsid w:val="00002394"/>
    <w:rsid w:val="000028C9"/>
    <w:rsid w:val="0001090B"/>
    <w:rsid w:val="00017A5B"/>
    <w:rsid w:val="00021A05"/>
    <w:rsid w:val="000222C2"/>
    <w:rsid w:val="0002469C"/>
    <w:rsid w:val="000331F2"/>
    <w:rsid w:val="0003379A"/>
    <w:rsid w:val="00035044"/>
    <w:rsid w:val="00036E4C"/>
    <w:rsid w:val="000414AD"/>
    <w:rsid w:val="00043CA1"/>
    <w:rsid w:val="00044834"/>
    <w:rsid w:val="0006213B"/>
    <w:rsid w:val="00063EB6"/>
    <w:rsid w:val="000654F7"/>
    <w:rsid w:val="000708C6"/>
    <w:rsid w:val="000760E6"/>
    <w:rsid w:val="00077CDA"/>
    <w:rsid w:val="00077FDB"/>
    <w:rsid w:val="00083EA7"/>
    <w:rsid w:val="00085DE1"/>
    <w:rsid w:val="0009243D"/>
    <w:rsid w:val="00095239"/>
    <w:rsid w:val="00096190"/>
    <w:rsid w:val="000A3FCB"/>
    <w:rsid w:val="000A6FD6"/>
    <w:rsid w:val="000B61B9"/>
    <w:rsid w:val="000B7175"/>
    <w:rsid w:val="000C0C25"/>
    <w:rsid w:val="000C2DF3"/>
    <w:rsid w:val="000C7AF1"/>
    <w:rsid w:val="000D3503"/>
    <w:rsid w:val="000D5535"/>
    <w:rsid w:val="000E172B"/>
    <w:rsid w:val="000E505C"/>
    <w:rsid w:val="000F4E73"/>
    <w:rsid w:val="00105797"/>
    <w:rsid w:val="001136A9"/>
    <w:rsid w:val="001164DB"/>
    <w:rsid w:val="00121679"/>
    <w:rsid w:val="00122D8B"/>
    <w:rsid w:val="00124077"/>
    <w:rsid w:val="0012752A"/>
    <w:rsid w:val="001300F5"/>
    <w:rsid w:val="00131439"/>
    <w:rsid w:val="00133130"/>
    <w:rsid w:val="00136ABA"/>
    <w:rsid w:val="00137C42"/>
    <w:rsid w:val="00142B48"/>
    <w:rsid w:val="001435EE"/>
    <w:rsid w:val="00146361"/>
    <w:rsid w:val="00147FBA"/>
    <w:rsid w:val="001505EA"/>
    <w:rsid w:val="00152C75"/>
    <w:rsid w:val="00166819"/>
    <w:rsid w:val="00167794"/>
    <w:rsid w:val="0017023A"/>
    <w:rsid w:val="00175F55"/>
    <w:rsid w:val="001765FA"/>
    <w:rsid w:val="00177779"/>
    <w:rsid w:val="00181106"/>
    <w:rsid w:val="00181C8B"/>
    <w:rsid w:val="001839B2"/>
    <w:rsid w:val="001970CE"/>
    <w:rsid w:val="001A3540"/>
    <w:rsid w:val="001A7E41"/>
    <w:rsid w:val="001B0954"/>
    <w:rsid w:val="001B1701"/>
    <w:rsid w:val="001B54FD"/>
    <w:rsid w:val="001B7538"/>
    <w:rsid w:val="001C074F"/>
    <w:rsid w:val="001C1067"/>
    <w:rsid w:val="001C1FB1"/>
    <w:rsid w:val="001C44E2"/>
    <w:rsid w:val="001C5FE9"/>
    <w:rsid w:val="001D1195"/>
    <w:rsid w:val="001D4267"/>
    <w:rsid w:val="001E077C"/>
    <w:rsid w:val="001E3F78"/>
    <w:rsid w:val="001E780A"/>
    <w:rsid w:val="00203EF6"/>
    <w:rsid w:val="00204463"/>
    <w:rsid w:val="00205859"/>
    <w:rsid w:val="00212081"/>
    <w:rsid w:val="002120BD"/>
    <w:rsid w:val="00213308"/>
    <w:rsid w:val="0021428F"/>
    <w:rsid w:val="002171BE"/>
    <w:rsid w:val="002314DE"/>
    <w:rsid w:val="002322D0"/>
    <w:rsid w:val="002341BD"/>
    <w:rsid w:val="00234F97"/>
    <w:rsid w:val="00237E2E"/>
    <w:rsid w:val="00240C91"/>
    <w:rsid w:val="002421A0"/>
    <w:rsid w:val="0024237B"/>
    <w:rsid w:val="00246C7D"/>
    <w:rsid w:val="00247D0F"/>
    <w:rsid w:val="00253D78"/>
    <w:rsid w:val="002647C8"/>
    <w:rsid w:val="00264DBA"/>
    <w:rsid w:val="00266203"/>
    <w:rsid w:val="002662DD"/>
    <w:rsid w:val="0026790C"/>
    <w:rsid w:val="002704A2"/>
    <w:rsid w:val="00271D4D"/>
    <w:rsid w:val="00273ABE"/>
    <w:rsid w:val="002745F3"/>
    <w:rsid w:val="00275023"/>
    <w:rsid w:val="002827E1"/>
    <w:rsid w:val="00283286"/>
    <w:rsid w:val="0029132C"/>
    <w:rsid w:val="00293D62"/>
    <w:rsid w:val="00295205"/>
    <w:rsid w:val="00296E24"/>
    <w:rsid w:val="002A18FD"/>
    <w:rsid w:val="002A63C7"/>
    <w:rsid w:val="002A66DD"/>
    <w:rsid w:val="002A6F13"/>
    <w:rsid w:val="002B1CC7"/>
    <w:rsid w:val="002B3F95"/>
    <w:rsid w:val="002C4D06"/>
    <w:rsid w:val="002C5FDC"/>
    <w:rsid w:val="002C7414"/>
    <w:rsid w:val="002D33F5"/>
    <w:rsid w:val="002E0E5F"/>
    <w:rsid w:val="002E260C"/>
    <w:rsid w:val="002F164D"/>
    <w:rsid w:val="002F242A"/>
    <w:rsid w:val="002F2F69"/>
    <w:rsid w:val="002F610A"/>
    <w:rsid w:val="002F6436"/>
    <w:rsid w:val="0030135F"/>
    <w:rsid w:val="00302868"/>
    <w:rsid w:val="0030574C"/>
    <w:rsid w:val="00305F74"/>
    <w:rsid w:val="003108B3"/>
    <w:rsid w:val="003115F3"/>
    <w:rsid w:val="00313ADB"/>
    <w:rsid w:val="00315243"/>
    <w:rsid w:val="00315522"/>
    <w:rsid w:val="00322477"/>
    <w:rsid w:val="00327CA1"/>
    <w:rsid w:val="00330384"/>
    <w:rsid w:val="00330633"/>
    <w:rsid w:val="003347B8"/>
    <w:rsid w:val="003352A0"/>
    <w:rsid w:val="003414C3"/>
    <w:rsid w:val="00347FA1"/>
    <w:rsid w:val="003527D3"/>
    <w:rsid w:val="0035718D"/>
    <w:rsid w:val="00363856"/>
    <w:rsid w:val="00367B2F"/>
    <w:rsid w:val="00375FFB"/>
    <w:rsid w:val="003836A0"/>
    <w:rsid w:val="003850B5"/>
    <w:rsid w:val="00385D1B"/>
    <w:rsid w:val="003876BA"/>
    <w:rsid w:val="0039006A"/>
    <w:rsid w:val="003919F9"/>
    <w:rsid w:val="003936C2"/>
    <w:rsid w:val="003A28CF"/>
    <w:rsid w:val="003A2A50"/>
    <w:rsid w:val="003B62CF"/>
    <w:rsid w:val="003C1A01"/>
    <w:rsid w:val="003C1B45"/>
    <w:rsid w:val="003C1EB7"/>
    <w:rsid w:val="003C2117"/>
    <w:rsid w:val="003C42A7"/>
    <w:rsid w:val="003D3B63"/>
    <w:rsid w:val="003E7C51"/>
    <w:rsid w:val="003F1B27"/>
    <w:rsid w:val="003F53D4"/>
    <w:rsid w:val="003F53F7"/>
    <w:rsid w:val="003F6A9B"/>
    <w:rsid w:val="004040DE"/>
    <w:rsid w:val="0040688C"/>
    <w:rsid w:val="00410318"/>
    <w:rsid w:val="00412586"/>
    <w:rsid w:val="00414223"/>
    <w:rsid w:val="00433F88"/>
    <w:rsid w:val="00434BD2"/>
    <w:rsid w:val="004419EC"/>
    <w:rsid w:val="004421D9"/>
    <w:rsid w:val="00442747"/>
    <w:rsid w:val="00442F9A"/>
    <w:rsid w:val="00443507"/>
    <w:rsid w:val="004466EF"/>
    <w:rsid w:val="00451449"/>
    <w:rsid w:val="00455104"/>
    <w:rsid w:val="004560D7"/>
    <w:rsid w:val="004622FE"/>
    <w:rsid w:val="00473495"/>
    <w:rsid w:val="00476573"/>
    <w:rsid w:val="00482F4C"/>
    <w:rsid w:val="0048437B"/>
    <w:rsid w:val="00484FDB"/>
    <w:rsid w:val="004910F3"/>
    <w:rsid w:val="004927C1"/>
    <w:rsid w:val="004A1D56"/>
    <w:rsid w:val="004B325D"/>
    <w:rsid w:val="004B4074"/>
    <w:rsid w:val="004B50C8"/>
    <w:rsid w:val="004C2791"/>
    <w:rsid w:val="004D2BA6"/>
    <w:rsid w:val="004D321E"/>
    <w:rsid w:val="004D7BAE"/>
    <w:rsid w:val="004E367D"/>
    <w:rsid w:val="004E726B"/>
    <w:rsid w:val="004F315A"/>
    <w:rsid w:val="004F3B5C"/>
    <w:rsid w:val="004F3D38"/>
    <w:rsid w:val="004F4690"/>
    <w:rsid w:val="004F6FD3"/>
    <w:rsid w:val="005051CB"/>
    <w:rsid w:val="005053B0"/>
    <w:rsid w:val="0050613F"/>
    <w:rsid w:val="005110F4"/>
    <w:rsid w:val="00513368"/>
    <w:rsid w:val="005136EE"/>
    <w:rsid w:val="0051426A"/>
    <w:rsid w:val="00514575"/>
    <w:rsid w:val="005146AF"/>
    <w:rsid w:val="0051527E"/>
    <w:rsid w:val="005206A1"/>
    <w:rsid w:val="00520EE9"/>
    <w:rsid w:val="00530098"/>
    <w:rsid w:val="00534D62"/>
    <w:rsid w:val="00540EE5"/>
    <w:rsid w:val="00542A91"/>
    <w:rsid w:val="005465B0"/>
    <w:rsid w:val="0054734A"/>
    <w:rsid w:val="005474E2"/>
    <w:rsid w:val="00547631"/>
    <w:rsid w:val="00552142"/>
    <w:rsid w:val="005554DD"/>
    <w:rsid w:val="005577D2"/>
    <w:rsid w:val="005577E6"/>
    <w:rsid w:val="00560CE9"/>
    <w:rsid w:val="00571A2E"/>
    <w:rsid w:val="005735D0"/>
    <w:rsid w:val="00581442"/>
    <w:rsid w:val="00583440"/>
    <w:rsid w:val="00590D02"/>
    <w:rsid w:val="00596E35"/>
    <w:rsid w:val="005A6F0D"/>
    <w:rsid w:val="005A7879"/>
    <w:rsid w:val="005B05F8"/>
    <w:rsid w:val="005B222E"/>
    <w:rsid w:val="005B3FF2"/>
    <w:rsid w:val="005B6B18"/>
    <w:rsid w:val="005B7F8E"/>
    <w:rsid w:val="005C5044"/>
    <w:rsid w:val="005D0D3F"/>
    <w:rsid w:val="005D1DB5"/>
    <w:rsid w:val="005D4E7B"/>
    <w:rsid w:val="005E0C4D"/>
    <w:rsid w:val="005E2DFF"/>
    <w:rsid w:val="005F38BB"/>
    <w:rsid w:val="005F50DA"/>
    <w:rsid w:val="0060262E"/>
    <w:rsid w:val="00602793"/>
    <w:rsid w:val="00611AE9"/>
    <w:rsid w:val="00616EC6"/>
    <w:rsid w:val="00620E0C"/>
    <w:rsid w:val="00626239"/>
    <w:rsid w:val="006320B2"/>
    <w:rsid w:val="00641B82"/>
    <w:rsid w:val="00645790"/>
    <w:rsid w:val="00647AB6"/>
    <w:rsid w:val="00663075"/>
    <w:rsid w:val="00666F9E"/>
    <w:rsid w:val="006675A2"/>
    <w:rsid w:val="00670F14"/>
    <w:rsid w:val="00673592"/>
    <w:rsid w:val="00676C91"/>
    <w:rsid w:val="0067779D"/>
    <w:rsid w:val="006818AF"/>
    <w:rsid w:val="00682C18"/>
    <w:rsid w:val="00687310"/>
    <w:rsid w:val="006904DC"/>
    <w:rsid w:val="00694A2A"/>
    <w:rsid w:val="006A3CD1"/>
    <w:rsid w:val="006A3D37"/>
    <w:rsid w:val="006A4CC7"/>
    <w:rsid w:val="006A614A"/>
    <w:rsid w:val="006A6D51"/>
    <w:rsid w:val="006B0343"/>
    <w:rsid w:val="006B0F8C"/>
    <w:rsid w:val="006B1734"/>
    <w:rsid w:val="006B49AD"/>
    <w:rsid w:val="006C0835"/>
    <w:rsid w:val="006D0E8D"/>
    <w:rsid w:val="006D3964"/>
    <w:rsid w:val="006D4A42"/>
    <w:rsid w:val="006E11B1"/>
    <w:rsid w:val="006E213C"/>
    <w:rsid w:val="006F06EA"/>
    <w:rsid w:val="006F08F3"/>
    <w:rsid w:val="006F6149"/>
    <w:rsid w:val="00711193"/>
    <w:rsid w:val="007130CA"/>
    <w:rsid w:val="007152B2"/>
    <w:rsid w:val="0071581B"/>
    <w:rsid w:val="007221F5"/>
    <w:rsid w:val="00724ED1"/>
    <w:rsid w:val="00725679"/>
    <w:rsid w:val="007269AD"/>
    <w:rsid w:val="007311B2"/>
    <w:rsid w:val="00731684"/>
    <w:rsid w:val="00732A8C"/>
    <w:rsid w:val="00736986"/>
    <w:rsid w:val="00740743"/>
    <w:rsid w:val="0074201E"/>
    <w:rsid w:val="007552BE"/>
    <w:rsid w:val="00755306"/>
    <w:rsid w:val="00756A7A"/>
    <w:rsid w:val="00762C8A"/>
    <w:rsid w:val="0076577D"/>
    <w:rsid w:val="007666C4"/>
    <w:rsid w:val="007747A2"/>
    <w:rsid w:val="00774BF5"/>
    <w:rsid w:val="007773B5"/>
    <w:rsid w:val="00784277"/>
    <w:rsid w:val="0079096C"/>
    <w:rsid w:val="00793B08"/>
    <w:rsid w:val="007966E8"/>
    <w:rsid w:val="007A03E6"/>
    <w:rsid w:val="007A5DDB"/>
    <w:rsid w:val="007B0AC0"/>
    <w:rsid w:val="007B5EE2"/>
    <w:rsid w:val="007B6052"/>
    <w:rsid w:val="007B799F"/>
    <w:rsid w:val="007D0212"/>
    <w:rsid w:val="007D2D5D"/>
    <w:rsid w:val="007D342D"/>
    <w:rsid w:val="007D794D"/>
    <w:rsid w:val="007E1597"/>
    <w:rsid w:val="007E4020"/>
    <w:rsid w:val="007E4839"/>
    <w:rsid w:val="007E69B1"/>
    <w:rsid w:val="007F04A6"/>
    <w:rsid w:val="007F08E4"/>
    <w:rsid w:val="007F0D7E"/>
    <w:rsid w:val="007F1975"/>
    <w:rsid w:val="00800C1D"/>
    <w:rsid w:val="0080152A"/>
    <w:rsid w:val="00802D9D"/>
    <w:rsid w:val="00803BCA"/>
    <w:rsid w:val="00810F69"/>
    <w:rsid w:val="0081577D"/>
    <w:rsid w:val="008160A4"/>
    <w:rsid w:val="00820A9B"/>
    <w:rsid w:val="008234BA"/>
    <w:rsid w:val="00825A8D"/>
    <w:rsid w:val="008271CC"/>
    <w:rsid w:val="00827C62"/>
    <w:rsid w:val="008338E3"/>
    <w:rsid w:val="00834EE1"/>
    <w:rsid w:val="008416C8"/>
    <w:rsid w:val="0084181E"/>
    <w:rsid w:val="008447E9"/>
    <w:rsid w:val="00853EA3"/>
    <w:rsid w:val="00855CC1"/>
    <w:rsid w:val="008567D2"/>
    <w:rsid w:val="008628C5"/>
    <w:rsid w:val="00870080"/>
    <w:rsid w:val="008745CD"/>
    <w:rsid w:val="008766DA"/>
    <w:rsid w:val="008814D7"/>
    <w:rsid w:val="00882018"/>
    <w:rsid w:val="00882503"/>
    <w:rsid w:val="00883E5E"/>
    <w:rsid w:val="00892C2B"/>
    <w:rsid w:val="00893CE0"/>
    <w:rsid w:val="00897785"/>
    <w:rsid w:val="008A29A3"/>
    <w:rsid w:val="008A3907"/>
    <w:rsid w:val="008A4265"/>
    <w:rsid w:val="008B40E3"/>
    <w:rsid w:val="008B4424"/>
    <w:rsid w:val="008C0E68"/>
    <w:rsid w:val="008C195D"/>
    <w:rsid w:val="008C2CEC"/>
    <w:rsid w:val="008C3DC9"/>
    <w:rsid w:val="008D3BC5"/>
    <w:rsid w:val="008E11B1"/>
    <w:rsid w:val="008E138E"/>
    <w:rsid w:val="008F148F"/>
    <w:rsid w:val="008F19FE"/>
    <w:rsid w:val="008F2712"/>
    <w:rsid w:val="008F3C8F"/>
    <w:rsid w:val="009070F0"/>
    <w:rsid w:val="00911F0D"/>
    <w:rsid w:val="009247B1"/>
    <w:rsid w:val="009357AB"/>
    <w:rsid w:val="009374EB"/>
    <w:rsid w:val="00944AE0"/>
    <w:rsid w:val="00951275"/>
    <w:rsid w:val="00951307"/>
    <w:rsid w:val="00955965"/>
    <w:rsid w:val="00960004"/>
    <w:rsid w:val="00964DD4"/>
    <w:rsid w:val="0096618B"/>
    <w:rsid w:val="009669F4"/>
    <w:rsid w:val="00975668"/>
    <w:rsid w:val="00982AB0"/>
    <w:rsid w:val="009846AD"/>
    <w:rsid w:val="00990186"/>
    <w:rsid w:val="00996C26"/>
    <w:rsid w:val="00997ECA"/>
    <w:rsid w:val="009A09F7"/>
    <w:rsid w:val="009A0D07"/>
    <w:rsid w:val="009A3B9F"/>
    <w:rsid w:val="009A4DA4"/>
    <w:rsid w:val="009B39E6"/>
    <w:rsid w:val="009B3B05"/>
    <w:rsid w:val="009B54F3"/>
    <w:rsid w:val="009C3E4E"/>
    <w:rsid w:val="009C45FA"/>
    <w:rsid w:val="009C56F7"/>
    <w:rsid w:val="009D2DB7"/>
    <w:rsid w:val="009E00FE"/>
    <w:rsid w:val="009E2AE8"/>
    <w:rsid w:val="009F10BD"/>
    <w:rsid w:val="009F1F52"/>
    <w:rsid w:val="009F66AA"/>
    <w:rsid w:val="00A1277E"/>
    <w:rsid w:val="00A13E70"/>
    <w:rsid w:val="00A1768A"/>
    <w:rsid w:val="00A2040D"/>
    <w:rsid w:val="00A22027"/>
    <w:rsid w:val="00A2272C"/>
    <w:rsid w:val="00A23DDA"/>
    <w:rsid w:val="00A24DEB"/>
    <w:rsid w:val="00A25123"/>
    <w:rsid w:val="00A37C0B"/>
    <w:rsid w:val="00A40CB4"/>
    <w:rsid w:val="00A47233"/>
    <w:rsid w:val="00A502C7"/>
    <w:rsid w:val="00A524A9"/>
    <w:rsid w:val="00A5666C"/>
    <w:rsid w:val="00A61534"/>
    <w:rsid w:val="00A67B5A"/>
    <w:rsid w:val="00A71F1F"/>
    <w:rsid w:val="00A81E60"/>
    <w:rsid w:val="00A87D85"/>
    <w:rsid w:val="00AA57BA"/>
    <w:rsid w:val="00AC26EE"/>
    <w:rsid w:val="00AC54B2"/>
    <w:rsid w:val="00AC5927"/>
    <w:rsid w:val="00AD13C4"/>
    <w:rsid w:val="00AE024E"/>
    <w:rsid w:val="00AE2119"/>
    <w:rsid w:val="00AE3B23"/>
    <w:rsid w:val="00AE6512"/>
    <w:rsid w:val="00AE6BCF"/>
    <w:rsid w:val="00AF42E2"/>
    <w:rsid w:val="00AF62C3"/>
    <w:rsid w:val="00AF693A"/>
    <w:rsid w:val="00B12F45"/>
    <w:rsid w:val="00B21F95"/>
    <w:rsid w:val="00B273BB"/>
    <w:rsid w:val="00B32B7F"/>
    <w:rsid w:val="00B351E0"/>
    <w:rsid w:val="00B371D2"/>
    <w:rsid w:val="00B45AEF"/>
    <w:rsid w:val="00B46CE9"/>
    <w:rsid w:val="00B53C45"/>
    <w:rsid w:val="00B53D93"/>
    <w:rsid w:val="00B54409"/>
    <w:rsid w:val="00B5469F"/>
    <w:rsid w:val="00B54801"/>
    <w:rsid w:val="00B57542"/>
    <w:rsid w:val="00B601F7"/>
    <w:rsid w:val="00B61739"/>
    <w:rsid w:val="00B712B4"/>
    <w:rsid w:val="00B74DCF"/>
    <w:rsid w:val="00B80725"/>
    <w:rsid w:val="00B8303D"/>
    <w:rsid w:val="00B864B4"/>
    <w:rsid w:val="00B94642"/>
    <w:rsid w:val="00B95279"/>
    <w:rsid w:val="00B95A3B"/>
    <w:rsid w:val="00B969DA"/>
    <w:rsid w:val="00B96EC3"/>
    <w:rsid w:val="00BA065D"/>
    <w:rsid w:val="00BA2133"/>
    <w:rsid w:val="00BA341E"/>
    <w:rsid w:val="00BA345D"/>
    <w:rsid w:val="00BA6EB1"/>
    <w:rsid w:val="00BB4B89"/>
    <w:rsid w:val="00BB6270"/>
    <w:rsid w:val="00BD3867"/>
    <w:rsid w:val="00BD3D9B"/>
    <w:rsid w:val="00BE3684"/>
    <w:rsid w:val="00BE4AE2"/>
    <w:rsid w:val="00BE5033"/>
    <w:rsid w:val="00BE505C"/>
    <w:rsid w:val="00BF0E48"/>
    <w:rsid w:val="00C02537"/>
    <w:rsid w:val="00C059A2"/>
    <w:rsid w:val="00C07FE1"/>
    <w:rsid w:val="00C10D38"/>
    <w:rsid w:val="00C13260"/>
    <w:rsid w:val="00C15100"/>
    <w:rsid w:val="00C15EE6"/>
    <w:rsid w:val="00C1728E"/>
    <w:rsid w:val="00C27F6D"/>
    <w:rsid w:val="00C33816"/>
    <w:rsid w:val="00C34C4F"/>
    <w:rsid w:val="00C40720"/>
    <w:rsid w:val="00C40F85"/>
    <w:rsid w:val="00C42FB2"/>
    <w:rsid w:val="00C45B98"/>
    <w:rsid w:val="00C4762D"/>
    <w:rsid w:val="00C519E9"/>
    <w:rsid w:val="00C544E8"/>
    <w:rsid w:val="00C60E7A"/>
    <w:rsid w:val="00C7164C"/>
    <w:rsid w:val="00C720AD"/>
    <w:rsid w:val="00C758D8"/>
    <w:rsid w:val="00C810F6"/>
    <w:rsid w:val="00C813F5"/>
    <w:rsid w:val="00C83D2D"/>
    <w:rsid w:val="00C86C3D"/>
    <w:rsid w:val="00C90F2D"/>
    <w:rsid w:val="00CA3215"/>
    <w:rsid w:val="00CA4645"/>
    <w:rsid w:val="00CA796B"/>
    <w:rsid w:val="00CB0F7F"/>
    <w:rsid w:val="00CB38B4"/>
    <w:rsid w:val="00CD42E0"/>
    <w:rsid w:val="00CE2251"/>
    <w:rsid w:val="00CE5CF7"/>
    <w:rsid w:val="00CE5EB0"/>
    <w:rsid w:val="00CE716C"/>
    <w:rsid w:val="00CF50F4"/>
    <w:rsid w:val="00CF748A"/>
    <w:rsid w:val="00D001CD"/>
    <w:rsid w:val="00D0570C"/>
    <w:rsid w:val="00D063B5"/>
    <w:rsid w:val="00D0704F"/>
    <w:rsid w:val="00D109B8"/>
    <w:rsid w:val="00D13983"/>
    <w:rsid w:val="00D14A77"/>
    <w:rsid w:val="00D2422A"/>
    <w:rsid w:val="00D25DC4"/>
    <w:rsid w:val="00D26B63"/>
    <w:rsid w:val="00D3086E"/>
    <w:rsid w:val="00D344BA"/>
    <w:rsid w:val="00D352C2"/>
    <w:rsid w:val="00D4703D"/>
    <w:rsid w:val="00D55E26"/>
    <w:rsid w:val="00D57E43"/>
    <w:rsid w:val="00D60F6D"/>
    <w:rsid w:val="00D62B95"/>
    <w:rsid w:val="00D642DC"/>
    <w:rsid w:val="00D673E9"/>
    <w:rsid w:val="00D76383"/>
    <w:rsid w:val="00D76522"/>
    <w:rsid w:val="00D766C6"/>
    <w:rsid w:val="00D77033"/>
    <w:rsid w:val="00D82D44"/>
    <w:rsid w:val="00D91C17"/>
    <w:rsid w:val="00D97A6B"/>
    <w:rsid w:val="00DA364E"/>
    <w:rsid w:val="00DA3910"/>
    <w:rsid w:val="00DA5AD1"/>
    <w:rsid w:val="00DA5F82"/>
    <w:rsid w:val="00DB0B9B"/>
    <w:rsid w:val="00DB430C"/>
    <w:rsid w:val="00DB5058"/>
    <w:rsid w:val="00DB5FA8"/>
    <w:rsid w:val="00DB7BF7"/>
    <w:rsid w:val="00DC07F9"/>
    <w:rsid w:val="00DC32DA"/>
    <w:rsid w:val="00DC4776"/>
    <w:rsid w:val="00DC572B"/>
    <w:rsid w:val="00DC7496"/>
    <w:rsid w:val="00DD0C8C"/>
    <w:rsid w:val="00DD189B"/>
    <w:rsid w:val="00DD2355"/>
    <w:rsid w:val="00DE677D"/>
    <w:rsid w:val="00DF0280"/>
    <w:rsid w:val="00DF4882"/>
    <w:rsid w:val="00E001C6"/>
    <w:rsid w:val="00E02A1C"/>
    <w:rsid w:val="00E04E00"/>
    <w:rsid w:val="00E059CB"/>
    <w:rsid w:val="00E07A5C"/>
    <w:rsid w:val="00E10CC9"/>
    <w:rsid w:val="00E11D53"/>
    <w:rsid w:val="00E1482E"/>
    <w:rsid w:val="00E17D8A"/>
    <w:rsid w:val="00E20B4D"/>
    <w:rsid w:val="00E20BE8"/>
    <w:rsid w:val="00E21F10"/>
    <w:rsid w:val="00E30652"/>
    <w:rsid w:val="00E30E8B"/>
    <w:rsid w:val="00E32166"/>
    <w:rsid w:val="00E32B6D"/>
    <w:rsid w:val="00E36AC7"/>
    <w:rsid w:val="00E4018E"/>
    <w:rsid w:val="00E41E77"/>
    <w:rsid w:val="00E445D4"/>
    <w:rsid w:val="00E47895"/>
    <w:rsid w:val="00E50A04"/>
    <w:rsid w:val="00E54AC7"/>
    <w:rsid w:val="00E564A5"/>
    <w:rsid w:val="00E565E2"/>
    <w:rsid w:val="00E74B0E"/>
    <w:rsid w:val="00E766D9"/>
    <w:rsid w:val="00E83AC8"/>
    <w:rsid w:val="00E9198E"/>
    <w:rsid w:val="00E950B0"/>
    <w:rsid w:val="00E95F5E"/>
    <w:rsid w:val="00EA08F8"/>
    <w:rsid w:val="00EA294F"/>
    <w:rsid w:val="00EA5AB4"/>
    <w:rsid w:val="00EB37DD"/>
    <w:rsid w:val="00EB425F"/>
    <w:rsid w:val="00EC2698"/>
    <w:rsid w:val="00EC7E62"/>
    <w:rsid w:val="00ED1D25"/>
    <w:rsid w:val="00ED4E53"/>
    <w:rsid w:val="00EE4DBF"/>
    <w:rsid w:val="00EF27E3"/>
    <w:rsid w:val="00EF3495"/>
    <w:rsid w:val="00EF43B4"/>
    <w:rsid w:val="00F0099A"/>
    <w:rsid w:val="00F016F9"/>
    <w:rsid w:val="00F01A89"/>
    <w:rsid w:val="00F0300B"/>
    <w:rsid w:val="00F03614"/>
    <w:rsid w:val="00F04E24"/>
    <w:rsid w:val="00F051B1"/>
    <w:rsid w:val="00F05BD2"/>
    <w:rsid w:val="00F06110"/>
    <w:rsid w:val="00F1080C"/>
    <w:rsid w:val="00F11CCC"/>
    <w:rsid w:val="00F1341F"/>
    <w:rsid w:val="00F156DB"/>
    <w:rsid w:val="00F171A6"/>
    <w:rsid w:val="00F267EA"/>
    <w:rsid w:val="00F30C50"/>
    <w:rsid w:val="00F310D7"/>
    <w:rsid w:val="00F31C25"/>
    <w:rsid w:val="00F344BA"/>
    <w:rsid w:val="00F34EF7"/>
    <w:rsid w:val="00F350CA"/>
    <w:rsid w:val="00F37031"/>
    <w:rsid w:val="00F40027"/>
    <w:rsid w:val="00F41596"/>
    <w:rsid w:val="00F431CD"/>
    <w:rsid w:val="00F4790E"/>
    <w:rsid w:val="00F51F1E"/>
    <w:rsid w:val="00F64884"/>
    <w:rsid w:val="00F648FC"/>
    <w:rsid w:val="00F715E5"/>
    <w:rsid w:val="00F73DA9"/>
    <w:rsid w:val="00F759D5"/>
    <w:rsid w:val="00F765B5"/>
    <w:rsid w:val="00F83489"/>
    <w:rsid w:val="00F842DF"/>
    <w:rsid w:val="00F96362"/>
    <w:rsid w:val="00FA176F"/>
    <w:rsid w:val="00FA3782"/>
    <w:rsid w:val="00FA3D69"/>
    <w:rsid w:val="00FA5236"/>
    <w:rsid w:val="00FA7FFA"/>
    <w:rsid w:val="00FB25D9"/>
    <w:rsid w:val="00FB2683"/>
    <w:rsid w:val="00FC240E"/>
    <w:rsid w:val="00FC2819"/>
    <w:rsid w:val="00FC3C4B"/>
    <w:rsid w:val="00FC4BCE"/>
    <w:rsid w:val="00FC5631"/>
    <w:rsid w:val="00FD36DB"/>
    <w:rsid w:val="00FE33F3"/>
    <w:rsid w:val="00FE35AE"/>
    <w:rsid w:val="00FE569A"/>
    <w:rsid w:val="00FE7671"/>
  </w:rsids>
  <m:mathPr>
    <m:mathFont m:val="Cambria Math"/>
    <m:brkBin m:val="before"/>
    <m:brkBinSub m:val="--"/>
    <m:smallFrac/>
    <m:dispDef/>
    <m:lMargin m:val="0"/>
    <m:rMargin m:val="0"/>
    <m:defJc m:val="centerGroup"/>
    <m:wrapRight/>
    <m:intLim m:val="subSup"/>
    <m:naryLim m:val="subSup"/>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2161289"/>
  <w15:docId w15:val="{33D5B29A-455C-4BA8-AA0A-A7693EF80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56F7"/>
    <w:rPr>
      <w:lang w:val="en-GB"/>
    </w:rPr>
  </w:style>
  <w:style w:type="paragraph" w:styleId="Rubrik1">
    <w:name w:val="heading 1"/>
    <w:basedOn w:val="Normal"/>
    <w:next w:val="Normal"/>
    <w:link w:val="Rubrik1Char"/>
    <w:uiPriority w:val="9"/>
    <w:qFormat/>
    <w:rsid w:val="00666F9E"/>
    <w:pPr>
      <w:keepNext/>
      <w:keepLines/>
      <w:numPr>
        <w:numId w:val="1"/>
      </w:numPr>
      <w:spacing w:before="480" w:after="240" w:line="276" w:lineRule="auto"/>
      <w:outlineLvl w:val="0"/>
    </w:pPr>
    <w:rPr>
      <w:rFonts w:ascii="Verdana" w:eastAsiaTheme="majorEastAsia" w:hAnsi="Verdana" w:cstheme="majorBidi"/>
      <w:b/>
      <w:bCs/>
      <w:sz w:val="28"/>
      <w:szCs w:val="28"/>
    </w:rPr>
  </w:style>
  <w:style w:type="paragraph" w:styleId="Rubrik2">
    <w:name w:val="heading 2"/>
    <w:basedOn w:val="Rubrik1"/>
    <w:next w:val="Normal"/>
    <w:link w:val="Rubrik2Char"/>
    <w:uiPriority w:val="9"/>
    <w:unhideWhenUsed/>
    <w:qFormat/>
    <w:rsid w:val="00F30C50"/>
    <w:pPr>
      <w:numPr>
        <w:ilvl w:val="1"/>
      </w:numPr>
      <w:tabs>
        <w:tab w:val="clear" w:pos="0"/>
        <w:tab w:val="num" w:pos="227"/>
      </w:tabs>
      <w:ind w:left="57"/>
      <w:outlineLvl w:val="1"/>
    </w:pPr>
    <w:rPr>
      <w:sz w:val="24"/>
    </w:rPr>
  </w:style>
  <w:style w:type="paragraph" w:styleId="Rubrik3">
    <w:name w:val="heading 3"/>
    <w:basedOn w:val="Rubrik2"/>
    <w:next w:val="Normal"/>
    <w:link w:val="Rubrik3Char"/>
    <w:uiPriority w:val="9"/>
    <w:unhideWhenUsed/>
    <w:qFormat/>
    <w:rsid w:val="000D3503"/>
    <w:pPr>
      <w:numPr>
        <w:ilvl w:val="0"/>
        <w:numId w:val="0"/>
      </w:numPr>
      <w:ind w:left="720"/>
      <w:outlineLvl w:val="2"/>
    </w:pPr>
  </w:style>
  <w:style w:type="paragraph" w:styleId="Rubrik4">
    <w:name w:val="heading 4"/>
    <w:basedOn w:val="Normal"/>
    <w:next w:val="Normal"/>
    <w:link w:val="Rubrik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link w:val="SidhuvudChar"/>
    <w:uiPriority w:val="99"/>
    <w:unhideWhenUsed/>
    <w:rsid w:val="00A23DDA"/>
    <w:pPr>
      <w:tabs>
        <w:tab w:val="center" w:pos="4536"/>
        <w:tab w:val="right" w:pos="9072"/>
      </w:tabs>
    </w:pPr>
  </w:style>
  <w:style w:type="character" w:customStyle="1" w:styleId="SidhuvudChar">
    <w:name w:val="Sidhuvud Char"/>
    <w:basedOn w:val="Standardstycketeckensnitt"/>
    <w:link w:val="Sidhuvud"/>
    <w:uiPriority w:val="99"/>
    <w:rsid w:val="00A23DDA"/>
    <w:rPr>
      <w:lang w:val="en-GB"/>
    </w:rPr>
  </w:style>
  <w:style w:type="paragraph" w:styleId="Sidfot">
    <w:name w:val="footer"/>
    <w:basedOn w:val="Normal"/>
    <w:link w:val="SidfotChar"/>
    <w:uiPriority w:val="99"/>
    <w:unhideWhenUsed/>
    <w:rsid w:val="00A23DDA"/>
    <w:pPr>
      <w:tabs>
        <w:tab w:val="center" w:pos="4536"/>
        <w:tab w:val="right" w:pos="9072"/>
      </w:tabs>
    </w:pPr>
  </w:style>
  <w:style w:type="character" w:customStyle="1" w:styleId="SidfotChar">
    <w:name w:val="Sidfot Char"/>
    <w:basedOn w:val="Standardstycketeckensnitt"/>
    <w:link w:val="Sidfot"/>
    <w:uiPriority w:val="99"/>
    <w:rsid w:val="00A23DDA"/>
    <w:rPr>
      <w:lang w:val="en-GB"/>
    </w:rPr>
  </w:style>
  <w:style w:type="paragraph" w:styleId="Ballongtext">
    <w:name w:val="Balloon Text"/>
    <w:basedOn w:val="Normal"/>
    <w:link w:val="BallongtextChar"/>
    <w:uiPriority w:val="99"/>
    <w:semiHidden/>
    <w:unhideWhenUsed/>
    <w:rsid w:val="00A23DDA"/>
    <w:rPr>
      <w:rFonts w:ascii="Lucida Grande" w:hAnsi="Lucida Grande" w:cs="Lucida Grande"/>
      <w:sz w:val="18"/>
      <w:szCs w:val="18"/>
    </w:rPr>
  </w:style>
  <w:style w:type="character" w:customStyle="1" w:styleId="BallongtextChar">
    <w:name w:val="Ballongtext Char"/>
    <w:basedOn w:val="Standardstycketeckensnitt"/>
    <w:link w:val="Ballongtext"/>
    <w:uiPriority w:val="99"/>
    <w:semiHidden/>
    <w:rsid w:val="00A23DDA"/>
    <w:rPr>
      <w:rFonts w:ascii="Lucida Grande" w:hAnsi="Lucida Grande" w:cs="Lucida Grande"/>
      <w:sz w:val="18"/>
      <w:szCs w:val="18"/>
      <w:lang w:val="en-GB"/>
    </w:rPr>
  </w:style>
  <w:style w:type="paragraph" w:styleId="Innehll1">
    <w:name w:val="toc 1"/>
    <w:basedOn w:val="Normal"/>
    <w:next w:val="Normal"/>
    <w:autoRedefine/>
    <w:uiPriority w:val="39"/>
    <w:unhideWhenUsed/>
    <w:rsid w:val="009B3B05"/>
    <w:pPr>
      <w:spacing w:before="120"/>
    </w:pPr>
    <w:rPr>
      <w:b/>
    </w:rPr>
  </w:style>
  <w:style w:type="paragraph" w:styleId="Innehll2">
    <w:name w:val="toc 2"/>
    <w:basedOn w:val="Normal"/>
    <w:next w:val="Normal"/>
    <w:autoRedefine/>
    <w:uiPriority w:val="39"/>
    <w:unhideWhenUsed/>
    <w:rsid w:val="009B3B05"/>
    <w:pPr>
      <w:ind w:left="240"/>
    </w:pPr>
    <w:rPr>
      <w:b/>
      <w:sz w:val="22"/>
      <w:szCs w:val="22"/>
    </w:rPr>
  </w:style>
  <w:style w:type="paragraph" w:styleId="Innehll3">
    <w:name w:val="toc 3"/>
    <w:basedOn w:val="Normal"/>
    <w:next w:val="Normal"/>
    <w:autoRedefine/>
    <w:uiPriority w:val="39"/>
    <w:unhideWhenUsed/>
    <w:rsid w:val="009B3B05"/>
    <w:pPr>
      <w:ind w:left="480"/>
    </w:pPr>
    <w:rPr>
      <w:sz w:val="22"/>
      <w:szCs w:val="22"/>
    </w:rPr>
  </w:style>
  <w:style w:type="paragraph" w:styleId="Innehll4">
    <w:name w:val="toc 4"/>
    <w:basedOn w:val="Normal"/>
    <w:next w:val="Normal"/>
    <w:autoRedefine/>
    <w:uiPriority w:val="39"/>
    <w:unhideWhenUsed/>
    <w:rsid w:val="009B3B05"/>
    <w:pPr>
      <w:ind w:left="720"/>
    </w:pPr>
    <w:rPr>
      <w:sz w:val="20"/>
      <w:szCs w:val="20"/>
    </w:rPr>
  </w:style>
  <w:style w:type="paragraph" w:styleId="Innehll5">
    <w:name w:val="toc 5"/>
    <w:basedOn w:val="Normal"/>
    <w:next w:val="Normal"/>
    <w:autoRedefine/>
    <w:uiPriority w:val="39"/>
    <w:unhideWhenUsed/>
    <w:rsid w:val="009B3B05"/>
    <w:pPr>
      <w:ind w:left="960"/>
    </w:pPr>
    <w:rPr>
      <w:sz w:val="20"/>
      <w:szCs w:val="20"/>
    </w:rPr>
  </w:style>
  <w:style w:type="paragraph" w:styleId="Innehll6">
    <w:name w:val="toc 6"/>
    <w:basedOn w:val="Normal"/>
    <w:next w:val="Normal"/>
    <w:autoRedefine/>
    <w:uiPriority w:val="39"/>
    <w:unhideWhenUsed/>
    <w:rsid w:val="009B3B05"/>
    <w:pPr>
      <w:ind w:left="1200"/>
    </w:pPr>
    <w:rPr>
      <w:sz w:val="20"/>
      <w:szCs w:val="20"/>
    </w:rPr>
  </w:style>
  <w:style w:type="paragraph" w:styleId="Innehll7">
    <w:name w:val="toc 7"/>
    <w:basedOn w:val="Normal"/>
    <w:next w:val="Normal"/>
    <w:autoRedefine/>
    <w:uiPriority w:val="39"/>
    <w:unhideWhenUsed/>
    <w:rsid w:val="009B3B05"/>
    <w:pPr>
      <w:ind w:left="1440"/>
    </w:pPr>
    <w:rPr>
      <w:sz w:val="20"/>
      <w:szCs w:val="20"/>
    </w:rPr>
  </w:style>
  <w:style w:type="paragraph" w:styleId="Innehll8">
    <w:name w:val="toc 8"/>
    <w:basedOn w:val="Normal"/>
    <w:next w:val="Normal"/>
    <w:autoRedefine/>
    <w:uiPriority w:val="39"/>
    <w:unhideWhenUsed/>
    <w:rsid w:val="009B3B05"/>
    <w:pPr>
      <w:ind w:left="1680"/>
    </w:pPr>
    <w:rPr>
      <w:sz w:val="20"/>
      <w:szCs w:val="20"/>
    </w:rPr>
  </w:style>
  <w:style w:type="paragraph" w:styleId="Innehll9">
    <w:name w:val="toc 9"/>
    <w:basedOn w:val="Normal"/>
    <w:next w:val="Normal"/>
    <w:autoRedefine/>
    <w:uiPriority w:val="39"/>
    <w:unhideWhenUsed/>
    <w:rsid w:val="009B3B05"/>
    <w:pPr>
      <w:ind w:left="1920"/>
    </w:pPr>
    <w:rPr>
      <w:sz w:val="20"/>
      <w:szCs w:val="20"/>
    </w:rPr>
  </w:style>
  <w:style w:type="paragraph" w:styleId="Liststycke">
    <w:name w:val="List Paragraph"/>
    <w:basedOn w:val="Normal"/>
    <w:uiPriority w:val="34"/>
    <w:qFormat/>
    <w:rsid w:val="003850B5"/>
    <w:pPr>
      <w:ind w:left="720"/>
      <w:contextualSpacing/>
    </w:pPr>
  </w:style>
  <w:style w:type="character" w:customStyle="1" w:styleId="Rubrik1Char">
    <w:name w:val="Rubrik 1 Char"/>
    <w:basedOn w:val="Standardstycketeckensnitt"/>
    <w:link w:val="Rubrik1"/>
    <w:uiPriority w:val="9"/>
    <w:rsid w:val="00666F9E"/>
    <w:rPr>
      <w:rFonts w:ascii="Verdana" w:eastAsiaTheme="majorEastAsia" w:hAnsi="Verdana" w:cstheme="majorBidi"/>
      <w:b/>
      <w:bCs/>
      <w:sz w:val="28"/>
      <w:szCs w:val="28"/>
      <w:lang w:val="en-GB"/>
    </w:rPr>
  </w:style>
  <w:style w:type="paragraph" w:styleId="Innehllsfrteckningsrubrik">
    <w:name w:val="TOC Heading"/>
    <w:basedOn w:val="Rubrik1"/>
    <w:next w:val="Normal"/>
    <w:uiPriority w:val="39"/>
    <w:unhideWhenUsed/>
    <w:qFormat/>
    <w:rsid w:val="00F759D5"/>
    <w:pPr>
      <w:outlineLvl w:val="9"/>
    </w:pPr>
    <w:rPr>
      <w:color w:val="365F91" w:themeColor="accent1" w:themeShade="BF"/>
      <w:lang w:val="sv-SE"/>
    </w:rPr>
  </w:style>
  <w:style w:type="character" w:styleId="Hyperlnk">
    <w:name w:val="Hyperlink"/>
    <w:basedOn w:val="Standardstycketeckensnitt"/>
    <w:uiPriority w:val="99"/>
    <w:unhideWhenUsed/>
    <w:rsid w:val="00D97A6B"/>
    <w:rPr>
      <w:color w:val="0000FF" w:themeColor="hyperlink"/>
      <w:u w:val="single"/>
    </w:rPr>
  </w:style>
  <w:style w:type="character" w:styleId="Sidnummer">
    <w:name w:val="page number"/>
    <w:basedOn w:val="Standardstycketeckensnitt"/>
    <w:uiPriority w:val="99"/>
    <w:semiHidden/>
    <w:unhideWhenUsed/>
    <w:rsid w:val="00A2272C"/>
  </w:style>
  <w:style w:type="character" w:customStyle="1" w:styleId="Rubrik2Char">
    <w:name w:val="Rubrik 2 Char"/>
    <w:basedOn w:val="Standardstycketeckensnitt"/>
    <w:link w:val="Rubrik2"/>
    <w:uiPriority w:val="9"/>
    <w:rsid w:val="00F30C50"/>
    <w:rPr>
      <w:rFonts w:ascii="Verdana" w:eastAsiaTheme="majorEastAsia" w:hAnsi="Verdana" w:cstheme="majorBidi"/>
      <w:b/>
      <w:bCs/>
      <w:szCs w:val="28"/>
      <w:lang w:val="en-GB"/>
    </w:rPr>
  </w:style>
  <w:style w:type="character" w:styleId="Starkbetoning">
    <w:name w:val="Intense Emphasis"/>
    <w:basedOn w:val="Standardstycketeckensnitt"/>
    <w:uiPriority w:val="21"/>
    <w:qFormat/>
    <w:rsid w:val="004B325D"/>
    <w:rPr>
      <w:b/>
      <w:bCs/>
      <w:i/>
      <w:iCs/>
      <w:color w:val="4F81BD" w:themeColor="accent1"/>
    </w:rPr>
  </w:style>
  <w:style w:type="table" w:styleId="Tabellrutnt">
    <w:name w:val="Table Grid"/>
    <w:basedOn w:val="Normaltabell"/>
    <w:uiPriority w:val="59"/>
    <w:rsid w:val="004B325D"/>
    <w:rPr>
      <w:rFonts w:eastAsiaTheme="minorHAnsi"/>
      <w:sz w:val="22"/>
      <w:szCs w:val="22"/>
      <w:lang w:val="da-DK"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ark">
    <w:name w:val="Strong"/>
    <w:basedOn w:val="Standardstycketeckensnitt"/>
    <w:uiPriority w:val="22"/>
    <w:qFormat/>
    <w:rsid w:val="004B325D"/>
    <w:rPr>
      <w:b/>
      <w:bCs/>
    </w:rPr>
  </w:style>
  <w:style w:type="character" w:customStyle="1" w:styleId="Rubrik3Char">
    <w:name w:val="Rubrik 3 Char"/>
    <w:basedOn w:val="Standardstycketeckensnitt"/>
    <w:link w:val="Rubrik3"/>
    <w:uiPriority w:val="9"/>
    <w:rsid w:val="000D3503"/>
    <w:rPr>
      <w:rFonts w:ascii="Verdana" w:eastAsiaTheme="majorEastAsia" w:hAnsi="Verdana" w:cstheme="majorBidi"/>
      <w:b/>
      <w:bCs/>
      <w:szCs w:val="28"/>
      <w:lang w:val="en-GB"/>
    </w:rPr>
  </w:style>
  <w:style w:type="paragraph" w:styleId="Fotnotstext">
    <w:name w:val="footnote text"/>
    <w:basedOn w:val="Normal"/>
    <w:link w:val="FotnotstextChar"/>
    <w:unhideWhenUsed/>
    <w:rsid w:val="00044834"/>
    <w:pPr>
      <w:spacing w:beforeAutospacing="1" w:afterAutospacing="1"/>
    </w:pPr>
    <w:rPr>
      <w:rFonts w:ascii="Times New Roman" w:hAnsi="Times New Roman" w:cs="Times New Roman"/>
      <w:lang w:eastAsia="nb-NO"/>
    </w:rPr>
  </w:style>
  <w:style w:type="character" w:customStyle="1" w:styleId="FotnotstextChar">
    <w:name w:val="Fotnotstext Char"/>
    <w:basedOn w:val="Standardstycketeckensnitt"/>
    <w:link w:val="Fotnotstext"/>
    <w:uiPriority w:val="99"/>
    <w:rsid w:val="00044834"/>
    <w:rPr>
      <w:rFonts w:ascii="Times New Roman" w:hAnsi="Times New Roman" w:cs="Times New Roman"/>
      <w:lang w:val="en-GB" w:eastAsia="nb-NO"/>
    </w:rPr>
  </w:style>
  <w:style w:type="character" w:styleId="Fotnotsreferens">
    <w:name w:val="footnote reference"/>
    <w:basedOn w:val="Standardstycketeckensnitt"/>
    <w:uiPriority w:val="99"/>
    <w:unhideWhenUsed/>
    <w:rsid w:val="00044834"/>
    <w:rPr>
      <w:vertAlign w:val="superscript"/>
    </w:rPr>
  </w:style>
  <w:style w:type="character" w:customStyle="1" w:styleId="Rubrik4Char">
    <w:name w:val="Rubrik 4 Char"/>
    <w:basedOn w:val="Standardstycketeckensnitt"/>
    <w:link w:val="Rubrik4"/>
    <w:uiPriority w:val="9"/>
    <w:rsid w:val="00044834"/>
    <w:rPr>
      <w:rFonts w:asciiTheme="majorHAnsi" w:eastAsiaTheme="majorEastAsia" w:hAnsiTheme="majorHAnsi" w:cstheme="majorBidi"/>
      <w:b/>
      <w:bCs/>
      <w:i/>
      <w:iCs/>
      <w:color w:val="4F81BD" w:themeColor="accent1"/>
      <w:lang w:val="en-GB" w:eastAsia="nb-NO"/>
    </w:rPr>
  </w:style>
  <w:style w:type="paragraph" w:styleId="Ingetavstnd">
    <w:name w:val="No Spacing"/>
    <w:uiPriority w:val="1"/>
    <w:qFormat/>
    <w:rsid w:val="00044834"/>
    <w:rPr>
      <w:sz w:val="22"/>
      <w:szCs w:val="22"/>
      <w:lang w:val="en-US" w:eastAsia="en-US"/>
    </w:rPr>
  </w:style>
  <w:style w:type="paragraph" w:styleId="Normalwebb">
    <w:name w:val="Normal (Web)"/>
    <w:basedOn w:val="Normal"/>
    <w:uiPriority w:val="99"/>
    <w:unhideWhenUsed/>
    <w:rsid w:val="0012752A"/>
    <w:pPr>
      <w:spacing w:before="100" w:beforeAutospacing="1" w:after="100" w:afterAutospacing="1"/>
    </w:pPr>
    <w:rPr>
      <w:rFonts w:ascii="Times" w:hAnsi="Times" w:cs="Times New Roman"/>
      <w:sz w:val="20"/>
      <w:szCs w:val="20"/>
      <w:lang w:val="nb-NO" w:eastAsia="nb-NO"/>
    </w:rPr>
  </w:style>
  <w:style w:type="character" w:styleId="Kommentarsreferens">
    <w:name w:val="annotation reference"/>
    <w:basedOn w:val="Standardstycketeckensnitt"/>
    <w:uiPriority w:val="99"/>
    <w:semiHidden/>
    <w:unhideWhenUsed/>
    <w:rsid w:val="00D91C17"/>
    <w:rPr>
      <w:sz w:val="18"/>
      <w:szCs w:val="18"/>
    </w:rPr>
  </w:style>
  <w:style w:type="paragraph" w:styleId="Kommentarer">
    <w:name w:val="annotation text"/>
    <w:basedOn w:val="Normal"/>
    <w:link w:val="KommentarerChar"/>
    <w:uiPriority w:val="99"/>
    <w:semiHidden/>
    <w:unhideWhenUsed/>
    <w:rsid w:val="00D91C17"/>
  </w:style>
  <w:style w:type="character" w:customStyle="1" w:styleId="KommentarerChar">
    <w:name w:val="Kommentarer Char"/>
    <w:basedOn w:val="Standardstycketeckensnitt"/>
    <w:link w:val="Kommentarer"/>
    <w:uiPriority w:val="99"/>
    <w:semiHidden/>
    <w:rsid w:val="00D91C17"/>
    <w:rPr>
      <w:lang w:val="en-GB"/>
    </w:rPr>
  </w:style>
  <w:style w:type="paragraph" w:styleId="Kommentarsmne">
    <w:name w:val="annotation subject"/>
    <w:basedOn w:val="Kommentarer"/>
    <w:next w:val="Kommentarer"/>
    <w:link w:val="KommentarsmneChar"/>
    <w:uiPriority w:val="99"/>
    <w:semiHidden/>
    <w:unhideWhenUsed/>
    <w:rsid w:val="00D91C17"/>
    <w:rPr>
      <w:b/>
      <w:bCs/>
      <w:sz w:val="20"/>
      <w:szCs w:val="20"/>
    </w:rPr>
  </w:style>
  <w:style w:type="character" w:customStyle="1" w:styleId="KommentarsmneChar">
    <w:name w:val="Kommentarsämne Char"/>
    <w:basedOn w:val="KommentarerChar"/>
    <w:link w:val="Kommentarsmne"/>
    <w:uiPriority w:val="99"/>
    <w:semiHidden/>
    <w:rsid w:val="00D91C17"/>
    <w:rPr>
      <w:b/>
      <w:bCs/>
      <w:sz w:val="20"/>
      <w:szCs w:val="20"/>
      <w:lang w:val="en-GB"/>
    </w:rPr>
  </w:style>
  <w:style w:type="paragraph" w:styleId="Beskrivning">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AnvndHyperlnk">
    <w:name w:val="FollowedHyperlink"/>
    <w:basedOn w:val="Standardstycketeckensnitt"/>
    <w:uiPriority w:val="99"/>
    <w:semiHidden/>
    <w:unhideWhenUsed/>
    <w:rsid w:val="00F765B5"/>
    <w:rPr>
      <w:color w:val="800080" w:themeColor="followedHyperlink"/>
      <w:u w:val="single"/>
    </w:rPr>
  </w:style>
  <w:style w:type="character" w:styleId="HTML-kod">
    <w:name w:val="HTML Code"/>
    <w:basedOn w:val="Standardstycketeckensnit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09884">
      <w:bodyDiv w:val="1"/>
      <w:marLeft w:val="0"/>
      <w:marRight w:val="0"/>
      <w:marTop w:val="0"/>
      <w:marBottom w:val="0"/>
      <w:divBdr>
        <w:top w:val="none" w:sz="0" w:space="0" w:color="auto"/>
        <w:left w:val="none" w:sz="0" w:space="0" w:color="auto"/>
        <w:bottom w:val="none" w:sz="0" w:space="0" w:color="auto"/>
        <w:right w:val="none" w:sz="0" w:space="0" w:color="auto"/>
      </w:divBdr>
    </w:div>
    <w:div w:id="404644490">
      <w:bodyDiv w:val="1"/>
      <w:marLeft w:val="0"/>
      <w:marRight w:val="0"/>
      <w:marTop w:val="0"/>
      <w:marBottom w:val="0"/>
      <w:divBdr>
        <w:top w:val="none" w:sz="0" w:space="0" w:color="auto"/>
        <w:left w:val="none" w:sz="0" w:space="0" w:color="auto"/>
        <w:bottom w:val="none" w:sz="0" w:space="0" w:color="auto"/>
        <w:right w:val="none" w:sz="0" w:space="0" w:color="auto"/>
      </w:divBdr>
    </w:div>
    <w:div w:id="773088556">
      <w:bodyDiv w:val="1"/>
      <w:marLeft w:val="0"/>
      <w:marRight w:val="0"/>
      <w:marTop w:val="0"/>
      <w:marBottom w:val="0"/>
      <w:divBdr>
        <w:top w:val="none" w:sz="0" w:space="0" w:color="auto"/>
        <w:left w:val="none" w:sz="0" w:space="0" w:color="auto"/>
        <w:bottom w:val="none" w:sz="0" w:space="0" w:color="auto"/>
        <w:right w:val="none" w:sz="0" w:space="0" w:color="auto"/>
      </w:divBdr>
    </w:div>
    <w:div w:id="837381130">
      <w:bodyDiv w:val="1"/>
      <w:marLeft w:val="0"/>
      <w:marRight w:val="0"/>
      <w:marTop w:val="0"/>
      <w:marBottom w:val="0"/>
      <w:divBdr>
        <w:top w:val="none" w:sz="0" w:space="0" w:color="auto"/>
        <w:left w:val="none" w:sz="0" w:space="0" w:color="auto"/>
        <w:bottom w:val="none" w:sz="0" w:space="0" w:color="auto"/>
        <w:right w:val="none" w:sz="0" w:space="0" w:color="auto"/>
      </w:divBdr>
    </w:div>
    <w:div w:id="856390509">
      <w:bodyDiv w:val="1"/>
      <w:marLeft w:val="0"/>
      <w:marRight w:val="0"/>
      <w:marTop w:val="0"/>
      <w:marBottom w:val="0"/>
      <w:divBdr>
        <w:top w:val="none" w:sz="0" w:space="0" w:color="auto"/>
        <w:left w:val="none" w:sz="0" w:space="0" w:color="auto"/>
        <w:bottom w:val="none" w:sz="0" w:space="0" w:color="auto"/>
        <w:right w:val="none" w:sz="0" w:space="0" w:color="auto"/>
      </w:divBdr>
      <w:divsChild>
        <w:div w:id="86890">
          <w:marLeft w:val="547"/>
          <w:marRight w:val="0"/>
          <w:marTop w:val="154"/>
          <w:marBottom w:val="0"/>
          <w:divBdr>
            <w:top w:val="none" w:sz="0" w:space="0" w:color="auto"/>
            <w:left w:val="none" w:sz="0" w:space="0" w:color="auto"/>
            <w:bottom w:val="none" w:sz="0" w:space="0" w:color="auto"/>
            <w:right w:val="none" w:sz="0" w:space="0" w:color="auto"/>
          </w:divBdr>
        </w:div>
        <w:div w:id="548555">
          <w:marLeft w:val="547"/>
          <w:marRight w:val="0"/>
          <w:marTop w:val="154"/>
          <w:marBottom w:val="0"/>
          <w:divBdr>
            <w:top w:val="none" w:sz="0" w:space="0" w:color="auto"/>
            <w:left w:val="none" w:sz="0" w:space="0" w:color="auto"/>
            <w:bottom w:val="none" w:sz="0" w:space="0" w:color="auto"/>
            <w:right w:val="none" w:sz="0" w:space="0" w:color="auto"/>
          </w:divBdr>
        </w:div>
        <w:div w:id="1218976467">
          <w:marLeft w:val="547"/>
          <w:marRight w:val="0"/>
          <w:marTop w:val="154"/>
          <w:marBottom w:val="0"/>
          <w:divBdr>
            <w:top w:val="none" w:sz="0" w:space="0" w:color="auto"/>
            <w:left w:val="none" w:sz="0" w:space="0" w:color="auto"/>
            <w:bottom w:val="none" w:sz="0" w:space="0" w:color="auto"/>
            <w:right w:val="none" w:sz="0" w:space="0" w:color="auto"/>
          </w:divBdr>
        </w:div>
        <w:div w:id="1828550656">
          <w:marLeft w:val="547"/>
          <w:marRight w:val="0"/>
          <w:marTop w:val="154"/>
          <w:marBottom w:val="0"/>
          <w:divBdr>
            <w:top w:val="none" w:sz="0" w:space="0" w:color="auto"/>
            <w:left w:val="none" w:sz="0" w:space="0" w:color="auto"/>
            <w:bottom w:val="none" w:sz="0" w:space="0" w:color="auto"/>
            <w:right w:val="none" w:sz="0" w:space="0" w:color="auto"/>
          </w:divBdr>
        </w:div>
        <w:div w:id="2031569676">
          <w:marLeft w:val="547"/>
          <w:marRight w:val="0"/>
          <w:marTop w:val="154"/>
          <w:marBottom w:val="0"/>
          <w:divBdr>
            <w:top w:val="none" w:sz="0" w:space="0" w:color="auto"/>
            <w:left w:val="none" w:sz="0" w:space="0" w:color="auto"/>
            <w:bottom w:val="none" w:sz="0" w:space="0" w:color="auto"/>
            <w:right w:val="none" w:sz="0" w:space="0" w:color="auto"/>
          </w:divBdr>
        </w:div>
      </w:divsChild>
    </w:div>
    <w:div w:id="990980986">
      <w:bodyDiv w:val="1"/>
      <w:marLeft w:val="0"/>
      <w:marRight w:val="0"/>
      <w:marTop w:val="0"/>
      <w:marBottom w:val="0"/>
      <w:divBdr>
        <w:top w:val="none" w:sz="0" w:space="0" w:color="auto"/>
        <w:left w:val="none" w:sz="0" w:space="0" w:color="auto"/>
        <w:bottom w:val="none" w:sz="0" w:space="0" w:color="auto"/>
        <w:right w:val="none" w:sz="0" w:space="0" w:color="auto"/>
      </w:divBdr>
    </w:div>
    <w:div w:id="1057120314">
      <w:bodyDiv w:val="1"/>
      <w:marLeft w:val="0"/>
      <w:marRight w:val="0"/>
      <w:marTop w:val="0"/>
      <w:marBottom w:val="0"/>
      <w:divBdr>
        <w:top w:val="none" w:sz="0" w:space="0" w:color="auto"/>
        <w:left w:val="none" w:sz="0" w:space="0" w:color="auto"/>
        <w:bottom w:val="none" w:sz="0" w:space="0" w:color="auto"/>
        <w:right w:val="none" w:sz="0" w:space="0" w:color="auto"/>
      </w:divBdr>
      <w:divsChild>
        <w:div w:id="692616044">
          <w:marLeft w:val="0"/>
          <w:marRight w:val="0"/>
          <w:marTop w:val="0"/>
          <w:marBottom w:val="0"/>
          <w:divBdr>
            <w:top w:val="none" w:sz="0" w:space="0" w:color="auto"/>
            <w:left w:val="none" w:sz="0" w:space="0" w:color="auto"/>
            <w:bottom w:val="none" w:sz="0" w:space="0" w:color="auto"/>
            <w:right w:val="none" w:sz="0" w:space="0" w:color="auto"/>
          </w:divBdr>
        </w:div>
        <w:div w:id="2025862425">
          <w:marLeft w:val="0"/>
          <w:marRight w:val="0"/>
          <w:marTop w:val="0"/>
          <w:marBottom w:val="0"/>
          <w:divBdr>
            <w:top w:val="none" w:sz="0" w:space="0" w:color="auto"/>
            <w:left w:val="none" w:sz="0" w:space="0" w:color="auto"/>
            <w:bottom w:val="none" w:sz="0" w:space="0" w:color="auto"/>
            <w:right w:val="none" w:sz="0" w:space="0" w:color="auto"/>
          </w:divBdr>
        </w:div>
        <w:div w:id="285553211">
          <w:marLeft w:val="0"/>
          <w:marRight w:val="0"/>
          <w:marTop w:val="0"/>
          <w:marBottom w:val="0"/>
          <w:divBdr>
            <w:top w:val="none" w:sz="0" w:space="0" w:color="auto"/>
            <w:left w:val="none" w:sz="0" w:space="0" w:color="auto"/>
            <w:bottom w:val="none" w:sz="0" w:space="0" w:color="auto"/>
            <w:right w:val="none" w:sz="0" w:space="0" w:color="auto"/>
          </w:divBdr>
        </w:div>
        <w:div w:id="676545672">
          <w:marLeft w:val="0"/>
          <w:marRight w:val="0"/>
          <w:marTop w:val="0"/>
          <w:marBottom w:val="0"/>
          <w:divBdr>
            <w:top w:val="none" w:sz="0" w:space="0" w:color="auto"/>
            <w:left w:val="none" w:sz="0" w:space="0" w:color="auto"/>
            <w:bottom w:val="none" w:sz="0" w:space="0" w:color="auto"/>
            <w:right w:val="none" w:sz="0" w:space="0" w:color="auto"/>
          </w:divBdr>
        </w:div>
        <w:div w:id="588852417">
          <w:marLeft w:val="0"/>
          <w:marRight w:val="0"/>
          <w:marTop w:val="0"/>
          <w:marBottom w:val="0"/>
          <w:divBdr>
            <w:top w:val="none" w:sz="0" w:space="0" w:color="auto"/>
            <w:left w:val="none" w:sz="0" w:space="0" w:color="auto"/>
            <w:bottom w:val="none" w:sz="0" w:space="0" w:color="auto"/>
            <w:right w:val="none" w:sz="0" w:space="0" w:color="auto"/>
          </w:divBdr>
        </w:div>
        <w:div w:id="2055156514">
          <w:marLeft w:val="0"/>
          <w:marRight w:val="0"/>
          <w:marTop w:val="0"/>
          <w:marBottom w:val="0"/>
          <w:divBdr>
            <w:top w:val="none" w:sz="0" w:space="0" w:color="auto"/>
            <w:left w:val="none" w:sz="0" w:space="0" w:color="auto"/>
            <w:bottom w:val="none" w:sz="0" w:space="0" w:color="auto"/>
            <w:right w:val="none" w:sz="0" w:space="0" w:color="auto"/>
          </w:divBdr>
        </w:div>
        <w:div w:id="1018115528">
          <w:marLeft w:val="0"/>
          <w:marRight w:val="0"/>
          <w:marTop w:val="0"/>
          <w:marBottom w:val="0"/>
          <w:divBdr>
            <w:top w:val="none" w:sz="0" w:space="0" w:color="auto"/>
            <w:left w:val="none" w:sz="0" w:space="0" w:color="auto"/>
            <w:bottom w:val="none" w:sz="0" w:space="0" w:color="auto"/>
            <w:right w:val="none" w:sz="0" w:space="0" w:color="auto"/>
          </w:divBdr>
        </w:div>
        <w:div w:id="1215041785">
          <w:marLeft w:val="0"/>
          <w:marRight w:val="0"/>
          <w:marTop w:val="0"/>
          <w:marBottom w:val="0"/>
          <w:divBdr>
            <w:top w:val="none" w:sz="0" w:space="0" w:color="auto"/>
            <w:left w:val="none" w:sz="0" w:space="0" w:color="auto"/>
            <w:bottom w:val="none" w:sz="0" w:space="0" w:color="auto"/>
            <w:right w:val="none" w:sz="0" w:space="0" w:color="auto"/>
          </w:divBdr>
        </w:div>
        <w:div w:id="507643638">
          <w:marLeft w:val="0"/>
          <w:marRight w:val="0"/>
          <w:marTop w:val="0"/>
          <w:marBottom w:val="0"/>
          <w:divBdr>
            <w:top w:val="none" w:sz="0" w:space="0" w:color="auto"/>
            <w:left w:val="none" w:sz="0" w:space="0" w:color="auto"/>
            <w:bottom w:val="none" w:sz="0" w:space="0" w:color="auto"/>
            <w:right w:val="none" w:sz="0" w:space="0" w:color="auto"/>
          </w:divBdr>
        </w:div>
        <w:div w:id="541013817">
          <w:marLeft w:val="0"/>
          <w:marRight w:val="0"/>
          <w:marTop w:val="0"/>
          <w:marBottom w:val="0"/>
          <w:divBdr>
            <w:top w:val="none" w:sz="0" w:space="0" w:color="auto"/>
            <w:left w:val="none" w:sz="0" w:space="0" w:color="auto"/>
            <w:bottom w:val="none" w:sz="0" w:space="0" w:color="auto"/>
            <w:right w:val="none" w:sz="0" w:space="0" w:color="auto"/>
          </w:divBdr>
        </w:div>
        <w:div w:id="824787125">
          <w:marLeft w:val="0"/>
          <w:marRight w:val="0"/>
          <w:marTop w:val="0"/>
          <w:marBottom w:val="0"/>
          <w:divBdr>
            <w:top w:val="none" w:sz="0" w:space="0" w:color="auto"/>
            <w:left w:val="none" w:sz="0" w:space="0" w:color="auto"/>
            <w:bottom w:val="none" w:sz="0" w:space="0" w:color="auto"/>
            <w:right w:val="none" w:sz="0" w:space="0" w:color="auto"/>
          </w:divBdr>
        </w:div>
        <w:div w:id="1950698135">
          <w:marLeft w:val="0"/>
          <w:marRight w:val="0"/>
          <w:marTop w:val="0"/>
          <w:marBottom w:val="0"/>
          <w:divBdr>
            <w:top w:val="none" w:sz="0" w:space="0" w:color="auto"/>
            <w:left w:val="none" w:sz="0" w:space="0" w:color="auto"/>
            <w:bottom w:val="none" w:sz="0" w:space="0" w:color="auto"/>
            <w:right w:val="none" w:sz="0" w:space="0" w:color="auto"/>
          </w:divBdr>
        </w:div>
        <w:div w:id="239366390">
          <w:marLeft w:val="0"/>
          <w:marRight w:val="0"/>
          <w:marTop w:val="0"/>
          <w:marBottom w:val="0"/>
          <w:divBdr>
            <w:top w:val="none" w:sz="0" w:space="0" w:color="auto"/>
            <w:left w:val="none" w:sz="0" w:space="0" w:color="auto"/>
            <w:bottom w:val="none" w:sz="0" w:space="0" w:color="auto"/>
            <w:right w:val="none" w:sz="0" w:space="0" w:color="auto"/>
          </w:divBdr>
        </w:div>
        <w:div w:id="880093681">
          <w:marLeft w:val="0"/>
          <w:marRight w:val="0"/>
          <w:marTop w:val="0"/>
          <w:marBottom w:val="0"/>
          <w:divBdr>
            <w:top w:val="none" w:sz="0" w:space="0" w:color="auto"/>
            <w:left w:val="none" w:sz="0" w:space="0" w:color="auto"/>
            <w:bottom w:val="none" w:sz="0" w:space="0" w:color="auto"/>
            <w:right w:val="none" w:sz="0" w:space="0" w:color="auto"/>
          </w:divBdr>
        </w:div>
        <w:div w:id="366953663">
          <w:marLeft w:val="0"/>
          <w:marRight w:val="0"/>
          <w:marTop w:val="0"/>
          <w:marBottom w:val="0"/>
          <w:divBdr>
            <w:top w:val="none" w:sz="0" w:space="0" w:color="auto"/>
            <w:left w:val="none" w:sz="0" w:space="0" w:color="auto"/>
            <w:bottom w:val="none" w:sz="0" w:space="0" w:color="auto"/>
            <w:right w:val="none" w:sz="0" w:space="0" w:color="auto"/>
          </w:divBdr>
        </w:div>
        <w:div w:id="2108308166">
          <w:marLeft w:val="0"/>
          <w:marRight w:val="0"/>
          <w:marTop w:val="0"/>
          <w:marBottom w:val="0"/>
          <w:divBdr>
            <w:top w:val="none" w:sz="0" w:space="0" w:color="auto"/>
            <w:left w:val="none" w:sz="0" w:space="0" w:color="auto"/>
            <w:bottom w:val="none" w:sz="0" w:space="0" w:color="auto"/>
            <w:right w:val="none" w:sz="0" w:space="0" w:color="auto"/>
          </w:divBdr>
        </w:div>
        <w:div w:id="1534805128">
          <w:marLeft w:val="0"/>
          <w:marRight w:val="0"/>
          <w:marTop w:val="0"/>
          <w:marBottom w:val="0"/>
          <w:divBdr>
            <w:top w:val="none" w:sz="0" w:space="0" w:color="auto"/>
            <w:left w:val="none" w:sz="0" w:space="0" w:color="auto"/>
            <w:bottom w:val="none" w:sz="0" w:space="0" w:color="auto"/>
            <w:right w:val="none" w:sz="0" w:space="0" w:color="auto"/>
          </w:divBdr>
        </w:div>
        <w:div w:id="655569938">
          <w:marLeft w:val="0"/>
          <w:marRight w:val="0"/>
          <w:marTop w:val="0"/>
          <w:marBottom w:val="0"/>
          <w:divBdr>
            <w:top w:val="none" w:sz="0" w:space="0" w:color="auto"/>
            <w:left w:val="none" w:sz="0" w:space="0" w:color="auto"/>
            <w:bottom w:val="none" w:sz="0" w:space="0" w:color="auto"/>
            <w:right w:val="none" w:sz="0" w:space="0" w:color="auto"/>
          </w:divBdr>
        </w:div>
        <w:div w:id="834226089">
          <w:marLeft w:val="0"/>
          <w:marRight w:val="0"/>
          <w:marTop w:val="0"/>
          <w:marBottom w:val="0"/>
          <w:divBdr>
            <w:top w:val="none" w:sz="0" w:space="0" w:color="auto"/>
            <w:left w:val="none" w:sz="0" w:space="0" w:color="auto"/>
            <w:bottom w:val="none" w:sz="0" w:space="0" w:color="auto"/>
            <w:right w:val="none" w:sz="0" w:space="0" w:color="auto"/>
          </w:divBdr>
        </w:div>
        <w:div w:id="1254128228">
          <w:marLeft w:val="0"/>
          <w:marRight w:val="0"/>
          <w:marTop w:val="0"/>
          <w:marBottom w:val="0"/>
          <w:divBdr>
            <w:top w:val="none" w:sz="0" w:space="0" w:color="auto"/>
            <w:left w:val="none" w:sz="0" w:space="0" w:color="auto"/>
            <w:bottom w:val="none" w:sz="0" w:space="0" w:color="auto"/>
            <w:right w:val="none" w:sz="0" w:space="0" w:color="auto"/>
          </w:divBdr>
        </w:div>
        <w:div w:id="233441711">
          <w:marLeft w:val="0"/>
          <w:marRight w:val="0"/>
          <w:marTop w:val="0"/>
          <w:marBottom w:val="0"/>
          <w:divBdr>
            <w:top w:val="none" w:sz="0" w:space="0" w:color="auto"/>
            <w:left w:val="none" w:sz="0" w:space="0" w:color="auto"/>
            <w:bottom w:val="none" w:sz="0" w:space="0" w:color="auto"/>
            <w:right w:val="none" w:sz="0" w:space="0" w:color="auto"/>
          </w:divBdr>
        </w:div>
        <w:div w:id="96027891">
          <w:marLeft w:val="0"/>
          <w:marRight w:val="0"/>
          <w:marTop w:val="0"/>
          <w:marBottom w:val="0"/>
          <w:divBdr>
            <w:top w:val="none" w:sz="0" w:space="0" w:color="auto"/>
            <w:left w:val="none" w:sz="0" w:space="0" w:color="auto"/>
            <w:bottom w:val="none" w:sz="0" w:space="0" w:color="auto"/>
            <w:right w:val="none" w:sz="0" w:space="0" w:color="auto"/>
          </w:divBdr>
        </w:div>
        <w:div w:id="967080601">
          <w:marLeft w:val="0"/>
          <w:marRight w:val="0"/>
          <w:marTop w:val="0"/>
          <w:marBottom w:val="0"/>
          <w:divBdr>
            <w:top w:val="none" w:sz="0" w:space="0" w:color="auto"/>
            <w:left w:val="none" w:sz="0" w:space="0" w:color="auto"/>
            <w:bottom w:val="none" w:sz="0" w:space="0" w:color="auto"/>
            <w:right w:val="none" w:sz="0" w:space="0" w:color="auto"/>
          </w:divBdr>
        </w:div>
        <w:div w:id="1600870553">
          <w:marLeft w:val="0"/>
          <w:marRight w:val="0"/>
          <w:marTop w:val="0"/>
          <w:marBottom w:val="0"/>
          <w:divBdr>
            <w:top w:val="none" w:sz="0" w:space="0" w:color="auto"/>
            <w:left w:val="none" w:sz="0" w:space="0" w:color="auto"/>
            <w:bottom w:val="none" w:sz="0" w:space="0" w:color="auto"/>
            <w:right w:val="none" w:sz="0" w:space="0" w:color="auto"/>
          </w:divBdr>
        </w:div>
        <w:div w:id="273563361">
          <w:marLeft w:val="0"/>
          <w:marRight w:val="0"/>
          <w:marTop w:val="0"/>
          <w:marBottom w:val="0"/>
          <w:divBdr>
            <w:top w:val="none" w:sz="0" w:space="0" w:color="auto"/>
            <w:left w:val="none" w:sz="0" w:space="0" w:color="auto"/>
            <w:bottom w:val="none" w:sz="0" w:space="0" w:color="auto"/>
            <w:right w:val="none" w:sz="0" w:space="0" w:color="auto"/>
          </w:divBdr>
        </w:div>
        <w:div w:id="1777753729">
          <w:marLeft w:val="0"/>
          <w:marRight w:val="0"/>
          <w:marTop w:val="0"/>
          <w:marBottom w:val="0"/>
          <w:divBdr>
            <w:top w:val="none" w:sz="0" w:space="0" w:color="auto"/>
            <w:left w:val="none" w:sz="0" w:space="0" w:color="auto"/>
            <w:bottom w:val="none" w:sz="0" w:space="0" w:color="auto"/>
            <w:right w:val="none" w:sz="0" w:space="0" w:color="auto"/>
          </w:divBdr>
        </w:div>
        <w:div w:id="421804274">
          <w:marLeft w:val="0"/>
          <w:marRight w:val="0"/>
          <w:marTop w:val="0"/>
          <w:marBottom w:val="0"/>
          <w:divBdr>
            <w:top w:val="none" w:sz="0" w:space="0" w:color="auto"/>
            <w:left w:val="none" w:sz="0" w:space="0" w:color="auto"/>
            <w:bottom w:val="none" w:sz="0" w:space="0" w:color="auto"/>
            <w:right w:val="none" w:sz="0" w:space="0" w:color="auto"/>
          </w:divBdr>
        </w:div>
        <w:div w:id="892736000">
          <w:marLeft w:val="0"/>
          <w:marRight w:val="0"/>
          <w:marTop w:val="0"/>
          <w:marBottom w:val="0"/>
          <w:divBdr>
            <w:top w:val="none" w:sz="0" w:space="0" w:color="auto"/>
            <w:left w:val="none" w:sz="0" w:space="0" w:color="auto"/>
            <w:bottom w:val="none" w:sz="0" w:space="0" w:color="auto"/>
            <w:right w:val="none" w:sz="0" w:space="0" w:color="auto"/>
          </w:divBdr>
        </w:div>
        <w:div w:id="361053168">
          <w:marLeft w:val="0"/>
          <w:marRight w:val="0"/>
          <w:marTop w:val="0"/>
          <w:marBottom w:val="0"/>
          <w:divBdr>
            <w:top w:val="none" w:sz="0" w:space="0" w:color="auto"/>
            <w:left w:val="none" w:sz="0" w:space="0" w:color="auto"/>
            <w:bottom w:val="none" w:sz="0" w:space="0" w:color="auto"/>
            <w:right w:val="none" w:sz="0" w:space="0" w:color="auto"/>
          </w:divBdr>
        </w:div>
        <w:div w:id="1849516770">
          <w:marLeft w:val="0"/>
          <w:marRight w:val="0"/>
          <w:marTop w:val="0"/>
          <w:marBottom w:val="0"/>
          <w:divBdr>
            <w:top w:val="none" w:sz="0" w:space="0" w:color="auto"/>
            <w:left w:val="none" w:sz="0" w:space="0" w:color="auto"/>
            <w:bottom w:val="none" w:sz="0" w:space="0" w:color="auto"/>
            <w:right w:val="none" w:sz="0" w:space="0" w:color="auto"/>
          </w:divBdr>
        </w:div>
        <w:div w:id="755175888">
          <w:marLeft w:val="0"/>
          <w:marRight w:val="0"/>
          <w:marTop w:val="0"/>
          <w:marBottom w:val="0"/>
          <w:divBdr>
            <w:top w:val="none" w:sz="0" w:space="0" w:color="auto"/>
            <w:left w:val="none" w:sz="0" w:space="0" w:color="auto"/>
            <w:bottom w:val="none" w:sz="0" w:space="0" w:color="auto"/>
            <w:right w:val="none" w:sz="0" w:space="0" w:color="auto"/>
          </w:divBdr>
        </w:div>
        <w:div w:id="2006517794">
          <w:marLeft w:val="0"/>
          <w:marRight w:val="0"/>
          <w:marTop w:val="0"/>
          <w:marBottom w:val="0"/>
          <w:divBdr>
            <w:top w:val="none" w:sz="0" w:space="0" w:color="auto"/>
            <w:left w:val="none" w:sz="0" w:space="0" w:color="auto"/>
            <w:bottom w:val="none" w:sz="0" w:space="0" w:color="auto"/>
            <w:right w:val="none" w:sz="0" w:space="0" w:color="auto"/>
          </w:divBdr>
        </w:div>
        <w:div w:id="2134670618">
          <w:marLeft w:val="0"/>
          <w:marRight w:val="0"/>
          <w:marTop w:val="0"/>
          <w:marBottom w:val="0"/>
          <w:divBdr>
            <w:top w:val="none" w:sz="0" w:space="0" w:color="auto"/>
            <w:left w:val="none" w:sz="0" w:space="0" w:color="auto"/>
            <w:bottom w:val="none" w:sz="0" w:space="0" w:color="auto"/>
            <w:right w:val="none" w:sz="0" w:space="0" w:color="auto"/>
          </w:divBdr>
        </w:div>
        <w:div w:id="156045958">
          <w:marLeft w:val="0"/>
          <w:marRight w:val="0"/>
          <w:marTop w:val="0"/>
          <w:marBottom w:val="0"/>
          <w:divBdr>
            <w:top w:val="none" w:sz="0" w:space="0" w:color="auto"/>
            <w:left w:val="none" w:sz="0" w:space="0" w:color="auto"/>
            <w:bottom w:val="none" w:sz="0" w:space="0" w:color="auto"/>
            <w:right w:val="none" w:sz="0" w:space="0" w:color="auto"/>
          </w:divBdr>
        </w:div>
        <w:div w:id="477651382">
          <w:marLeft w:val="0"/>
          <w:marRight w:val="0"/>
          <w:marTop w:val="0"/>
          <w:marBottom w:val="0"/>
          <w:divBdr>
            <w:top w:val="none" w:sz="0" w:space="0" w:color="auto"/>
            <w:left w:val="none" w:sz="0" w:space="0" w:color="auto"/>
            <w:bottom w:val="none" w:sz="0" w:space="0" w:color="auto"/>
            <w:right w:val="none" w:sz="0" w:space="0" w:color="auto"/>
          </w:divBdr>
        </w:div>
        <w:div w:id="680550351">
          <w:marLeft w:val="0"/>
          <w:marRight w:val="0"/>
          <w:marTop w:val="0"/>
          <w:marBottom w:val="0"/>
          <w:divBdr>
            <w:top w:val="none" w:sz="0" w:space="0" w:color="auto"/>
            <w:left w:val="none" w:sz="0" w:space="0" w:color="auto"/>
            <w:bottom w:val="none" w:sz="0" w:space="0" w:color="auto"/>
            <w:right w:val="none" w:sz="0" w:space="0" w:color="auto"/>
          </w:divBdr>
        </w:div>
        <w:div w:id="780995371">
          <w:marLeft w:val="0"/>
          <w:marRight w:val="0"/>
          <w:marTop w:val="0"/>
          <w:marBottom w:val="0"/>
          <w:divBdr>
            <w:top w:val="none" w:sz="0" w:space="0" w:color="auto"/>
            <w:left w:val="none" w:sz="0" w:space="0" w:color="auto"/>
            <w:bottom w:val="none" w:sz="0" w:space="0" w:color="auto"/>
            <w:right w:val="none" w:sz="0" w:space="0" w:color="auto"/>
          </w:divBdr>
        </w:div>
        <w:div w:id="1901401605">
          <w:marLeft w:val="0"/>
          <w:marRight w:val="0"/>
          <w:marTop w:val="0"/>
          <w:marBottom w:val="0"/>
          <w:divBdr>
            <w:top w:val="none" w:sz="0" w:space="0" w:color="auto"/>
            <w:left w:val="none" w:sz="0" w:space="0" w:color="auto"/>
            <w:bottom w:val="none" w:sz="0" w:space="0" w:color="auto"/>
            <w:right w:val="none" w:sz="0" w:space="0" w:color="auto"/>
          </w:divBdr>
        </w:div>
        <w:div w:id="1275819092">
          <w:marLeft w:val="0"/>
          <w:marRight w:val="0"/>
          <w:marTop w:val="0"/>
          <w:marBottom w:val="0"/>
          <w:divBdr>
            <w:top w:val="none" w:sz="0" w:space="0" w:color="auto"/>
            <w:left w:val="none" w:sz="0" w:space="0" w:color="auto"/>
            <w:bottom w:val="none" w:sz="0" w:space="0" w:color="auto"/>
            <w:right w:val="none" w:sz="0" w:space="0" w:color="auto"/>
          </w:divBdr>
        </w:div>
        <w:div w:id="1762481770">
          <w:marLeft w:val="0"/>
          <w:marRight w:val="0"/>
          <w:marTop w:val="0"/>
          <w:marBottom w:val="0"/>
          <w:divBdr>
            <w:top w:val="none" w:sz="0" w:space="0" w:color="auto"/>
            <w:left w:val="none" w:sz="0" w:space="0" w:color="auto"/>
            <w:bottom w:val="none" w:sz="0" w:space="0" w:color="auto"/>
            <w:right w:val="none" w:sz="0" w:space="0" w:color="auto"/>
          </w:divBdr>
        </w:div>
        <w:div w:id="995962667">
          <w:marLeft w:val="0"/>
          <w:marRight w:val="0"/>
          <w:marTop w:val="0"/>
          <w:marBottom w:val="0"/>
          <w:divBdr>
            <w:top w:val="none" w:sz="0" w:space="0" w:color="auto"/>
            <w:left w:val="none" w:sz="0" w:space="0" w:color="auto"/>
            <w:bottom w:val="none" w:sz="0" w:space="0" w:color="auto"/>
            <w:right w:val="none" w:sz="0" w:space="0" w:color="auto"/>
          </w:divBdr>
        </w:div>
        <w:div w:id="459416793">
          <w:marLeft w:val="0"/>
          <w:marRight w:val="0"/>
          <w:marTop w:val="0"/>
          <w:marBottom w:val="0"/>
          <w:divBdr>
            <w:top w:val="none" w:sz="0" w:space="0" w:color="auto"/>
            <w:left w:val="none" w:sz="0" w:space="0" w:color="auto"/>
            <w:bottom w:val="none" w:sz="0" w:space="0" w:color="auto"/>
            <w:right w:val="none" w:sz="0" w:space="0" w:color="auto"/>
          </w:divBdr>
        </w:div>
        <w:div w:id="469589245">
          <w:marLeft w:val="0"/>
          <w:marRight w:val="0"/>
          <w:marTop w:val="0"/>
          <w:marBottom w:val="0"/>
          <w:divBdr>
            <w:top w:val="none" w:sz="0" w:space="0" w:color="auto"/>
            <w:left w:val="none" w:sz="0" w:space="0" w:color="auto"/>
            <w:bottom w:val="none" w:sz="0" w:space="0" w:color="auto"/>
            <w:right w:val="none" w:sz="0" w:space="0" w:color="auto"/>
          </w:divBdr>
        </w:div>
        <w:div w:id="1891922196">
          <w:marLeft w:val="0"/>
          <w:marRight w:val="0"/>
          <w:marTop w:val="0"/>
          <w:marBottom w:val="0"/>
          <w:divBdr>
            <w:top w:val="none" w:sz="0" w:space="0" w:color="auto"/>
            <w:left w:val="none" w:sz="0" w:space="0" w:color="auto"/>
            <w:bottom w:val="none" w:sz="0" w:space="0" w:color="auto"/>
            <w:right w:val="none" w:sz="0" w:space="0" w:color="auto"/>
          </w:divBdr>
        </w:div>
        <w:div w:id="885602894">
          <w:marLeft w:val="0"/>
          <w:marRight w:val="0"/>
          <w:marTop w:val="0"/>
          <w:marBottom w:val="0"/>
          <w:divBdr>
            <w:top w:val="none" w:sz="0" w:space="0" w:color="auto"/>
            <w:left w:val="none" w:sz="0" w:space="0" w:color="auto"/>
            <w:bottom w:val="none" w:sz="0" w:space="0" w:color="auto"/>
            <w:right w:val="none" w:sz="0" w:space="0" w:color="auto"/>
          </w:divBdr>
        </w:div>
        <w:div w:id="1799029062">
          <w:marLeft w:val="0"/>
          <w:marRight w:val="0"/>
          <w:marTop w:val="0"/>
          <w:marBottom w:val="0"/>
          <w:divBdr>
            <w:top w:val="none" w:sz="0" w:space="0" w:color="auto"/>
            <w:left w:val="none" w:sz="0" w:space="0" w:color="auto"/>
            <w:bottom w:val="none" w:sz="0" w:space="0" w:color="auto"/>
            <w:right w:val="none" w:sz="0" w:space="0" w:color="auto"/>
          </w:divBdr>
        </w:div>
        <w:div w:id="1913273336">
          <w:marLeft w:val="0"/>
          <w:marRight w:val="0"/>
          <w:marTop w:val="0"/>
          <w:marBottom w:val="0"/>
          <w:divBdr>
            <w:top w:val="none" w:sz="0" w:space="0" w:color="auto"/>
            <w:left w:val="none" w:sz="0" w:space="0" w:color="auto"/>
            <w:bottom w:val="none" w:sz="0" w:space="0" w:color="auto"/>
            <w:right w:val="none" w:sz="0" w:space="0" w:color="auto"/>
          </w:divBdr>
        </w:div>
        <w:div w:id="699432048">
          <w:marLeft w:val="0"/>
          <w:marRight w:val="0"/>
          <w:marTop w:val="0"/>
          <w:marBottom w:val="0"/>
          <w:divBdr>
            <w:top w:val="none" w:sz="0" w:space="0" w:color="auto"/>
            <w:left w:val="none" w:sz="0" w:space="0" w:color="auto"/>
            <w:bottom w:val="none" w:sz="0" w:space="0" w:color="auto"/>
            <w:right w:val="none" w:sz="0" w:space="0" w:color="auto"/>
          </w:divBdr>
        </w:div>
        <w:div w:id="2082023824">
          <w:marLeft w:val="0"/>
          <w:marRight w:val="0"/>
          <w:marTop w:val="0"/>
          <w:marBottom w:val="0"/>
          <w:divBdr>
            <w:top w:val="none" w:sz="0" w:space="0" w:color="auto"/>
            <w:left w:val="none" w:sz="0" w:space="0" w:color="auto"/>
            <w:bottom w:val="none" w:sz="0" w:space="0" w:color="auto"/>
            <w:right w:val="none" w:sz="0" w:space="0" w:color="auto"/>
          </w:divBdr>
        </w:div>
        <w:div w:id="200213075">
          <w:marLeft w:val="0"/>
          <w:marRight w:val="0"/>
          <w:marTop w:val="0"/>
          <w:marBottom w:val="0"/>
          <w:divBdr>
            <w:top w:val="none" w:sz="0" w:space="0" w:color="auto"/>
            <w:left w:val="none" w:sz="0" w:space="0" w:color="auto"/>
            <w:bottom w:val="none" w:sz="0" w:space="0" w:color="auto"/>
            <w:right w:val="none" w:sz="0" w:space="0" w:color="auto"/>
          </w:divBdr>
        </w:div>
        <w:div w:id="842939715">
          <w:marLeft w:val="0"/>
          <w:marRight w:val="0"/>
          <w:marTop w:val="0"/>
          <w:marBottom w:val="0"/>
          <w:divBdr>
            <w:top w:val="none" w:sz="0" w:space="0" w:color="auto"/>
            <w:left w:val="none" w:sz="0" w:space="0" w:color="auto"/>
            <w:bottom w:val="none" w:sz="0" w:space="0" w:color="auto"/>
            <w:right w:val="none" w:sz="0" w:space="0" w:color="auto"/>
          </w:divBdr>
        </w:div>
        <w:div w:id="1018236727">
          <w:marLeft w:val="0"/>
          <w:marRight w:val="0"/>
          <w:marTop w:val="0"/>
          <w:marBottom w:val="0"/>
          <w:divBdr>
            <w:top w:val="none" w:sz="0" w:space="0" w:color="auto"/>
            <w:left w:val="none" w:sz="0" w:space="0" w:color="auto"/>
            <w:bottom w:val="none" w:sz="0" w:space="0" w:color="auto"/>
            <w:right w:val="none" w:sz="0" w:space="0" w:color="auto"/>
          </w:divBdr>
        </w:div>
        <w:div w:id="1242763600">
          <w:marLeft w:val="0"/>
          <w:marRight w:val="0"/>
          <w:marTop w:val="0"/>
          <w:marBottom w:val="0"/>
          <w:divBdr>
            <w:top w:val="none" w:sz="0" w:space="0" w:color="auto"/>
            <w:left w:val="none" w:sz="0" w:space="0" w:color="auto"/>
            <w:bottom w:val="none" w:sz="0" w:space="0" w:color="auto"/>
            <w:right w:val="none" w:sz="0" w:space="0" w:color="auto"/>
          </w:divBdr>
        </w:div>
        <w:div w:id="1024941242">
          <w:marLeft w:val="0"/>
          <w:marRight w:val="0"/>
          <w:marTop w:val="0"/>
          <w:marBottom w:val="0"/>
          <w:divBdr>
            <w:top w:val="none" w:sz="0" w:space="0" w:color="auto"/>
            <w:left w:val="none" w:sz="0" w:space="0" w:color="auto"/>
            <w:bottom w:val="none" w:sz="0" w:space="0" w:color="auto"/>
            <w:right w:val="none" w:sz="0" w:space="0" w:color="auto"/>
          </w:divBdr>
        </w:div>
        <w:div w:id="1694727998">
          <w:marLeft w:val="0"/>
          <w:marRight w:val="0"/>
          <w:marTop w:val="0"/>
          <w:marBottom w:val="0"/>
          <w:divBdr>
            <w:top w:val="none" w:sz="0" w:space="0" w:color="auto"/>
            <w:left w:val="none" w:sz="0" w:space="0" w:color="auto"/>
            <w:bottom w:val="none" w:sz="0" w:space="0" w:color="auto"/>
            <w:right w:val="none" w:sz="0" w:space="0" w:color="auto"/>
          </w:divBdr>
        </w:div>
        <w:div w:id="442386626">
          <w:marLeft w:val="0"/>
          <w:marRight w:val="0"/>
          <w:marTop w:val="0"/>
          <w:marBottom w:val="0"/>
          <w:divBdr>
            <w:top w:val="none" w:sz="0" w:space="0" w:color="auto"/>
            <w:left w:val="none" w:sz="0" w:space="0" w:color="auto"/>
            <w:bottom w:val="none" w:sz="0" w:space="0" w:color="auto"/>
            <w:right w:val="none" w:sz="0" w:space="0" w:color="auto"/>
          </w:divBdr>
        </w:div>
        <w:div w:id="1685472288">
          <w:marLeft w:val="0"/>
          <w:marRight w:val="0"/>
          <w:marTop w:val="0"/>
          <w:marBottom w:val="0"/>
          <w:divBdr>
            <w:top w:val="none" w:sz="0" w:space="0" w:color="auto"/>
            <w:left w:val="none" w:sz="0" w:space="0" w:color="auto"/>
            <w:bottom w:val="none" w:sz="0" w:space="0" w:color="auto"/>
            <w:right w:val="none" w:sz="0" w:space="0" w:color="auto"/>
          </w:divBdr>
        </w:div>
        <w:div w:id="150757733">
          <w:marLeft w:val="0"/>
          <w:marRight w:val="0"/>
          <w:marTop w:val="0"/>
          <w:marBottom w:val="0"/>
          <w:divBdr>
            <w:top w:val="none" w:sz="0" w:space="0" w:color="auto"/>
            <w:left w:val="none" w:sz="0" w:space="0" w:color="auto"/>
            <w:bottom w:val="none" w:sz="0" w:space="0" w:color="auto"/>
            <w:right w:val="none" w:sz="0" w:space="0" w:color="auto"/>
          </w:divBdr>
        </w:div>
        <w:div w:id="114492453">
          <w:marLeft w:val="0"/>
          <w:marRight w:val="0"/>
          <w:marTop w:val="0"/>
          <w:marBottom w:val="0"/>
          <w:divBdr>
            <w:top w:val="none" w:sz="0" w:space="0" w:color="auto"/>
            <w:left w:val="none" w:sz="0" w:space="0" w:color="auto"/>
            <w:bottom w:val="none" w:sz="0" w:space="0" w:color="auto"/>
            <w:right w:val="none" w:sz="0" w:space="0" w:color="auto"/>
          </w:divBdr>
        </w:div>
        <w:div w:id="93595277">
          <w:marLeft w:val="0"/>
          <w:marRight w:val="0"/>
          <w:marTop w:val="0"/>
          <w:marBottom w:val="0"/>
          <w:divBdr>
            <w:top w:val="none" w:sz="0" w:space="0" w:color="auto"/>
            <w:left w:val="none" w:sz="0" w:space="0" w:color="auto"/>
            <w:bottom w:val="none" w:sz="0" w:space="0" w:color="auto"/>
            <w:right w:val="none" w:sz="0" w:space="0" w:color="auto"/>
          </w:divBdr>
        </w:div>
        <w:div w:id="1929730078">
          <w:marLeft w:val="0"/>
          <w:marRight w:val="0"/>
          <w:marTop w:val="0"/>
          <w:marBottom w:val="0"/>
          <w:divBdr>
            <w:top w:val="none" w:sz="0" w:space="0" w:color="auto"/>
            <w:left w:val="none" w:sz="0" w:space="0" w:color="auto"/>
            <w:bottom w:val="none" w:sz="0" w:space="0" w:color="auto"/>
            <w:right w:val="none" w:sz="0" w:space="0" w:color="auto"/>
          </w:divBdr>
        </w:div>
        <w:div w:id="395862809">
          <w:marLeft w:val="0"/>
          <w:marRight w:val="0"/>
          <w:marTop w:val="0"/>
          <w:marBottom w:val="0"/>
          <w:divBdr>
            <w:top w:val="none" w:sz="0" w:space="0" w:color="auto"/>
            <w:left w:val="none" w:sz="0" w:space="0" w:color="auto"/>
            <w:bottom w:val="none" w:sz="0" w:space="0" w:color="auto"/>
            <w:right w:val="none" w:sz="0" w:space="0" w:color="auto"/>
          </w:divBdr>
        </w:div>
        <w:div w:id="1745760903">
          <w:marLeft w:val="0"/>
          <w:marRight w:val="0"/>
          <w:marTop w:val="0"/>
          <w:marBottom w:val="0"/>
          <w:divBdr>
            <w:top w:val="none" w:sz="0" w:space="0" w:color="auto"/>
            <w:left w:val="none" w:sz="0" w:space="0" w:color="auto"/>
            <w:bottom w:val="none" w:sz="0" w:space="0" w:color="auto"/>
            <w:right w:val="none" w:sz="0" w:space="0" w:color="auto"/>
          </w:divBdr>
        </w:div>
        <w:div w:id="1843474631">
          <w:marLeft w:val="0"/>
          <w:marRight w:val="0"/>
          <w:marTop w:val="0"/>
          <w:marBottom w:val="0"/>
          <w:divBdr>
            <w:top w:val="none" w:sz="0" w:space="0" w:color="auto"/>
            <w:left w:val="none" w:sz="0" w:space="0" w:color="auto"/>
            <w:bottom w:val="none" w:sz="0" w:space="0" w:color="auto"/>
            <w:right w:val="none" w:sz="0" w:space="0" w:color="auto"/>
          </w:divBdr>
        </w:div>
        <w:div w:id="1614365032">
          <w:marLeft w:val="0"/>
          <w:marRight w:val="0"/>
          <w:marTop w:val="0"/>
          <w:marBottom w:val="0"/>
          <w:divBdr>
            <w:top w:val="none" w:sz="0" w:space="0" w:color="auto"/>
            <w:left w:val="none" w:sz="0" w:space="0" w:color="auto"/>
            <w:bottom w:val="none" w:sz="0" w:space="0" w:color="auto"/>
            <w:right w:val="none" w:sz="0" w:space="0" w:color="auto"/>
          </w:divBdr>
        </w:div>
        <w:div w:id="1222525369">
          <w:marLeft w:val="0"/>
          <w:marRight w:val="0"/>
          <w:marTop w:val="0"/>
          <w:marBottom w:val="0"/>
          <w:divBdr>
            <w:top w:val="none" w:sz="0" w:space="0" w:color="auto"/>
            <w:left w:val="none" w:sz="0" w:space="0" w:color="auto"/>
            <w:bottom w:val="none" w:sz="0" w:space="0" w:color="auto"/>
            <w:right w:val="none" w:sz="0" w:space="0" w:color="auto"/>
          </w:divBdr>
        </w:div>
        <w:div w:id="69542479">
          <w:marLeft w:val="0"/>
          <w:marRight w:val="0"/>
          <w:marTop w:val="0"/>
          <w:marBottom w:val="0"/>
          <w:divBdr>
            <w:top w:val="none" w:sz="0" w:space="0" w:color="auto"/>
            <w:left w:val="none" w:sz="0" w:space="0" w:color="auto"/>
            <w:bottom w:val="none" w:sz="0" w:space="0" w:color="auto"/>
            <w:right w:val="none" w:sz="0" w:space="0" w:color="auto"/>
          </w:divBdr>
        </w:div>
        <w:div w:id="996611711">
          <w:marLeft w:val="0"/>
          <w:marRight w:val="0"/>
          <w:marTop w:val="0"/>
          <w:marBottom w:val="0"/>
          <w:divBdr>
            <w:top w:val="none" w:sz="0" w:space="0" w:color="auto"/>
            <w:left w:val="none" w:sz="0" w:space="0" w:color="auto"/>
            <w:bottom w:val="none" w:sz="0" w:space="0" w:color="auto"/>
            <w:right w:val="none" w:sz="0" w:space="0" w:color="auto"/>
          </w:divBdr>
        </w:div>
        <w:div w:id="458498645">
          <w:marLeft w:val="0"/>
          <w:marRight w:val="0"/>
          <w:marTop w:val="0"/>
          <w:marBottom w:val="0"/>
          <w:divBdr>
            <w:top w:val="none" w:sz="0" w:space="0" w:color="auto"/>
            <w:left w:val="none" w:sz="0" w:space="0" w:color="auto"/>
            <w:bottom w:val="none" w:sz="0" w:space="0" w:color="auto"/>
            <w:right w:val="none" w:sz="0" w:space="0" w:color="auto"/>
          </w:divBdr>
        </w:div>
        <w:div w:id="893464601">
          <w:marLeft w:val="0"/>
          <w:marRight w:val="0"/>
          <w:marTop w:val="0"/>
          <w:marBottom w:val="0"/>
          <w:divBdr>
            <w:top w:val="none" w:sz="0" w:space="0" w:color="auto"/>
            <w:left w:val="none" w:sz="0" w:space="0" w:color="auto"/>
            <w:bottom w:val="none" w:sz="0" w:space="0" w:color="auto"/>
            <w:right w:val="none" w:sz="0" w:space="0" w:color="auto"/>
          </w:divBdr>
        </w:div>
        <w:div w:id="942231002">
          <w:marLeft w:val="0"/>
          <w:marRight w:val="0"/>
          <w:marTop w:val="0"/>
          <w:marBottom w:val="0"/>
          <w:divBdr>
            <w:top w:val="none" w:sz="0" w:space="0" w:color="auto"/>
            <w:left w:val="none" w:sz="0" w:space="0" w:color="auto"/>
            <w:bottom w:val="none" w:sz="0" w:space="0" w:color="auto"/>
            <w:right w:val="none" w:sz="0" w:space="0" w:color="auto"/>
          </w:divBdr>
        </w:div>
        <w:div w:id="1055932217">
          <w:marLeft w:val="0"/>
          <w:marRight w:val="0"/>
          <w:marTop w:val="0"/>
          <w:marBottom w:val="0"/>
          <w:divBdr>
            <w:top w:val="none" w:sz="0" w:space="0" w:color="auto"/>
            <w:left w:val="none" w:sz="0" w:space="0" w:color="auto"/>
            <w:bottom w:val="none" w:sz="0" w:space="0" w:color="auto"/>
            <w:right w:val="none" w:sz="0" w:space="0" w:color="auto"/>
          </w:divBdr>
        </w:div>
        <w:div w:id="444613987">
          <w:marLeft w:val="0"/>
          <w:marRight w:val="0"/>
          <w:marTop w:val="0"/>
          <w:marBottom w:val="0"/>
          <w:divBdr>
            <w:top w:val="none" w:sz="0" w:space="0" w:color="auto"/>
            <w:left w:val="none" w:sz="0" w:space="0" w:color="auto"/>
            <w:bottom w:val="none" w:sz="0" w:space="0" w:color="auto"/>
            <w:right w:val="none" w:sz="0" w:space="0" w:color="auto"/>
          </w:divBdr>
        </w:div>
        <w:div w:id="1987933613">
          <w:marLeft w:val="0"/>
          <w:marRight w:val="0"/>
          <w:marTop w:val="0"/>
          <w:marBottom w:val="0"/>
          <w:divBdr>
            <w:top w:val="none" w:sz="0" w:space="0" w:color="auto"/>
            <w:left w:val="none" w:sz="0" w:space="0" w:color="auto"/>
            <w:bottom w:val="none" w:sz="0" w:space="0" w:color="auto"/>
            <w:right w:val="none" w:sz="0" w:space="0" w:color="auto"/>
          </w:divBdr>
        </w:div>
        <w:div w:id="690421837">
          <w:marLeft w:val="0"/>
          <w:marRight w:val="0"/>
          <w:marTop w:val="0"/>
          <w:marBottom w:val="0"/>
          <w:divBdr>
            <w:top w:val="none" w:sz="0" w:space="0" w:color="auto"/>
            <w:left w:val="none" w:sz="0" w:space="0" w:color="auto"/>
            <w:bottom w:val="none" w:sz="0" w:space="0" w:color="auto"/>
            <w:right w:val="none" w:sz="0" w:space="0" w:color="auto"/>
          </w:divBdr>
        </w:div>
        <w:div w:id="470903141">
          <w:marLeft w:val="0"/>
          <w:marRight w:val="0"/>
          <w:marTop w:val="0"/>
          <w:marBottom w:val="0"/>
          <w:divBdr>
            <w:top w:val="none" w:sz="0" w:space="0" w:color="auto"/>
            <w:left w:val="none" w:sz="0" w:space="0" w:color="auto"/>
            <w:bottom w:val="none" w:sz="0" w:space="0" w:color="auto"/>
            <w:right w:val="none" w:sz="0" w:space="0" w:color="auto"/>
          </w:divBdr>
        </w:div>
        <w:div w:id="1622958168">
          <w:marLeft w:val="0"/>
          <w:marRight w:val="0"/>
          <w:marTop w:val="0"/>
          <w:marBottom w:val="0"/>
          <w:divBdr>
            <w:top w:val="none" w:sz="0" w:space="0" w:color="auto"/>
            <w:left w:val="none" w:sz="0" w:space="0" w:color="auto"/>
            <w:bottom w:val="none" w:sz="0" w:space="0" w:color="auto"/>
            <w:right w:val="none" w:sz="0" w:space="0" w:color="auto"/>
          </w:divBdr>
        </w:div>
        <w:div w:id="1098256723">
          <w:marLeft w:val="0"/>
          <w:marRight w:val="0"/>
          <w:marTop w:val="0"/>
          <w:marBottom w:val="0"/>
          <w:divBdr>
            <w:top w:val="none" w:sz="0" w:space="0" w:color="auto"/>
            <w:left w:val="none" w:sz="0" w:space="0" w:color="auto"/>
            <w:bottom w:val="none" w:sz="0" w:space="0" w:color="auto"/>
            <w:right w:val="none" w:sz="0" w:space="0" w:color="auto"/>
          </w:divBdr>
        </w:div>
        <w:div w:id="934509441">
          <w:marLeft w:val="0"/>
          <w:marRight w:val="0"/>
          <w:marTop w:val="0"/>
          <w:marBottom w:val="0"/>
          <w:divBdr>
            <w:top w:val="none" w:sz="0" w:space="0" w:color="auto"/>
            <w:left w:val="none" w:sz="0" w:space="0" w:color="auto"/>
            <w:bottom w:val="none" w:sz="0" w:space="0" w:color="auto"/>
            <w:right w:val="none" w:sz="0" w:space="0" w:color="auto"/>
          </w:divBdr>
        </w:div>
        <w:div w:id="719592739">
          <w:marLeft w:val="0"/>
          <w:marRight w:val="0"/>
          <w:marTop w:val="0"/>
          <w:marBottom w:val="0"/>
          <w:divBdr>
            <w:top w:val="none" w:sz="0" w:space="0" w:color="auto"/>
            <w:left w:val="none" w:sz="0" w:space="0" w:color="auto"/>
            <w:bottom w:val="none" w:sz="0" w:space="0" w:color="auto"/>
            <w:right w:val="none" w:sz="0" w:space="0" w:color="auto"/>
          </w:divBdr>
        </w:div>
        <w:div w:id="1258251816">
          <w:marLeft w:val="0"/>
          <w:marRight w:val="0"/>
          <w:marTop w:val="0"/>
          <w:marBottom w:val="0"/>
          <w:divBdr>
            <w:top w:val="none" w:sz="0" w:space="0" w:color="auto"/>
            <w:left w:val="none" w:sz="0" w:space="0" w:color="auto"/>
            <w:bottom w:val="none" w:sz="0" w:space="0" w:color="auto"/>
            <w:right w:val="none" w:sz="0" w:space="0" w:color="auto"/>
          </w:divBdr>
        </w:div>
        <w:div w:id="759759160">
          <w:marLeft w:val="0"/>
          <w:marRight w:val="0"/>
          <w:marTop w:val="0"/>
          <w:marBottom w:val="0"/>
          <w:divBdr>
            <w:top w:val="none" w:sz="0" w:space="0" w:color="auto"/>
            <w:left w:val="none" w:sz="0" w:space="0" w:color="auto"/>
            <w:bottom w:val="none" w:sz="0" w:space="0" w:color="auto"/>
            <w:right w:val="none" w:sz="0" w:space="0" w:color="auto"/>
          </w:divBdr>
        </w:div>
        <w:div w:id="1064723740">
          <w:marLeft w:val="0"/>
          <w:marRight w:val="0"/>
          <w:marTop w:val="0"/>
          <w:marBottom w:val="0"/>
          <w:divBdr>
            <w:top w:val="none" w:sz="0" w:space="0" w:color="auto"/>
            <w:left w:val="none" w:sz="0" w:space="0" w:color="auto"/>
            <w:bottom w:val="none" w:sz="0" w:space="0" w:color="auto"/>
            <w:right w:val="none" w:sz="0" w:space="0" w:color="auto"/>
          </w:divBdr>
        </w:div>
        <w:div w:id="71244431">
          <w:marLeft w:val="0"/>
          <w:marRight w:val="0"/>
          <w:marTop w:val="0"/>
          <w:marBottom w:val="0"/>
          <w:divBdr>
            <w:top w:val="none" w:sz="0" w:space="0" w:color="auto"/>
            <w:left w:val="none" w:sz="0" w:space="0" w:color="auto"/>
            <w:bottom w:val="none" w:sz="0" w:space="0" w:color="auto"/>
            <w:right w:val="none" w:sz="0" w:space="0" w:color="auto"/>
          </w:divBdr>
        </w:div>
        <w:div w:id="32195408">
          <w:marLeft w:val="0"/>
          <w:marRight w:val="0"/>
          <w:marTop w:val="0"/>
          <w:marBottom w:val="0"/>
          <w:divBdr>
            <w:top w:val="none" w:sz="0" w:space="0" w:color="auto"/>
            <w:left w:val="none" w:sz="0" w:space="0" w:color="auto"/>
            <w:bottom w:val="none" w:sz="0" w:space="0" w:color="auto"/>
            <w:right w:val="none" w:sz="0" w:space="0" w:color="auto"/>
          </w:divBdr>
        </w:div>
        <w:div w:id="1851410287">
          <w:marLeft w:val="0"/>
          <w:marRight w:val="0"/>
          <w:marTop w:val="0"/>
          <w:marBottom w:val="0"/>
          <w:divBdr>
            <w:top w:val="none" w:sz="0" w:space="0" w:color="auto"/>
            <w:left w:val="none" w:sz="0" w:space="0" w:color="auto"/>
            <w:bottom w:val="none" w:sz="0" w:space="0" w:color="auto"/>
            <w:right w:val="none" w:sz="0" w:space="0" w:color="auto"/>
          </w:divBdr>
        </w:div>
        <w:div w:id="414934912">
          <w:marLeft w:val="0"/>
          <w:marRight w:val="0"/>
          <w:marTop w:val="0"/>
          <w:marBottom w:val="0"/>
          <w:divBdr>
            <w:top w:val="none" w:sz="0" w:space="0" w:color="auto"/>
            <w:left w:val="none" w:sz="0" w:space="0" w:color="auto"/>
            <w:bottom w:val="none" w:sz="0" w:space="0" w:color="auto"/>
            <w:right w:val="none" w:sz="0" w:space="0" w:color="auto"/>
          </w:divBdr>
        </w:div>
        <w:div w:id="1343312417">
          <w:marLeft w:val="0"/>
          <w:marRight w:val="0"/>
          <w:marTop w:val="0"/>
          <w:marBottom w:val="0"/>
          <w:divBdr>
            <w:top w:val="none" w:sz="0" w:space="0" w:color="auto"/>
            <w:left w:val="none" w:sz="0" w:space="0" w:color="auto"/>
            <w:bottom w:val="none" w:sz="0" w:space="0" w:color="auto"/>
            <w:right w:val="none" w:sz="0" w:space="0" w:color="auto"/>
          </w:divBdr>
        </w:div>
      </w:divsChild>
    </w:div>
    <w:div w:id="1328434872">
      <w:bodyDiv w:val="1"/>
      <w:marLeft w:val="0"/>
      <w:marRight w:val="0"/>
      <w:marTop w:val="0"/>
      <w:marBottom w:val="0"/>
      <w:divBdr>
        <w:top w:val="none" w:sz="0" w:space="0" w:color="auto"/>
        <w:left w:val="none" w:sz="0" w:space="0" w:color="auto"/>
        <w:bottom w:val="none" w:sz="0" w:space="0" w:color="auto"/>
        <w:right w:val="none" w:sz="0" w:space="0" w:color="auto"/>
      </w:divBdr>
    </w:div>
    <w:div w:id="1403720101">
      <w:bodyDiv w:val="1"/>
      <w:marLeft w:val="0"/>
      <w:marRight w:val="0"/>
      <w:marTop w:val="0"/>
      <w:marBottom w:val="0"/>
      <w:divBdr>
        <w:top w:val="none" w:sz="0" w:space="0" w:color="auto"/>
        <w:left w:val="none" w:sz="0" w:space="0" w:color="auto"/>
        <w:bottom w:val="none" w:sz="0" w:space="0" w:color="auto"/>
        <w:right w:val="none" w:sz="0" w:space="0" w:color="auto"/>
      </w:divBdr>
      <w:divsChild>
        <w:div w:id="204563253">
          <w:marLeft w:val="0"/>
          <w:marRight w:val="0"/>
          <w:marTop w:val="0"/>
          <w:marBottom w:val="240"/>
          <w:divBdr>
            <w:top w:val="none" w:sz="0" w:space="0" w:color="auto"/>
            <w:left w:val="none" w:sz="0" w:space="0" w:color="auto"/>
            <w:bottom w:val="none" w:sz="0" w:space="0" w:color="auto"/>
            <w:right w:val="none" w:sz="0" w:space="0" w:color="auto"/>
          </w:divBdr>
        </w:div>
        <w:div w:id="315425941">
          <w:marLeft w:val="0"/>
          <w:marRight w:val="0"/>
          <w:marTop w:val="0"/>
          <w:marBottom w:val="240"/>
          <w:divBdr>
            <w:top w:val="none" w:sz="0" w:space="0" w:color="auto"/>
            <w:left w:val="none" w:sz="0" w:space="0" w:color="auto"/>
            <w:bottom w:val="none" w:sz="0" w:space="0" w:color="auto"/>
            <w:right w:val="none" w:sz="0" w:space="0" w:color="auto"/>
          </w:divBdr>
        </w:div>
        <w:div w:id="1574391105">
          <w:marLeft w:val="0"/>
          <w:marRight w:val="0"/>
          <w:marTop w:val="0"/>
          <w:marBottom w:val="120"/>
          <w:divBdr>
            <w:top w:val="none" w:sz="0" w:space="0" w:color="auto"/>
            <w:left w:val="none" w:sz="0" w:space="0" w:color="auto"/>
            <w:bottom w:val="none" w:sz="0" w:space="0" w:color="auto"/>
            <w:right w:val="none" w:sz="0" w:space="0" w:color="auto"/>
          </w:divBdr>
        </w:div>
      </w:divsChild>
    </w:div>
    <w:div w:id="1465729606">
      <w:bodyDiv w:val="1"/>
      <w:marLeft w:val="0"/>
      <w:marRight w:val="0"/>
      <w:marTop w:val="0"/>
      <w:marBottom w:val="0"/>
      <w:divBdr>
        <w:top w:val="none" w:sz="0" w:space="0" w:color="auto"/>
        <w:left w:val="none" w:sz="0" w:space="0" w:color="auto"/>
        <w:bottom w:val="none" w:sz="0" w:space="0" w:color="auto"/>
        <w:right w:val="none" w:sz="0" w:space="0" w:color="auto"/>
      </w:divBdr>
    </w:div>
    <w:div w:id="1701858389">
      <w:bodyDiv w:val="1"/>
      <w:marLeft w:val="0"/>
      <w:marRight w:val="0"/>
      <w:marTop w:val="0"/>
      <w:marBottom w:val="0"/>
      <w:divBdr>
        <w:top w:val="none" w:sz="0" w:space="0" w:color="auto"/>
        <w:left w:val="none" w:sz="0" w:space="0" w:color="auto"/>
        <w:bottom w:val="none" w:sz="0" w:space="0" w:color="auto"/>
        <w:right w:val="none" w:sz="0" w:space="0" w:color="auto"/>
      </w:divBdr>
    </w:div>
    <w:div w:id="1945724409">
      <w:bodyDiv w:val="1"/>
      <w:marLeft w:val="0"/>
      <w:marRight w:val="0"/>
      <w:marTop w:val="0"/>
      <w:marBottom w:val="0"/>
      <w:divBdr>
        <w:top w:val="none" w:sz="0" w:space="0" w:color="auto"/>
        <w:left w:val="none" w:sz="0" w:space="0" w:color="auto"/>
        <w:bottom w:val="none" w:sz="0" w:space="0" w:color="auto"/>
        <w:right w:val="none" w:sz="0" w:space="0" w:color="auto"/>
      </w:divBdr>
    </w:div>
    <w:div w:id="1964769892">
      <w:bodyDiv w:val="1"/>
      <w:marLeft w:val="0"/>
      <w:marRight w:val="0"/>
      <w:marTop w:val="0"/>
      <w:marBottom w:val="0"/>
      <w:divBdr>
        <w:top w:val="none" w:sz="0" w:space="0" w:color="auto"/>
        <w:left w:val="none" w:sz="0" w:space="0" w:color="auto"/>
        <w:bottom w:val="none" w:sz="0" w:space="0" w:color="auto"/>
        <w:right w:val="none" w:sz="0" w:space="0" w:color="auto"/>
      </w:divBdr>
    </w:div>
    <w:div w:id="202081430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loomp.org/index.php/home.html" TargetMode="External"/><Relationship Id="rId26" Type="http://schemas.openxmlformats.org/officeDocument/2006/relationships/image" Target="media/image7.png"/><Relationship Id="rId39" Type="http://schemas.openxmlformats.org/officeDocument/2006/relationships/hyperlink" Target="http://www.w3.org/TR/xptr-framework" TargetMode="External"/><Relationship Id="rId21" Type="http://schemas.openxmlformats.org/officeDocument/2006/relationships/image" Target="media/image3.emf"/><Relationship Id="rId34" Type="http://schemas.openxmlformats.org/officeDocument/2006/relationships/hyperlink" Target="http://en.wikipedia.org/wiki/Web_page" TargetMode="External"/><Relationship Id="rId42" Type="http://schemas.openxmlformats.org/officeDocument/2006/relationships/hyperlink" Target="https://github.com/DASISH/dwanclientwiredmarker" TargetMode="External"/><Relationship Id="rId47" Type="http://schemas.openxmlformats.org/officeDocument/2006/relationships/hyperlink" Target="https://lux17.mpi.nl/ds/webannotator-basic" TargetMode="External"/><Relationship Id="rId50" Type="http://schemas.openxmlformats.org/officeDocument/2006/relationships/image" Target="media/image11.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nfo.jkn.com/firefox.htm" TargetMode="External"/><Relationship Id="rId29" Type="http://schemas.openxmlformats.org/officeDocument/2006/relationships/hyperlink" Target="http://tools.ietf.org/html/rfc3986" TargetMode="Externa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en.wikipedia.org/wiki/XML" TargetMode="External"/><Relationship Id="rId37" Type="http://schemas.openxmlformats.org/officeDocument/2006/relationships/hyperlink" Target="http://www.wired-marker.org/en/index.html" TargetMode="External"/><Relationship Id="rId40" Type="http://schemas.openxmlformats.org/officeDocument/2006/relationships/hyperlink" Target="http://www.w3.org/standards/techs/xpointer" TargetMode="External"/><Relationship Id="rId45" Type="http://schemas.openxmlformats.org/officeDocument/2006/relationships/hyperlink" Target="http://www.mozilla.org/en-US/firefox/new/" TargetMode="External"/><Relationship Id="rId53" Type="http://schemas.openxmlformats.org/officeDocument/2006/relationships/hyperlink" Target="http://kb.mozillazine.org/Profile_folder_-_Firefox" TargetMode="Externa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hyperlink" Target="http://markitup.jaysalvat.com/hom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4.emf"/><Relationship Id="rId27" Type="http://schemas.openxmlformats.org/officeDocument/2006/relationships/image" Target="media/image8.png"/><Relationship Id="rId30" Type="http://schemas.openxmlformats.org/officeDocument/2006/relationships/hyperlink" Target="http://en.wikipedia.org/wiki/User_interface_markup_language" TargetMode="External"/><Relationship Id="rId35" Type="http://schemas.openxmlformats.org/officeDocument/2006/relationships/hyperlink" Target="https://lux17.mpi.nl/ds/webannotator-basic/" TargetMode="External"/><Relationship Id="rId43" Type="http://schemas.openxmlformats.org/officeDocument/2006/relationships/hyperlink" Target="http://www.google.com/url?q=http%3A%2F%2FA.nnotate.com&amp;sa=D&amp;sntz=1&amp;usg=AFQjCNHCW2XM4YRxjHiGg5htgLagcKXMdw" TargetMode="External"/><Relationship Id="rId48" Type="http://schemas.openxmlformats.org/officeDocument/2006/relationships/image" Target="media/image9.png"/><Relationship Id="rId56" Type="http://schemas.openxmlformats.org/officeDocument/2006/relationships/footer" Target="footer5.xml"/><Relationship Id="rId8" Type="http://schemas.openxmlformats.org/officeDocument/2006/relationships/image" Target="media/image1.emf"/><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keeppy.com/" TargetMode="External"/><Relationship Id="rId25" Type="http://schemas.openxmlformats.org/officeDocument/2006/relationships/hyperlink" Target="http://xmlns.com/foaf/spec/" TargetMode="External"/><Relationship Id="rId33" Type="http://schemas.openxmlformats.org/officeDocument/2006/relationships/hyperlink" Target="http://en.wikipedia.org/wiki/Graphical_user_interface" TargetMode="External"/><Relationship Id="rId38" Type="http://schemas.openxmlformats.org/officeDocument/2006/relationships/hyperlink" Target="http://www.hyper-anchor.org/en/technical_format.html" TargetMode="External"/><Relationship Id="rId46" Type="http://schemas.openxmlformats.org/officeDocument/2006/relationships/hyperlink" Target="https://lux17.mpi.nl/ds/webannotator-basic/" TargetMode="External"/><Relationship Id="rId59" Type="http://schemas.openxmlformats.org/officeDocument/2006/relationships/theme" Target="theme/theme1.xml"/><Relationship Id="rId20" Type="http://schemas.openxmlformats.org/officeDocument/2006/relationships/hyperlink" Target="http://www.notateit.com/" TargetMode="External"/><Relationship Id="rId41" Type="http://schemas.openxmlformats.org/officeDocument/2006/relationships/hyperlink" Target="https://github.com/DASISH/dwan-testing" TargetMode="External"/><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5.png"/><Relationship Id="rId28" Type="http://schemas.openxmlformats.org/officeDocument/2006/relationships/hyperlink" Target="http://www.w3.org/TR/xmlschema-2/" TargetMode="External"/><Relationship Id="rId36" Type="http://schemas.openxmlformats.org/officeDocument/2006/relationships/hyperlink" Target="https://lux17.mpi.nl/ds/webannotator-basic" TargetMode="External"/><Relationship Id="rId49" Type="http://schemas.openxmlformats.org/officeDocument/2006/relationships/image" Target="media/image10.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hyperlink" Target="http://en.wikipedia.org/wiki/Mozilla" TargetMode="External"/><Relationship Id="rId44" Type="http://schemas.openxmlformats.org/officeDocument/2006/relationships/hyperlink" Target="http://www.google.com/url?q=http%3A%2F%2FAtlas.ti&amp;sa=D&amp;sntz=1&amp;usg=AFQjCNEzCxeB-0hVKhmoTMXq23ju8syo1Q" TargetMode="External"/><Relationship Id="rId52" Type="http://schemas.openxmlformats.org/officeDocument/2006/relationships/image" Target="media/image13.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DASISH/dwan-client-wiredmarker/issues/16" TargetMode="External"/><Relationship Id="rId2" Type="http://schemas.openxmlformats.org/officeDocument/2006/relationships/hyperlink" Target="https://github.com/DASISH/dwan-client-wiredmarker/issues/22" TargetMode="External"/><Relationship Id="rId1" Type="http://schemas.openxmlformats.org/officeDocument/2006/relationships/hyperlink" Target="https://github.com/DASISH/dwan-backend/issues/9" TargetMode="External"/><Relationship Id="rId6" Type="http://schemas.openxmlformats.org/officeDocument/2006/relationships/hyperlink" Target="http://tla.mpi.nl/" TargetMode="External"/><Relationship Id="rId5" Type="http://schemas.openxmlformats.org/officeDocument/2006/relationships/hyperlink" Target="https://github.com/DASISH/dwan-backend/issues/10" TargetMode="External"/><Relationship Id="rId4" Type="http://schemas.openxmlformats.org/officeDocument/2006/relationships/hyperlink" Target="https://github.com/DASISH/dwan-client-wiredmarker/issues/18"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4B8FC1-2C8E-4EEB-8DD2-879F6E271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TotalTime>
  <Pages>48</Pages>
  <Words>15372</Words>
  <Characters>81474</Characters>
  <Application>Microsoft Office Word</Application>
  <DocSecurity>0</DocSecurity>
  <Lines>678</Lines>
  <Paragraphs>193</Paragraphs>
  <ScaleCrop>false</ScaleCrop>
  <Company>Göteborgs universitet</Company>
  <LinksUpToDate>false</LinksUpToDate>
  <CharactersWithSpaces>96653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Coldrey</dc:creator>
  <cp:keywords/>
  <dc:description/>
  <cp:lastModifiedBy>Olof Olsson</cp:lastModifiedBy>
  <cp:revision>276</cp:revision>
  <cp:lastPrinted>2014-09-22T09:11:00Z</cp:lastPrinted>
  <dcterms:created xsi:type="dcterms:W3CDTF">2014-07-28T13:12:00Z</dcterms:created>
  <dcterms:modified xsi:type="dcterms:W3CDTF">2014-10-03T09:47:00Z</dcterms:modified>
</cp:coreProperties>
</file>