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A3F0D7"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015B4EC4" w14:textId="77777777" w:rsidR="002E0E5F" w:rsidRPr="009F1F52" w:rsidRDefault="002E0E5F">
      <w:pPr>
        <w:rPr>
          <w:rFonts w:ascii="Verdana" w:hAnsi="Verdana"/>
        </w:rPr>
      </w:pPr>
    </w:p>
    <w:p w14:paraId="26E9537A" w14:textId="77777777" w:rsidR="002E0E5F" w:rsidRPr="009F1F52" w:rsidRDefault="002E0E5F">
      <w:pPr>
        <w:rPr>
          <w:rFonts w:ascii="Verdana" w:hAnsi="Verdana"/>
        </w:rPr>
      </w:pPr>
    </w:p>
    <w:p w14:paraId="6034317B" w14:textId="77777777" w:rsidR="00FA176F" w:rsidRPr="009F1F52" w:rsidRDefault="00711193" w:rsidP="004D2BA6">
      <w:pPr>
        <w:rPr>
          <w:rFonts w:ascii="Verdana" w:hAnsi="Verdana"/>
        </w:rPr>
      </w:pPr>
      <w:r w:rsidRPr="009F1F52">
        <w:rPr>
          <w:rFonts w:ascii="Verdana" w:hAnsi="Verdana"/>
        </w:rPr>
        <w:tab/>
      </w:r>
    </w:p>
    <w:p w14:paraId="4D5B2FEF" w14:textId="77777777" w:rsidR="00FA176F" w:rsidRPr="009F1F52" w:rsidRDefault="00FA176F" w:rsidP="004D2BA6">
      <w:pPr>
        <w:rPr>
          <w:rFonts w:ascii="Verdana" w:hAnsi="Verdana"/>
        </w:rPr>
      </w:pPr>
    </w:p>
    <w:p w14:paraId="3E4AC9BA"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253A0433" wp14:editId="3DBFD9CA">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629BF9B" w14:textId="77777777" w:rsidR="004D2BA6" w:rsidRPr="009F1F52" w:rsidRDefault="004D2BA6" w:rsidP="004D2BA6">
      <w:pPr>
        <w:rPr>
          <w:rFonts w:ascii="Verdana" w:hAnsi="Verdana"/>
        </w:rPr>
      </w:pPr>
    </w:p>
    <w:p w14:paraId="1AA891C0" w14:textId="77777777" w:rsidR="00FA176F" w:rsidRPr="009F1F52" w:rsidRDefault="00FA176F" w:rsidP="004D2BA6">
      <w:pPr>
        <w:rPr>
          <w:rFonts w:ascii="Verdana" w:hAnsi="Verdana"/>
        </w:rPr>
      </w:pPr>
    </w:p>
    <w:p w14:paraId="4FEC3091" w14:textId="77777777" w:rsidR="00FA176F" w:rsidRPr="009F1F52" w:rsidRDefault="00FA176F" w:rsidP="005D1DB5">
      <w:pPr>
        <w:jc w:val="center"/>
        <w:rPr>
          <w:rFonts w:ascii="Verdana" w:hAnsi="Verdana"/>
          <w:sz w:val="40"/>
          <w:szCs w:val="40"/>
        </w:rPr>
      </w:pPr>
    </w:p>
    <w:p w14:paraId="330FFEE5"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07B27754"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649886B6"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A74F2F8"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039A01CB"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4643793A"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258E6D8E"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640D9F0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7999A899" w14:textId="77777777" w:rsidR="00FA176F" w:rsidRPr="009F1F52" w:rsidRDefault="00FA176F" w:rsidP="00FA176F">
      <w:pPr>
        <w:rPr>
          <w:rFonts w:ascii="Verdana" w:hAnsi="Verdana" w:cs="Verdana"/>
          <w:b/>
          <w:lang w:bidi="de-DE"/>
        </w:rPr>
      </w:pPr>
    </w:p>
    <w:p w14:paraId="16E6017A" w14:textId="77777777" w:rsidR="00FA176F" w:rsidRPr="009F1F52" w:rsidRDefault="00FA176F" w:rsidP="00FA176F">
      <w:pPr>
        <w:rPr>
          <w:rFonts w:ascii="Verdana" w:hAnsi="Verdana" w:cs="Verdana"/>
          <w:b/>
          <w:lang w:bidi="de-DE"/>
        </w:rPr>
      </w:pPr>
    </w:p>
    <w:p w14:paraId="10D35D98"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17BA5382" w14:textId="77777777" w:rsidR="00DA3910" w:rsidRPr="009F1F52" w:rsidRDefault="00DA3910" w:rsidP="00FA176F">
      <w:pPr>
        <w:rPr>
          <w:rFonts w:ascii="Verdana" w:hAnsi="Verdana" w:cs="Verdana"/>
          <w:lang w:bidi="de-DE"/>
        </w:rPr>
      </w:pPr>
    </w:p>
    <w:p w14:paraId="62225A0C"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5AE5648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2D4FB8DD" w14:textId="77777777" w:rsidR="00DA3910" w:rsidRPr="009F1F52" w:rsidRDefault="009B54F3" w:rsidP="00FA176F">
      <w:pPr>
        <w:rPr>
          <w:rFonts w:ascii="Verdana" w:hAnsi="Verdana" w:cs="Arial"/>
        </w:rPr>
      </w:pPr>
      <w:r>
        <w:rPr>
          <w:rFonts w:ascii="Verdana" w:hAnsi="Verdana" w:cs="Arial"/>
        </w:rPr>
        <w:t>Deadline: M36</w:t>
      </w:r>
    </w:p>
    <w:p w14:paraId="6673B3E0" w14:textId="77777777" w:rsidR="00451449" w:rsidRPr="009F1F52" w:rsidRDefault="00451449" w:rsidP="00FA176F">
      <w:pPr>
        <w:rPr>
          <w:rFonts w:ascii="Verdana" w:hAnsi="Verdana" w:cs="Arial"/>
        </w:rPr>
      </w:pPr>
      <w:r w:rsidRPr="009F1F52">
        <w:rPr>
          <w:rFonts w:ascii="Verdana" w:hAnsi="Verdana" w:cs="Arial"/>
        </w:rPr>
        <w:t>Nature:</w:t>
      </w:r>
    </w:p>
    <w:p w14:paraId="7FC87E0D" w14:textId="77777777" w:rsidR="00DA3910" w:rsidRPr="009F1F52" w:rsidRDefault="00DA3910" w:rsidP="00FA176F">
      <w:pPr>
        <w:rPr>
          <w:rFonts w:ascii="Verdana" w:hAnsi="Verdana" w:cs="Arial"/>
        </w:rPr>
      </w:pPr>
    </w:p>
    <w:p w14:paraId="4998A538"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00072FC9"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2EC0EEB6" w14:textId="77777777" w:rsidR="00DA3910" w:rsidRPr="009F1F52" w:rsidRDefault="00DA3910" w:rsidP="007966E8">
      <w:pPr>
        <w:rPr>
          <w:rFonts w:ascii="Verdana" w:hAnsi="Verdana" w:cs="Verdana"/>
          <w:lang w:bidi="de-DE"/>
        </w:rPr>
      </w:pPr>
    </w:p>
    <w:p w14:paraId="3A929AE7" w14:textId="77777777" w:rsidR="00DA3910" w:rsidRPr="009F1F52" w:rsidRDefault="00DA3910" w:rsidP="00DA3910">
      <w:pPr>
        <w:jc w:val="center"/>
        <w:rPr>
          <w:rFonts w:ascii="Verdana" w:hAnsi="Verdana" w:cs="Verdana"/>
          <w:lang w:bidi="de-DE"/>
        </w:rPr>
      </w:pPr>
    </w:p>
    <w:p w14:paraId="254D6EC7" w14:textId="77777777" w:rsidR="00DA3910" w:rsidRPr="009F1F52" w:rsidRDefault="00DA3910" w:rsidP="00DA3910">
      <w:pPr>
        <w:jc w:val="center"/>
        <w:rPr>
          <w:rFonts w:ascii="Verdana" w:hAnsi="Verdana" w:cs="Verdana"/>
          <w:lang w:bidi="de-DE"/>
        </w:rPr>
      </w:pPr>
    </w:p>
    <w:p w14:paraId="269FA07C" w14:textId="77777777" w:rsidR="00DA3910" w:rsidRPr="009F1F52" w:rsidRDefault="00DA3910" w:rsidP="00DA3910">
      <w:pPr>
        <w:rPr>
          <w:rFonts w:ascii="Verdana" w:hAnsi="Verdana" w:cs="Arial"/>
        </w:rPr>
      </w:pPr>
    </w:p>
    <w:p w14:paraId="54DC86DE"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r w:rsidR="00083EA7" w:rsidRPr="006904DC">
        <w:rPr>
          <w:rFonts w:ascii="Verdana" w:hAnsi="Verdana" w:cs="Arial"/>
          <w:szCs w:val="22"/>
        </w:rPr>
        <w:t xml:space="preserve">Valentina Ascuitti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r w:rsidR="00083EA7" w:rsidRPr="006904DC">
        <w:rPr>
          <w:rFonts w:ascii="Verdana" w:hAnsi="Verdana" w:cs="Arial"/>
          <w:szCs w:val="22"/>
        </w:rPr>
        <w:t>Twan Goosen (MPG-</w:t>
      </w:r>
      <w:r w:rsidR="00DC32DA" w:rsidRPr="006904DC">
        <w:rPr>
          <w:rFonts w:ascii="Verdana" w:hAnsi="Verdana" w:cs="Arial"/>
          <w:szCs w:val="22"/>
        </w:rPr>
        <w:t xml:space="preserve">TLA), </w:t>
      </w:r>
      <w:r w:rsidR="00083EA7" w:rsidRPr="006904DC">
        <w:rPr>
          <w:rFonts w:ascii="Verdana" w:hAnsi="Verdana" w:cs="Arial"/>
          <w:szCs w:val="22"/>
        </w:rPr>
        <w:t xml:space="preserve">Indrek Jentson (University of Tartu), </w:t>
      </w:r>
      <w:r w:rsidR="00F73DA9" w:rsidRPr="006904DC">
        <w:rPr>
          <w:rFonts w:ascii="Verdana" w:hAnsi="Verdana" w:cs="Arial"/>
          <w:szCs w:val="22"/>
        </w:rPr>
        <w:t>Kees-Jan van de Looi (MPG</w:t>
      </w:r>
      <w:r w:rsidR="003C1A01" w:rsidRPr="006904DC">
        <w:rPr>
          <w:rFonts w:ascii="Verdana" w:hAnsi="Verdana" w:cs="Arial"/>
          <w:szCs w:val="22"/>
        </w:rPr>
        <w:t xml:space="preserve">-TLA), </w:t>
      </w:r>
      <w:r w:rsidR="00DC32DA" w:rsidRPr="006904DC">
        <w:rPr>
          <w:rFonts w:ascii="Verdana" w:hAnsi="Verdana" w:cs="Arial"/>
          <w:szCs w:val="22"/>
        </w:rPr>
        <w:t xml:space="preserve">Olof Olsson (UGOT), Stephanie Roth (UGOT), Olha Shkaravska  (MPG-TLA),  </w:t>
      </w:r>
      <w:r w:rsidR="00083EA7" w:rsidRPr="006904DC">
        <w:rPr>
          <w:rFonts w:ascii="Verdana" w:hAnsi="Verdana" w:cs="Arial"/>
          <w:szCs w:val="22"/>
        </w:rPr>
        <w:t>Menzo Windhower (MPG-TLA).</w:t>
      </w:r>
    </w:p>
    <w:p w14:paraId="2B2ED9FA" w14:textId="77777777" w:rsidR="009B3B05" w:rsidRPr="009F1F52" w:rsidRDefault="002745F3">
      <w:pPr>
        <w:rPr>
          <w:rFonts w:ascii="Verdana" w:hAnsi="Verdana"/>
        </w:rPr>
      </w:pPr>
      <w:r w:rsidRPr="009F1F52">
        <w:rPr>
          <w:rFonts w:ascii="Verdana" w:hAnsi="Verdana"/>
        </w:rPr>
        <w:tab/>
      </w:r>
    </w:p>
    <w:p w14:paraId="3F6D11CE"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5650D856" w14:textId="77777777" w:rsidR="00B864B4" w:rsidRPr="009F1F52" w:rsidRDefault="00B864B4" w:rsidP="00B864B4">
      <w:pPr>
        <w:rPr>
          <w:rFonts w:ascii="Verdana" w:hAnsi="Verdana"/>
        </w:rPr>
      </w:pPr>
    </w:p>
    <w:p w14:paraId="76884689" w14:textId="77777777" w:rsidR="00B864B4" w:rsidRPr="009F1F52" w:rsidRDefault="00B864B4" w:rsidP="00B864B4">
      <w:pPr>
        <w:rPr>
          <w:rFonts w:ascii="Verdana" w:hAnsi="Verdana"/>
        </w:rPr>
      </w:pPr>
    </w:p>
    <w:p w14:paraId="6506FA2A" w14:textId="77777777" w:rsidR="00B95A3B" w:rsidRPr="003C2117" w:rsidRDefault="00B95A3B">
      <w:pPr>
        <w:rPr>
          <w:rFonts w:ascii="Verdana" w:hAnsi="Verdana"/>
          <w:sz w:val="28"/>
          <w:szCs w:val="28"/>
        </w:rPr>
      </w:pPr>
    </w:p>
    <w:p w14:paraId="57B81BF6" w14:textId="77777777" w:rsidR="00E83AC8" w:rsidRPr="009F1F52" w:rsidRDefault="00E83AC8" w:rsidP="00B864B4">
      <w:pPr>
        <w:rPr>
          <w:rFonts w:ascii="Verdana" w:hAnsi="Verdana"/>
        </w:rPr>
      </w:pPr>
    </w:p>
    <w:p w14:paraId="4D158C20" w14:textId="77777777" w:rsidR="00E83AC8" w:rsidRPr="009F1F52" w:rsidRDefault="00E83AC8" w:rsidP="00B864B4">
      <w:pPr>
        <w:rPr>
          <w:rFonts w:ascii="Verdana" w:hAnsi="Verdana"/>
        </w:rPr>
      </w:pPr>
    </w:p>
    <w:p w14:paraId="4EAD86B5" w14:textId="77777777" w:rsidR="00E83AC8" w:rsidRPr="009F1F52" w:rsidRDefault="00E83AC8" w:rsidP="00B864B4">
      <w:pPr>
        <w:rPr>
          <w:rFonts w:ascii="Verdana" w:hAnsi="Verdana"/>
        </w:rPr>
      </w:pPr>
    </w:p>
    <w:p w14:paraId="7215BAD9" w14:textId="77777777" w:rsidR="00E83AC8" w:rsidRPr="009F1F52" w:rsidRDefault="00E83AC8" w:rsidP="00B864B4">
      <w:pPr>
        <w:rPr>
          <w:rFonts w:ascii="Verdana" w:hAnsi="Verdana"/>
        </w:rPr>
      </w:pPr>
    </w:p>
    <w:p w14:paraId="46AE02A7"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p w14:paraId="1CA8A932" w14:textId="77777777" w:rsidR="00534D62" w:rsidRDefault="00534D62" w:rsidP="006842AB">
          <w:pPr>
            <w:pStyle w:val="TOCHeading"/>
          </w:pPr>
          <w:r>
            <w:t>Table of Contents</w:t>
          </w:r>
        </w:p>
        <w:p w14:paraId="350C483F" w14:textId="77777777" w:rsidR="000052B8"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0052B8">
            <w:rPr>
              <w:noProof/>
            </w:rPr>
            <w:t>2.</w:t>
          </w:r>
          <w:r w:rsidR="000052B8">
            <w:rPr>
              <w:rFonts w:asciiTheme="minorHAnsi" w:hAnsiTheme="minorHAnsi"/>
              <w:b w:val="0"/>
              <w:noProof/>
              <w:sz w:val="24"/>
              <w:lang w:val="en-US" w:eastAsia="ja-JP"/>
            </w:rPr>
            <w:tab/>
          </w:r>
          <w:r w:rsidR="000052B8">
            <w:rPr>
              <w:noProof/>
            </w:rPr>
            <w:t>Executive Summary</w:t>
          </w:r>
          <w:r w:rsidR="000052B8">
            <w:rPr>
              <w:noProof/>
            </w:rPr>
            <w:tab/>
          </w:r>
          <w:r w:rsidR="000052B8">
            <w:rPr>
              <w:noProof/>
            </w:rPr>
            <w:fldChar w:fldCharType="begin"/>
          </w:r>
          <w:r w:rsidR="000052B8">
            <w:rPr>
              <w:noProof/>
            </w:rPr>
            <w:instrText xml:space="preserve"> PAGEREF _Toc275799988 \h </w:instrText>
          </w:r>
          <w:r w:rsidR="000052B8">
            <w:rPr>
              <w:noProof/>
            </w:rPr>
          </w:r>
          <w:r w:rsidR="000052B8">
            <w:rPr>
              <w:noProof/>
            </w:rPr>
            <w:fldChar w:fldCharType="separate"/>
          </w:r>
          <w:r w:rsidR="000052B8">
            <w:rPr>
              <w:noProof/>
            </w:rPr>
            <w:t>1</w:t>
          </w:r>
          <w:r w:rsidR="000052B8">
            <w:rPr>
              <w:noProof/>
            </w:rPr>
            <w:fldChar w:fldCharType="end"/>
          </w:r>
        </w:p>
        <w:p w14:paraId="333C5CB3"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_Toc275799989 \h </w:instrText>
          </w:r>
          <w:r>
            <w:rPr>
              <w:noProof/>
            </w:rPr>
          </w:r>
          <w:r>
            <w:rPr>
              <w:noProof/>
            </w:rPr>
            <w:fldChar w:fldCharType="separate"/>
          </w:r>
          <w:r>
            <w:rPr>
              <w:noProof/>
            </w:rPr>
            <w:t>2</w:t>
          </w:r>
          <w:r>
            <w:rPr>
              <w:noProof/>
            </w:rPr>
            <w:fldChar w:fldCharType="end"/>
          </w:r>
        </w:p>
        <w:p w14:paraId="2DBD0144"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_Toc275799990 \h </w:instrText>
          </w:r>
          <w:r>
            <w:rPr>
              <w:noProof/>
            </w:rPr>
          </w:r>
          <w:r>
            <w:rPr>
              <w:noProof/>
            </w:rPr>
            <w:fldChar w:fldCharType="separate"/>
          </w:r>
          <w:r>
            <w:rPr>
              <w:noProof/>
            </w:rPr>
            <w:t>2</w:t>
          </w:r>
          <w:r>
            <w:rPr>
              <w:noProof/>
            </w:rPr>
            <w:fldChar w:fldCharType="end"/>
          </w:r>
        </w:p>
        <w:p w14:paraId="46E6570F"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_Toc275799991 \h </w:instrText>
          </w:r>
          <w:r>
            <w:rPr>
              <w:noProof/>
            </w:rPr>
          </w:r>
          <w:r>
            <w:rPr>
              <w:noProof/>
            </w:rPr>
            <w:fldChar w:fldCharType="separate"/>
          </w:r>
          <w:r>
            <w:rPr>
              <w:noProof/>
            </w:rPr>
            <w:t>3</w:t>
          </w:r>
          <w:r>
            <w:rPr>
              <w:noProof/>
            </w:rPr>
            <w:fldChar w:fldCharType="end"/>
          </w:r>
        </w:p>
        <w:p w14:paraId="0DA6AD9F"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_Toc275799992 \h </w:instrText>
          </w:r>
          <w:r>
            <w:rPr>
              <w:noProof/>
            </w:rPr>
          </w:r>
          <w:r>
            <w:rPr>
              <w:noProof/>
            </w:rPr>
            <w:fldChar w:fldCharType="separate"/>
          </w:r>
          <w:r>
            <w:rPr>
              <w:noProof/>
            </w:rPr>
            <w:t>4</w:t>
          </w:r>
          <w:r>
            <w:rPr>
              <w:noProof/>
            </w:rPr>
            <w:fldChar w:fldCharType="end"/>
          </w:r>
        </w:p>
        <w:p w14:paraId="4E5F7810"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_Toc275799993 \h </w:instrText>
          </w:r>
          <w:r>
            <w:rPr>
              <w:noProof/>
            </w:rPr>
          </w:r>
          <w:r>
            <w:rPr>
              <w:noProof/>
            </w:rPr>
            <w:fldChar w:fldCharType="separate"/>
          </w:r>
          <w:r>
            <w:rPr>
              <w:noProof/>
            </w:rPr>
            <w:t>4</w:t>
          </w:r>
          <w:r>
            <w:rPr>
              <w:noProof/>
            </w:rPr>
            <w:fldChar w:fldCharType="end"/>
          </w:r>
        </w:p>
        <w:p w14:paraId="3F8DECB5"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_Toc275799994 \h </w:instrText>
          </w:r>
          <w:r>
            <w:rPr>
              <w:noProof/>
            </w:rPr>
          </w:r>
          <w:r>
            <w:rPr>
              <w:noProof/>
            </w:rPr>
            <w:fldChar w:fldCharType="separate"/>
          </w:r>
          <w:r>
            <w:rPr>
              <w:noProof/>
            </w:rPr>
            <w:t>8</w:t>
          </w:r>
          <w:r>
            <w:rPr>
              <w:noProof/>
            </w:rPr>
            <w:fldChar w:fldCharType="end"/>
          </w:r>
        </w:p>
        <w:p w14:paraId="42BEAF00"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_Toc275799995 \h </w:instrText>
          </w:r>
          <w:r>
            <w:rPr>
              <w:noProof/>
            </w:rPr>
          </w:r>
          <w:r>
            <w:rPr>
              <w:noProof/>
            </w:rPr>
            <w:fldChar w:fldCharType="separate"/>
          </w:r>
          <w:r>
            <w:rPr>
              <w:noProof/>
            </w:rPr>
            <w:t>9</w:t>
          </w:r>
          <w:r>
            <w:rPr>
              <w:noProof/>
            </w:rPr>
            <w:fldChar w:fldCharType="end"/>
          </w:r>
        </w:p>
        <w:p w14:paraId="284C6546"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_Toc275799996 \h </w:instrText>
          </w:r>
          <w:r>
            <w:rPr>
              <w:noProof/>
            </w:rPr>
          </w:r>
          <w:r>
            <w:rPr>
              <w:noProof/>
            </w:rPr>
            <w:fldChar w:fldCharType="separate"/>
          </w:r>
          <w:r>
            <w:rPr>
              <w:noProof/>
            </w:rPr>
            <w:t>9</w:t>
          </w:r>
          <w:r>
            <w:rPr>
              <w:noProof/>
            </w:rPr>
            <w:fldChar w:fldCharType="end"/>
          </w:r>
        </w:p>
        <w:p w14:paraId="15D5F2D8"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_Toc275799997 \h </w:instrText>
          </w:r>
          <w:r>
            <w:rPr>
              <w:noProof/>
            </w:rPr>
          </w:r>
          <w:r>
            <w:rPr>
              <w:noProof/>
            </w:rPr>
            <w:fldChar w:fldCharType="separate"/>
          </w:r>
          <w:r>
            <w:rPr>
              <w:noProof/>
            </w:rPr>
            <w:t>10</w:t>
          </w:r>
          <w:r>
            <w:rPr>
              <w:noProof/>
            </w:rPr>
            <w:fldChar w:fldCharType="end"/>
          </w:r>
        </w:p>
        <w:p w14:paraId="4BD1F5BA"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_Toc275799998 \h </w:instrText>
          </w:r>
          <w:r>
            <w:rPr>
              <w:noProof/>
            </w:rPr>
          </w:r>
          <w:r>
            <w:rPr>
              <w:noProof/>
            </w:rPr>
            <w:fldChar w:fldCharType="separate"/>
          </w:r>
          <w:r>
            <w:rPr>
              <w:noProof/>
            </w:rPr>
            <w:t>13</w:t>
          </w:r>
          <w:r>
            <w:rPr>
              <w:noProof/>
            </w:rPr>
            <w:fldChar w:fldCharType="end"/>
          </w:r>
        </w:p>
        <w:p w14:paraId="50CCAF52" w14:textId="77777777" w:rsidR="000052B8" w:rsidRDefault="000052B8">
          <w:pPr>
            <w:pStyle w:val="TOC3"/>
            <w:tabs>
              <w:tab w:val="right" w:leader="dot" w:pos="9056"/>
            </w:tabs>
            <w:rPr>
              <w:rFonts w:asciiTheme="minorHAnsi" w:hAnsiTheme="minorHAnsi"/>
              <w:noProof/>
              <w:sz w:val="24"/>
              <w:szCs w:val="24"/>
              <w:lang w:val="en-US" w:eastAsia="ja-JP"/>
            </w:rPr>
          </w:pPr>
          <w:r>
            <w:rPr>
              <w:noProof/>
            </w:rPr>
            <w:t>Architecture</w:t>
          </w:r>
          <w:r>
            <w:rPr>
              <w:noProof/>
            </w:rPr>
            <w:tab/>
          </w:r>
          <w:r>
            <w:rPr>
              <w:noProof/>
            </w:rPr>
            <w:fldChar w:fldCharType="begin"/>
          </w:r>
          <w:r>
            <w:rPr>
              <w:noProof/>
            </w:rPr>
            <w:instrText xml:space="preserve"> PAGEREF _Toc275799999 \h </w:instrText>
          </w:r>
          <w:r>
            <w:rPr>
              <w:noProof/>
            </w:rPr>
          </w:r>
          <w:r>
            <w:rPr>
              <w:noProof/>
            </w:rPr>
            <w:fldChar w:fldCharType="separate"/>
          </w:r>
          <w:r>
            <w:rPr>
              <w:noProof/>
            </w:rPr>
            <w:t>14</w:t>
          </w:r>
          <w:r>
            <w:rPr>
              <w:noProof/>
            </w:rPr>
            <w:fldChar w:fldCharType="end"/>
          </w:r>
        </w:p>
        <w:p w14:paraId="576EB2F5" w14:textId="77777777" w:rsidR="000052B8" w:rsidRDefault="000052B8">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_Toc275800000 \h </w:instrText>
          </w:r>
          <w:r>
            <w:rPr>
              <w:noProof/>
            </w:rPr>
          </w:r>
          <w:r>
            <w:rPr>
              <w:noProof/>
            </w:rPr>
            <w:fldChar w:fldCharType="separate"/>
          </w:r>
          <w:r>
            <w:rPr>
              <w:noProof/>
            </w:rPr>
            <w:t>14</w:t>
          </w:r>
          <w:r>
            <w:rPr>
              <w:noProof/>
            </w:rPr>
            <w:fldChar w:fldCharType="end"/>
          </w:r>
        </w:p>
        <w:p w14:paraId="4CD4367F" w14:textId="77777777" w:rsidR="000052B8" w:rsidRDefault="000052B8">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_Toc275800001 \h </w:instrText>
          </w:r>
          <w:r>
            <w:rPr>
              <w:noProof/>
            </w:rPr>
          </w:r>
          <w:r>
            <w:rPr>
              <w:noProof/>
            </w:rPr>
            <w:fldChar w:fldCharType="separate"/>
          </w:r>
          <w:r>
            <w:rPr>
              <w:noProof/>
            </w:rPr>
            <w:t>15</w:t>
          </w:r>
          <w:r>
            <w:rPr>
              <w:noProof/>
            </w:rPr>
            <w:fldChar w:fldCharType="end"/>
          </w:r>
        </w:p>
        <w:p w14:paraId="043B89A5"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_Toc275800002 \h </w:instrText>
          </w:r>
          <w:r>
            <w:rPr>
              <w:noProof/>
            </w:rPr>
          </w:r>
          <w:r>
            <w:rPr>
              <w:noProof/>
            </w:rPr>
            <w:fldChar w:fldCharType="separate"/>
          </w:r>
          <w:r>
            <w:rPr>
              <w:noProof/>
            </w:rPr>
            <w:t>21</w:t>
          </w:r>
          <w:r>
            <w:rPr>
              <w:noProof/>
            </w:rPr>
            <w:fldChar w:fldCharType="end"/>
          </w:r>
        </w:p>
        <w:p w14:paraId="7B1C3ACE" w14:textId="77777777" w:rsidR="000052B8" w:rsidRDefault="000052B8">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_Toc275800003 \h </w:instrText>
          </w:r>
          <w:r>
            <w:rPr>
              <w:noProof/>
            </w:rPr>
          </w:r>
          <w:r>
            <w:rPr>
              <w:noProof/>
            </w:rPr>
            <w:fldChar w:fldCharType="separate"/>
          </w:r>
          <w:r>
            <w:rPr>
              <w:noProof/>
            </w:rPr>
            <w:t>21</w:t>
          </w:r>
          <w:r>
            <w:rPr>
              <w:noProof/>
            </w:rPr>
            <w:fldChar w:fldCharType="end"/>
          </w:r>
        </w:p>
        <w:p w14:paraId="0508F610" w14:textId="77777777" w:rsidR="000052B8" w:rsidRDefault="000052B8">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_Toc275800004 \h </w:instrText>
          </w:r>
          <w:r>
            <w:rPr>
              <w:noProof/>
            </w:rPr>
          </w:r>
          <w:r>
            <w:rPr>
              <w:noProof/>
            </w:rPr>
            <w:fldChar w:fldCharType="separate"/>
          </w:r>
          <w:r>
            <w:rPr>
              <w:noProof/>
            </w:rPr>
            <w:t>23</w:t>
          </w:r>
          <w:r>
            <w:rPr>
              <w:noProof/>
            </w:rPr>
            <w:fldChar w:fldCharType="end"/>
          </w:r>
        </w:p>
        <w:p w14:paraId="43D475CA" w14:textId="77777777" w:rsidR="000052B8" w:rsidRDefault="000052B8">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_Toc275800005 \h </w:instrText>
          </w:r>
          <w:r>
            <w:rPr>
              <w:noProof/>
            </w:rPr>
          </w:r>
          <w:r>
            <w:rPr>
              <w:noProof/>
            </w:rPr>
            <w:fldChar w:fldCharType="separate"/>
          </w:r>
          <w:r>
            <w:rPr>
              <w:noProof/>
            </w:rPr>
            <w:t>24</w:t>
          </w:r>
          <w:r>
            <w:rPr>
              <w:noProof/>
            </w:rPr>
            <w:fldChar w:fldCharType="end"/>
          </w:r>
        </w:p>
        <w:p w14:paraId="48B7A624"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_Toc275800006 \h </w:instrText>
          </w:r>
          <w:r>
            <w:rPr>
              <w:noProof/>
            </w:rPr>
          </w:r>
          <w:r>
            <w:rPr>
              <w:noProof/>
            </w:rPr>
            <w:fldChar w:fldCharType="separate"/>
          </w:r>
          <w:r>
            <w:rPr>
              <w:noProof/>
            </w:rPr>
            <w:t>24</w:t>
          </w:r>
          <w:r>
            <w:rPr>
              <w:noProof/>
            </w:rPr>
            <w:fldChar w:fldCharType="end"/>
          </w:r>
        </w:p>
        <w:p w14:paraId="486D9229" w14:textId="77777777" w:rsidR="000052B8" w:rsidRDefault="000052B8">
          <w:pPr>
            <w:pStyle w:val="TOC1"/>
            <w:tabs>
              <w:tab w:val="left" w:pos="689"/>
              <w:tab w:val="right" w:leader="dot" w:pos="9056"/>
            </w:tabs>
            <w:rPr>
              <w:rFonts w:asciiTheme="minorHAnsi" w:hAnsiTheme="minorHAnsi"/>
              <w:b w:val="0"/>
              <w:noProof/>
              <w:sz w:val="24"/>
              <w:lang w:val="en-US" w:eastAsia="ja-JP"/>
            </w:rPr>
          </w:pPr>
          <w:r w:rsidRPr="00CB2D85">
            <w:rPr>
              <w:rFonts w:eastAsia="Verdana Bold" w:hAnsi="Verdana Bold" w:cs="Verdana Bold"/>
              <w:noProof/>
              <w:u w:color="000000"/>
            </w:rPr>
            <w:t>6.</w:t>
          </w:r>
          <w:r>
            <w:rPr>
              <w:rFonts w:asciiTheme="minorHAnsi" w:hAnsiTheme="minorHAnsi"/>
              <w:b w:val="0"/>
              <w:noProof/>
              <w:sz w:val="24"/>
              <w:lang w:val="en-US" w:eastAsia="ja-JP"/>
            </w:rPr>
            <w:tab/>
          </w:r>
          <w:r w:rsidRPr="00CB2D85">
            <w:rPr>
              <w:noProof/>
              <w:u w:color="000000"/>
            </w:rPr>
            <w:t>Social Sciences and Humanities: Results and Outlook</w:t>
          </w:r>
          <w:r>
            <w:rPr>
              <w:noProof/>
            </w:rPr>
            <w:tab/>
          </w:r>
          <w:r>
            <w:rPr>
              <w:noProof/>
            </w:rPr>
            <w:fldChar w:fldCharType="begin"/>
          </w:r>
          <w:r>
            <w:rPr>
              <w:noProof/>
            </w:rPr>
            <w:instrText xml:space="preserve"> PAGEREF _Toc275800007 \h </w:instrText>
          </w:r>
          <w:r>
            <w:rPr>
              <w:noProof/>
            </w:rPr>
          </w:r>
          <w:r>
            <w:rPr>
              <w:noProof/>
            </w:rPr>
            <w:fldChar w:fldCharType="separate"/>
          </w:r>
          <w:r>
            <w:rPr>
              <w:noProof/>
            </w:rPr>
            <w:t>25</w:t>
          </w:r>
          <w:r>
            <w:rPr>
              <w:noProof/>
            </w:rPr>
            <w:fldChar w:fldCharType="end"/>
          </w:r>
        </w:p>
        <w:p w14:paraId="2E8D1BFE"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_Toc275800008 \h </w:instrText>
          </w:r>
          <w:r>
            <w:rPr>
              <w:noProof/>
            </w:rPr>
          </w:r>
          <w:r>
            <w:rPr>
              <w:noProof/>
            </w:rPr>
            <w:fldChar w:fldCharType="separate"/>
          </w:r>
          <w:r>
            <w:rPr>
              <w:noProof/>
            </w:rPr>
            <w:t>25</w:t>
          </w:r>
          <w:r>
            <w:rPr>
              <w:noProof/>
            </w:rPr>
            <w:fldChar w:fldCharType="end"/>
          </w:r>
        </w:p>
        <w:p w14:paraId="7677A4BB"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_Toc275800009 \h </w:instrText>
          </w:r>
          <w:r>
            <w:rPr>
              <w:noProof/>
            </w:rPr>
          </w:r>
          <w:r>
            <w:rPr>
              <w:noProof/>
            </w:rPr>
            <w:fldChar w:fldCharType="separate"/>
          </w:r>
          <w:r>
            <w:rPr>
              <w:noProof/>
            </w:rPr>
            <w:t>28</w:t>
          </w:r>
          <w:r>
            <w:rPr>
              <w:noProof/>
            </w:rPr>
            <w:fldChar w:fldCharType="end"/>
          </w:r>
        </w:p>
        <w:p w14:paraId="66F78262"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_Toc275800010 \h </w:instrText>
          </w:r>
          <w:r>
            <w:rPr>
              <w:noProof/>
            </w:rPr>
          </w:r>
          <w:r>
            <w:rPr>
              <w:noProof/>
            </w:rPr>
            <w:fldChar w:fldCharType="separate"/>
          </w:r>
          <w:r>
            <w:rPr>
              <w:noProof/>
            </w:rPr>
            <w:t>33</w:t>
          </w:r>
          <w:r>
            <w:rPr>
              <w:noProof/>
            </w:rPr>
            <w:fldChar w:fldCharType="end"/>
          </w:r>
        </w:p>
        <w:p w14:paraId="4051CB88" w14:textId="77777777" w:rsidR="000052B8" w:rsidRDefault="000052B8">
          <w:pPr>
            <w:pStyle w:val="TOC1"/>
            <w:tabs>
              <w:tab w:val="left" w:pos="689"/>
              <w:tab w:val="right" w:leader="dot" w:pos="9056"/>
            </w:tabs>
            <w:rPr>
              <w:rFonts w:asciiTheme="minorHAnsi" w:hAnsiTheme="minorHAnsi"/>
              <w:b w:val="0"/>
              <w:noProof/>
              <w:sz w:val="24"/>
              <w:lang w:val="en-US" w:eastAsia="ja-JP"/>
            </w:rPr>
          </w:pPr>
          <w:r>
            <w:rPr>
              <w:noProof/>
            </w:rPr>
            <w:t>7.</w:t>
          </w:r>
          <w:r>
            <w:rPr>
              <w:rFonts w:asciiTheme="minorHAnsi" w:hAnsiTheme="minorHAnsi"/>
              <w:b w:val="0"/>
              <w:noProof/>
              <w:sz w:val="24"/>
              <w:lang w:val="en-US" w:eastAsia="ja-JP"/>
            </w:rPr>
            <w:tab/>
          </w:r>
          <w:r>
            <w:rPr>
              <w:noProof/>
            </w:rPr>
            <w:t>APPENDIX</w:t>
          </w:r>
          <w:r>
            <w:rPr>
              <w:noProof/>
            </w:rPr>
            <w:tab/>
          </w:r>
          <w:r>
            <w:rPr>
              <w:noProof/>
            </w:rPr>
            <w:fldChar w:fldCharType="begin"/>
          </w:r>
          <w:r>
            <w:rPr>
              <w:noProof/>
            </w:rPr>
            <w:instrText xml:space="preserve"> PAGEREF _Toc275800011 \h </w:instrText>
          </w:r>
          <w:r>
            <w:rPr>
              <w:noProof/>
            </w:rPr>
          </w:r>
          <w:r>
            <w:rPr>
              <w:noProof/>
            </w:rPr>
            <w:fldChar w:fldCharType="separate"/>
          </w:r>
          <w:r>
            <w:rPr>
              <w:noProof/>
            </w:rPr>
            <w:t>37</w:t>
          </w:r>
          <w:r>
            <w:rPr>
              <w:noProof/>
            </w:rPr>
            <w:fldChar w:fldCharType="end"/>
          </w:r>
        </w:p>
        <w:p w14:paraId="1CFA09C2"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7.1</w:t>
          </w:r>
          <w:r>
            <w:rPr>
              <w:rFonts w:asciiTheme="minorHAnsi" w:hAnsiTheme="minorHAnsi"/>
              <w:b w:val="0"/>
              <w:noProof/>
              <w:sz w:val="24"/>
              <w:szCs w:val="24"/>
              <w:lang w:val="en-US" w:eastAsia="ja-JP"/>
            </w:rPr>
            <w:tab/>
          </w:r>
          <w:r>
            <w:rPr>
              <w:noProof/>
            </w:rPr>
            <w:t>Schema</w:t>
          </w:r>
          <w:r>
            <w:rPr>
              <w:noProof/>
            </w:rPr>
            <w:tab/>
          </w:r>
          <w:r>
            <w:rPr>
              <w:noProof/>
            </w:rPr>
            <w:fldChar w:fldCharType="begin"/>
          </w:r>
          <w:r>
            <w:rPr>
              <w:noProof/>
            </w:rPr>
            <w:instrText xml:space="preserve"> PAGEREF _Toc275800012 \h </w:instrText>
          </w:r>
          <w:r>
            <w:rPr>
              <w:noProof/>
            </w:rPr>
          </w:r>
          <w:r>
            <w:rPr>
              <w:noProof/>
            </w:rPr>
            <w:fldChar w:fldCharType="separate"/>
          </w:r>
          <w:r>
            <w:rPr>
              <w:noProof/>
            </w:rPr>
            <w:t>37</w:t>
          </w:r>
          <w:r>
            <w:rPr>
              <w:noProof/>
            </w:rPr>
            <w:fldChar w:fldCharType="end"/>
          </w:r>
        </w:p>
        <w:p w14:paraId="3F5519CA" w14:textId="77777777" w:rsidR="000052B8" w:rsidRDefault="000052B8">
          <w:pPr>
            <w:pStyle w:val="TOC2"/>
            <w:tabs>
              <w:tab w:val="left" w:pos="1039"/>
              <w:tab w:val="right" w:leader="dot" w:pos="9056"/>
            </w:tabs>
            <w:rPr>
              <w:rFonts w:asciiTheme="minorHAnsi" w:hAnsiTheme="minorHAnsi"/>
              <w:b w:val="0"/>
              <w:noProof/>
              <w:sz w:val="24"/>
              <w:szCs w:val="24"/>
              <w:lang w:val="en-US" w:eastAsia="ja-JP"/>
            </w:rPr>
          </w:pPr>
          <w:r>
            <w:rPr>
              <w:noProof/>
            </w:rPr>
            <w:t>7.2</w:t>
          </w:r>
          <w:r>
            <w:rPr>
              <w:rFonts w:asciiTheme="minorHAnsi" w:hAnsiTheme="minorHAnsi"/>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_Toc275800013 \h </w:instrText>
          </w:r>
          <w:r>
            <w:rPr>
              <w:noProof/>
            </w:rPr>
          </w:r>
          <w:r>
            <w:rPr>
              <w:noProof/>
            </w:rPr>
            <w:fldChar w:fldCharType="separate"/>
          </w:r>
          <w:r>
            <w:rPr>
              <w:noProof/>
            </w:rPr>
            <w:t>43</w:t>
          </w:r>
          <w:r>
            <w:rPr>
              <w:noProof/>
            </w:rPr>
            <w:fldChar w:fldCharType="end"/>
          </w:r>
        </w:p>
        <w:p w14:paraId="57F5E26C" w14:textId="77777777" w:rsidR="00534D62" w:rsidRDefault="00534D62">
          <w:r>
            <w:rPr>
              <w:b/>
              <w:bCs/>
              <w:noProof/>
            </w:rPr>
            <w:fldChar w:fldCharType="end"/>
          </w:r>
        </w:p>
      </w:sdtContent>
    </w:sdt>
    <w:p w14:paraId="0EFC2D1E" w14:textId="77777777" w:rsidR="00E83AC8" w:rsidRPr="009F1F52" w:rsidRDefault="00E83AC8" w:rsidP="00B864B4">
      <w:pPr>
        <w:rPr>
          <w:rFonts w:ascii="Verdana" w:hAnsi="Verdana"/>
        </w:rPr>
      </w:pPr>
    </w:p>
    <w:p w14:paraId="7B5B903E" w14:textId="77777777" w:rsidR="004B325D" w:rsidRDefault="002322D0" w:rsidP="006842AB">
      <w:pPr>
        <w:pStyle w:val="Heading1"/>
      </w:pPr>
      <w:bookmarkStart w:id="0" w:name="_Toc321908457"/>
      <w:bookmarkStart w:id="1" w:name="_Toc249071741"/>
      <w:bookmarkStart w:id="2" w:name="_Toc265847849"/>
      <w:bookmarkStart w:id="3" w:name="_Toc275799988"/>
      <w:r w:rsidRPr="00666F9E">
        <w:t>Executive S</w:t>
      </w:r>
      <w:r w:rsidR="004B325D" w:rsidRPr="00666F9E">
        <w:t>ummary</w:t>
      </w:r>
      <w:bookmarkEnd w:id="0"/>
      <w:bookmarkEnd w:id="1"/>
      <w:bookmarkEnd w:id="2"/>
      <w:bookmarkEnd w:id="3"/>
    </w:p>
    <w:p w14:paraId="02B98B25" w14:textId="1703C641"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231BBE38"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72D2549F" w14:textId="133230CE"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A5D3186" w14:textId="0A05545F"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6441E7F3" w14:textId="77777777" w:rsidR="009B54F3" w:rsidRDefault="00AA57BA" w:rsidP="00C40D7B">
      <w:r w:rsidRPr="00C40D7B">
        <w:t>A client in</w:t>
      </w:r>
      <w:r w:rsidR="0072524A" w:rsidRPr="00C40D7B">
        <w:t xml:space="preserve"> the</w:t>
      </w:r>
      <w:r w:rsidRPr="00C40D7B">
        <w:t xml:space="preserve"> DWAN framework </w:t>
      </w:r>
      <w:r w:rsidR="009B54F3" w:rsidRPr="00C40D7B">
        <w:t xml:space="preserve">exchanges data with the server by sending REST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42B68E21" w14:textId="7EC350EF"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0220E324" w14:textId="77777777" w:rsidR="00147D9F" w:rsidRPr="00C40D7B" w:rsidRDefault="00147D9F" w:rsidP="00C40D7B"/>
    <w:p w14:paraId="4F6C424C" w14:textId="77777777" w:rsidR="00534D62" w:rsidRDefault="00534D62" w:rsidP="006842AB">
      <w:pPr>
        <w:pStyle w:val="Heading1"/>
      </w:pPr>
      <w:r>
        <w:t xml:space="preserve"> </w:t>
      </w:r>
      <w:bookmarkStart w:id="4" w:name="_Toc275799989"/>
      <w:r>
        <w:t xml:space="preserve">Introduction to </w:t>
      </w:r>
      <w:r w:rsidR="00BE505C">
        <w:t xml:space="preserve">the </w:t>
      </w:r>
      <w:r w:rsidR="0074201E">
        <w:t>DWAN framework</w:t>
      </w:r>
      <w:bookmarkEnd w:id="4"/>
    </w:p>
    <w:p w14:paraId="07384277" w14:textId="50646B8B" w:rsidR="005B7F8E" w:rsidRDefault="005B7F8E" w:rsidP="006842AB">
      <w:pPr>
        <w:pStyle w:val="Heading2"/>
      </w:pPr>
      <w:bookmarkStart w:id="5" w:name="_Toc275799990"/>
      <w:r>
        <w:t>Motivation</w:t>
      </w:r>
      <w:r w:rsidR="003C239C">
        <w:t xml:space="preserve"> and goals</w:t>
      </w:r>
      <w:bookmarkEnd w:id="5"/>
    </w:p>
    <w:p w14:paraId="145A9571" w14:textId="77777777" w:rsidR="00982AB0" w:rsidRDefault="00F51F1E" w:rsidP="00982AB0">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5BB61844" w14:textId="7BCD6BEA" w:rsidR="003C239C" w:rsidRDefault="00F51F1E" w:rsidP="003C239C">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2"/>
      </w:r>
      <w:r w:rsidR="003C239C">
        <w:t xml:space="preserve"> </w:t>
      </w:r>
      <w:commentRangeStart w:id="6"/>
      <w:r w:rsidR="003C239C">
        <w:t>Based on this general view on the collaborative annotating network we</w:t>
      </w:r>
      <w:r w:rsidR="009700E2">
        <w:t xml:space="preserve"> </w:t>
      </w:r>
      <w:r w:rsidR="001C65C5">
        <w:t xml:space="preserve">have </w:t>
      </w:r>
      <w:r w:rsidR="009700E2">
        <w:t>set up two goals</w:t>
      </w:r>
      <w:r w:rsidR="003C239C">
        <w:t xml:space="preserve">: </w:t>
      </w:r>
      <w:r w:rsidR="009930C5">
        <w:rPr>
          <w:i/>
        </w:rPr>
        <w:t>first</w:t>
      </w:r>
      <w:r w:rsidR="003C239C">
        <w:t>, to d</w:t>
      </w:r>
      <w:r w:rsidR="000B2192">
        <w:t xml:space="preserve">esign an architecture that fulfils end-user expectations from such a network, and </w:t>
      </w:r>
      <w:r w:rsidR="009930C5">
        <w:rPr>
          <w:i/>
        </w:rPr>
        <w:t>second</w:t>
      </w:r>
      <w:r w:rsidR="000B2192">
        <w:t>, to develop a tool</w:t>
      </w:r>
      <w:r w:rsidR="00792F1C">
        <w:t xml:space="preserve"> chain</w:t>
      </w:r>
      <w:r w:rsidR="000B2192">
        <w:t xml:space="preserve"> that implements this design. </w:t>
      </w:r>
      <w:commentRangeEnd w:id="6"/>
      <w:r w:rsidR="00DA47EB">
        <w:rPr>
          <w:rStyle w:val="CommentReference"/>
        </w:rPr>
        <w:commentReference w:id="6"/>
      </w:r>
    </w:p>
    <w:p w14:paraId="7D904AD5" w14:textId="0FA17971" w:rsidR="000B2192" w:rsidRDefault="000B2192" w:rsidP="003C239C">
      <w:r>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t xml:space="preserve"> into account the variety of annotatable objects</w:t>
      </w:r>
      <w:r w:rsidR="0009054D">
        <w:t xml:space="preserve"> because they have different internal structure and a client software must technically overwork the internal structure of a document when creating an annotation for it.</w:t>
      </w:r>
      <w:r>
        <w:t xml:space="preserve"> </w:t>
      </w:r>
      <w:r w:rsidR="0009054D">
        <w:t xml:space="preserve"> T</w:t>
      </w:r>
      <w:r w:rsidR="005E4C5E">
        <w:t xml:space="preserve">herefore </w:t>
      </w:r>
      <w:r>
        <w:t xml:space="preserve">a specific client </w:t>
      </w:r>
      <w:r w:rsidR="005E4C5E">
        <w:t xml:space="preserve">is to be </w:t>
      </w:r>
      <w:r>
        <w:t>desi</w:t>
      </w:r>
      <w:r w:rsidR="005E4C5E">
        <w:t xml:space="preserve">gned for a specific type of </w:t>
      </w:r>
      <w:r>
        <w:t>document</w:t>
      </w:r>
      <w:r w:rsidR="005E4C5E">
        <w:t>s</w:t>
      </w:r>
      <w:r>
        <w:t xml:space="preserve">.  For instance,  annotating web-pages and ELAN files need technically different approaches </w:t>
      </w:r>
      <w:r w:rsidR="00E2542B">
        <w:t>due to</w:t>
      </w:r>
      <w:r>
        <w:t xml:space="preserve"> the completely different internal structure </w:t>
      </w:r>
      <w:r w:rsidR="005E4C5E">
        <w:t xml:space="preserve">of the corresponding </w:t>
      </w:r>
      <w:r>
        <w:t xml:space="preserve">annotated documents. </w:t>
      </w:r>
    </w:p>
    <w:p w14:paraId="7DD9A4F2" w14:textId="620A2F66" w:rsidR="0009054D" w:rsidRDefault="005D4B50" w:rsidP="003C239C">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w:t>
      </w:r>
      <w:r w:rsidR="0091644E">
        <w:t>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5B9C4A8A" w14:textId="2393BC93" w:rsidR="003C239C" w:rsidRDefault="000B2192" w:rsidP="003C239C">
      <w:r>
        <w:t xml:space="preserve"> </w:t>
      </w:r>
    </w:p>
    <w:p w14:paraId="0BBE6400" w14:textId="4B055B07" w:rsidR="005B7F8E" w:rsidRDefault="003B053B" w:rsidP="006842AB">
      <w:pPr>
        <w:pStyle w:val="Heading2"/>
      </w:pPr>
      <w:bookmarkStart w:id="7" w:name="_Toc275799991"/>
      <w:commentRangeStart w:id="8"/>
      <w:r>
        <w:t>R</w:t>
      </w:r>
      <w:r w:rsidR="00D063B5">
        <w:t>equirements</w:t>
      </w:r>
      <w:r w:rsidR="005B7F8E">
        <w:t xml:space="preserve"> </w:t>
      </w:r>
      <w:r w:rsidR="003C239C">
        <w:t>and user scenarios</w:t>
      </w:r>
      <w:commentRangeEnd w:id="8"/>
      <w:r w:rsidR="00565827">
        <w:rPr>
          <w:rStyle w:val="CommentReference"/>
          <w:rFonts w:eastAsiaTheme="minorEastAsia" w:cstheme="minorBidi"/>
          <w:b w:val="0"/>
          <w:bCs w:val="0"/>
        </w:rPr>
        <w:commentReference w:id="8"/>
      </w:r>
      <w:r w:rsidR="003C239C">
        <w:t>.</w:t>
      </w:r>
      <w:bookmarkEnd w:id="7"/>
    </w:p>
    <w:p w14:paraId="220F10D8" w14:textId="7C43568A"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3705F4D4" w14:textId="5E54E235"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562180AD" w14:textId="60F1FEE1" w:rsidR="00D65454" w:rsidRDefault="00404E8D" w:rsidP="00D65454">
      <w:r>
        <w:t>As a proof-of-the-concept for the architecture</w:t>
      </w:r>
      <w:r w:rsidR="002751B5">
        <w:t xml:space="preserve"> design and </w:t>
      </w:r>
      <w:r>
        <w:t xml:space="preserve">its technical approach we needed to develop  not only a backend software but a client for it. </w:t>
      </w:r>
      <w:r w:rsidR="007E1CE7">
        <w:t>Moreover, such client must be usable by wide communities of researchers.  Before developing a client, we, first, needed to</w:t>
      </w:r>
      <w:r w:rsidR="00D65454">
        <w:t xml:space="preserve"> figure out which user scenario</w:t>
      </w:r>
      <w:r w:rsidR="007E1CE7">
        <w:t>s  it should cover, and second, to figure o</w:t>
      </w:r>
      <w:r w:rsidR="006C42BA">
        <w:t>ut if there was</w:t>
      </w:r>
      <w:r w:rsidR="007E1CE7">
        <w:t xml:space="preserve"> already a tool 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fit  </w:t>
      </w:r>
      <w:r w:rsidR="00FE106A">
        <w:t xml:space="preserve">the architecture </w:t>
      </w:r>
      <w:r w:rsidR="00D65454">
        <w:t xml:space="preserve">and to cover the user scenarios. </w:t>
      </w:r>
    </w:p>
    <w:p w14:paraId="42A534C2" w14:textId="0FCA8F05"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3"/>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clatter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538D7EE3" w14:textId="6833F5D8"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30E92B5" w14:textId="2E47DAE6"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4"/>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40C2D679" w14:textId="1964745D"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Wired-Marker  Firefox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caould</w:t>
      </w:r>
      <w:r>
        <w:rPr>
          <w:lang w:val="en-US"/>
        </w:rPr>
        <w:t xml:space="preserve"> be added.  In the next section we </w:t>
      </w:r>
      <w:r w:rsidR="00565827">
        <w:rPr>
          <w:lang w:val="en-US"/>
        </w:rPr>
        <w:t>give the comparative analysis of the tools, which could have been used a DWAN client prototypes, in more detail.</w:t>
      </w:r>
    </w:p>
    <w:p w14:paraId="7577C7A1" w14:textId="0BDAC31D" w:rsidR="00FE106A" w:rsidRDefault="00FE106A" w:rsidP="00D65454"/>
    <w:p w14:paraId="5364A87F" w14:textId="7649ABF2" w:rsidR="00534D62" w:rsidRPr="00534D62" w:rsidRDefault="009B54F3" w:rsidP="00D65454">
      <w:pPr>
        <w:pStyle w:val="Heading1"/>
      </w:pPr>
      <w:bookmarkStart w:id="9" w:name="_Toc275799992"/>
      <w:r>
        <w:t>Annotation Tools</w:t>
      </w:r>
      <w:bookmarkEnd w:id="9"/>
    </w:p>
    <w:p w14:paraId="57A10420" w14:textId="3C381B43" w:rsidR="00FC5631" w:rsidRDefault="00A474D6" w:rsidP="006842AB">
      <w:pPr>
        <w:pStyle w:val="Heading2"/>
      </w:pPr>
      <w:bookmarkStart w:id="10" w:name="_Toc275799993"/>
      <w:commentRangeStart w:id="11"/>
      <w:r>
        <w:t>P</w:t>
      </w:r>
      <w:r w:rsidR="00BE33DC">
        <w:t>otential DWAN-</w:t>
      </w:r>
      <w:r>
        <w:t>client prototypes: s</w:t>
      </w:r>
      <w:r w:rsidR="00BF4655">
        <w:t>t</w:t>
      </w:r>
      <w:r w:rsidR="009B54F3" w:rsidRPr="00AC51E7">
        <w:t>ate of the art on September 201</w:t>
      </w:r>
      <w:r w:rsidR="00FC5631">
        <w:t>2</w:t>
      </w:r>
      <w:commentRangeEnd w:id="11"/>
      <w:r w:rsidR="00BE33DC">
        <w:rPr>
          <w:rStyle w:val="CommentReference"/>
          <w:rFonts w:eastAsiaTheme="minorEastAsia" w:cstheme="minorBidi"/>
          <w:b w:val="0"/>
          <w:bCs w:val="0"/>
        </w:rPr>
        <w:commentReference w:id="11"/>
      </w:r>
      <w:bookmarkEnd w:id="10"/>
    </w:p>
    <w:p w14:paraId="5728205B"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396E3001" w14:textId="77777777" w:rsidR="00FC5631" w:rsidRPr="00FC5631" w:rsidRDefault="00FC5631" w:rsidP="00FC5631"/>
    <w:p w14:paraId="5334743F" w14:textId="77777777" w:rsidR="00D579C1" w:rsidRDefault="00D579C1" w:rsidP="00D579C1">
      <w:pPr>
        <w:pStyle w:val="Caption"/>
        <w:keepNext/>
      </w:pPr>
      <w:bookmarkStart w:id="12" w:name="_Ref274312483"/>
      <w:bookmarkStart w:id="13"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2"/>
      <w:r>
        <w:t>. Annotation tools available by Autumn 2012</w:t>
      </w:r>
      <w:bookmarkEnd w:id="13"/>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1F2BE785" w14:textId="77777777" w:rsidTr="006842AB">
        <w:trPr>
          <w:trHeight w:val="706"/>
        </w:trPr>
        <w:tc>
          <w:tcPr>
            <w:tcW w:w="1001" w:type="pct"/>
            <w:shd w:val="clear" w:color="000000" w:fill="FFFFFF"/>
            <w:noWrap/>
            <w:vAlign w:val="center"/>
            <w:hideMark/>
          </w:tcPr>
          <w:p w14:paraId="1E5C8595"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5E7D5FCC"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0AD0F79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0DB64315"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438221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1880C5AB"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30FB5CD4" w14:textId="77777777" w:rsidTr="00E44A1F">
        <w:trPr>
          <w:trHeight w:val="280"/>
        </w:trPr>
        <w:tc>
          <w:tcPr>
            <w:tcW w:w="1001" w:type="pct"/>
            <w:shd w:val="clear" w:color="auto" w:fill="auto"/>
            <w:noWrap/>
            <w:vAlign w:val="center"/>
            <w:hideMark/>
          </w:tcPr>
          <w:p w14:paraId="725DAE35" w14:textId="77777777" w:rsidR="00D344BA" w:rsidRPr="006842AB" w:rsidRDefault="00D344BA" w:rsidP="00CB72D9">
            <w:pPr>
              <w:ind w:firstLine="0"/>
              <w:jc w:val="left"/>
              <w:rPr>
                <w:rFonts w:eastAsia="Times New Roman" w:cs="Times New Roman"/>
                <w:color w:val="000000"/>
                <w:sz w:val="20"/>
                <w:szCs w:val="20"/>
                <w:lang w:val="en-US" w:eastAsia="en-US"/>
              </w:rPr>
            </w:pPr>
            <w:commentRangeStart w:id="14"/>
            <w:r w:rsidRPr="006842AB">
              <w:rPr>
                <w:rFonts w:eastAsia="Times New Roman" w:cs="Times New Roman"/>
                <w:color w:val="000000"/>
                <w:sz w:val="20"/>
                <w:szCs w:val="20"/>
                <w:lang w:val="en-US" w:eastAsia="en-US"/>
              </w:rPr>
              <w:t>A.nnotate</w:t>
            </w:r>
            <w:commentRangeEnd w:id="14"/>
            <w:r w:rsidR="0028198A">
              <w:rPr>
                <w:rStyle w:val="CommentReference"/>
              </w:rPr>
              <w:commentReference w:id="14"/>
            </w:r>
          </w:p>
        </w:tc>
        <w:tc>
          <w:tcPr>
            <w:tcW w:w="610" w:type="pct"/>
            <w:shd w:val="clear" w:color="auto" w:fill="auto"/>
            <w:noWrap/>
            <w:vAlign w:val="center"/>
            <w:hideMark/>
          </w:tcPr>
          <w:p w14:paraId="0EF11FBE"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35B727F"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76444DF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571240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07EF149"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FFC0B57" w14:textId="77777777" w:rsidTr="00E44A1F">
        <w:trPr>
          <w:trHeight w:val="261"/>
        </w:trPr>
        <w:tc>
          <w:tcPr>
            <w:tcW w:w="1001" w:type="pct"/>
            <w:shd w:val="clear" w:color="auto" w:fill="auto"/>
            <w:noWrap/>
            <w:vAlign w:val="center"/>
            <w:hideMark/>
          </w:tcPr>
          <w:p w14:paraId="36250CA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AnnotationEdit</w:t>
            </w:r>
          </w:p>
        </w:tc>
        <w:tc>
          <w:tcPr>
            <w:tcW w:w="610" w:type="pct"/>
            <w:shd w:val="clear" w:color="auto" w:fill="auto"/>
            <w:noWrap/>
            <w:vAlign w:val="center"/>
            <w:hideMark/>
          </w:tcPr>
          <w:p w14:paraId="46634220"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8ECAF32"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5B0A0EB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BE47959"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7101B81"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63203954" w14:textId="77777777" w:rsidTr="00E44A1F">
        <w:trPr>
          <w:trHeight w:val="280"/>
        </w:trPr>
        <w:tc>
          <w:tcPr>
            <w:tcW w:w="1001" w:type="pct"/>
            <w:shd w:val="clear" w:color="auto" w:fill="auto"/>
            <w:noWrap/>
            <w:vAlign w:val="center"/>
            <w:hideMark/>
          </w:tcPr>
          <w:p w14:paraId="434BDC9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505ACB2C"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6313EE9"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6A474802"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BA26CF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13BEDD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6F9BD23B" w14:textId="77777777" w:rsidTr="00E44A1F">
        <w:trPr>
          <w:trHeight w:val="280"/>
        </w:trPr>
        <w:tc>
          <w:tcPr>
            <w:tcW w:w="1001" w:type="pct"/>
            <w:shd w:val="clear" w:color="auto" w:fill="auto"/>
            <w:noWrap/>
            <w:vAlign w:val="center"/>
            <w:hideMark/>
          </w:tcPr>
          <w:p w14:paraId="66443EC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Annotea</w:t>
            </w:r>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632859E3"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release jan 2012</w:t>
            </w:r>
          </w:p>
        </w:tc>
        <w:tc>
          <w:tcPr>
            <w:tcW w:w="764" w:type="pct"/>
            <w:shd w:val="clear" w:color="auto" w:fill="auto"/>
            <w:noWrap/>
            <w:vAlign w:val="center"/>
            <w:hideMark/>
          </w:tcPr>
          <w:p w14:paraId="1E0D4943"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7EC0431D"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0DB9D15"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MacOS </w:t>
            </w:r>
          </w:p>
        </w:tc>
        <w:tc>
          <w:tcPr>
            <w:tcW w:w="1219" w:type="pct"/>
          </w:tcPr>
          <w:p w14:paraId="7425F7AE"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781A0864" w14:textId="77777777" w:rsidTr="00E44A1F">
        <w:trPr>
          <w:trHeight w:val="280"/>
        </w:trPr>
        <w:tc>
          <w:tcPr>
            <w:tcW w:w="1001" w:type="pct"/>
            <w:shd w:val="clear" w:color="auto" w:fill="auto"/>
            <w:noWrap/>
            <w:vAlign w:val="center"/>
            <w:hideMark/>
          </w:tcPr>
          <w:p w14:paraId="47DD23BC"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9B0B858"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9CC1A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7BE6B5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F29384E"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bookmarklet</w:t>
            </w:r>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7B61F5A7"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2EFE2161" w14:textId="77777777" w:rsidTr="00E44A1F">
        <w:trPr>
          <w:trHeight w:val="280"/>
        </w:trPr>
        <w:tc>
          <w:tcPr>
            <w:tcW w:w="1001" w:type="pct"/>
            <w:shd w:val="clear" w:color="auto" w:fill="auto"/>
            <w:noWrap/>
            <w:vAlign w:val="center"/>
            <w:hideMark/>
          </w:tcPr>
          <w:p w14:paraId="19C0E6E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Blerp</w:t>
            </w:r>
          </w:p>
        </w:tc>
        <w:tc>
          <w:tcPr>
            <w:tcW w:w="610" w:type="pct"/>
            <w:shd w:val="clear" w:color="auto" w:fill="auto"/>
            <w:noWrap/>
            <w:vAlign w:val="center"/>
            <w:hideMark/>
          </w:tcPr>
          <w:p w14:paraId="18680304"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69488006"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1D6462A3"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F28D5BE"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IE PlugIn,</w:t>
            </w:r>
            <w:r w:rsidRPr="006842AB">
              <w:rPr>
                <w:rFonts w:eastAsia="Times New Roman" w:cs="Times New Roman"/>
                <w:color w:val="000000"/>
                <w:sz w:val="20"/>
                <w:szCs w:val="20"/>
                <w:lang w:val="en-US" w:eastAsia="en-US"/>
              </w:rPr>
              <w:br/>
              <w:t>Firefox addOn</w:t>
            </w:r>
          </w:p>
        </w:tc>
        <w:tc>
          <w:tcPr>
            <w:tcW w:w="1219" w:type="pct"/>
          </w:tcPr>
          <w:p w14:paraId="4C9C9B49"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682BCC98" w14:textId="77777777" w:rsidTr="00E44A1F">
        <w:trPr>
          <w:trHeight w:val="280"/>
        </w:trPr>
        <w:tc>
          <w:tcPr>
            <w:tcW w:w="1001" w:type="pct"/>
            <w:shd w:val="clear" w:color="auto" w:fill="auto"/>
            <w:noWrap/>
            <w:vAlign w:val="center"/>
            <w:hideMark/>
          </w:tcPr>
          <w:p w14:paraId="6653424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BounceApp</w:t>
            </w:r>
          </w:p>
        </w:tc>
        <w:tc>
          <w:tcPr>
            <w:tcW w:w="610" w:type="pct"/>
            <w:shd w:val="clear" w:color="auto" w:fill="auto"/>
            <w:noWrap/>
            <w:vAlign w:val="center"/>
            <w:hideMark/>
          </w:tcPr>
          <w:p w14:paraId="2321A469"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CAD201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78B50B49"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47EF62A"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25B692D5"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48977F6E" w14:textId="77777777" w:rsidTr="00E44A1F">
        <w:trPr>
          <w:trHeight w:val="280"/>
        </w:trPr>
        <w:tc>
          <w:tcPr>
            <w:tcW w:w="1001" w:type="pct"/>
            <w:shd w:val="clear" w:color="auto" w:fill="auto"/>
            <w:noWrap/>
            <w:vAlign w:val="center"/>
            <w:hideMark/>
          </w:tcPr>
          <w:p w14:paraId="7354CD8A"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The Comm</w:t>
            </w:r>
            <w:r w:rsidR="00D344BA" w:rsidRPr="006842AB">
              <w:rPr>
                <w:rFonts w:eastAsia="Times New Roman" w:cs="Times New Roman"/>
                <w:color w:val="000000"/>
                <w:sz w:val="20"/>
                <w:szCs w:val="20"/>
                <w:lang w:val="en-US" w:eastAsia="en-US"/>
              </w:rPr>
              <w:t>entor</w:t>
            </w:r>
          </w:p>
        </w:tc>
        <w:tc>
          <w:tcPr>
            <w:tcW w:w="610" w:type="pct"/>
            <w:shd w:val="clear" w:color="auto" w:fill="auto"/>
            <w:noWrap/>
            <w:vAlign w:val="center"/>
            <w:hideMark/>
          </w:tcPr>
          <w:p w14:paraId="175E1DAC"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A510C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2780513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0B999E9"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B521FB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2E3CCD18" w14:textId="77777777" w:rsidTr="00E44A1F">
        <w:trPr>
          <w:trHeight w:val="280"/>
        </w:trPr>
        <w:tc>
          <w:tcPr>
            <w:tcW w:w="1001" w:type="pct"/>
            <w:shd w:val="clear" w:color="auto" w:fill="auto"/>
            <w:noWrap/>
            <w:vAlign w:val="center"/>
            <w:hideMark/>
          </w:tcPr>
          <w:p w14:paraId="77007D2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CritLink</w:t>
            </w:r>
          </w:p>
        </w:tc>
        <w:tc>
          <w:tcPr>
            <w:tcW w:w="610" w:type="pct"/>
            <w:shd w:val="clear" w:color="auto" w:fill="auto"/>
            <w:noWrap/>
            <w:vAlign w:val="center"/>
            <w:hideMark/>
          </w:tcPr>
          <w:p w14:paraId="68CDDAA4"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3C49BC7D"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73D0EB5D"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0E23477"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71037F70"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 bcomment (bule,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72D1F273" w14:textId="77777777" w:rsidTr="00E44A1F">
        <w:trPr>
          <w:trHeight w:val="280"/>
        </w:trPr>
        <w:tc>
          <w:tcPr>
            <w:tcW w:w="1001" w:type="pct"/>
            <w:shd w:val="clear" w:color="auto" w:fill="auto"/>
            <w:noWrap/>
            <w:vAlign w:val="center"/>
            <w:hideMark/>
          </w:tcPr>
          <w:p w14:paraId="6D94F0A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Crocodoc</w:t>
            </w:r>
          </w:p>
        </w:tc>
        <w:tc>
          <w:tcPr>
            <w:tcW w:w="610" w:type="pct"/>
            <w:shd w:val="clear" w:color="auto" w:fill="auto"/>
            <w:noWrap/>
            <w:vAlign w:val="center"/>
            <w:hideMark/>
          </w:tcPr>
          <w:p w14:paraId="05E115D5"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70F33DE"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0D459AED"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2553051"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92B726F"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r w:rsidR="00F310D7" w:rsidRPr="006842AB">
              <w:rPr>
                <w:rFonts w:eastAsia="Times New Roman" w:cs="Times New Roman"/>
                <w:color w:val="000000"/>
                <w:sz w:val="20"/>
                <w:szCs w:val="20"/>
                <w:lang w:val="en-US" w:eastAsia="en-US"/>
              </w:rPr>
              <w:t>Pwerpoint</w:t>
            </w:r>
            <w:r w:rsidRPr="006842AB">
              <w:rPr>
                <w:rFonts w:eastAsia="Times New Roman" w:cs="Times New Roman"/>
                <w:color w:val="000000"/>
                <w:sz w:val="20"/>
                <w:szCs w:val="20"/>
                <w:lang w:val="en-US" w:eastAsia="en-US"/>
              </w:rPr>
              <w:t xml:space="preserve"> documents are saved on Crocodoc servers</w:t>
            </w:r>
          </w:p>
        </w:tc>
      </w:tr>
      <w:tr w:rsidR="00ED4E53" w:rsidRPr="00FC5631" w14:paraId="07A7296D" w14:textId="77777777" w:rsidTr="00E44A1F">
        <w:trPr>
          <w:trHeight w:val="280"/>
        </w:trPr>
        <w:tc>
          <w:tcPr>
            <w:tcW w:w="1001" w:type="pct"/>
            <w:shd w:val="clear" w:color="auto" w:fill="auto"/>
            <w:noWrap/>
            <w:vAlign w:val="center"/>
            <w:hideMark/>
          </w:tcPr>
          <w:p w14:paraId="7B4F15B8"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24011C1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99EAB7D"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3725C928"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FA2C8D7"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62FFBA9E"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web-pages, saved to Diigo library, Diigo account is needed</w:t>
            </w:r>
          </w:p>
        </w:tc>
      </w:tr>
      <w:tr w:rsidR="00ED4E53" w:rsidRPr="00FC5631" w14:paraId="326F63B1" w14:textId="77777777" w:rsidTr="00E44A1F">
        <w:trPr>
          <w:trHeight w:val="280"/>
        </w:trPr>
        <w:tc>
          <w:tcPr>
            <w:tcW w:w="1001" w:type="pct"/>
            <w:shd w:val="clear" w:color="auto" w:fill="auto"/>
            <w:noWrap/>
            <w:vAlign w:val="center"/>
            <w:hideMark/>
          </w:tcPr>
          <w:p w14:paraId="32ECEEE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DrawHere</w:t>
            </w:r>
          </w:p>
        </w:tc>
        <w:tc>
          <w:tcPr>
            <w:tcW w:w="610" w:type="pct"/>
            <w:shd w:val="clear" w:color="auto" w:fill="auto"/>
            <w:noWrap/>
            <w:vAlign w:val="center"/>
            <w:hideMark/>
          </w:tcPr>
          <w:p w14:paraId="4695BF27"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9D30D96"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30BD2C3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4559257"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bookmarklet</w:t>
            </w:r>
          </w:p>
        </w:tc>
        <w:tc>
          <w:tcPr>
            <w:tcW w:w="1219" w:type="pct"/>
          </w:tcPr>
          <w:p w14:paraId="41DC1070"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7ADE5094" w14:textId="77777777" w:rsidTr="00E44A1F">
        <w:trPr>
          <w:trHeight w:val="280"/>
        </w:trPr>
        <w:tc>
          <w:tcPr>
            <w:tcW w:w="1001" w:type="pct"/>
            <w:shd w:val="clear" w:color="auto" w:fill="auto"/>
            <w:noWrap/>
            <w:vAlign w:val="center"/>
            <w:hideMark/>
          </w:tcPr>
          <w:p w14:paraId="7650505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ThirdVoice</w:t>
            </w:r>
          </w:p>
        </w:tc>
        <w:tc>
          <w:tcPr>
            <w:tcW w:w="610" w:type="pct"/>
            <w:shd w:val="clear" w:color="auto" w:fill="auto"/>
            <w:noWrap/>
            <w:vAlign w:val="center"/>
            <w:hideMark/>
          </w:tcPr>
          <w:p w14:paraId="02263D86"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1012E82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40616CB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494E167"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E98115A"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040A113B" w14:textId="77777777" w:rsidTr="00E44A1F">
        <w:trPr>
          <w:trHeight w:val="280"/>
        </w:trPr>
        <w:tc>
          <w:tcPr>
            <w:tcW w:w="1001" w:type="pct"/>
            <w:shd w:val="clear" w:color="auto" w:fill="auto"/>
            <w:noWrap/>
            <w:vAlign w:val="center"/>
            <w:hideMark/>
          </w:tcPr>
          <w:p w14:paraId="3DC6486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AD3B2F0"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6848B23"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45DA918F"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6D0EFE9A"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734A4A1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772294C1" w14:textId="77777777" w:rsidTr="00E44A1F">
        <w:trPr>
          <w:trHeight w:val="280"/>
        </w:trPr>
        <w:tc>
          <w:tcPr>
            <w:tcW w:w="1001" w:type="pct"/>
            <w:shd w:val="clear" w:color="auto" w:fill="auto"/>
            <w:noWrap/>
            <w:vAlign w:val="center"/>
            <w:hideMark/>
          </w:tcPr>
          <w:p w14:paraId="1143BE0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6EDEECB6"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792BE2D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3AA8BD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0C40F1F"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C850BCD"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3F6EDB6E" w14:textId="77777777" w:rsidTr="00E44A1F">
        <w:trPr>
          <w:trHeight w:val="280"/>
        </w:trPr>
        <w:tc>
          <w:tcPr>
            <w:tcW w:w="1001" w:type="pct"/>
            <w:shd w:val="clear" w:color="auto" w:fill="auto"/>
            <w:noWrap/>
            <w:vAlign w:val="center"/>
            <w:hideMark/>
          </w:tcPr>
          <w:p w14:paraId="04B1B5C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3097BBA8"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06FB7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4EEAD3FC"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1D341C4"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Bookmarklet</w:t>
            </w:r>
          </w:p>
        </w:tc>
        <w:tc>
          <w:tcPr>
            <w:tcW w:w="1219" w:type="pct"/>
          </w:tcPr>
          <w:p w14:paraId="408EC02A"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1558C61" w14:textId="77777777" w:rsidTr="00E44A1F">
        <w:trPr>
          <w:trHeight w:val="280"/>
        </w:trPr>
        <w:tc>
          <w:tcPr>
            <w:tcW w:w="1001" w:type="pct"/>
            <w:shd w:val="clear" w:color="auto" w:fill="auto"/>
            <w:noWrap/>
            <w:vAlign w:val="center"/>
            <w:hideMark/>
          </w:tcPr>
          <w:p w14:paraId="1AE4F27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5C35869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C79D2EF"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389DE082"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1BBAB239"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6453E3C3"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“skitch” : annotating pdf and images, not web-pages</w:t>
            </w:r>
          </w:p>
        </w:tc>
      </w:tr>
      <w:tr w:rsidR="00ED4E53" w:rsidRPr="00FC5631" w14:paraId="14C9133E" w14:textId="77777777" w:rsidTr="00E44A1F">
        <w:trPr>
          <w:trHeight w:val="280"/>
        </w:trPr>
        <w:tc>
          <w:tcPr>
            <w:tcW w:w="1001" w:type="pct"/>
            <w:shd w:val="clear" w:color="auto" w:fill="auto"/>
            <w:noWrap/>
            <w:vAlign w:val="center"/>
            <w:hideMark/>
          </w:tcPr>
          <w:p w14:paraId="49F7253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295C008F"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98E2EC3"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6EA4CD3F"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362E4F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43F7CEE5"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5BE1F680" w14:textId="77777777" w:rsidTr="00E44A1F">
        <w:trPr>
          <w:trHeight w:val="1036"/>
        </w:trPr>
        <w:tc>
          <w:tcPr>
            <w:tcW w:w="1001" w:type="pct"/>
            <w:shd w:val="clear" w:color="auto" w:fill="auto"/>
            <w:noWrap/>
            <w:vAlign w:val="center"/>
            <w:hideMark/>
          </w:tcPr>
          <w:p w14:paraId="00F3E228"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2737C797"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1F0A20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2784D86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E6E87D3"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15D85C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2E368794" w14:textId="77777777" w:rsidTr="00E44A1F">
        <w:trPr>
          <w:trHeight w:val="280"/>
        </w:trPr>
        <w:tc>
          <w:tcPr>
            <w:tcW w:w="1001" w:type="pct"/>
            <w:shd w:val="clear" w:color="auto" w:fill="auto"/>
            <w:noWrap/>
            <w:vAlign w:val="center"/>
            <w:hideMark/>
          </w:tcPr>
          <w:p w14:paraId="06BA6E8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TrailFire</w:t>
            </w:r>
          </w:p>
        </w:tc>
        <w:tc>
          <w:tcPr>
            <w:tcW w:w="610" w:type="pct"/>
            <w:shd w:val="clear" w:color="auto" w:fill="auto"/>
            <w:noWrap/>
            <w:vAlign w:val="center"/>
            <w:hideMark/>
          </w:tcPr>
          <w:p w14:paraId="392E3B2E"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3DA138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6CF8596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E8A8FF3"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74C1145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t>categrozing annotated web-pages,</w:t>
            </w:r>
            <w:r w:rsidRPr="006842AB">
              <w:rPr>
                <w:rFonts w:eastAsia="Times New Roman" w:cs="Times New Roman"/>
                <w:color w:val="000000"/>
                <w:sz w:val="20"/>
                <w:szCs w:val="20"/>
                <w:lang w:val="en-US" w:eastAsia="en-US"/>
              </w:rPr>
              <w:br/>
              <w:t>sharing</w:t>
            </w:r>
          </w:p>
        </w:tc>
      </w:tr>
      <w:tr w:rsidR="00ED4E53" w:rsidRPr="00FC5631" w14:paraId="0BD4BB6D" w14:textId="77777777" w:rsidTr="00E44A1F">
        <w:trPr>
          <w:trHeight w:val="1400"/>
        </w:trPr>
        <w:tc>
          <w:tcPr>
            <w:tcW w:w="1001" w:type="pct"/>
            <w:shd w:val="clear" w:color="auto" w:fill="auto"/>
            <w:noWrap/>
            <w:vAlign w:val="center"/>
            <w:hideMark/>
          </w:tcPr>
          <w:p w14:paraId="7CFC0C4F"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REddIT</w:t>
            </w:r>
          </w:p>
        </w:tc>
        <w:tc>
          <w:tcPr>
            <w:tcW w:w="610" w:type="pct"/>
            <w:shd w:val="clear" w:color="auto" w:fill="auto"/>
            <w:noWrap/>
            <w:vAlign w:val="center"/>
            <w:hideMark/>
          </w:tcPr>
          <w:p w14:paraId="6C7120D7"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B05D8E8"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A5F1F69"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E44E4E5"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40E18A7"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06273F64" w14:textId="77777777" w:rsidTr="00E44A1F">
        <w:trPr>
          <w:trHeight w:val="1400"/>
        </w:trPr>
        <w:tc>
          <w:tcPr>
            <w:tcW w:w="1001" w:type="pct"/>
            <w:shd w:val="clear" w:color="auto" w:fill="auto"/>
            <w:noWrap/>
            <w:vAlign w:val="center"/>
            <w:hideMark/>
          </w:tcPr>
          <w:p w14:paraId="7B2708A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ReframeIT</w:t>
            </w:r>
          </w:p>
        </w:tc>
        <w:tc>
          <w:tcPr>
            <w:tcW w:w="610" w:type="pct"/>
            <w:shd w:val="clear" w:color="auto" w:fill="auto"/>
            <w:vAlign w:val="center"/>
            <w:hideMark/>
          </w:tcPr>
          <w:p w14:paraId="238305F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7489C4B3"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644C08A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3F4D1C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22164DC"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4E533742" w14:textId="77777777" w:rsidTr="00E44A1F">
        <w:trPr>
          <w:trHeight w:val="2520"/>
        </w:trPr>
        <w:tc>
          <w:tcPr>
            <w:tcW w:w="1001" w:type="pct"/>
            <w:shd w:val="clear" w:color="000000" w:fill="FFFFFF"/>
            <w:noWrap/>
            <w:vAlign w:val="center"/>
            <w:hideMark/>
          </w:tcPr>
          <w:p w14:paraId="2AB78F5C"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Scrible</w:t>
            </w:r>
          </w:p>
        </w:tc>
        <w:tc>
          <w:tcPr>
            <w:tcW w:w="610" w:type="pct"/>
            <w:shd w:val="clear" w:color="000000" w:fill="FFFFFF"/>
            <w:vAlign w:val="center"/>
            <w:hideMark/>
          </w:tcPr>
          <w:p w14:paraId="5F03807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2463DFA6"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2687A04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3C1D57E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4CC22005"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4F9922A6" w14:textId="77777777" w:rsidTr="00E44A1F">
        <w:trPr>
          <w:trHeight w:val="2800"/>
        </w:trPr>
        <w:tc>
          <w:tcPr>
            <w:tcW w:w="1001" w:type="pct"/>
            <w:shd w:val="clear" w:color="000000" w:fill="FFFFFF"/>
            <w:noWrap/>
            <w:vAlign w:val="center"/>
            <w:hideMark/>
          </w:tcPr>
          <w:p w14:paraId="697BB7D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SharedCopy</w:t>
            </w:r>
          </w:p>
        </w:tc>
        <w:tc>
          <w:tcPr>
            <w:tcW w:w="610" w:type="pct"/>
            <w:shd w:val="clear" w:color="000000" w:fill="FFFFFF"/>
            <w:vAlign w:val="center"/>
            <w:hideMark/>
          </w:tcPr>
          <w:p w14:paraId="4A489D47"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5EC6956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035E0D0D"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4A27588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627C24B5"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28315279" w14:textId="77777777" w:rsidTr="00E44A1F">
        <w:trPr>
          <w:trHeight w:val="840"/>
        </w:trPr>
        <w:tc>
          <w:tcPr>
            <w:tcW w:w="1001" w:type="pct"/>
            <w:shd w:val="clear" w:color="auto" w:fill="auto"/>
            <w:noWrap/>
            <w:vAlign w:val="center"/>
            <w:hideMark/>
          </w:tcPr>
          <w:p w14:paraId="40D30D8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ShiftSpace</w:t>
            </w:r>
          </w:p>
        </w:tc>
        <w:tc>
          <w:tcPr>
            <w:tcW w:w="610" w:type="pct"/>
            <w:shd w:val="clear" w:color="auto" w:fill="auto"/>
            <w:noWrap/>
            <w:vAlign w:val="center"/>
            <w:hideMark/>
          </w:tcPr>
          <w:p w14:paraId="7BBBAC7E"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69D5488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64CF68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19B7B4E"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4D6316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26EA56C1" w14:textId="77777777" w:rsidTr="00E44A1F">
        <w:trPr>
          <w:trHeight w:val="1400"/>
        </w:trPr>
        <w:tc>
          <w:tcPr>
            <w:tcW w:w="1001" w:type="pct"/>
            <w:shd w:val="clear" w:color="auto" w:fill="auto"/>
            <w:noWrap/>
            <w:vAlign w:val="center"/>
            <w:hideMark/>
          </w:tcPr>
          <w:p w14:paraId="0735A59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301DEC6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70299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09B6C16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3261D94"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28498119"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2E16ADD5" w14:textId="77777777" w:rsidTr="00E44A1F">
        <w:trPr>
          <w:trHeight w:val="840"/>
        </w:trPr>
        <w:tc>
          <w:tcPr>
            <w:tcW w:w="1001" w:type="pct"/>
            <w:shd w:val="clear" w:color="000000" w:fill="FFFFFF"/>
            <w:noWrap/>
            <w:vAlign w:val="center"/>
            <w:hideMark/>
          </w:tcPr>
          <w:p w14:paraId="070EE63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WebNotes</w:t>
            </w:r>
          </w:p>
        </w:tc>
        <w:tc>
          <w:tcPr>
            <w:tcW w:w="610" w:type="pct"/>
            <w:shd w:val="clear" w:color="000000" w:fill="FFFFFF"/>
            <w:noWrap/>
            <w:vAlign w:val="center"/>
            <w:hideMark/>
          </w:tcPr>
          <w:p w14:paraId="61A24CA7"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2A6394DC"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49528ED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F3FB76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4A6C0C0A"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590E8140" w14:textId="77777777" w:rsidTr="00E44A1F">
        <w:trPr>
          <w:trHeight w:val="2962"/>
        </w:trPr>
        <w:tc>
          <w:tcPr>
            <w:tcW w:w="1001" w:type="pct"/>
            <w:shd w:val="clear" w:color="auto" w:fill="auto"/>
            <w:noWrap/>
            <w:vAlign w:val="center"/>
            <w:hideMark/>
          </w:tcPr>
          <w:p w14:paraId="371781D2"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1BDC2D08"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68B85A47"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36C55D9" w14:textId="77777777" w:rsidR="00F765B5" w:rsidRPr="006842AB" w:rsidRDefault="00F765B5" w:rsidP="00E44A1F">
            <w:pPr>
              <w:jc w:val="left"/>
              <w:rPr>
                <w:sz w:val="20"/>
                <w:szCs w:val="20"/>
              </w:rPr>
            </w:pPr>
          </w:p>
        </w:tc>
        <w:tc>
          <w:tcPr>
            <w:tcW w:w="871" w:type="pct"/>
            <w:vAlign w:val="center"/>
          </w:tcPr>
          <w:p w14:paraId="6E262991" w14:textId="77777777" w:rsidR="00F765B5" w:rsidRPr="006842AB" w:rsidRDefault="00F765B5" w:rsidP="00E44A1F">
            <w:pPr>
              <w:jc w:val="left"/>
              <w:rPr>
                <w:sz w:val="20"/>
                <w:szCs w:val="20"/>
              </w:rPr>
            </w:pPr>
          </w:p>
        </w:tc>
        <w:tc>
          <w:tcPr>
            <w:tcW w:w="1219" w:type="pct"/>
            <w:vAlign w:val="center"/>
          </w:tcPr>
          <w:p w14:paraId="4915814F" w14:textId="77777777" w:rsidR="00F765B5" w:rsidRPr="006842AB" w:rsidRDefault="006B11E5" w:rsidP="00E44A1F">
            <w:pPr>
              <w:ind w:firstLine="0"/>
              <w:jc w:val="left"/>
              <w:rPr>
                <w:sz w:val="20"/>
                <w:szCs w:val="20"/>
              </w:rPr>
            </w:pPr>
            <w:hyperlink r:id="rId16"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D0B023A" w14:textId="77777777" w:rsidTr="00E44A1F">
        <w:trPr>
          <w:trHeight w:val="280"/>
        </w:trPr>
        <w:tc>
          <w:tcPr>
            <w:tcW w:w="1001" w:type="pct"/>
            <w:shd w:val="clear" w:color="auto" w:fill="auto"/>
            <w:noWrap/>
            <w:vAlign w:val="center"/>
            <w:hideMark/>
          </w:tcPr>
          <w:p w14:paraId="1C814E04"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Keeppy</w:t>
            </w:r>
          </w:p>
        </w:tc>
        <w:tc>
          <w:tcPr>
            <w:tcW w:w="610" w:type="pct"/>
            <w:shd w:val="clear" w:color="auto" w:fill="auto"/>
            <w:noWrap/>
            <w:vAlign w:val="center"/>
            <w:hideMark/>
          </w:tcPr>
          <w:p w14:paraId="279ABA29"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75E46E0A"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575E69D8" w14:textId="77777777" w:rsidR="00F765B5" w:rsidRPr="006842AB" w:rsidRDefault="00F765B5" w:rsidP="00E44A1F">
            <w:pPr>
              <w:jc w:val="left"/>
              <w:rPr>
                <w:sz w:val="20"/>
                <w:szCs w:val="20"/>
              </w:rPr>
            </w:pPr>
          </w:p>
        </w:tc>
        <w:tc>
          <w:tcPr>
            <w:tcW w:w="871" w:type="pct"/>
            <w:vAlign w:val="center"/>
          </w:tcPr>
          <w:p w14:paraId="5C0F792E" w14:textId="77777777" w:rsidR="00F765B5" w:rsidRPr="006842AB" w:rsidRDefault="00F765B5" w:rsidP="00E44A1F">
            <w:pPr>
              <w:jc w:val="left"/>
              <w:rPr>
                <w:sz w:val="20"/>
                <w:szCs w:val="20"/>
              </w:rPr>
            </w:pPr>
            <w:r w:rsidRPr="006842AB">
              <w:rPr>
                <w:sz w:val="20"/>
                <w:szCs w:val="20"/>
              </w:rPr>
              <w:t>Server</w:t>
            </w:r>
          </w:p>
        </w:tc>
        <w:tc>
          <w:tcPr>
            <w:tcW w:w="1219" w:type="pct"/>
          </w:tcPr>
          <w:p w14:paraId="58A8C143" w14:textId="77777777" w:rsidR="00F765B5" w:rsidRPr="006842AB" w:rsidRDefault="006B11E5" w:rsidP="00E44A1F">
            <w:pPr>
              <w:ind w:firstLine="0"/>
              <w:jc w:val="left"/>
              <w:rPr>
                <w:sz w:val="20"/>
                <w:szCs w:val="20"/>
              </w:rPr>
            </w:pPr>
            <w:hyperlink r:id="rId17"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710FED1A" w14:textId="77777777" w:rsidTr="00E44A1F">
        <w:trPr>
          <w:trHeight w:val="280"/>
        </w:trPr>
        <w:tc>
          <w:tcPr>
            <w:tcW w:w="1001" w:type="pct"/>
            <w:shd w:val="clear" w:color="auto" w:fill="auto"/>
            <w:noWrap/>
            <w:vAlign w:val="center"/>
            <w:hideMark/>
          </w:tcPr>
          <w:p w14:paraId="0A615193" w14:textId="77777777" w:rsidR="00F765B5" w:rsidRPr="006842AB" w:rsidRDefault="00CB72D9"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
        </w:tc>
        <w:tc>
          <w:tcPr>
            <w:tcW w:w="610" w:type="pct"/>
            <w:shd w:val="clear" w:color="auto" w:fill="auto"/>
            <w:noWrap/>
            <w:vAlign w:val="center"/>
            <w:hideMark/>
          </w:tcPr>
          <w:p w14:paraId="52833A7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F669457"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D558E6A" w14:textId="77777777" w:rsidR="00F765B5" w:rsidRPr="006842AB" w:rsidRDefault="00F765B5" w:rsidP="00E44A1F">
            <w:pPr>
              <w:jc w:val="left"/>
              <w:rPr>
                <w:sz w:val="20"/>
                <w:szCs w:val="20"/>
              </w:rPr>
            </w:pPr>
          </w:p>
        </w:tc>
        <w:tc>
          <w:tcPr>
            <w:tcW w:w="871" w:type="pct"/>
            <w:vAlign w:val="center"/>
          </w:tcPr>
          <w:p w14:paraId="06457D49" w14:textId="77777777" w:rsidR="00F765B5" w:rsidRPr="006842AB" w:rsidRDefault="00F765B5" w:rsidP="00E44A1F">
            <w:pPr>
              <w:jc w:val="left"/>
              <w:rPr>
                <w:sz w:val="20"/>
                <w:szCs w:val="20"/>
              </w:rPr>
            </w:pPr>
          </w:p>
        </w:tc>
        <w:tc>
          <w:tcPr>
            <w:tcW w:w="1219" w:type="pct"/>
          </w:tcPr>
          <w:p w14:paraId="32E407E7" w14:textId="77777777" w:rsidR="00F765B5" w:rsidRPr="006842AB" w:rsidRDefault="00F765B5" w:rsidP="008729EB">
            <w:pPr>
              <w:jc w:val="left"/>
              <w:rPr>
                <w:sz w:val="20"/>
                <w:szCs w:val="20"/>
              </w:rPr>
            </w:pPr>
            <w:r w:rsidRPr="006842AB">
              <w:rPr>
                <w:color w:val="000000"/>
                <w:sz w:val="20"/>
                <w:szCs w:val="20"/>
                <w:lang w:val="en-US" w:eastAsia="en-US"/>
              </w:rPr>
              <w:t>One Click Annotator, a WYSIWYG Web editor for enriching content with RDFa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8"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0FCE5174" w14:textId="77777777" w:rsidTr="00E44A1F">
        <w:trPr>
          <w:trHeight w:val="5034"/>
        </w:trPr>
        <w:tc>
          <w:tcPr>
            <w:tcW w:w="1001" w:type="pct"/>
            <w:shd w:val="clear" w:color="auto" w:fill="auto"/>
            <w:noWrap/>
            <w:vAlign w:val="center"/>
            <w:hideMark/>
          </w:tcPr>
          <w:p w14:paraId="0B07E387"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MarkITUp</w:t>
            </w:r>
          </w:p>
        </w:tc>
        <w:tc>
          <w:tcPr>
            <w:tcW w:w="610" w:type="pct"/>
            <w:shd w:val="clear" w:color="auto" w:fill="auto"/>
            <w:noWrap/>
            <w:vAlign w:val="center"/>
            <w:hideMark/>
          </w:tcPr>
          <w:p w14:paraId="48B066DE"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32672EA9"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jTagEditor, </w:t>
            </w:r>
          </w:p>
        </w:tc>
        <w:tc>
          <w:tcPr>
            <w:tcW w:w="534" w:type="pct"/>
            <w:vAlign w:val="center"/>
          </w:tcPr>
          <w:p w14:paraId="3B75E555" w14:textId="77777777" w:rsidR="00F765B5" w:rsidRPr="006842AB" w:rsidRDefault="00F765B5" w:rsidP="00E44A1F">
            <w:pPr>
              <w:jc w:val="left"/>
              <w:rPr>
                <w:sz w:val="20"/>
                <w:szCs w:val="20"/>
              </w:rPr>
            </w:pPr>
          </w:p>
        </w:tc>
        <w:tc>
          <w:tcPr>
            <w:tcW w:w="871" w:type="pct"/>
            <w:vAlign w:val="center"/>
          </w:tcPr>
          <w:p w14:paraId="34EBC2D9" w14:textId="77777777" w:rsidR="00F765B5" w:rsidRPr="006842AB" w:rsidRDefault="008745CD" w:rsidP="00E44A1F">
            <w:pPr>
              <w:ind w:firstLine="0"/>
              <w:jc w:val="left"/>
              <w:rPr>
                <w:sz w:val="20"/>
                <w:szCs w:val="20"/>
              </w:rPr>
            </w:pPr>
            <w:r w:rsidRPr="006842AB">
              <w:rPr>
                <w:color w:val="000000"/>
                <w:sz w:val="20"/>
                <w:szCs w:val="20"/>
              </w:rPr>
              <w:t>needs jQuery 1.4.2 Javascript library</w:t>
            </w:r>
          </w:p>
        </w:tc>
        <w:tc>
          <w:tcPr>
            <w:tcW w:w="1219" w:type="pct"/>
          </w:tcPr>
          <w:p w14:paraId="539ED7EC"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9"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4D2EDD5B" w14:textId="77777777" w:rsidTr="00E44A1F">
        <w:trPr>
          <w:trHeight w:val="280"/>
        </w:trPr>
        <w:tc>
          <w:tcPr>
            <w:tcW w:w="1001" w:type="pct"/>
            <w:shd w:val="clear" w:color="auto" w:fill="auto"/>
            <w:noWrap/>
            <w:vAlign w:val="center"/>
            <w:hideMark/>
          </w:tcPr>
          <w:p w14:paraId="79178503"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NotateIT</w:t>
            </w:r>
          </w:p>
        </w:tc>
        <w:tc>
          <w:tcPr>
            <w:tcW w:w="610" w:type="pct"/>
            <w:shd w:val="clear" w:color="auto" w:fill="auto"/>
            <w:noWrap/>
            <w:vAlign w:val="center"/>
            <w:hideMark/>
          </w:tcPr>
          <w:p w14:paraId="1656B4EF"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1767FD95"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0B77FEEB" w14:textId="77777777" w:rsidR="00F765B5" w:rsidRPr="006842AB" w:rsidRDefault="00F765B5" w:rsidP="00E44A1F">
            <w:pPr>
              <w:jc w:val="left"/>
              <w:rPr>
                <w:sz w:val="20"/>
                <w:szCs w:val="20"/>
              </w:rPr>
            </w:pPr>
          </w:p>
        </w:tc>
        <w:tc>
          <w:tcPr>
            <w:tcW w:w="871" w:type="pct"/>
            <w:vAlign w:val="center"/>
          </w:tcPr>
          <w:p w14:paraId="157B4348"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34D0E6B1" w14:textId="77777777" w:rsidR="00F765B5" w:rsidRPr="006842AB" w:rsidRDefault="006B11E5" w:rsidP="008729EB">
            <w:pPr>
              <w:ind w:firstLine="0"/>
              <w:jc w:val="left"/>
              <w:rPr>
                <w:sz w:val="20"/>
                <w:szCs w:val="20"/>
              </w:rPr>
            </w:pPr>
            <w:hyperlink r:id="rId20"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52954366" w14:textId="77777777" w:rsidTr="00E44A1F">
        <w:trPr>
          <w:trHeight w:val="280"/>
        </w:trPr>
        <w:tc>
          <w:tcPr>
            <w:tcW w:w="1001" w:type="pct"/>
            <w:shd w:val="clear" w:color="auto" w:fill="auto"/>
            <w:noWrap/>
            <w:vAlign w:val="center"/>
            <w:hideMark/>
          </w:tcPr>
          <w:p w14:paraId="19EEC9B9"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WebKlipper</w:t>
            </w:r>
          </w:p>
        </w:tc>
        <w:tc>
          <w:tcPr>
            <w:tcW w:w="610" w:type="pct"/>
            <w:shd w:val="clear" w:color="auto" w:fill="auto"/>
            <w:noWrap/>
            <w:vAlign w:val="center"/>
            <w:hideMark/>
          </w:tcPr>
          <w:p w14:paraId="78BD73A1"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1709D4E3"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6F38C36E"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6FAE514A"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0D716751" w14:textId="77777777" w:rsidR="00F765B5" w:rsidRPr="006842AB" w:rsidRDefault="00F765B5" w:rsidP="008729EB">
            <w:pPr>
              <w:jc w:val="left"/>
              <w:rPr>
                <w:rFonts w:eastAsia="Times New Roman" w:cs="Times New Roman"/>
                <w:color w:val="000000"/>
                <w:sz w:val="20"/>
                <w:szCs w:val="20"/>
                <w:lang w:val="en-US" w:eastAsia="en-US"/>
              </w:rPr>
            </w:pPr>
          </w:p>
        </w:tc>
      </w:tr>
    </w:tbl>
    <w:p w14:paraId="43478A01" w14:textId="77777777" w:rsidR="009B54F3" w:rsidRDefault="009B54F3" w:rsidP="009B54F3"/>
    <w:p w14:paraId="2A861C0F" w14:textId="0B128C8B"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5"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75EF412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76A3E0AA" w14:textId="77777777" w:rsidR="00520EE9" w:rsidRDefault="00302868" w:rsidP="00892C2B">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w:t>
      </w:r>
      <w:r w:rsidR="00940D6A">
        <w:t>back-end</w:t>
      </w:r>
      <w:r w:rsidR="00AE6BCF">
        <w:t xml:space="preserve">.  </w:t>
      </w:r>
      <w:r w:rsidR="00520EE9">
        <w:t xml:space="preserve"> </w:t>
      </w:r>
    </w:p>
    <w:p w14:paraId="07EED611" w14:textId="61A66266" w:rsidR="00616EC6" w:rsidRDefault="00520EE9" w:rsidP="009B54F3">
      <w:r>
        <w:t xml:space="preserve">Another tool, called </w:t>
      </w:r>
      <w:r w:rsidRPr="006A4CC7">
        <w:rPr>
          <w:i/>
        </w:rPr>
        <w:t>PundIt</w:t>
      </w:r>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70970AD6" w14:textId="77777777" w:rsidR="009B54F3" w:rsidRPr="00AC51E7" w:rsidRDefault="009B54F3" w:rsidP="006842AB">
      <w:pPr>
        <w:pStyle w:val="Heading2"/>
      </w:pPr>
      <w:bookmarkStart w:id="16" w:name="_Toc275799994"/>
      <w:r w:rsidRPr="00AC51E7">
        <w:t>Developments after September 2012</w:t>
      </w:r>
      <w:bookmarkEnd w:id="16"/>
      <w:r w:rsidRPr="00AC51E7">
        <w:t xml:space="preserve"> </w:t>
      </w:r>
    </w:p>
    <w:p w14:paraId="6D87AA93" w14:textId="1D799D43" w:rsidR="00616EC6" w:rsidRDefault="00616EC6" w:rsidP="00892C2B">
      <w:r w:rsidRPr="00892C2B">
        <w:rPr>
          <w:i/>
        </w:rPr>
        <w:t>PundIt</w:t>
      </w:r>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version of colou</w:t>
      </w:r>
      <w:r w:rsidR="0039679C">
        <w:t>red folders</w:t>
      </w:r>
      <w:r>
        <w:t xml:space="preserve"> of </w:t>
      </w:r>
      <w:r w:rsidRPr="00892C2B">
        <w:rPr>
          <w:i/>
        </w:rPr>
        <w:t>Wired Marker</w:t>
      </w:r>
      <w:r>
        <w:t xml:space="preserve">. </w:t>
      </w:r>
      <w:commentRangeStart w:id="17"/>
      <w:r w:rsidRPr="00892C2B">
        <w:rPr>
          <w:i/>
        </w:rPr>
        <w:t>PundIt</w:t>
      </w:r>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commentRangeEnd w:id="17"/>
      <w:r w:rsidR="001255A2">
        <w:rPr>
          <w:rStyle w:val="CommentReference"/>
        </w:rPr>
        <w:commentReference w:id="17"/>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08A7CCE8" w14:textId="77777777" w:rsidR="006A614A" w:rsidRDefault="006A614A" w:rsidP="00892C2B">
      <w:pPr>
        <w:rPr>
          <w:rFonts w:eastAsia="Times New Roman" w:cs="Times New Roman"/>
        </w:rPr>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286C8B5E" w14:textId="77777777" w:rsidR="005C72AF" w:rsidRDefault="005C72AF" w:rsidP="00892C2B">
      <w:pPr>
        <w:rPr>
          <w:rFonts w:eastAsia="Times New Roman" w:cs="Times New Roman"/>
        </w:rPr>
      </w:pPr>
    </w:p>
    <w:p w14:paraId="672B59A1" w14:textId="77777777" w:rsidR="005C72AF" w:rsidRDefault="005C72AF" w:rsidP="00892C2B">
      <w:pPr>
        <w:rPr>
          <w:rFonts w:eastAsia="Times New Roman" w:cs="Times New Roman"/>
        </w:rPr>
      </w:pPr>
    </w:p>
    <w:p w14:paraId="051A7672" w14:textId="77777777" w:rsidR="005C72AF" w:rsidRDefault="005C72AF" w:rsidP="00892C2B"/>
    <w:p w14:paraId="633E97AD" w14:textId="77777777" w:rsidR="009B54F3" w:rsidRPr="00085FCC" w:rsidRDefault="009B54F3" w:rsidP="006842AB">
      <w:pPr>
        <w:pStyle w:val="Heading1"/>
      </w:pPr>
      <w:bookmarkStart w:id="18" w:name="_Toc275799995"/>
      <w:r w:rsidRPr="00085FCC">
        <w:t>D</w:t>
      </w:r>
      <w:r>
        <w:t>ASISH</w:t>
      </w:r>
      <w:r w:rsidRPr="00085FCC">
        <w:t xml:space="preserve"> Web Annotator (DWAN)</w:t>
      </w:r>
      <w:bookmarkEnd w:id="18"/>
    </w:p>
    <w:p w14:paraId="734DC4C0" w14:textId="77777777" w:rsidR="009B54F3" w:rsidRPr="00FC5A7C" w:rsidRDefault="009B54F3" w:rsidP="006842AB">
      <w:pPr>
        <w:pStyle w:val="Heading2"/>
      </w:pPr>
      <w:bookmarkStart w:id="19" w:name="_Ref275791606"/>
      <w:bookmarkStart w:id="20" w:name="_Toc275799996"/>
      <w:r w:rsidRPr="00FC5A7C">
        <w:t>Framework architecture</w:t>
      </w:r>
      <w:bookmarkEnd w:id="19"/>
      <w:bookmarkEnd w:id="20"/>
    </w:p>
    <w:p w14:paraId="0981F217" w14:textId="18ABDE05"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001756">
        <w:t>.</w:t>
      </w:r>
      <w:r w:rsidR="00E32166" w:rsidRPr="00AB2EFD">
        <w:t xml:space="preserve"> </w:t>
      </w:r>
      <w:r w:rsidR="00E32166">
        <w:t>The digital storage for annotations and related resources is provided by TLA-MPI</w:t>
      </w:r>
      <w:r w:rsidR="00E32166">
        <w:rPr>
          <w:rStyle w:val="FootnoteReference"/>
        </w:rPr>
        <w:footnoteReference w:id="5"/>
      </w:r>
      <w:r w:rsidR="00E32166">
        <w:t xml:space="preserve">. </w:t>
      </w:r>
      <w:r w:rsidR="00327CE2">
        <w:t xml:space="preserve"> </w:t>
      </w:r>
    </w:p>
    <w:p w14:paraId="5931050A" w14:textId="5D92C3AB" w:rsidR="00327CE2" w:rsidRPr="003A574D" w:rsidRDefault="00C13446" w:rsidP="00327CE2">
      <w:r>
        <w:rPr>
          <w:noProof/>
          <w:lang w:val="en-US" w:eastAsia="en-US"/>
        </w:rPr>
        <mc:AlternateContent>
          <mc:Choice Requires="wpg">
            <w:drawing>
              <wp:anchor distT="0" distB="0" distL="114300" distR="114300" simplePos="0" relativeHeight="251660288" behindDoc="0" locked="0" layoutInCell="1" allowOverlap="1" wp14:anchorId="0412FC3E" wp14:editId="6763928A">
                <wp:simplePos x="0" y="0"/>
                <wp:positionH relativeFrom="column">
                  <wp:posOffset>457835</wp:posOffset>
                </wp:positionH>
                <wp:positionV relativeFrom="margin">
                  <wp:align>top</wp:align>
                </wp:positionV>
                <wp:extent cx="5028565" cy="361124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7DA483" w14:textId="77777777" w:rsidR="00767C71" w:rsidRDefault="00767C71"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0;width:395.95pt;height:284.35pt;z-index:251660288;mso-position-vertical:top;mso-position-vertical-relative:margin;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17DA483" w14:textId="77777777" w:rsidR="00767C71" w:rsidRDefault="00767C71"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topAndBottom" anchory="margin"/>
              </v:group>
            </w:pict>
          </mc:Fallback>
        </mc:AlternateContent>
      </w:r>
      <w:r w:rsidR="00327CE2">
        <w:t xml:space="preserve">DWAN is also especially meant to cater for </w:t>
      </w:r>
      <w:r w:rsidR="002113E5">
        <w:t xml:space="preserve">domain </w:t>
      </w:r>
      <w:r w:rsidR="00327CE2">
        <w:t xml:space="preserve">specific tools </w:t>
      </w:r>
      <w:r w:rsidR="002113E5">
        <w:t xml:space="preserve">such as within linguistics, </w:t>
      </w:r>
      <w:r w:rsidR="00327CE2">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489B42AC" w14:textId="77777777" w:rsidR="009B54F3" w:rsidRDefault="009B54F3" w:rsidP="004C2791"/>
    <w:p w14:paraId="0759ABDC" w14:textId="77777777" w:rsidR="009B54F3" w:rsidRPr="00AC51E7" w:rsidRDefault="009B54F3" w:rsidP="006842AB">
      <w:pPr>
        <w:pStyle w:val="Heading2"/>
      </w:pPr>
      <w:bookmarkStart w:id="21" w:name="_Ref275791626"/>
      <w:bookmarkStart w:id="22" w:name="_Ref275792318"/>
      <w:bookmarkStart w:id="23" w:name="_Toc275799997"/>
      <w:r w:rsidRPr="00AC51E7">
        <w:t>DWAN’s Model and its connection to Open Annotation Model</w:t>
      </w:r>
      <w:bookmarkEnd w:id="21"/>
      <w:bookmarkEnd w:id="22"/>
      <w:bookmarkEnd w:id="23"/>
    </w:p>
    <w:p w14:paraId="1622D591" w14:textId="751C3D2A" w:rsidR="00DD7C31" w:rsidRPr="00054EC0" w:rsidRDefault="00C86C3D" w:rsidP="00054EC0">
      <w:pPr>
        <w:rPr>
          <w:lang w:val="en-US"/>
        </w:rPr>
      </w:pPr>
      <w:r>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645EFC">
        <w:t xml:space="preserve"> </w:t>
      </w:r>
      <w:r w:rsidR="00645EFC">
        <w:fldChar w:fldCharType="begin"/>
      </w:r>
      <w:r w:rsidR="00645EFC">
        <w:instrText xml:space="preserve"> REF _Ref274924954 \h </w:instrText>
      </w:r>
      <w:r w:rsidR="00645EFC">
        <w:fldChar w:fldCharType="separate"/>
      </w:r>
      <w:r w:rsidR="00645EFC">
        <w:t xml:space="preserve">Figure </w:t>
      </w:r>
      <w:r w:rsidR="00645EFC">
        <w:rPr>
          <w:noProof/>
        </w:rPr>
        <w:t>2</w:t>
      </w:r>
      <w:r w:rsidR="00645EFC">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6"/>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5167C975" w14:textId="6AEE51F0" w:rsidR="00F24EBA" w:rsidRDefault="009B54F3" w:rsidP="00112438">
      <w:r w:rsidRPr="00AC51E7">
        <w:t>An annotation</w:t>
      </w:r>
      <w:r w:rsidR="00054EC0">
        <w:t xml:space="preserve"> in DWAN</w:t>
      </w:r>
      <w:r w:rsidRPr="00AC51E7">
        <w:t xml:space="preserve">, i.e. an </w:t>
      </w:r>
      <w:r w:rsidR="0039679C">
        <w:t xml:space="preserve"> </w:t>
      </w:r>
      <w:r w:rsidRPr="00AC51E7">
        <w:t xml:space="preserve">of the class </w:t>
      </w:r>
      <w:r w:rsidRPr="00AC51E7">
        <w:rPr>
          <w:i/>
          <w:iCs/>
        </w:rPr>
        <w:t>Annotation</w:t>
      </w:r>
      <w:r w:rsidRPr="00AC51E7">
        <w:t xml:space="preserve">, is a structure that contains necessary information about </w:t>
      </w:r>
      <w:r w:rsidR="0038312D">
        <w:t xml:space="preserve">the </w:t>
      </w:r>
      <w:r w:rsidRPr="00AC51E7">
        <w:t xml:space="preserve">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7"/>
      </w:r>
      <w:r w:rsidRPr="00AC51E7">
        <w:t xml:space="preserve"> </w:t>
      </w:r>
      <w:r w:rsidR="00112438">
        <w:t xml:space="preserve"> </w:t>
      </w:r>
    </w:p>
    <w:p w14:paraId="15A866AC"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78778DCD" w14:textId="568EBEFC" w:rsidR="00112438" w:rsidRPr="00AC51E7" w:rsidRDefault="00F24EBA" w:rsidP="00112438">
      <w:r>
        <w:rPr>
          <w:noProof/>
          <w:lang w:val="en-US" w:eastAsia="en-US"/>
        </w:rPr>
        <mc:AlternateContent>
          <mc:Choice Requires="wpg">
            <w:drawing>
              <wp:anchor distT="0" distB="0" distL="114300" distR="114300" simplePos="0" relativeHeight="251664384" behindDoc="0" locked="0" layoutInCell="1" allowOverlap="1" wp14:anchorId="71F9A4ED" wp14:editId="11390E6A">
                <wp:simplePos x="0" y="0"/>
                <wp:positionH relativeFrom="column">
                  <wp:posOffset>0</wp:posOffset>
                </wp:positionH>
                <wp:positionV relativeFrom="paragraph">
                  <wp:posOffset>13970</wp:posOffset>
                </wp:positionV>
                <wp:extent cx="5943600" cy="4641850"/>
                <wp:effectExtent l="0" t="0" r="0" b="6350"/>
                <wp:wrapTopAndBottom/>
                <wp:docPr id="19" name="Group 19"/>
                <wp:cNvGraphicFramePr/>
                <a:graphic xmlns:a="http://schemas.openxmlformats.org/drawingml/2006/main">
                  <a:graphicData uri="http://schemas.microsoft.com/office/word/2010/wordprocessingGroup">
                    <wpg:wgp>
                      <wpg:cNvGrpSpPr/>
                      <wpg:grpSpPr>
                        <a:xfrm>
                          <a:off x="0" y="0"/>
                          <a:ext cx="5943600" cy="4641850"/>
                          <a:chOff x="0" y="0"/>
                          <a:chExt cx="5943600" cy="4641850"/>
                        </a:xfrm>
                      </wpg:grpSpPr>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7800" cy="4181475"/>
                          </a:xfrm>
                          <a:prstGeom prst="rect">
                            <a:avLst/>
                          </a:prstGeom>
                        </pic:spPr>
                      </pic:pic>
                      <wps:wsp>
                        <wps:cNvPr id="18" name="Text Box 18"/>
                        <wps:cNvSpPr txBox="1"/>
                        <wps:spPr>
                          <a:xfrm>
                            <a:off x="228600" y="43434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451EE5" w14:textId="77777777" w:rsidR="00767C71" w:rsidRPr="00760FE0" w:rsidRDefault="00767C71" w:rsidP="00305679">
                              <w:pPr>
                                <w:pStyle w:val="Caption"/>
                                <w:rPr>
                                  <w:rFonts w:ascii="Times" w:hAnsi="Times"/>
                                  <w:noProof/>
                                  <w:sz w:val="22"/>
                                </w:rPr>
                              </w:pPr>
                              <w:bookmarkStart w:id="24" w:name="_Ref274924954"/>
                              <w:r>
                                <w:t xml:space="preserve">Figure </w:t>
                              </w:r>
                              <w:r>
                                <w:fldChar w:fldCharType="begin"/>
                              </w:r>
                              <w:r>
                                <w:instrText xml:space="preserve"> SEQ Figure \* ARABIC </w:instrText>
                              </w:r>
                              <w:r>
                                <w:fldChar w:fldCharType="separate"/>
                              </w:r>
                              <w:r>
                                <w:rPr>
                                  <w:noProof/>
                                </w:rPr>
                                <w:t>2</w:t>
                              </w:r>
                              <w:r>
                                <w:fldChar w:fldCharType="end"/>
                              </w:r>
                              <w:bookmarkEnd w:id="24"/>
                              <w:r>
                                <w:t>. A simplified class diagram representing the DWAN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9" o:spid="_x0000_s1029" style="position:absolute;left:0;text-align:left;margin-left:0;margin-top:1.1pt;width:468pt;height:365.5pt;z-index:251664384;mso-height-relative:margin" coordsize="5943600,46418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">
                <v:shape id="Picture 1" o:spid="_x0000_s1030" type="#_x0000_t75" style="position:absolute;width:5257800;height:4181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U&#10;7ZzAAAAA2gAAAA8AAABkcnMvZG93bnJldi54bWxETz1vwjAQ3SvxH6xDYis2DKhNMQgQIAaWhi5s&#10;p/hIIuJzZBsS+PU1UqVOp6f3efNlbxtxJx9qxxomYwWCuHCm5lLDz2n3/gEiRGSDjWPS8KAAy8Xg&#10;bY6ZcR1/0z2PpUghHDLUUMXYZlKGoiKLYexa4sRdnLcYE/SlNB67FG4bOVVqJi3WnBoqbGlTUXHN&#10;b1aDX58u0zaX8Xzcq92xe243n2el9WjYr75AROrjv/jPfTBpPrxeeV25+A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pTtnMAAAADaAAAADwAAAAAAAAAAAAAAAACcAgAAZHJz&#10;L2Rvd25yZXYueG1sUEsFBgAAAAAEAAQA9wAAAIkDAAAAAA==&#10;">
                  <v:imagedata r:id="rId24" o:title=""/>
                  <v:path arrowok="t"/>
                </v:shape>
                <v:shape id="Text Box 18" o:spid="_x0000_s1031" type="#_x0000_t202" style="position:absolute;left:228600;top:43434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4F451EE5" w14:textId="77777777" w:rsidR="00767C71" w:rsidRPr="00760FE0" w:rsidRDefault="00767C71" w:rsidP="00305679">
                        <w:pPr>
                          <w:pStyle w:val="Caption"/>
                          <w:rPr>
                            <w:rFonts w:ascii="Times" w:hAnsi="Times"/>
                            <w:noProof/>
                            <w:sz w:val="22"/>
                          </w:rPr>
                        </w:pPr>
                        <w:bookmarkStart w:id="25" w:name="_Ref274924954"/>
                        <w:r>
                          <w:t xml:space="preserve">Figure </w:t>
                        </w:r>
                        <w:r>
                          <w:fldChar w:fldCharType="begin"/>
                        </w:r>
                        <w:r>
                          <w:instrText xml:space="preserve"> SEQ Figure \* ARABIC </w:instrText>
                        </w:r>
                        <w:r>
                          <w:fldChar w:fldCharType="separate"/>
                        </w:r>
                        <w:r>
                          <w:rPr>
                            <w:noProof/>
                          </w:rPr>
                          <w:t>2</w:t>
                        </w:r>
                        <w:r>
                          <w:fldChar w:fldCharType="end"/>
                        </w:r>
                        <w:bookmarkEnd w:id="25"/>
                        <w:r>
                          <w:t>. A simplified class diagram representing the DWAN model.</w:t>
                        </w:r>
                      </w:p>
                    </w:txbxContent>
                  </v:textbox>
                </v:shape>
                <w10:wrap type="topAndBottom"/>
              </v:group>
            </w:pict>
          </mc:Fallback>
        </mc:AlternateContent>
      </w:r>
      <w:r w:rsidR="00112438" w:rsidRPr="00AC51E7">
        <w:t xml:space="preserve">An annotation can have one or more </w:t>
      </w:r>
      <w:r w:rsidR="00112438" w:rsidRPr="00AC51E7">
        <w:rPr>
          <w:i/>
          <w:iCs/>
        </w:rPr>
        <w:t>targets</w:t>
      </w:r>
      <w:r w:rsidR="00112438" w:rsidRPr="00AC51E7">
        <w:t>. A tar</w:t>
      </w:r>
      <w:r w:rsidR="00112438">
        <w:t xml:space="preserve">get (i.e. </w:t>
      </w:r>
      <w:r w:rsidR="001E6901">
        <w:t xml:space="preserve">instantiation </w:t>
      </w:r>
      <w:r w:rsidR="00112438">
        <w:t xml:space="preserve">of the </w:t>
      </w:r>
      <w:r w:rsidR="00112438" w:rsidRPr="00C13446">
        <w:rPr>
          <w:i/>
        </w:rPr>
        <w:t>Target</w:t>
      </w:r>
      <w:r w:rsidR="00112438">
        <w:t xml:space="preserve"> </w:t>
      </w:r>
      <w:r w:rsidR="00112438" w:rsidRPr="00AC51E7">
        <w:t xml:space="preserve">class) contains the reference to the web-document (a </w:t>
      </w:r>
      <w:r w:rsidR="00112438" w:rsidRPr="00AC51E7">
        <w:rPr>
          <w:i/>
          <w:iCs/>
        </w:rPr>
        <w:t>source</w:t>
      </w:r>
      <w:r w:rsidR="00112438" w:rsidRPr="00AC51E7">
        <w:t>) and the precise description of the document's fragment</w:t>
      </w:r>
      <w:r w:rsidR="00112438">
        <w:t>,</w:t>
      </w:r>
      <w:r w:rsidR="00112438" w:rsidRPr="00AC51E7">
        <w:t xml:space="preserve"> which is actually annotated. </w:t>
      </w:r>
      <w:commentRangeStart w:id="26"/>
      <w:r w:rsidR="001E6901">
        <w:t xml:space="preserve">A </w:t>
      </w:r>
      <w:r w:rsidR="00112438" w:rsidRPr="00AC51E7">
        <w:t xml:space="preserve">target </w:t>
      </w:r>
      <w:r w:rsidR="001E6901">
        <w:t xml:space="preserve">may (but not has to) be related </w:t>
      </w:r>
      <w:r w:rsidR="00112438" w:rsidRPr="00AC51E7">
        <w:t xml:space="preserve">to one or more </w:t>
      </w:r>
      <w:r w:rsidR="00667510">
        <w:t xml:space="preserve">its </w:t>
      </w:r>
      <w:r w:rsidR="00112438" w:rsidRPr="00AC51E7">
        <w:t>cached representations</w:t>
      </w:r>
      <w:r w:rsidR="00667510">
        <w:t xml:space="preserve">. A cached representation contains representations </w:t>
      </w:r>
      <w:r w:rsidR="00112438" w:rsidRPr="00AC51E7">
        <w:t xml:space="preserve">of the relevant parts of the </w:t>
      </w:r>
      <w:r w:rsidR="001E6901">
        <w:t>anno</w:t>
      </w:r>
      <w:r w:rsidR="00F86764">
        <w:t>t</w:t>
      </w:r>
      <w:r w:rsidR="001E6901">
        <w:t>ated</w:t>
      </w:r>
      <w:r w:rsidR="00112438">
        <w:t xml:space="preserve"> document</w:t>
      </w:r>
      <w:r w:rsidR="00112438" w:rsidRPr="00AC51E7">
        <w:t xml:space="preserve"> with the descriptions of the annotated fragments</w:t>
      </w:r>
      <w:commentRangeEnd w:id="26"/>
      <w:r w:rsidR="00711DE9">
        <w:rPr>
          <w:rStyle w:val="CommentReference"/>
        </w:rPr>
        <w:commentReference w:id="26"/>
      </w:r>
      <w:r w:rsidR="00112438" w:rsidRPr="00AC51E7">
        <w:t>.</w:t>
      </w:r>
    </w:p>
    <w:p w14:paraId="1D87EFF4" w14:textId="77777777"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030D2E7F" w14:textId="1A43B5BC"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see</w:t>
      </w:r>
      <w:r w:rsidR="00B364FA">
        <w:t xml:space="preserve"> </w:t>
      </w:r>
      <w:r w:rsidR="00B364FA">
        <w:fldChar w:fldCharType="begin"/>
      </w:r>
      <w:r w:rsidR="00B364FA">
        <w:instrText xml:space="preserve"> REF _Ref274919529 \h </w:instrText>
      </w:r>
      <w:r w:rsidR="00B364FA">
        <w:fldChar w:fldCharType="separate"/>
      </w:r>
      <w:r w:rsidR="005853A7">
        <w:t xml:space="preserve">Figure </w:t>
      </w:r>
      <w:r w:rsidR="005853A7">
        <w:rPr>
          <w:noProof/>
        </w:rPr>
        <w:t>3</w:t>
      </w:r>
      <w:r w:rsidR="00B364FA">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2BBD8339" w14:textId="77777777" w:rsidR="004263DE" w:rsidRDefault="00645EFC" w:rsidP="004C2791">
      <w:pPr>
        <w:rPr>
          <w:rFonts w:eastAsia="Times New Roman" w:cs="Times New Roman"/>
        </w:rPr>
      </w:pPr>
      <w:r>
        <w:rPr>
          <w:noProof/>
          <w:lang w:val="en-US" w:eastAsia="en-US"/>
        </w:rPr>
        <mc:AlternateContent>
          <mc:Choice Requires="wpg">
            <w:drawing>
              <wp:anchor distT="0" distB="0" distL="114300" distR="114300" simplePos="0" relativeHeight="251667456" behindDoc="0" locked="0" layoutInCell="1" allowOverlap="1" wp14:anchorId="54EAA4CA" wp14:editId="48C0C0A2">
                <wp:simplePos x="0" y="0"/>
                <wp:positionH relativeFrom="column">
                  <wp:posOffset>0</wp:posOffset>
                </wp:positionH>
                <wp:positionV relativeFrom="paragraph">
                  <wp:posOffset>1600200</wp:posOffset>
                </wp:positionV>
                <wp:extent cx="5715000" cy="5327650"/>
                <wp:effectExtent l="0" t="0" r="0" b="6350"/>
                <wp:wrapTopAndBottom/>
                <wp:docPr id="26" name="Group 26"/>
                <wp:cNvGraphicFramePr/>
                <a:graphic xmlns:a="http://schemas.openxmlformats.org/drawingml/2006/main">
                  <a:graphicData uri="http://schemas.microsoft.com/office/word/2010/wordprocessingGroup">
                    <wpg:wgp>
                      <wpg:cNvGrpSpPr/>
                      <wpg:grpSpPr>
                        <a:xfrm>
                          <a:off x="0" y="0"/>
                          <a:ext cx="5715000" cy="5327650"/>
                          <a:chOff x="0" y="0"/>
                          <a:chExt cx="5715000" cy="5327650"/>
                        </a:xfrm>
                      </wpg:grpSpPr>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wps:wsp>
                        <wps:cNvPr id="23" name="Text Box 23"/>
                        <wps:cNvSpPr txBox="1"/>
                        <wps:spPr>
                          <a:xfrm>
                            <a:off x="0" y="50292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B5294E" w14:textId="77777777" w:rsidR="00767C71" w:rsidRPr="00AB2C09" w:rsidRDefault="00767C71" w:rsidP="002B6162">
                              <w:pPr>
                                <w:pStyle w:val="Caption"/>
                                <w:rPr>
                                  <w:rFonts w:ascii="Times" w:hAnsi="Times"/>
                                  <w:noProof/>
                                  <w:sz w:val="22"/>
                                </w:rPr>
                              </w:pPr>
                              <w:bookmarkStart w:id="27" w:name="_Ref274919529"/>
                              <w:r>
                                <w:t xml:space="preserve">Figure </w:t>
                              </w:r>
                              <w:r>
                                <w:fldChar w:fldCharType="begin"/>
                              </w:r>
                              <w:r>
                                <w:instrText xml:space="preserve"> SEQ Figure \* ARABIC </w:instrText>
                              </w:r>
                              <w:r>
                                <w:fldChar w:fldCharType="separate"/>
                              </w:r>
                              <w:r>
                                <w:rPr>
                                  <w:noProof/>
                                </w:rPr>
                                <w:t>3</w:t>
                              </w:r>
                              <w:r>
                                <w:fldChar w:fldCharType="end"/>
                              </w:r>
                              <w:bookmarkEnd w:id="27"/>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2" style="position:absolute;left:0;text-align:left;margin-left:0;margin-top:126pt;width:450pt;height:419.5pt;z-index:251667456" coordsize="5715000,5327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">
                <v:shape id="Picture 13" o:spid="_x0000_s1033" type="#_x0000_t75" style="position:absolute;width:571500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1&#10;fWPDAAAA2wAAAA8AAABkcnMvZG93bnJldi54bWxET0trwkAQvgv+h2WE3symCYhNs0oVLIKH0LSH&#10;HqfZyYNmZ0N21eiv7xYKvc3H95x8O5leXGh0nWUFj1EMgriyuuNGwcf7YbkG4Tyyxt4yKbiRg+1m&#10;Pssx0/bKb3QpfSNCCLsMFbTeD5mUrmrJoIvsQBy42o4GfYBjI/WI1xBuepnE8Uoa7Dg0tDjQvqXq&#10;uzwbBaeprld8p+SJ0906Loqv2+vnSamHxfTyDMLT5P/Ff+6jDvNT+P0lHC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zV9Y8MAAADbAAAADwAAAAAAAAAAAAAAAACcAgAA&#10;ZHJzL2Rvd25yZXYueG1sUEsFBgAAAAAEAAQA9wAAAIwDAAAAAA==&#10;">
                  <v:imagedata r:id="rId26" o:title=""/>
                  <v:path arrowok="t"/>
                </v:shape>
                <v:shape id="Text Box 23" o:spid="_x0000_s1034" type="#_x0000_t202" style="position:absolute;top:50292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22B5294E" w14:textId="77777777" w:rsidR="00767C71" w:rsidRPr="00AB2C09" w:rsidRDefault="00767C71" w:rsidP="002B6162">
                        <w:pPr>
                          <w:pStyle w:val="Caption"/>
                          <w:rPr>
                            <w:rFonts w:ascii="Times" w:hAnsi="Times"/>
                            <w:noProof/>
                            <w:sz w:val="22"/>
                          </w:rPr>
                        </w:pPr>
                        <w:bookmarkStart w:id="28" w:name="_Ref274919529"/>
                        <w:r>
                          <w:t xml:space="preserve">Figure </w:t>
                        </w:r>
                        <w:r>
                          <w:fldChar w:fldCharType="begin"/>
                        </w:r>
                        <w:r>
                          <w:instrText xml:space="preserve"> SEQ Figure \* ARABIC </w:instrText>
                        </w:r>
                        <w:r>
                          <w:fldChar w:fldCharType="separate"/>
                        </w:r>
                        <w:r>
                          <w:rPr>
                            <w:noProof/>
                          </w:rPr>
                          <w:t>3</w:t>
                        </w:r>
                        <w:r>
                          <w:fldChar w:fldCharType="end"/>
                        </w:r>
                        <w:bookmarkEnd w:id="28"/>
                        <w:r>
                          <w:t>.  Example of an OA representation. Target.</w:t>
                        </w:r>
                      </w:p>
                    </w:txbxContent>
                  </v:textbox>
                </v:shape>
                <w10:wrap type="topAndBottom"/>
              </v:group>
            </w:pict>
          </mc:Fallback>
        </mc:AlternateContent>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r w:rsidR="009247B1" w:rsidRPr="009247B1">
        <w:rPr>
          <w:rFonts w:ascii="Courier" w:hAnsi="Courier" w:cs="Courier"/>
          <w:sz w:val="20"/>
          <w:szCs w:val="20"/>
          <w:lang w:val="en-US" w:eastAsia="en-US"/>
        </w:rPr>
        <w:t>oa:hasState</w:t>
      </w:r>
      <w:r w:rsidR="009247B1" w:rsidRPr="009247B1">
        <w:rPr>
          <w:lang w:val="en-US" w:eastAsia="en-US"/>
        </w:rPr>
        <w:t xml:space="preserve"> and </w:t>
      </w:r>
      <w:r w:rsidR="009247B1" w:rsidRPr="009247B1">
        <w:rPr>
          <w:rFonts w:ascii="Courier" w:hAnsi="Courier" w:cs="Courier"/>
          <w:sz w:val="20"/>
          <w:szCs w:val="20"/>
          <w:lang w:val="en-US" w:eastAsia="en-US"/>
        </w:rPr>
        <w:t>oa:cachedSource</w:t>
      </w:r>
      <w:r w:rsidR="009247B1" w:rsidRPr="009247B1">
        <w:rPr>
          <w:lang w:val="en-US" w:eastAsia="en-US"/>
        </w:rPr>
        <w:t xml:space="preserve"> are used. The metadata of the cached representation are presented via dc-properties and dctypes:</w:t>
      </w:r>
      <w:r w:rsidR="009247B1">
        <w:rPr>
          <w:lang w:val="en-US" w:eastAsia="en-US"/>
        </w:rPr>
        <w:t xml:space="preserve"> </w:t>
      </w:r>
      <w:r w:rsidR="009247B1" w:rsidRPr="009247B1">
        <w:rPr>
          <w:rFonts w:eastAsia="Times New Roman"/>
          <w:lang w:val="en-US" w:eastAsia="en-US"/>
        </w:rPr>
        <w:t xml:space="preserve">mimeType is presented as </w:t>
      </w:r>
      <w:r w:rsidR="009247B1" w:rsidRPr="009247B1">
        <w:rPr>
          <w:rFonts w:ascii="Courier" w:hAnsi="Courier" w:cs="Courier"/>
          <w:sz w:val="20"/>
          <w:szCs w:val="20"/>
          <w:lang w:val="en-US" w:eastAsia="en-US"/>
        </w:rPr>
        <w:t>​dc:format</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dc:publisher</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dc:description</w:t>
      </w:r>
      <w:r w:rsidR="009247B1" w:rsidRPr="009247B1">
        <w:rPr>
          <w:rFonts w:eastAsia="Times New Roman"/>
          <w:lang w:val="en-US" w:eastAsia="en-US"/>
        </w:rPr>
        <w:t>; note that ​</w:t>
      </w:r>
      <w:r w:rsidR="009247B1" w:rsidRPr="009247B1">
        <w:rPr>
          <w:rFonts w:ascii="Courier" w:hAnsi="Courier" w:cs="Courier"/>
          <w:sz w:val="20"/>
          <w:szCs w:val="20"/>
          <w:lang w:val="en-US" w:eastAsia="en-US"/>
        </w:rPr>
        <w:t>dc:type</w:t>
      </w:r>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8"/>
      </w:r>
      <w:r w:rsidR="009247B1" w:rsidRPr="009247B1">
        <w:rPr>
          <w:rFonts w:eastAsia="Times New Roman"/>
          <w:lang w:val="en-US" w:eastAsia="en-US"/>
        </w:rPr>
        <w:t xml:space="preserve">; therefore, e.g. "screenshot" would not be a good value here. Moreover, a cached representation must have one of the dctypes as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and it must be compliant with </w:t>
      </w:r>
      <w:r w:rsidR="009247B1" w:rsidRPr="009247B1">
        <w:rPr>
          <w:rFonts w:ascii="Courier" w:eastAsia="Times New Roman" w:hAnsi="Courier"/>
          <w:sz w:val="20"/>
          <w:szCs w:val="20"/>
          <w:lang w:val="en-US" w:eastAsia="en-US"/>
        </w:rPr>
        <w:t>dc:format value</w:t>
      </w:r>
      <w:r w:rsidR="009247B1" w:rsidRPr="009247B1">
        <w:rPr>
          <w:rFonts w:eastAsia="Times New Roman"/>
          <w:lang w:val="en-US" w:eastAsia="en-US"/>
        </w:rPr>
        <w:t xml:space="preserve">. For instance, if </w:t>
      </w:r>
      <w:r w:rsidR="009247B1" w:rsidRPr="00FB2683">
        <w:rPr>
          <w:rFonts w:ascii="Courier" w:eastAsia="Times New Roman" w:hAnsi="Courier"/>
          <w:sz w:val="20"/>
          <w:szCs w:val="20"/>
          <w:lang w:val="en-US" w:eastAsia="en-US"/>
        </w:rPr>
        <w:t>dc:format</w:t>
      </w:r>
      <w:r w:rsidR="009247B1" w:rsidRPr="009247B1">
        <w:rPr>
          <w:rFonts w:eastAsia="Times New Roman"/>
          <w:lang w:val="en-US" w:eastAsia="en-US"/>
        </w:rPr>
        <w:t xml:space="preserve"> is "image/png" then the corresponding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must be </w:t>
      </w:r>
      <w:r w:rsidR="009247B1" w:rsidRPr="009247B1">
        <w:rPr>
          <w:rFonts w:ascii="Courier" w:hAnsi="Courier" w:cs="Courier"/>
          <w:sz w:val="20"/>
          <w:szCs w:val="20"/>
          <w:lang w:val="en-US" w:eastAsia="en-US"/>
        </w:rPr>
        <w:t>dctypes:Image</w:t>
      </w:r>
      <w:r w:rsidR="009247B1" w:rsidRPr="009247B1">
        <w:rPr>
          <w:rFonts w:eastAsia="Times New Roman"/>
          <w:lang w:val="en-US" w:eastAsia="en-US"/>
        </w:rPr>
        <w:t>.</w:t>
      </w:r>
    </w:p>
    <w:p w14:paraId="205FE752" w14:textId="77777777"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7"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5853A7">
        <w:t xml:space="preserve">Figure </w:t>
      </w:r>
      <w:r w:rsidR="005853A7">
        <w:rPr>
          <w:noProof/>
        </w:rPr>
        <w:t>4</w:t>
      </w:r>
      <w:r w:rsidR="00D0263B">
        <w:rPr>
          <w:rFonts w:eastAsia="Times New Roman" w:cs="Times New Roman"/>
        </w:rPr>
        <w:fldChar w:fldCharType="end"/>
      </w:r>
      <w:r w:rsidR="00D0263B">
        <w:rPr>
          <w:rFonts w:eastAsia="Times New Roman" w:cs="Times New Roman"/>
        </w:rPr>
        <w:t>.</w:t>
      </w:r>
    </w:p>
    <w:p w14:paraId="1A39F574" w14:textId="77777777" w:rsidR="0096047B" w:rsidRDefault="008B40E3" w:rsidP="0096047B">
      <w:pPr>
        <w:keepNext/>
      </w:pPr>
      <w:r>
        <w:rPr>
          <w:rFonts w:eastAsia="Times New Roman"/>
          <w:noProof/>
          <w:lang w:val="en-US" w:eastAsia="en-US"/>
        </w:rPr>
        <w:drawing>
          <wp:inline distT="0" distB="0" distL="0" distR="0" wp14:anchorId="25AAEC3B" wp14:editId="2935640F">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8">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3C8A339D" w14:textId="77777777" w:rsidR="00FB2683" w:rsidRPr="009247B1" w:rsidRDefault="0096047B" w:rsidP="0096047B">
      <w:pPr>
        <w:pStyle w:val="Caption"/>
      </w:pPr>
      <w:bookmarkStart w:id="29" w:name="_Ref274571314"/>
      <w:r>
        <w:t xml:space="preserve">Figure </w:t>
      </w:r>
      <w:r>
        <w:fldChar w:fldCharType="begin"/>
      </w:r>
      <w:r>
        <w:instrText xml:space="preserve"> SEQ Figure \* ARABIC </w:instrText>
      </w:r>
      <w:r>
        <w:fldChar w:fldCharType="separate"/>
      </w:r>
      <w:r w:rsidR="005853A7">
        <w:rPr>
          <w:noProof/>
        </w:rPr>
        <w:t>4</w:t>
      </w:r>
      <w:r>
        <w:fldChar w:fldCharType="end"/>
      </w:r>
      <w:bookmarkEnd w:id="29"/>
      <w:r>
        <w:t>. Example of an OA representation. Principal.</w:t>
      </w:r>
    </w:p>
    <w:p w14:paraId="1CEAEB06" w14:textId="77777777" w:rsidR="008B40E3" w:rsidRDefault="008B40E3" w:rsidP="004C2791"/>
    <w:p w14:paraId="7B47089D" w14:textId="3D90796C"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r w:rsidR="00285A9B">
        <w:t>:</w:t>
      </w:r>
      <w:r>
        <w:t xml:space="preserve">types and one of the dc:formats, and possibly additional relevant properties, such as </w:t>
      </w:r>
      <w:r>
        <w:rPr>
          <w:rStyle w:val="HTMLCode"/>
        </w:rPr>
        <w:t>cnt:chars</w:t>
      </w:r>
      <w:r>
        <w:t xml:space="preserve"> for text values.</w:t>
      </w:r>
    </w:p>
    <w:p w14:paraId="6F225B27" w14:textId="77777777" w:rsidR="005A362A" w:rsidRDefault="005A362A" w:rsidP="004C2791"/>
    <w:p w14:paraId="140FEB92" w14:textId="77777777" w:rsidR="005A362A" w:rsidRDefault="005A362A" w:rsidP="004C2791"/>
    <w:p w14:paraId="41CCF204" w14:textId="77777777" w:rsidR="005A362A" w:rsidRDefault="005A362A" w:rsidP="004C2791"/>
    <w:p w14:paraId="6E6D6335" w14:textId="77777777" w:rsidR="005A362A" w:rsidRDefault="005A362A" w:rsidP="004C2791"/>
    <w:p w14:paraId="7583EDB3" w14:textId="77777777" w:rsidR="005A362A" w:rsidRDefault="005A362A" w:rsidP="004C2791"/>
    <w:p w14:paraId="6142D932" w14:textId="77777777" w:rsidR="005A362A" w:rsidRDefault="005A362A" w:rsidP="004C2791"/>
    <w:p w14:paraId="5C934607" w14:textId="77777777" w:rsidR="005A362A" w:rsidRDefault="005A362A" w:rsidP="004C2791"/>
    <w:p w14:paraId="18F265D8" w14:textId="77777777" w:rsidR="004263DE" w:rsidRDefault="004263DE" w:rsidP="004C2791"/>
    <w:p w14:paraId="2639C724" w14:textId="77777777" w:rsidR="009B54F3" w:rsidRDefault="009B54F3" w:rsidP="006842AB">
      <w:pPr>
        <w:pStyle w:val="Heading2"/>
        <w:rPr>
          <w:ins w:id="30" w:author="Daan Broeder" w:date="2014-10-22T10:07:00Z"/>
        </w:rPr>
      </w:pPr>
      <w:bookmarkStart w:id="31" w:name="_Ref275791453"/>
      <w:bookmarkStart w:id="32" w:name="_Toc275799998"/>
      <w:r w:rsidRPr="00FC5A7C">
        <w:t xml:space="preserve">DWAN </w:t>
      </w:r>
      <w:r w:rsidR="00940D6A">
        <w:t>Back-end</w:t>
      </w:r>
      <w:bookmarkEnd w:id="31"/>
      <w:bookmarkEnd w:id="32"/>
    </w:p>
    <w:p w14:paraId="11998859" w14:textId="77777777" w:rsidR="00A47CA7" w:rsidRDefault="00A47CA7" w:rsidP="00A47CA7">
      <w:pPr>
        <w:rPr>
          <w:ins w:id="33" w:author="Daan Broeder" w:date="2014-10-22T10:07:00Z"/>
        </w:rPr>
      </w:pPr>
      <w:ins w:id="34" w:author="Daan Broeder" w:date="2014-10-22T10:07:00Z">
        <w:r>
          <w:t>[ some preliminary text introducing the DWAN backend architecture?]</w:t>
        </w:r>
      </w:ins>
    </w:p>
    <w:p w14:paraId="4A1070C2" w14:textId="77777777" w:rsidR="00A47CA7" w:rsidRPr="00A47CA7" w:rsidRDefault="00A47CA7">
      <w:pPr>
        <w:pPrChange w:id="35" w:author="Daan Broeder" w:date="2014-10-22T10:07:00Z">
          <w:pPr>
            <w:pStyle w:val="Heading2"/>
          </w:pPr>
        </w:pPrChange>
      </w:pPr>
    </w:p>
    <w:p w14:paraId="73C2A5AE" w14:textId="77777777" w:rsidR="009B54F3" w:rsidRPr="00AC51E7" w:rsidRDefault="009B54F3" w:rsidP="006842AB">
      <w:pPr>
        <w:pStyle w:val="Heading3"/>
        <w:ind w:left="947"/>
      </w:pPr>
      <w:bookmarkStart w:id="36" w:name="_Toc275799999"/>
      <w:r w:rsidRPr="00AC51E7">
        <w:t>Architecture</w:t>
      </w:r>
      <w:bookmarkEnd w:id="36"/>
    </w:p>
    <w:p w14:paraId="0D5AF0EF" w14:textId="77777777" w:rsidR="009B54F3" w:rsidRDefault="009B54F3" w:rsidP="000F39F5"/>
    <w:p w14:paraId="74D9C9E0" w14:textId="77777777" w:rsidR="0096047B" w:rsidRDefault="009B54F3" w:rsidP="0096047B">
      <w:pPr>
        <w:keepNext/>
      </w:pPr>
      <w:r>
        <w:rPr>
          <w:noProof/>
          <w:lang w:val="en-US" w:eastAsia="en-US"/>
        </w:rPr>
        <w:drawing>
          <wp:inline distT="0" distB="0" distL="0" distR="0" wp14:anchorId="004C5803" wp14:editId="0BD92649">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62229A66"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5853A7">
        <w:rPr>
          <w:noProof/>
        </w:rPr>
        <w:t>5</w:t>
      </w:r>
      <w:r>
        <w:fldChar w:fldCharType="end"/>
      </w:r>
      <w:r>
        <w:t>. The DWAN-</w:t>
      </w:r>
      <w:r w:rsidR="00940D6A">
        <w:t>back-end</w:t>
      </w:r>
      <w:r>
        <w:t xml:space="preserve"> architecture</w:t>
      </w:r>
    </w:p>
    <w:p w14:paraId="20A0E33F" w14:textId="3D438C42" w:rsidR="00A47CA7" w:rsidRDefault="009B54F3" w:rsidP="00AC5B10">
      <w:pPr>
        <w:pStyle w:val="Heading3"/>
        <w:ind w:left="1004"/>
        <w:rPr>
          <w:ins w:id="37" w:author="Daan Broeder" w:date="2014-10-22T10:06:00Z"/>
        </w:rPr>
      </w:pPr>
      <w:bookmarkStart w:id="38" w:name="_Toc275800000"/>
      <w:r w:rsidRPr="00406B4D">
        <w:t>Database and Database Access Objects</w:t>
      </w:r>
      <w:bookmarkEnd w:id="38"/>
    </w:p>
    <w:p w14:paraId="573A9A9D" w14:textId="4EBCD4FB" w:rsidR="00054EC0" w:rsidRDefault="009B54F3" w:rsidP="004C2791">
      <w:r>
        <w:t xml:space="preserve">A PostgreSQL </w:t>
      </w:r>
      <w:r w:rsidR="00F40027">
        <w:t xml:space="preserve">relational </w:t>
      </w:r>
      <w:r>
        <w:t xml:space="preserve">database provides storage for all the core </w:t>
      </w:r>
      <w:r w:rsidR="00A47CA7">
        <w:t xml:space="preserve">information </w:t>
      </w:r>
      <w:r>
        <w:t xml:space="preserve">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w:t>
      </w:r>
      <w:r w:rsidR="00A47CA7">
        <w:t xml:space="preserve">DWAN </w:t>
      </w:r>
      <w:r w:rsidR="000019D0">
        <w:t xml:space="preserve">client accesses an instance of the resource. </w:t>
      </w:r>
      <w:r>
        <w:t xml:space="preserve">URI has the form </w:t>
      </w:r>
      <w:r w:rsidR="000019D0">
        <w:t>&lt;service-uri&gt;</w:t>
      </w:r>
      <w:r>
        <w:t>/</w:t>
      </w:r>
      <w:r w:rsidR="000019D0">
        <w:t>&lt;resource</w:t>
      </w:r>
      <w:r>
        <w:t>/</w:t>
      </w:r>
      <w:r w:rsidR="000019D0">
        <w:t>&lt;id&gt;, e.g.</w:t>
      </w:r>
    </w:p>
    <w:p w14:paraId="7E4A51BF"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042F0EFE"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1C5ECA77" w14:textId="5A6779E9"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7B8A06CD" w14:textId="77777777"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ins w:id="39" w:author="Daan Broeder" w:date="2014-10-22T10:13:00Z">
        <w:r w:rsidR="006A7C1E">
          <w:t>,</w:t>
        </w:r>
      </w:ins>
      <w:r>
        <w:t xml:space="preserve">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9"/>
      </w:r>
      <w:r w:rsidR="00F04E24">
        <w:t>, which utilises a JDBC</w:t>
      </w:r>
      <w:r w:rsidR="00A40CB4">
        <w:rPr>
          <w:rStyle w:val="FootnoteReference"/>
        </w:rPr>
        <w:footnoteReference w:id="10"/>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933E2ED" w14:textId="77777777"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ins w:id="40" w:author="Daan Broeder" w:date="2014-10-22T10:15:00Z">
        <w:r w:rsidR="006A7C1E">
          <w:rPr>
            <w:i/>
          </w:rPr>
          <w:t>,</w:t>
        </w:r>
      </w:ins>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5695930F" w14:textId="77777777" w:rsidR="00443507" w:rsidRDefault="00443507" w:rsidP="004C2791">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4337951E" w14:textId="77777777" w:rsidR="009B54F3" w:rsidRPr="00AC51E7" w:rsidRDefault="009B54F3" w:rsidP="006842AB">
      <w:pPr>
        <w:pStyle w:val="Heading3"/>
        <w:ind w:left="1004"/>
      </w:pPr>
      <w:bookmarkStart w:id="41" w:name="_Toc275800001"/>
      <w:r w:rsidRPr="00AC51E7">
        <w:t>REST Application Programming Interface</w:t>
      </w:r>
      <w:bookmarkEnd w:id="41"/>
    </w:p>
    <w:p w14:paraId="4660849A" w14:textId="2548E38E"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7FCBE694" w14:textId="64D04481"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commentRangeStart w:id="42"/>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commentRangeEnd w:id="42"/>
      <w:r w:rsidR="00367818">
        <w:rPr>
          <w:rStyle w:val="CommentReference"/>
        </w:rPr>
        <w:commentReference w:id="42"/>
      </w:r>
      <w:r w:rsidR="00EC0D99">
        <w:rPr>
          <w:rStyle w:val="FootnoteReference"/>
          <w:i/>
        </w:rPr>
        <w:t xml:space="preserve"> </w:t>
      </w:r>
      <w:r w:rsidR="00EC0D99">
        <w:rPr>
          <w:rStyle w:val="FootnoteReference"/>
          <w:i/>
        </w:rPr>
        <w:footnoteReference w:id="11"/>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4C59A56A" w14:textId="155785EB"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62BB1D8" w14:textId="308815A4"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7552793E"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78022E30" w14:textId="77777777" w:rsidR="00583440" w:rsidRPr="00AC51E7" w:rsidRDefault="00583440" w:rsidP="00583440"/>
    <w:p w14:paraId="06B2F295" w14:textId="77777777" w:rsidR="0096047B" w:rsidRDefault="0096047B" w:rsidP="0096047B">
      <w:pPr>
        <w:pStyle w:val="Caption"/>
        <w:keepNext/>
      </w:pPr>
      <w:bookmarkStart w:id="43" w:name="_Ref274312902"/>
      <w:r>
        <w:t xml:space="preserve">Table </w:t>
      </w:r>
      <w:r>
        <w:fldChar w:fldCharType="begin"/>
      </w:r>
      <w:r>
        <w:instrText xml:space="preserve"> SEQ Table \* ARABIC </w:instrText>
      </w:r>
      <w:r>
        <w:fldChar w:fldCharType="separate"/>
      </w:r>
      <w:r w:rsidR="005853A7">
        <w:rPr>
          <w:noProof/>
        </w:rPr>
        <w:t>2</w:t>
      </w:r>
      <w:r>
        <w:fldChar w:fldCharType="end"/>
      </w:r>
      <w:bookmarkEnd w:id="43"/>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289C094D" w14:textId="77777777" w:rsidTr="0009243D">
        <w:trPr>
          <w:tblHeader/>
          <w:tblCellSpacing w:w="15" w:type="dxa"/>
        </w:trPr>
        <w:tc>
          <w:tcPr>
            <w:tcW w:w="0" w:type="auto"/>
            <w:shd w:val="clear" w:color="auto" w:fill="auto"/>
            <w:vAlign w:val="center"/>
            <w:hideMark/>
          </w:tcPr>
          <w:p w14:paraId="1A10FD72"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18D7C48D"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1F0C0B8" w14:textId="77777777" w:rsidTr="0009243D">
        <w:trPr>
          <w:tblCellSpacing w:w="15" w:type="dxa"/>
        </w:trPr>
        <w:tc>
          <w:tcPr>
            <w:tcW w:w="0" w:type="auto"/>
            <w:shd w:val="clear" w:color="auto" w:fill="auto"/>
            <w:vAlign w:val="center"/>
            <w:hideMark/>
          </w:tcPr>
          <w:p w14:paraId="051D8BAB"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5983D78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6BC6531C" w14:textId="77777777" w:rsidTr="0009243D">
        <w:trPr>
          <w:tblCellSpacing w:w="15" w:type="dxa"/>
        </w:trPr>
        <w:tc>
          <w:tcPr>
            <w:tcW w:w="0" w:type="auto"/>
            <w:shd w:val="clear" w:color="auto" w:fill="auto"/>
            <w:vAlign w:val="center"/>
            <w:hideMark/>
          </w:tcPr>
          <w:p w14:paraId="7C1E28C8"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cid</w:t>
            </w:r>
          </w:p>
        </w:tc>
        <w:tc>
          <w:tcPr>
            <w:tcW w:w="6462" w:type="dxa"/>
            <w:shd w:val="clear" w:color="auto" w:fill="auto"/>
            <w:vAlign w:val="center"/>
            <w:hideMark/>
          </w:tcPr>
          <w:p w14:paraId="2C0F8DF9"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0DE6A008" w14:textId="77777777" w:rsidTr="0009243D">
        <w:trPr>
          <w:tblCellSpacing w:w="15" w:type="dxa"/>
        </w:trPr>
        <w:tc>
          <w:tcPr>
            <w:tcW w:w="0" w:type="auto"/>
            <w:shd w:val="clear" w:color="auto" w:fill="auto"/>
            <w:vAlign w:val="center"/>
            <w:hideMark/>
          </w:tcPr>
          <w:p w14:paraId="326F4837"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datetime</w:t>
            </w:r>
          </w:p>
        </w:tc>
        <w:tc>
          <w:tcPr>
            <w:tcW w:w="6462" w:type="dxa"/>
            <w:shd w:val="clear" w:color="auto" w:fill="auto"/>
            <w:vAlign w:val="center"/>
            <w:hideMark/>
          </w:tcPr>
          <w:p w14:paraId="7232474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30"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19A8DBD4" w14:textId="77777777" w:rsidTr="0009243D">
        <w:trPr>
          <w:tblCellSpacing w:w="15" w:type="dxa"/>
        </w:trPr>
        <w:tc>
          <w:tcPr>
            <w:tcW w:w="0" w:type="auto"/>
            <w:shd w:val="clear" w:color="auto" w:fill="auto"/>
            <w:vAlign w:val="center"/>
            <w:hideMark/>
          </w:tcPr>
          <w:p w14:paraId="63960FF9"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nid</w:t>
            </w:r>
          </w:p>
        </w:tc>
        <w:tc>
          <w:tcPr>
            <w:tcW w:w="6462" w:type="dxa"/>
            <w:shd w:val="clear" w:color="auto" w:fill="auto"/>
            <w:vAlign w:val="center"/>
            <w:hideMark/>
          </w:tcPr>
          <w:p w14:paraId="0EEF9EB9"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27AD49D5" w14:textId="77777777" w:rsidTr="0009243D">
        <w:trPr>
          <w:tblCellSpacing w:w="15" w:type="dxa"/>
        </w:trPr>
        <w:tc>
          <w:tcPr>
            <w:tcW w:w="0" w:type="auto"/>
            <w:shd w:val="clear" w:color="auto" w:fill="auto"/>
            <w:vAlign w:val="center"/>
            <w:hideMark/>
          </w:tcPr>
          <w:p w14:paraId="7E060577"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480CA1F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6C98AE61" w14:textId="77777777" w:rsidTr="0009243D">
        <w:trPr>
          <w:tblCellSpacing w:w="15" w:type="dxa"/>
        </w:trPr>
        <w:tc>
          <w:tcPr>
            <w:tcW w:w="0" w:type="auto"/>
            <w:shd w:val="clear" w:color="auto" w:fill="auto"/>
            <w:vAlign w:val="center"/>
            <w:hideMark/>
          </w:tcPr>
          <w:p w14:paraId="3DF63B7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tid</w:t>
            </w:r>
          </w:p>
        </w:tc>
        <w:tc>
          <w:tcPr>
            <w:tcW w:w="6462" w:type="dxa"/>
            <w:shd w:val="clear" w:color="auto" w:fill="auto"/>
            <w:vAlign w:val="center"/>
            <w:hideMark/>
          </w:tcPr>
          <w:p w14:paraId="2A53D17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0C412E27" w14:textId="77777777" w:rsidTr="0009243D">
        <w:trPr>
          <w:tblCellSpacing w:w="15" w:type="dxa"/>
        </w:trPr>
        <w:tc>
          <w:tcPr>
            <w:tcW w:w="0" w:type="auto"/>
            <w:shd w:val="clear" w:color="auto" w:fill="auto"/>
            <w:vAlign w:val="center"/>
            <w:hideMark/>
          </w:tcPr>
          <w:p w14:paraId="3866B6C0"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577DB2C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12AB2D8" w14:textId="77777777" w:rsidTr="0009243D">
        <w:trPr>
          <w:tblCellSpacing w:w="15" w:type="dxa"/>
        </w:trPr>
        <w:tc>
          <w:tcPr>
            <w:tcW w:w="0" w:type="auto"/>
            <w:shd w:val="clear" w:color="auto" w:fill="auto"/>
            <w:vAlign w:val="center"/>
            <w:hideMark/>
          </w:tcPr>
          <w:p w14:paraId="3B94532D"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prid</w:t>
            </w:r>
          </w:p>
        </w:tc>
        <w:tc>
          <w:tcPr>
            <w:tcW w:w="6462" w:type="dxa"/>
            <w:shd w:val="clear" w:color="auto" w:fill="auto"/>
            <w:vAlign w:val="center"/>
            <w:hideMark/>
          </w:tcPr>
          <w:p w14:paraId="4447CA5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16710EDE" w14:textId="77777777" w:rsidTr="0009243D">
        <w:trPr>
          <w:tblCellSpacing w:w="15" w:type="dxa"/>
        </w:trPr>
        <w:tc>
          <w:tcPr>
            <w:tcW w:w="0" w:type="auto"/>
            <w:shd w:val="clear" w:color="auto" w:fill="auto"/>
            <w:vAlign w:val="center"/>
            <w:hideMark/>
          </w:tcPr>
          <w:p w14:paraId="2E1BBB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8EC25B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31"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0FF251E4" w14:textId="77777777" w:rsidTr="0009243D">
        <w:trPr>
          <w:tblCellSpacing w:w="15" w:type="dxa"/>
        </w:trPr>
        <w:tc>
          <w:tcPr>
            <w:tcW w:w="0" w:type="auto"/>
            <w:shd w:val="clear" w:color="auto" w:fill="auto"/>
            <w:vAlign w:val="center"/>
            <w:hideMark/>
          </w:tcPr>
          <w:p w14:paraId="0A542581"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592F8AF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5E3C417D" w14:textId="77777777" w:rsidR="00DB0B9B" w:rsidRDefault="00DB0B9B" w:rsidP="009B54F3"/>
    <w:p w14:paraId="48A931F3"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DEE1371"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516C998F"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6C19EFE0" w14:textId="77777777" w:rsidTr="00C60E7A">
        <w:trPr>
          <w:tblHeader/>
          <w:tblCellSpacing w:w="15" w:type="dxa"/>
        </w:trPr>
        <w:tc>
          <w:tcPr>
            <w:tcW w:w="0" w:type="auto"/>
            <w:vAlign w:val="center"/>
            <w:hideMark/>
          </w:tcPr>
          <w:p w14:paraId="4E4BF60A"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532AB779"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28CD6EA1"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DEE4310" w14:textId="77777777" w:rsidTr="00FC6C4A">
        <w:trPr>
          <w:tblCellSpacing w:w="15" w:type="dxa"/>
        </w:trPr>
        <w:tc>
          <w:tcPr>
            <w:tcW w:w="0" w:type="auto"/>
            <w:vAlign w:val="center"/>
            <w:hideMark/>
          </w:tcPr>
          <w:p w14:paraId="3A1458F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api/authentication/login</w:t>
            </w:r>
          </w:p>
        </w:tc>
        <w:tc>
          <w:tcPr>
            <w:tcW w:w="0" w:type="auto"/>
            <w:vAlign w:val="center"/>
            <w:hideMark/>
          </w:tcPr>
          <w:p w14:paraId="39A5C77C"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27E2AC0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742B4655" w14:textId="77777777" w:rsidTr="00FC6C4A">
        <w:trPr>
          <w:tblCellSpacing w:w="15" w:type="dxa"/>
        </w:trPr>
        <w:tc>
          <w:tcPr>
            <w:tcW w:w="0" w:type="auto"/>
            <w:vAlign w:val="center"/>
            <w:hideMark/>
          </w:tcPr>
          <w:p w14:paraId="788F915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api/authentication/principal</w:t>
            </w:r>
          </w:p>
        </w:tc>
        <w:tc>
          <w:tcPr>
            <w:tcW w:w="0" w:type="auto"/>
            <w:vAlign w:val="center"/>
            <w:hideMark/>
          </w:tcPr>
          <w:p w14:paraId="36C73F86"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14DCC2D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508C95E" w14:textId="77777777" w:rsidTr="00FC6C4A">
        <w:trPr>
          <w:tblCellSpacing w:w="15" w:type="dxa"/>
        </w:trPr>
        <w:tc>
          <w:tcPr>
            <w:tcW w:w="0" w:type="auto"/>
            <w:vAlign w:val="center"/>
            <w:hideMark/>
          </w:tcPr>
          <w:p w14:paraId="3B362CBB"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54734A">
              <w:rPr>
                <w:rFonts w:ascii="Times New Roman" w:eastAsia="Times New Roman" w:hAnsi="Times New Roman" w:cs="Times New Roman"/>
                <w:i/>
                <w:szCs w:val="22"/>
              </w:rPr>
              <w:t xml:space="preserve"> </w:t>
            </w:r>
          </w:p>
        </w:tc>
        <w:tc>
          <w:tcPr>
            <w:tcW w:w="0" w:type="auto"/>
            <w:vAlign w:val="center"/>
            <w:hideMark/>
          </w:tcPr>
          <w:p w14:paraId="285ED388"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principal with the given prid</w:t>
            </w:r>
            <w:r>
              <w:rPr>
                <w:rFonts w:eastAsia="Times New Roman" w:cs="Times New Roman"/>
                <w:szCs w:val="22"/>
              </w:rPr>
              <w:t>.</w:t>
            </w:r>
          </w:p>
        </w:tc>
        <w:tc>
          <w:tcPr>
            <w:tcW w:w="0" w:type="auto"/>
            <w:vAlign w:val="center"/>
            <w:hideMark/>
          </w:tcPr>
          <w:p w14:paraId="58E5DAD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429ACD97" w14:textId="77777777" w:rsidTr="00FC6C4A">
        <w:trPr>
          <w:tblCellSpacing w:w="15" w:type="dxa"/>
        </w:trPr>
        <w:tc>
          <w:tcPr>
            <w:tcW w:w="0" w:type="auto"/>
            <w:vAlign w:val="center"/>
            <w:hideMark/>
          </w:tcPr>
          <w:p w14:paraId="3D21C02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793B08">
              <w:rPr>
                <w:rFonts w:eastAsia="Times New Roman" w:cs="Times New Roman"/>
                <w:szCs w:val="22"/>
              </w:rPr>
              <w:t>/current</w:t>
            </w:r>
          </w:p>
        </w:tc>
        <w:tc>
          <w:tcPr>
            <w:tcW w:w="0" w:type="auto"/>
            <w:vAlign w:val="center"/>
            <w:hideMark/>
          </w:tcPr>
          <w:p w14:paraId="52D5DAC2"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r w:rsidR="009B54F3" w:rsidRPr="00793B08">
              <w:rPr>
                <w:rFonts w:eastAsia="Times New Roman" w:cs="Times New Roman"/>
                <w:i/>
                <w:iCs/>
                <w:szCs w:val="22"/>
              </w:rPr>
              <w:t>prid</w:t>
            </w:r>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71361399"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CurrenPrincipalInfo</w:t>
            </w:r>
          </w:p>
        </w:tc>
      </w:tr>
      <w:tr w:rsidR="009B54F3" w:rsidRPr="00AC51E7" w14:paraId="28F47294" w14:textId="77777777" w:rsidTr="00FC6C4A">
        <w:trPr>
          <w:tblCellSpacing w:w="15" w:type="dxa"/>
        </w:trPr>
        <w:tc>
          <w:tcPr>
            <w:tcW w:w="0" w:type="auto"/>
            <w:vAlign w:val="center"/>
            <w:hideMark/>
          </w:tcPr>
          <w:p w14:paraId="47CE012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45102E0F"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18C3C1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6E0EAF2A" w14:textId="77777777" w:rsidTr="00FC6C4A">
        <w:trPr>
          <w:tblCellSpacing w:w="15" w:type="dxa"/>
        </w:trPr>
        <w:tc>
          <w:tcPr>
            <w:tcW w:w="0" w:type="auto"/>
            <w:vAlign w:val="center"/>
            <w:hideMark/>
          </w:tcPr>
          <w:p w14:paraId="44DC4F70"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api/principals/admin</w:t>
            </w:r>
          </w:p>
        </w:tc>
        <w:tc>
          <w:tcPr>
            <w:tcW w:w="0" w:type="auto"/>
            <w:vAlign w:val="center"/>
            <w:hideMark/>
          </w:tcPr>
          <w:p w14:paraId="52E053F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0301906F"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4462CAFB"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44" w:name="user-content-annotations"/>
      <w:bookmarkEnd w:id="44"/>
    </w:p>
    <w:p w14:paraId="1D11DF2B" w14:textId="77777777" w:rsidR="004263DE" w:rsidRDefault="004263DE" w:rsidP="009B54F3">
      <w:pPr>
        <w:spacing w:before="100" w:beforeAutospacing="1" w:after="100" w:afterAutospacing="1"/>
        <w:outlineLvl w:val="2"/>
        <w:rPr>
          <w:rFonts w:eastAsia="Times New Roman" w:cs="Times New Roman"/>
          <w:b/>
          <w:bCs/>
          <w:sz w:val="27"/>
          <w:szCs w:val="27"/>
        </w:rPr>
      </w:pPr>
    </w:p>
    <w:p w14:paraId="51AB423F" w14:textId="77777777" w:rsidR="004263DE" w:rsidRDefault="004263DE" w:rsidP="009B54F3">
      <w:pPr>
        <w:spacing w:before="100" w:beforeAutospacing="1" w:after="100" w:afterAutospacing="1"/>
        <w:outlineLvl w:val="2"/>
        <w:rPr>
          <w:rFonts w:eastAsia="Times New Roman" w:cs="Times New Roman"/>
          <w:b/>
          <w:bCs/>
          <w:sz w:val="27"/>
          <w:szCs w:val="27"/>
        </w:rPr>
      </w:pPr>
    </w:p>
    <w:p w14:paraId="32194B9F"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0F76D959" w14:textId="77777777" w:rsidR="009B54F3" w:rsidRPr="00AC51E7" w:rsidRDefault="009B54F3" w:rsidP="009B54F3">
      <w:pPr>
        <w:spacing w:before="100" w:beforeAutospacing="1" w:after="100" w:afterAutospacing="1"/>
        <w:rPr>
          <w:rFonts w:cs="Times New Roman"/>
          <w:szCs w:val="20"/>
        </w:rPr>
      </w:pPr>
      <w:r w:rsidRPr="00AC51E7">
        <w:rPr>
          <w:rFonts w:cs="Times New Roman"/>
          <w:b/>
          <w:bCs/>
          <w:szCs w:val="20"/>
        </w:rPr>
        <w:t>api/annotations</w:t>
      </w:r>
    </w:p>
    <w:p w14:paraId="5D7CE2DA"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4038ECC5" w14:textId="77777777" w:rsidTr="00F016F9">
        <w:trPr>
          <w:tblHeader/>
          <w:tblCellSpacing w:w="15" w:type="dxa"/>
        </w:trPr>
        <w:tc>
          <w:tcPr>
            <w:tcW w:w="3276" w:type="dxa"/>
            <w:vAlign w:val="center"/>
            <w:hideMark/>
          </w:tcPr>
          <w:p w14:paraId="1B17B5E4"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77A9A67E"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42653898"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33042838" w14:textId="77777777" w:rsidTr="00FC6C4A">
        <w:trPr>
          <w:tblCellSpacing w:w="15" w:type="dxa"/>
        </w:trPr>
        <w:tc>
          <w:tcPr>
            <w:tcW w:w="3276" w:type="dxa"/>
            <w:vAlign w:val="center"/>
            <w:hideMark/>
          </w:tcPr>
          <w:p w14:paraId="62E01B54" w14:textId="77777777" w:rsidR="00F016F9" w:rsidRDefault="009B54F3" w:rsidP="00FC6C4A">
            <w:pPr>
              <w:jc w:val="left"/>
              <w:rPr>
                <w:rFonts w:eastAsia="Times New Roman" w:cs="Times New Roman"/>
                <w:szCs w:val="22"/>
              </w:rPr>
            </w:pPr>
            <w:r w:rsidRPr="006B0F8C">
              <w:rPr>
                <w:rFonts w:eastAsia="Times New Roman" w:cs="Times New Roman"/>
                <w:szCs w:val="22"/>
              </w:rPr>
              <w:t>GET api/annotations?</w:t>
            </w:r>
          </w:p>
          <w:p w14:paraId="4A855695"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78576FA3"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r w:rsidRPr="006B0F8C">
              <w:rPr>
                <w:rFonts w:ascii="Courier" w:hAnsi="Courier" w:cs="Courier"/>
                <w:szCs w:val="22"/>
              </w:rPr>
              <w:t>prid</w:t>
            </w:r>
            <w:r w:rsidRPr="006B0F8C">
              <w:rPr>
                <w:rFonts w:eastAsia="Times New Roman" w:cs="Times New Roman"/>
                <w:szCs w:val="22"/>
              </w:rPr>
              <w:t>&amp;</w:t>
            </w:r>
          </w:p>
          <w:p w14:paraId="4D62B46E"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5EB0AF4F"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3B425140"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r w:rsidRPr="00F016F9">
              <w:rPr>
                <w:rFonts w:eastAsia="Times New Roman" w:cs="Times New Roman"/>
                <w:i/>
                <w:szCs w:val="22"/>
              </w:rPr>
              <w:t>uri</w:t>
            </w:r>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7A33DF23"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AnnotationInfoList</w:t>
            </w:r>
          </w:p>
        </w:tc>
      </w:tr>
      <w:tr w:rsidR="009B54F3" w:rsidRPr="006B0F8C" w14:paraId="56B31CFD" w14:textId="77777777" w:rsidTr="00FC6C4A">
        <w:trPr>
          <w:tblCellSpacing w:w="15" w:type="dxa"/>
        </w:trPr>
        <w:tc>
          <w:tcPr>
            <w:tcW w:w="3276" w:type="dxa"/>
            <w:vAlign w:val="center"/>
            <w:hideMark/>
          </w:tcPr>
          <w:p w14:paraId="4187B267"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POST api/annotations</w:t>
            </w:r>
          </w:p>
        </w:tc>
        <w:tc>
          <w:tcPr>
            <w:tcW w:w="3073" w:type="dxa"/>
            <w:vAlign w:val="center"/>
            <w:hideMark/>
          </w:tcPr>
          <w:p w14:paraId="0DD3ECE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1633A7A5"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bl>
    <w:p w14:paraId="306BEAA8" w14:textId="77777777" w:rsidR="009534FE" w:rsidRDefault="009534FE" w:rsidP="009534FE">
      <w:pPr>
        <w:pStyle w:val="CommentText"/>
      </w:pPr>
    </w:p>
    <w:p w14:paraId="3715F338"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XPath for xml annotation bodies. For instance,  the following query </w:t>
      </w:r>
    </w:p>
    <w:p w14:paraId="60206A0F"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api/annotations?ns=rdf:http%3A%2F%2Fwww.w3.org%2F1999%2F02%2F22-rdf-syntax-ns%23&amp;ns=owl:http%3A%2F%2Fwww.w3.org%2F2002%2F07%2Fowl%23&amp;xpath=//owl:sameAs[rdf:resource="example:2"]</w:t>
      </w:r>
    </w:p>
    <w:p w14:paraId="56919C90" w14:textId="77777777" w:rsidR="009D0492" w:rsidRDefault="009D0492" w:rsidP="009534FE">
      <w:pPr>
        <w:pStyle w:val="CommentText"/>
      </w:pPr>
      <w:r>
        <w:t>is used to find an annotation with the body:</w:t>
      </w:r>
    </w:p>
    <w:p w14:paraId="2B30155C" w14:textId="77777777" w:rsidR="009D0492" w:rsidRPr="00C40D7B" w:rsidRDefault="009D0492" w:rsidP="00C40D7B"/>
    <w:p w14:paraId="6EB0241D"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&lt;rdf:RDF</w:t>
      </w:r>
    </w:p>
    <w:p w14:paraId="7666677D" w14:textId="77777777" w:rsidR="009D0492" w:rsidRPr="009D0492" w:rsidRDefault="009D0492" w:rsidP="009534FE">
      <w:pPr>
        <w:pStyle w:val="CommentText"/>
        <w:rPr>
          <w:rFonts w:ascii="Helvetica" w:hAnsi="Helvetica" w:cs="Helvetica"/>
          <w:sz w:val="20"/>
          <w:szCs w:val="20"/>
          <w:lang w:val="en-US"/>
        </w:rPr>
      </w:pPr>
      <w:r w:rsidRPr="009D0492">
        <w:rPr>
          <w:rFonts w:ascii="Helvetica" w:hAnsi="Helvetica" w:cs="Helvetica"/>
          <w:color w:val="1399CC"/>
          <w:sz w:val="20"/>
          <w:szCs w:val="20"/>
          <w:lang w:val="en-US"/>
        </w:rPr>
        <w:t>xmlns:rdf</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2"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xmlns:owl</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3"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519D2976"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&lt;owl:sameAs</w:t>
      </w:r>
      <w:r w:rsidRPr="009D0492">
        <w:rPr>
          <w:rFonts w:ascii="Helvetica" w:hAnsi="Helvetica" w:cs="Helvetica"/>
          <w:color w:val="F5834C"/>
          <w:sz w:val="20"/>
          <w:szCs w:val="20"/>
          <w:lang w:val="en-US"/>
        </w:rPr>
        <w:t xml:space="preserve"> rdf:about</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154C61DF" w14:textId="77777777" w:rsidR="009D0492" w:rsidRPr="009D0492"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F5834C"/>
          <w:sz w:val="20"/>
          <w:szCs w:val="20"/>
          <w:lang w:val="en-US"/>
        </w:rPr>
        <w:t>rdf:resource</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2E535ED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&lt;/rdf:RDF&gt;</w:t>
      </w:r>
    </w:p>
    <w:p w14:paraId="4F6AF643" w14:textId="77777777" w:rsidR="009B54F3" w:rsidRPr="00560CE9" w:rsidRDefault="009B54F3" w:rsidP="009B54F3">
      <w:pPr>
        <w:spacing w:before="100" w:beforeAutospacing="1" w:after="100" w:afterAutospacing="1"/>
        <w:rPr>
          <w:rFonts w:cs="Times New Roman"/>
        </w:rPr>
      </w:pPr>
      <w:r w:rsidRPr="00560CE9">
        <w:rPr>
          <w:rFonts w:cs="Times New Roman"/>
          <w:b/>
          <w:bCs/>
        </w:rPr>
        <w:t>api/annotations/</w:t>
      </w:r>
      <w:r w:rsidRPr="00560CE9">
        <w:rPr>
          <w:rFonts w:ascii="Courier" w:hAnsi="Courier" w:cs="Courier"/>
          <w:b/>
          <w:bCs/>
        </w:rPr>
        <w:t>aid</w:t>
      </w:r>
    </w:p>
    <w:p w14:paraId="55764819"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35B8C62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5543A733" w14:textId="77777777" w:rsidTr="00B95279">
        <w:trPr>
          <w:tblHeader/>
          <w:tblCellSpacing w:w="15" w:type="dxa"/>
        </w:trPr>
        <w:tc>
          <w:tcPr>
            <w:tcW w:w="0" w:type="auto"/>
            <w:vAlign w:val="center"/>
            <w:hideMark/>
          </w:tcPr>
          <w:p w14:paraId="0C97265B"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1DA7368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32E34E67"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69760ED8" w14:textId="77777777" w:rsidTr="00FC6C4A">
        <w:trPr>
          <w:tblCellSpacing w:w="15" w:type="dxa"/>
        </w:trPr>
        <w:tc>
          <w:tcPr>
            <w:tcW w:w="0" w:type="auto"/>
            <w:vAlign w:val="center"/>
            <w:hideMark/>
          </w:tcPr>
          <w:p w14:paraId="1F722AF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p>
        </w:tc>
        <w:tc>
          <w:tcPr>
            <w:tcW w:w="0" w:type="auto"/>
            <w:vAlign w:val="center"/>
            <w:hideMark/>
          </w:tcPr>
          <w:p w14:paraId="79E62A1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0DEA1D63"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B9F521D" w14:textId="77777777" w:rsidTr="00FC6C4A">
        <w:trPr>
          <w:tblCellSpacing w:w="15" w:type="dxa"/>
        </w:trPr>
        <w:tc>
          <w:tcPr>
            <w:tcW w:w="0" w:type="auto"/>
            <w:vAlign w:val="center"/>
            <w:hideMark/>
          </w:tcPr>
          <w:p w14:paraId="712450E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94199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r w:rsidR="009B54F3" w:rsidRPr="00C13260">
              <w:rPr>
                <w:rFonts w:ascii="Times New Roman" w:hAnsi="Times New Roman" w:cs="Times New Roman"/>
                <w:i/>
                <w:szCs w:val="22"/>
              </w:rPr>
              <w:t>tid</w:t>
            </w:r>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04B7D627"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ReferenceList</w:t>
            </w:r>
          </w:p>
        </w:tc>
      </w:tr>
      <w:tr w:rsidR="00C13260" w:rsidRPr="006B0F8C" w14:paraId="301FE22D" w14:textId="77777777" w:rsidTr="00FC6C4A">
        <w:trPr>
          <w:tblCellSpacing w:w="15" w:type="dxa"/>
        </w:trPr>
        <w:tc>
          <w:tcPr>
            <w:tcW w:w="0" w:type="auto"/>
            <w:vAlign w:val="center"/>
            <w:hideMark/>
          </w:tcPr>
          <w:p w14:paraId="4A1DE200" w14:textId="77777777" w:rsidR="009B54F3" w:rsidRPr="006B0F8C" w:rsidRDefault="009B54F3" w:rsidP="00C13260">
            <w:pPr>
              <w:rPr>
                <w:rFonts w:eastAsia="Times New Roman" w:cs="Times New Roman"/>
                <w:szCs w:val="22"/>
              </w:rPr>
            </w:pPr>
            <w:r w:rsidRPr="006B0F8C">
              <w:rPr>
                <w:rFonts w:eastAsia="Times New Roman" w:cs="Times New Roman"/>
                <w:szCs w:val="22"/>
              </w:rPr>
              <w:t>DELETE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7773EE11"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3580FABD"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5A93B8" w14:textId="77777777" w:rsidTr="00FC6C4A">
        <w:trPr>
          <w:tblCellSpacing w:w="15" w:type="dxa"/>
        </w:trPr>
        <w:tc>
          <w:tcPr>
            <w:tcW w:w="0" w:type="auto"/>
            <w:vAlign w:val="center"/>
            <w:hideMark/>
          </w:tcPr>
          <w:p w14:paraId="5234B70E" w14:textId="77777777"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4B5F84B4"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r w:rsidR="009B54F3" w:rsidRPr="00C13260">
              <w:rPr>
                <w:rFonts w:ascii="Times New Roman" w:hAnsi="Times New Roman" w:cs="Times New Roman"/>
                <w:i/>
                <w:szCs w:val="22"/>
              </w:rPr>
              <w:t>prid</w:t>
            </w:r>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api/annotations/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A72C775"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323D6338" w14:textId="77777777" w:rsidTr="00FC6C4A">
        <w:trPr>
          <w:tblCellSpacing w:w="15" w:type="dxa"/>
        </w:trPr>
        <w:tc>
          <w:tcPr>
            <w:tcW w:w="0" w:type="auto"/>
            <w:vAlign w:val="center"/>
            <w:hideMark/>
          </w:tcPr>
          <w:p w14:paraId="7DE1C6DE" w14:textId="77777777"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5997285C"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16F4390D"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61374CD1" w14:textId="77777777" w:rsidTr="00FC6C4A">
        <w:trPr>
          <w:tblCellSpacing w:w="15" w:type="dxa"/>
        </w:trPr>
        <w:tc>
          <w:tcPr>
            <w:tcW w:w="0" w:type="auto"/>
            <w:vAlign w:val="center"/>
            <w:hideMark/>
          </w:tcPr>
          <w:p w14:paraId="7814175C" w14:textId="77777777" w:rsidR="009B54F3" w:rsidRPr="006B0F8C" w:rsidRDefault="009B54F3" w:rsidP="00E02A1C">
            <w:pPr>
              <w:rPr>
                <w:rFonts w:eastAsia="Times New Roman" w:cs="Times New Roman"/>
                <w:szCs w:val="22"/>
              </w:rPr>
            </w:pPr>
            <w:r w:rsidRPr="006B0F8C">
              <w:rPr>
                <w:rFonts w:eastAsia="Times New Roman" w:cs="Times New Roman"/>
                <w:szCs w:val="22"/>
              </w:rPr>
              <w:t>GET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35D11138"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308E614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PermissionList</w:t>
            </w:r>
          </w:p>
        </w:tc>
      </w:tr>
      <w:tr w:rsidR="00C13260" w:rsidRPr="006B0F8C" w14:paraId="5C2333DD" w14:textId="77777777" w:rsidTr="00FC6C4A">
        <w:trPr>
          <w:tblCellSpacing w:w="15" w:type="dxa"/>
        </w:trPr>
        <w:tc>
          <w:tcPr>
            <w:tcW w:w="0" w:type="auto"/>
            <w:vAlign w:val="center"/>
            <w:hideMark/>
          </w:tcPr>
          <w:p w14:paraId="218ACE36"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6515B0C0"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0C2AAC5D"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nvelope PermissionResponseBody</w:t>
            </w:r>
          </w:p>
        </w:tc>
      </w:tr>
      <w:tr w:rsidR="00C13260" w:rsidRPr="006B0F8C" w14:paraId="6B3C23DE" w14:textId="77777777" w:rsidTr="00FC6C4A">
        <w:trPr>
          <w:tblCellSpacing w:w="15" w:type="dxa"/>
        </w:trPr>
        <w:tc>
          <w:tcPr>
            <w:tcW w:w="0" w:type="auto"/>
            <w:vAlign w:val="center"/>
            <w:hideMark/>
          </w:tcPr>
          <w:p w14:paraId="4D899B72"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r w:rsidRPr="00C13260">
              <w:rPr>
                <w:rFonts w:ascii="Times New Roman" w:hAnsi="Times New Roman" w:cs="Times New Roman"/>
                <w:i/>
                <w:szCs w:val="22"/>
              </w:rPr>
              <w:t>prid</w:t>
            </w:r>
            <w:r w:rsidRPr="006B0F8C">
              <w:rPr>
                <w:rFonts w:eastAsia="Times New Roman" w:cs="Times New Roman"/>
                <w:szCs w:val="22"/>
              </w:rPr>
              <w:t xml:space="preserve"> </w:t>
            </w:r>
          </w:p>
        </w:tc>
        <w:tc>
          <w:tcPr>
            <w:tcW w:w="0" w:type="auto"/>
            <w:vAlign w:val="center"/>
            <w:hideMark/>
          </w:tcPr>
          <w:p w14:paraId="331D4F6A"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r w:rsidR="00AF62C3" w:rsidRPr="00AF62C3">
              <w:rPr>
                <w:rFonts w:eastAsia="Times New Roman" w:cs="Times New Roman"/>
                <w:i/>
                <w:szCs w:val="22"/>
              </w:rPr>
              <w:t>prid</w:t>
            </w:r>
            <w:r>
              <w:rPr>
                <w:rFonts w:eastAsia="Times New Roman" w:cs="Times New Roman"/>
                <w:szCs w:val="22"/>
              </w:rPr>
              <w:t>. New access mode is given in the body of the request.</w:t>
            </w:r>
          </w:p>
        </w:tc>
        <w:tc>
          <w:tcPr>
            <w:tcW w:w="0" w:type="auto"/>
            <w:vAlign w:val="center"/>
            <w:hideMark/>
          </w:tcPr>
          <w:p w14:paraId="067C57AC"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7D38F94D"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0DC0F058"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DD10CB4" w14:textId="77777777" w:rsidR="009B54F3" w:rsidRPr="00CB0F7F" w:rsidRDefault="009B54F3" w:rsidP="00CB0F7F">
      <w:pPr>
        <w:spacing w:before="100" w:beforeAutospacing="1" w:after="100" w:afterAutospacing="1"/>
        <w:rPr>
          <w:rFonts w:cs="Times New Roman"/>
          <w:szCs w:val="20"/>
        </w:rPr>
      </w:pPr>
      <w:r w:rsidRPr="00313D9B">
        <w:rPr>
          <w:rFonts w:cs="Times New Roman"/>
          <w:b/>
          <w:bCs/>
          <w:szCs w:val="20"/>
        </w:rPr>
        <w:t>api/targets</w:t>
      </w:r>
    </w:p>
    <w:p w14:paraId="17E119BA"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57BB27F7" w14:textId="77777777" w:rsidTr="00DA3E2F">
        <w:trPr>
          <w:tblHeader/>
          <w:tblCellSpacing w:w="15" w:type="dxa"/>
        </w:trPr>
        <w:tc>
          <w:tcPr>
            <w:tcW w:w="2709" w:type="dxa"/>
            <w:vAlign w:val="center"/>
            <w:hideMark/>
          </w:tcPr>
          <w:p w14:paraId="31A4C139"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18957A95"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398C558F"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32E0A08E" w14:textId="77777777" w:rsidTr="00FC6C4A">
        <w:trPr>
          <w:tblCellSpacing w:w="15" w:type="dxa"/>
        </w:trPr>
        <w:tc>
          <w:tcPr>
            <w:tcW w:w="2709" w:type="dxa"/>
            <w:vAlign w:val="center"/>
            <w:hideMark/>
          </w:tcPr>
          <w:p w14:paraId="41F9007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i/>
                <w:szCs w:val="22"/>
              </w:rPr>
              <w:t xml:space="preserve"> </w:t>
            </w:r>
          </w:p>
        </w:tc>
        <w:tc>
          <w:tcPr>
            <w:tcW w:w="3797" w:type="dxa"/>
            <w:vAlign w:val="center"/>
            <w:hideMark/>
          </w:tcPr>
          <w:p w14:paraId="089428A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36E96551"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1D6BBB6E" w14:textId="77777777" w:rsidTr="00FC6C4A">
        <w:trPr>
          <w:tblCellSpacing w:w="15" w:type="dxa"/>
        </w:trPr>
        <w:tc>
          <w:tcPr>
            <w:tcW w:w="2709" w:type="dxa"/>
            <w:vAlign w:val="center"/>
            <w:hideMark/>
          </w:tcPr>
          <w:p w14:paraId="6E7C300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/versions</w:t>
            </w:r>
          </w:p>
        </w:tc>
        <w:tc>
          <w:tcPr>
            <w:tcW w:w="3797" w:type="dxa"/>
            <w:vAlign w:val="center"/>
            <w:hideMark/>
          </w:tcPr>
          <w:p w14:paraId="2D4BE246"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r w:rsidR="009B54F3" w:rsidRPr="00CB0F7F">
              <w:rPr>
                <w:rFonts w:ascii="Times New Roman" w:hAnsi="Times New Roman" w:cs="Times New Roman"/>
                <w:i/>
                <w:szCs w:val="22"/>
              </w:rPr>
              <w:t>tid</w:t>
            </w:r>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53346DF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ReferenceList</w:t>
            </w:r>
          </w:p>
        </w:tc>
      </w:tr>
      <w:tr w:rsidR="00D57E43" w:rsidRPr="00CB0F7F" w14:paraId="7869FE12" w14:textId="77777777" w:rsidTr="00FC6C4A">
        <w:trPr>
          <w:tblCellSpacing w:w="15" w:type="dxa"/>
        </w:trPr>
        <w:tc>
          <w:tcPr>
            <w:tcW w:w="2709" w:type="dxa"/>
            <w:vAlign w:val="center"/>
            <w:hideMark/>
          </w:tcPr>
          <w:p w14:paraId="490239DC"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POST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r w:rsidRPr="00CB0F7F">
              <w:rPr>
                <w:rFonts w:ascii="Times New Roman" w:hAnsi="Times New Roman" w:cs="Times New Roman"/>
                <w:i/>
                <w:szCs w:val="22"/>
              </w:rPr>
              <w:t>fragmentdescriptorstring</w:t>
            </w:r>
            <w:r w:rsidRPr="00CB0F7F">
              <w:rPr>
                <w:rFonts w:ascii="Times New Roman" w:eastAsia="Times New Roman" w:hAnsi="Times New Roman" w:cs="Times New Roman"/>
                <w:szCs w:val="22"/>
              </w:rPr>
              <w:t>/cached</w:t>
            </w:r>
          </w:p>
        </w:tc>
        <w:tc>
          <w:tcPr>
            <w:tcW w:w="3797" w:type="dxa"/>
            <w:vAlign w:val="center"/>
            <w:hideMark/>
          </w:tcPr>
          <w:p w14:paraId="7572910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r w:rsidR="009B54F3" w:rsidRPr="005E0C4D">
              <w:rPr>
                <w:rFonts w:ascii="Times New Roman" w:eastAsia="Times New Roman" w:hAnsi="Times New Roman" w:cs="Times New Roman"/>
                <w:i/>
                <w:szCs w:val="22"/>
              </w:rPr>
              <w:t>CachedRepresentationInfo</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chacher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473286CB"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CachedRepresentationInfo</w:t>
            </w:r>
          </w:p>
        </w:tc>
      </w:tr>
      <w:tr w:rsidR="00DA3E2F" w:rsidRPr="00CB0F7F" w14:paraId="5A182199" w14:textId="77777777" w:rsidTr="00FC6C4A">
        <w:trPr>
          <w:trHeight w:val="2138"/>
          <w:tblCellSpacing w:w="15" w:type="dxa"/>
        </w:trPr>
        <w:tc>
          <w:tcPr>
            <w:tcW w:w="2709" w:type="dxa"/>
            <w:vAlign w:val="center"/>
            <w:hideMark/>
          </w:tcPr>
          <w:p w14:paraId="15450110"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DELETE api/targets/</w:t>
            </w:r>
            <w:r w:rsidRPr="005E0C4D">
              <w:rPr>
                <w:rFonts w:ascii="Times New Roman" w:hAnsi="Times New Roman" w:cs="Times New Roman"/>
                <w:i/>
                <w:szCs w:val="22"/>
              </w:rPr>
              <w:t>tid</w:t>
            </w:r>
            <w:r w:rsidRPr="00CB0F7F">
              <w:rPr>
                <w:rFonts w:ascii="Times New Roman" w:eastAsia="Times New Roman" w:hAnsi="Times New Roman" w:cs="Times New Roman"/>
                <w:szCs w:val="22"/>
              </w:rPr>
              <w:t>/cached/</w:t>
            </w:r>
            <w:r w:rsidRPr="005E0C4D">
              <w:rPr>
                <w:rFonts w:ascii="Times New Roman" w:hAnsi="Times New Roman" w:cs="Times New Roman"/>
                <w:i/>
                <w:szCs w:val="22"/>
              </w:rPr>
              <w:t>cid</w:t>
            </w:r>
            <w:r w:rsidRPr="00CB0F7F">
              <w:rPr>
                <w:rFonts w:ascii="Times New Roman" w:eastAsia="Times New Roman" w:hAnsi="Times New Roman" w:cs="Times New Roman"/>
                <w:szCs w:val="22"/>
              </w:rPr>
              <w:t xml:space="preserve"> </w:t>
            </w:r>
          </w:p>
        </w:tc>
        <w:tc>
          <w:tcPr>
            <w:tcW w:w="3797" w:type="dxa"/>
            <w:vAlign w:val="center"/>
            <w:hideMark/>
          </w:tcPr>
          <w:p w14:paraId="1346747E"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 The cached representation is removed from the database as well, unless there are more references to this representation.</w:t>
            </w:r>
          </w:p>
        </w:tc>
        <w:tc>
          <w:tcPr>
            <w:tcW w:w="2530" w:type="dxa"/>
            <w:vAlign w:val="center"/>
            <w:hideMark/>
          </w:tcPr>
          <w:p w14:paraId="10EFC9A9"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6ACDD62D" w14:textId="77777777" w:rsidR="009B54F3" w:rsidRPr="00CB0F7F" w:rsidRDefault="009B54F3" w:rsidP="009B54F3">
      <w:pPr>
        <w:rPr>
          <w:rFonts w:ascii="Times New Roman" w:eastAsia="Times New Roman" w:hAnsi="Times New Roman" w:cs="Times New Roman"/>
          <w:szCs w:val="22"/>
        </w:rPr>
      </w:pPr>
    </w:p>
    <w:p w14:paraId="759E7641" w14:textId="77777777" w:rsidR="009B54F3" w:rsidRPr="00784277" w:rsidRDefault="009B54F3" w:rsidP="009B54F3">
      <w:pPr>
        <w:spacing w:before="100" w:beforeAutospacing="1" w:after="100" w:afterAutospacing="1"/>
        <w:rPr>
          <w:rFonts w:cs="Times New Roman"/>
          <w:b/>
          <w:bCs/>
        </w:rPr>
      </w:pPr>
      <w:r w:rsidRPr="00784277">
        <w:rPr>
          <w:rFonts w:cs="Times New Roman"/>
          <w:b/>
          <w:bCs/>
        </w:rPr>
        <w:t>api/cached</w:t>
      </w:r>
    </w:p>
    <w:p w14:paraId="5B2B89D5"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305391B6" w14:textId="77777777" w:rsidR="009B54F3" w:rsidRPr="00313D9B" w:rsidRDefault="009B54F3" w:rsidP="009B54F3">
      <w:pPr>
        <w:rPr>
          <w:rFonts w:eastAsia="Times New Roman" w:cs="Times New Roman"/>
          <w:szCs w:val="20"/>
        </w:rPr>
      </w:pPr>
    </w:p>
    <w:p w14:paraId="1109CB1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66362D7E" w14:textId="77777777" w:rsidTr="0051426A">
        <w:trPr>
          <w:tblHeader/>
          <w:tblCellSpacing w:w="15" w:type="dxa"/>
        </w:trPr>
        <w:tc>
          <w:tcPr>
            <w:tcW w:w="0" w:type="auto"/>
            <w:vAlign w:val="center"/>
            <w:hideMark/>
          </w:tcPr>
          <w:p w14:paraId="3FC0C7E9"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61C202F8"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6AF8CF50"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7BD6920A" w14:textId="77777777" w:rsidTr="00FC6C4A">
        <w:trPr>
          <w:tblCellSpacing w:w="15" w:type="dxa"/>
        </w:trPr>
        <w:tc>
          <w:tcPr>
            <w:tcW w:w="0" w:type="auto"/>
            <w:vAlign w:val="center"/>
            <w:hideMark/>
          </w:tcPr>
          <w:p w14:paraId="477C174F"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/metadata</w:t>
            </w:r>
          </w:p>
        </w:tc>
        <w:tc>
          <w:tcPr>
            <w:tcW w:w="0" w:type="auto"/>
            <w:vAlign w:val="center"/>
            <w:hideMark/>
          </w:tcPr>
          <w:p w14:paraId="7E97180C"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05828936" w14:textId="77777777" w:rsidR="009B54F3" w:rsidRPr="00784277" w:rsidRDefault="009B54F3" w:rsidP="00FC6C4A">
            <w:pPr>
              <w:ind w:firstLine="0"/>
              <w:jc w:val="left"/>
              <w:rPr>
                <w:rFonts w:ascii="Times New Roman" w:eastAsia="Times New Roman" w:hAnsi="Times New Roman" w:cs="Times New Roman"/>
                <w:szCs w:val="22"/>
              </w:rPr>
            </w:pPr>
            <w:r w:rsidRPr="00784277">
              <w:rPr>
                <w:rFonts w:ascii="Times New Roman" w:eastAsia="Times New Roman" w:hAnsi="Times New Roman" w:cs="Times New Roman"/>
                <w:szCs w:val="22"/>
              </w:rPr>
              <w:t>CachedRepresentationInfo</w:t>
            </w:r>
          </w:p>
        </w:tc>
      </w:tr>
      <w:tr w:rsidR="00EF27E3" w:rsidRPr="00313D9B" w14:paraId="09D259C2" w14:textId="77777777" w:rsidTr="00FC6C4A">
        <w:trPr>
          <w:tblCellSpacing w:w="15" w:type="dxa"/>
        </w:trPr>
        <w:tc>
          <w:tcPr>
            <w:tcW w:w="0" w:type="auto"/>
            <w:vAlign w:val="center"/>
            <w:hideMark/>
          </w:tcPr>
          <w:p w14:paraId="71AD7707"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/stream</w:t>
            </w:r>
          </w:p>
        </w:tc>
        <w:tc>
          <w:tcPr>
            <w:tcW w:w="0" w:type="auto"/>
            <w:vAlign w:val="center"/>
            <w:hideMark/>
          </w:tcPr>
          <w:p w14:paraId="26BC28E0"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45"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1B78F16B"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1BBD3D2C" w14:textId="77777777" w:rsidTr="00FC6C4A">
        <w:trPr>
          <w:tblCellSpacing w:w="15" w:type="dxa"/>
        </w:trPr>
        <w:tc>
          <w:tcPr>
            <w:tcW w:w="0" w:type="auto"/>
            <w:vAlign w:val="center"/>
            <w:hideMark/>
          </w:tcPr>
          <w:p w14:paraId="65CA30AE"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/content</w:t>
            </w:r>
          </w:p>
        </w:tc>
        <w:tc>
          <w:tcPr>
            <w:tcW w:w="0" w:type="auto"/>
            <w:vAlign w:val="center"/>
            <w:hideMark/>
          </w:tcPr>
          <w:p w14:paraId="18BA6ED0"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46"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4339CEBF"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45E074E9" w14:textId="77777777" w:rsidR="009B54F3" w:rsidRPr="00313D9B" w:rsidRDefault="009B54F3" w:rsidP="009B54F3">
      <w:pPr>
        <w:rPr>
          <w:rFonts w:eastAsia="Times New Roman" w:cs="Times New Roman"/>
          <w:szCs w:val="20"/>
        </w:rPr>
      </w:pPr>
    </w:p>
    <w:p w14:paraId="4EF1E3C3"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47" w:name="user-content-notebooks-implemented-but-n"/>
      <w:bookmarkEnd w:id="47"/>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2"/>
      </w:r>
    </w:p>
    <w:p w14:paraId="30BB96DE" w14:textId="77777777" w:rsidR="009B54F3" w:rsidRPr="0001090B" w:rsidRDefault="009B54F3" w:rsidP="0001090B">
      <w:pPr>
        <w:spacing w:before="100" w:beforeAutospacing="1" w:after="100" w:afterAutospacing="1"/>
        <w:rPr>
          <w:rFonts w:cs="Times New Roman"/>
          <w:b/>
          <w:bCs/>
          <w:szCs w:val="20"/>
        </w:rPr>
      </w:pPr>
      <w:r w:rsidRPr="00313D9B">
        <w:rPr>
          <w:rFonts w:cs="Times New Roman"/>
          <w:b/>
          <w:bCs/>
          <w:szCs w:val="20"/>
        </w:rPr>
        <w:t>api/notebooks</w:t>
      </w:r>
    </w:p>
    <w:p w14:paraId="2797932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3CA832A0" w14:textId="77777777" w:rsidTr="00663075">
        <w:trPr>
          <w:tblHeader/>
          <w:tblCellSpacing w:w="15" w:type="dxa"/>
        </w:trPr>
        <w:tc>
          <w:tcPr>
            <w:tcW w:w="2709" w:type="dxa"/>
            <w:vAlign w:val="center"/>
            <w:hideMark/>
          </w:tcPr>
          <w:p w14:paraId="7CF3E93F"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3447FFB0"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4928C8B2"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6586724F" w14:textId="77777777" w:rsidTr="00FC6C4A">
        <w:trPr>
          <w:tblCellSpacing w:w="15" w:type="dxa"/>
        </w:trPr>
        <w:tc>
          <w:tcPr>
            <w:tcW w:w="2709" w:type="dxa"/>
            <w:vAlign w:val="center"/>
            <w:hideMark/>
          </w:tcPr>
          <w:p w14:paraId="1BAAF56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p>
        </w:tc>
        <w:tc>
          <w:tcPr>
            <w:tcW w:w="3498" w:type="dxa"/>
            <w:vAlign w:val="center"/>
            <w:hideMark/>
          </w:tcPr>
          <w:p w14:paraId="08960D26"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notebook-infos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7F83274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NotebookInfoList</w:t>
            </w:r>
          </w:p>
        </w:tc>
      </w:tr>
      <w:tr w:rsidR="009B54F3" w:rsidRPr="00313D9B" w14:paraId="07799A96" w14:textId="77777777" w:rsidTr="00FC6C4A">
        <w:trPr>
          <w:tblCellSpacing w:w="15" w:type="dxa"/>
        </w:trPr>
        <w:tc>
          <w:tcPr>
            <w:tcW w:w="2709" w:type="dxa"/>
            <w:vAlign w:val="center"/>
            <w:hideMark/>
          </w:tcPr>
          <w:p w14:paraId="71DC1E6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api/notebooks/owned</w:t>
            </w:r>
          </w:p>
        </w:tc>
        <w:tc>
          <w:tcPr>
            <w:tcW w:w="3498" w:type="dxa"/>
            <w:vAlign w:val="center"/>
            <w:hideMark/>
          </w:tcPr>
          <w:p w14:paraId="24886B15"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2080C7B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4C2A968A" w14:textId="77777777" w:rsidTr="00FC6C4A">
        <w:trPr>
          <w:tblCellSpacing w:w="15" w:type="dxa"/>
        </w:trPr>
        <w:tc>
          <w:tcPr>
            <w:tcW w:w="2709" w:type="dxa"/>
            <w:vAlign w:val="center"/>
            <w:hideMark/>
          </w:tcPr>
          <w:p w14:paraId="5F2C1254"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/readers</w:t>
            </w:r>
          </w:p>
        </w:tc>
        <w:tc>
          <w:tcPr>
            <w:tcW w:w="3498" w:type="dxa"/>
            <w:vAlign w:val="center"/>
            <w:hideMark/>
          </w:tcPr>
          <w:p w14:paraId="38C8164E"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6F0C767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23E00527" w14:textId="77777777" w:rsidTr="00FC6C4A">
        <w:trPr>
          <w:tblCellSpacing w:w="15" w:type="dxa"/>
        </w:trPr>
        <w:tc>
          <w:tcPr>
            <w:tcW w:w="2709" w:type="dxa"/>
            <w:vAlign w:val="center"/>
            <w:hideMark/>
          </w:tcPr>
          <w:p w14:paraId="18DE132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/writers</w:t>
            </w:r>
          </w:p>
        </w:tc>
        <w:tc>
          <w:tcPr>
            <w:tcW w:w="3498" w:type="dxa"/>
            <w:vAlign w:val="center"/>
            <w:hideMark/>
          </w:tcPr>
          <w:p w14:paraId="1A91DC5F"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68BFDF2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6045645F" w14:textId="77777777" w:rsidTr="00FC6C4A">
        <w:trPr>
          <w:tblCellSpacing w:w="15" w:type="dxa"/>
        </w:trPr>
        <w:tc>
          <w:tcPr>
            <w:tcW w:w="2709" w:type="dxa"/>
            <w:vAlign w:val="center"/>
            <w:hideMark/>
          </w:tcPr>
          <w:p w14:paraId="64326EE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/metadata</w:t>
            </w:r>
          </w:p>
        </w:tc>
        <w:tc>
          <w:tcPr>
            <w:tcW w:w="3498" w:type="dxa"/>
            <w:vAlign w:val="center"/>
            <w:hideMark/>
          </w:tcPr>
          <w:p w14:paraId="7DD6580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r w:rsidR="009B54F3" w:rsidRPr="006A3CD1">
              <w:rPr>
                <w:rFonts w:ascii="Times New Roman" w:hAnsi="Times New Roman" w:cs="Times New Roman"/>
                <w:i/>
                <w:szCs w:val="22"/>
              </w:rPr>
              <w:t>nid</w:t>
            </w:r>
            <w:r>
              <w:rPr>
                <w:rFonts w:ascii="Times New Roman" w:eastAsia="Times New Roman" w:hAnsi="Times New Roman" w:cs="Times New Roman"/>
                <w:szCs w:val="22"/>
              </w:rPr>
              <w:t>.</w:t>
            </w:r>
          </w:p>
        </w:tc>
        <w:tc>
          <w:tcPr>
            <w:tcW w:w="2790" w:type="dxa"/>
            <w:vAlign w:val="center"/>
            <w:hideMark/>
          </w:tcPr>
          <w:p w14:paraId="22FD08C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0346BEF" w14:textId="77777777" w:rsidTr="00FC6C4A">
        <w:trPr>
          <w:tblCellSpacing w:w="15" w:type="dxa"/>
        </w:trPr>
        <w:tc>
          <w:tcPr>
            <w:tcW w:w="2709" w:type="dxa"/>
            <w:vAlign w:val="center"/>
            <w:hideMark/>
          </w:tcPr>
          <w:p w14:paraId="61287A4F"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00663075">
              <w:rPr>
                <w:rFonts w:ascii="Times New Roman" w:hAnsi="Times New Roman" w:cs="Times New Roman"/>
                <w:i/>
                <w:szCs w:val="22"/>
              </w:rPr>
              <w:t>nid</w:t>
            </w:r>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t>maximumAnnotations=</w:t>
            </w:r>
          </w:p>
          <w:p w14:paraId="68E914D2"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t>startAnnotation=</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0D09A40"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orderby=</w:t>
            </w:r>
            <w:r w:rsidRPr="00663075">
              <w:rPr>
                <w:rFonts w:ascii="Times New Roman" w:eastAsia="Times New Roman" w:hAnsi="Times New Roman" w:cs="Times New Roman"/>
                <w:i/>
                <w:szCs w:val="22"/>
              </w:rPr>
              <w:t>orderby</w:t>
            </w:r>
            <w:r w:rsidRPr="006A3CD1">
              <w:rPr>
                <w:rFonts w:ascii="Times New Roman" w:eastAsia="Times New Roman" w:hAnsi="Times New Roman" w:cs="Times New Roman"/>
                <w:szCs w:val="22"/>
              </w:rPr>
              <w:t>&amp;</w:t>
            </w:r>
          </w:p>
          <w:p w14:paraId="6DBA5A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orderingMode=</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213089C6"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r w:rsidR="009B54F3" w:rsidRPr="006A3CD1">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optional </w:t>
            </w:r>
            <w:r w:rsidR="009B54F3" w:rsidRPr="00E20BE8">
              <w:rPr>
                <w:rFonts w:ascii="Times New Roman" w:eastAsia="Times New Roman" w:hAnsi="Times New Roman" w:cs="Times New Roman"/>
                <w:i/>
                <w:szCs w:val="22"/>
              </w:rPr>
              <w:t>maximumAnnotations</w:t>
            </w:r>
            <w:r w:rsidR="009B54F3" w:rsidRPr="006A3CD1">
              <w:rPr>
                <w:rFonts w:ascii="Times New Roman" w:eastAsia="Times New Roman" w:hAnsi="Times New Roman" w:cs="Times New Roman"/>
                <w:szCs w:val="22"/>
              </w:rPr>
              <w:t xml:space="preserve"> specifies the maximum number of annotations to retrieve (default -1, all annotations), optional </w:t>
            </w:r>
            <w:r w:rsidR="009B54F3" w:rsidRPr="00E20BE8">
              <w:rPr>
                <w:rFonts w:ascii="Times New Roman" w:eastAsia="Times New Roman" w:hAnsi="Times New Roman" w:cs="Times New Roman"/>
                <w:i/>
                <w:szCs w:val="22"/>
              </w:rPr>
              <w:t>startAnnotation</w:t>
            </w:r>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Cs w:val="22"/>
              </w:rPr>
              <w:t>orderby</w:t>
            </w:r>
            <w:r w:rsidR="009B54F3" w:rsidRPr="006A3CD1">
              <w:rPr>
                <w:rFonts w:ascii="Times New Roman" w:eastAsia="Times New Roman" w:hAnsi="Times New Roman" w:cs="Times New Roman"/>
                <w:szCs w:val="22"/>
              </w:rPr>
              <w:t xml:space="preserve">, specifies the RDF property used to order the annotations (default: dc:created ), optional </w:t>
            </w:r>
            <w:r w:rsidR="009B54F3" w:rsidRPr="00E20BE8">
              <w:rPr>
                <w:rFonts w:ascii="Times New Roman" w:eastAsia="Times New Roman" w:hAnsi="Times New Roman" w:cs="Times New Roman"/>
                <w:i/>
                <w:szCs w:val="22"/>
              </w:rPr>
              <w:t>orderingMode</w:t>
            </w:r>
            <w:r w:rsidR="009B54F3" w:rsidRPr="006A3CD1">
              <w:rPr>
                <w:rFonts w:ascii="Times New Roman" w:eastAsia="Times New Roman" w:hAnsi="Times New Roman" w:cs="Times New Roman"/>
                <w:szCs w:val="22"/>
              </w:rPr>
              <w:t xml:space="preserve"> specifies if the results should be sorted using a descending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 xml:space="preserve">=1 or an ascending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=0 (default: 0 )</w:t>
            </w:r>
          </w:p>
        </w:tc>
        <w:tc>
          <w:tcPr>
            <w:tcW w:w="2790" w:type="dxa"/>
            <w:vAlign w:val="center"/>
            <w:hideMark/>
          </w:tcPr>
          <w:p w14:paraId="5E222D6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2C53660F" w14:textId="77777777" w:rsidTr="00FC6C4A">
        <w:trPr>
          <w:tblCellSpacing w:w="15" w:type="dxa"/>
        </w:trPr>
        <w:tc>
          <w:tcPr>
            <w:tcW w:w="2709" w:type="dxa"/>
            <w:vAlign w:val="center"/>
            <w:hideMark/>
          </w:tcPr>
          <w:p w14:paraId="561D8D6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46C6C9F7"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33ED3E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3FE7B482" w14:textId="77777777" w:rsidTr="00FC6C4A">
        <w:trPr>
          <w:trHeight w:val="632"/>
          <w:tblCellSpacing w:w="15" w:type="dxa"/>
        </w:trPr>
        <w:tc>
          <w:tcPr>
            <w:tcW w:w="2709" w:type="dxa"/>
            <w:vAlign w:val="center"/>
            <w:hideMark/>
          </w:tcPr>
          <w:p w14:paraId="167F28F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275250B6"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r w:rsidR="009B54F3" w:rsidRPr="00E20BE8">
              <w:rPr>
                <w:rFonts w:ascii="Times New Roman" w:hAnsi="Times New Roman" w:cs="Times New Roman"/>
                <w:i/>
                <w:szCs w:val="22"/>
              </w:rPr>
              <w:t>nid</w:t>
            </w:r>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1BEF219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1D718C8" w14:textId="77777777" w:rsidTr="00FC6C4A">
        <w:trPr>
          <w:tblCellSpacing w:w="15" w:type="dxa"/>
        </w:trPr>
        <w:tc>
          <w:tcPr>
            <w:tcW w:w="2709" w:type="dxa"/>
            <w:vAlign w:val="center"/>
            <w:hideMark/>
          </w:tcPr>
          <w:p w14:paraId="3704AA3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p>
        </w:tc>
        <w:tc>
          <w:tcPr>
            <w:tcW w:w="3498" w:type="dxa"/>
            <w:vAlign w:val="center"/>
            <w:hideMark/>
          </w:tcPr>
          <w:p w14:paraId="49036C74"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236481D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05CFDC08" w14:textId="77777777" w:rsidTr="00FC6C4A">
        <w:trPr>
          <w:tblCellSpacing w:w="15" w:type="dxa"/>
        </w:trPr>
        <w:tc>
          <w:tcPr>
            <w:tcW w:w="2709" w:type="dxa"/>
            <w:vAlign w:val="center"/>
            <w:hideMark/>
          </w:tcPr>
          <w:p w14:paraId="13DEA98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DELETE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601A0644"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Annotations stay, they just lose connection to </w:t>
            </w:r>
            <w:r w:rsidR="009B54F3" w:rsidRPr="00E20BE8">
              <w:rPr>
                <w:rFonts w:ascii="Times New Roman" w:hAnsi="Times New Roman" w:cs="Times New Roman"/>
                <w:i/>
                <w:szCs w:val="22"/>
              </w:rPr>
              <w:t>nid</w:t>
            </w:r>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616F4C5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21C860FE" w14:textId="77777777" w:rsidTr="00FC6C4A">
        <w:trPr>
          <w:tblCellSpacing w:w="15" w:type="dxa"/>
        </w:trPr>
        <w:tc>
          <w:tcPr>
            <w:tcW w:w="2709" w:type="dxa"/>
            <w:vAlign w:val="center"/>
            <w:hideMark/>
          </w:tcPr>
          <w:p w14:paraId="1238C42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26C9A3D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209F7E9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bl>
    <w:p w14:paraId="1F3DA699" w14:textId="77777777" w:rsidR="009B54F3" w:rsidRPr="00FC5A7C" w:rsidRDefault="009B54F3" w:rsidP="006842AB">
      <w:pPr>
        <w:pStyle w:val="Heading2"/>
      </w:pPr>
      <w:bookmarkStart w:id="48" w:name="_Ref275791540"/>
      <w:bookmarkStart w:id="49" w:name="_Toc275800002"/>
      <w:r w:rsidRPr="00FC5A7C">
        <w:t xml:space="preserve">DWAN </w:t>
      </w:r>
      <w:r w:rsidR="00940D6A">
        <w:t>front-end</w:t>
      </w:r>
      <w:r w:rsidRPr="00FC5A7C">
        <w:t>(s)</w:t>
      </w:r>
      <w:bookmarkEnd w:id="48"/>
      <w:bookmarkEnd w:id="49"/>
    </w:p>
    <w:p w14:paraId="1B2D0983" w14:textId="77777777" w:rsidR="009B54F3" w:rsidRDefault="009B54F3" w:rsidP="006842AB">
      <w:pPr>
        <w:pStyle w:val="Heading3"/>
      </w:pPr>
      <w:bookmarkStart w:id="50" w:name="_Toc275800003"/>
      <w:r w:rsidRPr="00FC5A7C">
        <w:t xml:space="preserve">Wired-Marker based </w:t>
      </w:r>
      <w:r w:rsidR="00940D6A">
        <w:t>front-end</w:t>
      </w:r>
      <w:bookmarkEnd w:id="50"/>
    </w:p>
    <w:p w14:paraId="29D29679"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3"/>
      </w:r>
      <w:r w:rsidR="003354BB">
        <w:t xml:space="preserve"> </w:t>
      </w:r>
      <w:r w:rsidR="003354BB" w:rsidRPr="001C44E2">
        <w:t>and Prof. Okubo</w:t>
      </w:r>
      <w:r w:rsidR="003354BB">
        <w:t xml:space="preserve">. </w:t>
      </w:r>
    </w:p>
    <w:p w14:paraId="0EE3560F"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42693678" w14:textId="1CDCC978"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4"/>
      </w:r>
      <w:r w:rsidR="00A9774E">
        <w:rPr>
          <w:lang w:val="en-US"/>
        </w:rPr>
        <w:t xml:space="preserve"> </w:t>
      </w:r>
      <w:r>
        <w:rPr>
          <w:lang w:val="en-US"/>
        </w:rPr>
        <w:t xml:space="preserve">file from the DASISH GitHub repository at </w:t>
      </w:r>
      <w:hyperlink r:id="rId34"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95B7C33"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5" w:history="1">
        <w:r w:rsidRPr="00002394">
          <w:rPr>
            <w:color w:val="000000" w:themeColor="text1"/>
            <w:lang w:val="en-US"/>
          </w:rPr>
          <w:t>user interface markup language</w:t>
        </w:r>
      </w:hyperlink>
      <w:r w:rsidRPr="00002394">
        <w:rPr>
          <w:color w:val="000000" w:themeColor="text1"/>
          <w:lang w:val="en-US"/>
        </w:rPr>
        <w:t xml:space="preserve"> developed by </w:t>
      </w:r>
      <w:hyperlink r:id="rId36" w:history="1">
        <w:r w:rsidRPr="00002394">
          <w:rPr>
            <w:color w:val="000000" w:themeColor="text1"/>
            <w:lang w:val="en-US"/>
          </w:rPr>
          <w:t>Mozilla</w:t>
        </w:r>
      </w:hyperlink>
      <w:r w:rsidRPr="00002394">
        <w:rPr>
          <w:color w:val="000000" w:themeColor="text1"/>
          <w:lang w:val="en-US"/>
        </w:rPr>
        <w:t xml:space="preserve">. XUL is implemented as an </w:t>
      </w:r>
      <w:hyperlink r:id="rId37" w:history="1">
        <w:r w:rsidRPr="00002394">
          <w:rPr>
            <w:color w:val="000000" w:themeColor="text1"/>
            <w:lang w:val="en-US"/>
          </w:rPr>
          <w:t>XML</w:t>
        </w:r>
      </w:hyperlink>
      <w:r w:rsidRPr="00002394">
        <w:rPr>
          <w:color w:val="000000" w:themeColor="text1"/>
          <w:lang w:val="en-US"/>
        </w:rPr>
        <w:t xml:space="preserve"> dialect; it allows for </w:t>
      </w:r>
      <w:hyperlink r:id="rId38"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9"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40"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045B6DE3" w14:textId="644938B3" w:rsidR="00565827" w:rsidRDefault="003354BB" w:rsidP="00565827">
      <w:pPr>
        <w:rPr>
          <w:lang w:val="en-US"/>
        </w:rPr>
      </w:pPr>
      <w:commentRangeStart w:id="51"/>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42934EC5" w14:textId="75AF9D23"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25B88BDE" w14:textId="149FE9B1"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33DA873C" w14:textId="481F4DCC" w:rsidR="003354BB" w:rsidRDefault="00AE14A1" w:rsidP="003354BB">
      <w:pPr>
        <w:rPr>
          <w:lang w:val="en-US"/>
        </w:rPr>
      </w:pPr>
      <w:r>
        <w:rPr>
          <w:lang w:val="en-US"/>
        </w:rPr>
        <w:t xml:space="preserve">Technically speaking, </w:t>
      </w:r>
      <w:commentRangeEnd w:id="51"/>
      <w:r>
        <w:rPr>
          <w:rStyle w:val="CommentReference"/>
        </w:rPr>
        <w:commentReference w:id="51"/>
      </w:r>
      <w:r>
        <w:rPr>
          <w:lang w:val="en-US"/>
        </w:rPr>
        <w:t>t</w:t>
      </w:r>
      <w:r w:rsidR="003354BB">
        <w:rPr>
          <w:lang w:val="en-US"/>
        </w:rPr>
        <w:t xml:space="preserve">he </w:t>
      </w:r>
      <w:r>
        <w:rPr>
          <w:lang w:val="en-US"/>
        </w:rPr>
        <w:t xml:space="preserve">annotated </w:t>
      </w:r>
      <w:r w:rsidR="003354BB">
        <w:rPr>
          <w:lang w:val="en-US"/>
        </w:rPr>
        <w:t xml:space="preserve">fragment is represented by the XPointer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7AF9EAD1" w14:textId="55D4DF9A"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60B2503B" w14:textId="50A37F85"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15"/>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commentRangeStart w:id="52"/>
    </w:p>
    <w:p w14:paraId="33BCCE76" w14:textId="77777777" w:rsidR="0047689F" w:rsidRDefault="00ED7C7A" w:rsidP="0047689F">
      <w:pPr>
        <w:pStyle w:val="ListParagraph"/>
        <w:numPr>
          <w:ilvl w:val="0"/>
          <w:numId w:val="49"/>
        </w:numPr>
      </w:pPr>
      <w:hyperlink r:id="rId41" w:history="1">
        <w:r w:rsidR="003354BB" w:rsidRPr="0047689F">
          <w:rPr>
            <w:rStyle w:val="Hyperlink"/>
            <w:rFonts w:cs="Arial"/>
            <w:color w:val="1155CC"/>
          </w:rPr>
          <w:t>https://lux17.mpi.nl/ds/webannotator-basic/</w:t>
        </w:r>
      </w:hyperlink>
      <w:r w:rsidR="0047689F">
        <w:t xml:space="preserve"> or</w:t>
      </w:r>
    </w:p>
    <w:p w14:paraId="6D495556" w14:textId="77777777" w:rsidR="0047689F" w:rsidRDefault="0047689F" w:rsidP="0047689F">
      <w:pPr>
        <w:pStyle w:val="ListParagraph"/>
        <w:numPr>
          <w:ilvl w:val="0"/>
          <w:numId w:val="49"/>
        </w:numPr>
      </w:pPr>
      <w:r>
        <w:t xml:space="preserve"> </w:t>
      </w:r>
      <w:hyperlink r:id="rId42" w:history="1">
        <w:r w:rsidRPr="00BD20E3">
          <w:rPr>
            <w:rStyle w:val="Hyperlink"/>
            <w:rFonts w:cs="Arial"/>
          </w:rPr>
          <w:t>https://lux17.mpi.nl/ds/webannotator/</w:t>
        </w:r>
      </w:hyperlink>
      <w:r>
        <w:t xml:space="preserve"> as well. </w:t>
      </w:r>
    </w:p>
    <w:commentRangeEnd w:id="52"/>
    <w:p w14:paraId="315BC798" w14:textId="4EF92DA4" w:rsidR="0047689F" w:rsidRDefault="004F1170" w:rsidP="0047689F">
      <w:pPr>
        <w:ind w:firstLine="0"/>
      </w:pPr>
      <w:r>
        <w:rPr>
          <w:rStyle w:val="CommentReference"/>
        </w:rPr>
        <w:commentReference w:id="52"/>
      </w:r>
      <w:r w:rsidR="00B84658">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rsidR="00B84658">
        <w:t>ettings…</w:t>
      </w:r>
      <w:r w:rsidR="003354BB">
        <w:t>&gt;Server</w:t>
      </w:r>
      <w:r w:rsidR="0094332D">
        <w:t>), where a user-specified back-end address can be inserted</w:t>
      </w:r>
      <w:r w:rsidR="00417AEC">
        <w:rPr>
          <w:rStyle w:val="FootnoteReference"/>
        </w:rPr>
        <w:footnoteReference w:id="16"/>
      </w:r>
      <w:r w:rsidR="00417AEC">
        <w:t>.</w:t>
      </w:r>
      <w:r w:rsidR="003354BB">
        <w:t xml:space="preserve"> </w:t>
      </w:r>
    </w:p>
    <w:p w14:paraId="2904D5BB" w14:textId="2B5FFB31"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398833A9" w14:textId="00DFF094" w:rsidR="003354BB" w:rsidRDefault="003354BB" w:rsidP="003354BB">
      <w:r>
        <w:t xml:space="preserve">It is possible to annotate an image, but not </w:t>
      </w:r>
      <w:r w:rsidR="00545839">
        <w:t xml:space="preserve">an image </w:t>
      </w:r>
      <w:r>
        <w:t xml:space="preserve">fragment. The mouse pointer must be </w:t>
      </w:r>
      <w:r w:rsidR="00723EE1">
        <w:t>placed</w:t>
      </w:r>
      <w:ins w:id="53"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932B43C" w14:textId="60D924DA" w:rsidR="003354BB" w:rsidRDefault="003354BB" w:rsidP="003354BB">
      <w:commentRangeStart w:id="54"/>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commentRangeEnd w:id="54"/>
      <w:r w:rsidR="006143A2">
        <w:rPr>
          <w:rStyle w:val="CommentReference"/>
        </w:rPr>
        <w:commentReference w:id="54"/>
      </w:r>
      <w:r w:rsidR="006143A2">
        <w:t>.</w:t>
      </w:r>
    </w:p>
    <w:p w14:paraId="3F021C50" w14:textId="0BFAF9A0"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63228982" w14:textId="364722AD"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17"/>
      </w:r>
      <w:r>
        <w:rPr>
          <w:lang w:val="en-US"/>
        </w:rPr>
        <w:t xml:space="preserve">  </w:t>
      </w:r>
      <w:bookmarkStart w:id="55" w:name="_GoBack"/>
      <w:bookmarkEnd w:id="55"/>
    </w:p>
    <w:p w14:paraId="52785BFB" w14:textId="7DA28210" w:rsidR="003354BB"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EF5BFF">
        <w:t xml:space="preserve">onable amount of time. </w:t>
      </w:r>
      <w:commentRangeStart w:id="56"/>
      <w:r w:rsidR="00EF5BFF" w:rsidRPr="004F49A3">
        <w:rPr>
          <w:u w:val="single"/>
        </w:rPr>
        <w:t>First</w:t>
      </w:r>
      <w:r w:rsidR="00EF5BFF">
        <w:t xml:space="preserve">,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rsidR="00EF5BFF">
        <w:t xml:space="preserve">. In other words, a user can put </w:t>
      </w:r>
      <w:r w:rsidR="00082276">
        <w:t>a text note</w:t>
      </w:r>
      <w:r w:rsidR="00EF5BFF">
        <w:t xml:space="preserve"> exactly </w:t>
      </w:r>
      <w:r w:rsidR="00720318">
        <w:t>on one fragment</w:t>
      </w:r>
      <w:r w:rsidR="00EF5BFF">
        <w:t xml:space="preserve"> of the source page</w:t>
      </w:r>
      <w:r w:rsidR="00720318">
        <w:t xml:space="preserve">. </w:t>
      </w:r>
      <w:r w:rsidR="003354BB">
        <w:t>For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rsidR="0032433A">
        <w:t xml:space="preserve">at they contradict each other. </w:t>
      </w:r>
      <w:r w:rsidR="003354BB">
        <w:t xml:space="preserve">The </w:t>
      </w:r>
      <w:r w:rsidR="003354BB" w:rsidRPr="004F49A3">
        <w:rPr>
          <w:u w:val="single"/>
        </w:rPr>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18"/>
      </w:r>
      <w:r w:rsidR="00574936">
        <w:t xml:space="preserve">. </w:t>
      </w:r>
      <w:r w:rsidR="003354BB" w:rsidRPr="004F49A3">
        <w:rPr>
          <w:u w:val="single"/>
        </w:rPr>
        <w:t>Third</w:t>
      </w:r>
      <w:r w:rsidR="0063292F" w:rsidRPr="004F49A3">
        <w:rPr>
          <w:u w:val="single"/>
        </w:rPr>
        <w:t>ly</w:t>
      </w:r>
      <w:r w:rsidR="003354BB">
        <w:t xml:space="preserve">, fragments of images cannot be annotated by Wired-Marker, but only the whole image. </w:t>
      </w:r>
      <w:r w:rsidR="003F6DE2">
        <w:t xml:space="preserve">In the </w:t>
      </w:r>
      <w:r w:rsidR="003F6DE2" w:rsidRPr="004F49A3">
        <w:rPr>
          <w:u w:val="single"/>
        </w:rPr>
        <w:t>fo</w:t>
      </w:r>
      <w:r w:rsidR="00EB24BD" w:rsidRPr="004F49A3">
        <w:rPr>
          <w:u w:val="single"/>
        </w:rPr>
        <w:t>u</w:t>
      </w:r>
      <w:r w:rsidR="003F6DE2" w:rsidRPr="004F49A3">
        <w:rPr>
          <w:u w:val="single"/>
        </w:rPr>
        <w:t>rth</w:t>
      </w:r>
      <w:r w:rsidR="003F6DE2">
        <w:t xml:space="preserve"> place</w:t>
      </w:r>
      <w:r w:rsidR="003354BB">
        <w:t>, adding notebooks would demand significant ref</w:t>
      </w:r>
      <w:r w:rsidR="003D06AD">
        <w:t xml:space="preserve">actoring of the original code. </w:t>
      </w:r>
      <w:r w:rsidR="00724E8C">
        <w:t>To a certain extent</w:t>
      </w:r>
      <w:r w:rsidR="003354BB">
        <w:t xml:space="preserve">, coloured directories of </w:t>
      </w:r>
      <w:r w:rsidR="00813CCC">
        <w:t xml:space="preserve">the </w:t>
      </w:r>
      <w:r w:rsidR="003354BB">
        <w:t>local folder can be seen as notebooks.</w:t>
      </w:r>
      <w:commentRangeEnd w:id="56"/>
      <w:r w:rsidR="004F49A3">
        <w:rPr>
          <w:rStyle w:val="CommentReference"/>
        </w:rPr>
        <w:commentReference w:id="56"/>
      </w:r>
    </w:p>
    <w:p w14:paraId="6E6DA0C5" w14:textId="49954A4E" w:rsidR="003354BB" w:rsidRDefault="00011B2D" w:rsidP="003354BB">
      <w:commentRangeStart w:id="58"/>
      <w:r>
        <w:t>Summing up</w:t>
      </w:r>
      <w:r w:rsidR="003354BB">
        <w:t xml:space="preserve"> the</w:t>
      </w:r>
      <w:commentRangeEnd w:id="58"/>
      <w:r w:rsidR="00767C71">
        <w:rPr>
          <w:rStyle w:val="CommentReference"/>
        </w:rPr>
        <w:commentReference w:id="58"/>
      </w:r>
      <w:r w:rsidR="003354BB">
        <w:t xml:space="preserve"> features that have been added to (or changed in) Wired-Marker to adjust it to DASISH requirements:</w:t>
      </w:r>
    </w:p>
    <w:p w14:paraId="7EBD97AE" w14:textId="77777777" w:rsidR="003354BB" w:rsidRDefault="003354BB" w:rsidP="00E80F95">
      <w:pPr>
        <w:pStyle w:val="ListParagraph"/>
        <w:numPr>
          <w:ilvl w:val="0"/>
          <w:numId w:val="50"/>
        </w:numPr>
        <w:jc w:val="left"/>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sidR="00940D6A">
        <w:rPr>
          <w:lang w:val="en-US"/>
        </w:rPr>
        <w:t>back-end</w:t>
      </w:r>
      <w:r w:rsidRPr="000C2DF3">
        <w:rPr>
          <w:lang w:val="en-US"/>
        </w:rPr>
        <w:t xml:space="preserve"> configuration);</w:t>
      </w:r>
    </w:p>
    <w:p w14:paraId="34140DF7" w14:textId="77777777" w:rsidR="00E4411D" w:rsidRDefault="003354BB" w:rsidP="00E4411D">
      <w:pPr>
        <w:pStyle w:val="ListParagraph"/>
        <w:numPr>
          <w:ilvl w:val="0"/>
          <w:numId w:val="50"/>
        </w:numPr>
        <w:jc w:val="left"/>
        <w:rPr>
          <w:lang w:val="en-US"/>
        </w:rPr>
      </w:pPr>
      <w:r w:rsidRPr="00EC5100">
        <w:rPr>
          <w:u w:val="single"/>
          <w:lang w:val="en-US"/>
        </w:rPr>
        <w:t>functionality</w:t>
      </w:r>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0A1C0259" w14:textId="77777777" w:rsidR="00E4411D" w:rsidRDefault="003354BB" w:rsidP="00E4411D">
      <w:pPr>
        <w:pStyle w:val="ListParagraph"/>
        <w:numPr>
          <w:ilvl w:val="0"/>
          <w:numId w:val="50"/>
        </w:numPr>
        <w:jc w:val="left"/>
        <w:rPr>
          <w:lang w:val="en-US"/>
        </w:rPr>
      </w:pPr>
      <w:r w:rsidRPr="00E4411D">
        <w:rPr>
          <w:u w:val="single"/>
          <w:lang w:val="en-US"/>
        </w:rPr>
        <w:t>miscellaneous</w:t>
      </w:r>
      <w:r w:rsidRPr="00E4411D">
        <w:rPr>
          <w:lang w:val="en-US"/>
        </w:rPr>
        <w:t>: rewrite of chrome.manifest for development in extension proxy file environment</w:t>
      </w:r>
      <w:r w:rsidRPr="00E4411D">
        <w:rPr>
          <w:sz w:val="28"/>
          <w:szCs w:val="28"/>
          <w:lang w:val="en-US"/>
        </w:rPr>
        <w:t xml:space="preserve">; </w:t>
      </w:r>
      <w:r w:rsidRPr="00E4411D">
        <w:rPr>
          <w:lang w:val="en-US"/>
        </w:rPr>
        <w:t>extension code updates to ensure support by current Firefox versions (Wired-Marker only supports Firefox versions 2.0 – 10.*, </w:t>
      </w:r>
      <w:hyperlink r:id="rId43" w:history="1">
        <w:r w:rsidRPr="00E4411D">
          <w:rPr>
            <w:color w:val="0000E9"/>
            <w:u w:val="single" w:color="0000E9"/>
            <w:lang w:val="en-US"/>
          </w:rPr>
          <w:t>http://www.wired-marker.org/en/index.html</w:t>
        </w:r>
      </w:hyperlink>
      <w:r w:rsidRPr="00E4411D">
        <w:rPr>
          <w:lang w:val="en-US"/>
        </w:rPr>
        <w:t>);  hyperanchor (</w:t>
      </w:r>
      <w:hyperlink r:id="rId44" w:history="1">
        <w:r w:rsidRPr="00E4411D">
          <w:rPr>
            <w:color w:val="0000E9"/>
            <w:u w:val="single" w:color="0000E9"/>
            <w:lang w:val="en-US"/>
          </w:rPr>
          <w:t>http://www.hyper-anchor.org/en/technical_format.html</w:t>
        </w:r>
      </w:hyperlink>
      <w:r w:rsidRPr="00E4411D">
        <w:rPr>
          <w:lang w:val="en-US"/>
        </w:rPr>
        <w:t>) mapping to xpointer (used on POST/GET) (</w:t>
      </w:r>
      <w:hyperlink r:id="rId45" w:history="1">
        <w:r w:rsidRPr="00E4411D">
          <w:rPr>
            <w:color w:val="0000E9"/>
            <w:u w:val="single" w:color="0000E9"/>
            <w:lang w:val="en-US"/>
          </w:rPr>
          <w:t>http://www.w3.org/TR/xptr-framework</w:t>
        </w:r>
      </w:hyperlink>
      <w:r w:rsidRPr="00E4411D">
        <w:rPr>
          <w:lang w:val="en-US"/>
        </w:rPr>
        <w:t>/, </w:t>
      </w:r>
      <w:hyperlink r:id="rId46" w:anchor="w3c_all" w:history="1">
        <w:r w:rsidRPr="00E4411D">
          <w:rPr>
            <w:color w:val="0000E9"/>
            <w:u w:val="single" w:color="0000E9"/>
            <w:lang w:val="en-US"/>
          </w:rPr>
          <w:t>http://www.w3.org/standards/techs/xpointer#w3c_all</w:t>
        </w:r>
      </w:hyperlink>
      <w:r w:rsidRPr="00E4411D">
        <w:rPr>
          <w:lang w:val="en-US"/>
        </w:rPr>
        <w:t>) </w:t>
      </w:r>
    </w:p>
    <w:p w14:paraId="5900C416" w14:textId="6A74C4A1" w:rsidR="003354BB" w:rsidRPr="00E4411D" w:rsidRDefault="00E4411D" w:rsidP="00E4411D">
      <w:pPr>
        <w:pStyle w:val="ListParagraph"/>
        <w:numPr>
          <w:ilvl w:val="0"/>
          <w:numId w:val="50"/>
        </w:numPr>
        <w:jc w:val="left"/>
        <w:rPr>
          <w:lang w:val="en-US"/>
        </w:rPr>
      </w:pPr>
      <w:r>
        <w:rPr>
          <w:u w:val="single"/>
          <w:lang w:val="en-US"/>
        </w:rPr>
        <w:t>s</w:t>
      </w:r>
      <w:r w:rsidR="003354BB" w:rsidRPr="00E4411D">
        <w:rPr>
          <w:lang w:val="en-US"/>
        </w:rPr>
        <w:t>getting updated annotation bodies</w:t>
      </w:r>
      <w:r w:rsidR="003354BB">
        <w:rPr>
          <w:rStyle w:val="FootnoteReference"/>
          <w:lang w:val="en-US"/>
        </w:rPr>
        <w:footnoteReference w:id="19"/>
      </w:r>
      <w:r w:rsidR="003354BB" w:rsidRPr="00E4411D">
        <w:rPr>
          <w:lang w:val="en-US"/>
        </w:rPr>
        <w:t>.</w:t>
      </w:r>
    </w:p>
    <w:p w14:paraId="0D6F7841" w14:textId="77777777" w:rsidR="005D4E7B" w:rsidRPr="00367B2F" w:rsidRDefault="005D4E7B" w:rsidP="00433F88"/>
    <w:p w14:paraId="08651D8C" w14:textId="77777777" w:rsidR="0006213B" w:rsidRDefault="00940D6A" w:rsidP="006842AB">
      <w:pPr>
        <w:pStyle w:val="Heading3"/>
        <w:ind w:left="1004"/>
      </w:pPr>
      <w:bookmarkStart w:id="60" w:name="_Toc275800004"/>
      <w:r>
        <w:t>Front-end</w:t>
      </w:r>
      <w:r w:rsidR="0006213B">
        <w:t xml:space="preserve"> for ELAN</w:t>
      </w:r>
      <w:bookmarkEnd w:id="60"/>
    </w:p>
    <w:p w14:paraId="2A2B45B9" w14:textId="27922FB8" w:rsidR="0006213B" w:rsidRDefault="0006213B" w:rsidP="00064AEE">
      <w:pPr>
        <w:rPr>
          <w:lang w:val="en-US"/>
        </w:rPr>
      </w:pPr>
      <w:r w:rsidRPr="00203EF6">
        <w:rPr>
          <w:lang w:val="en-US"/>
        </w:rPr>
        <w:t>T</w:t>
      </w:r>
      <w:r>
        <w:rPr>
          <w:lang w:val="en-US"/>
        </w:rPr>
        <w:t xml:space="preserve">he ELAN </w:t>
      </w:r>
      <w:r w:rsidR="00940D6A">
        <w:rPr>
          <w:lang w:val="en-US"/>
        </w:rPr>
        <w:t>front-end</w:t>
      </w:r>
      <w:r w:rsidRPr="00203EF6">
        <w:rPr>
          <w:lang w:val="en-US"/>
        </w:rPr>
        <w:t xml:space="preserve"> for the DWAN </w:t>
      </w:r>
      <w:r w:rsidR="00940D6A">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w:t>
      </w:r>
      <w:r w:rsidR="00064AEE">
        <w:rPr>
          <w:lang w:val="en-US"/>
        </w:rPr>
        <w:t xml:space="preserve">CLARIN NL </w:t>
      </w:r>
      <w:r>
        <w:rPr>
          <w:lang w:val="en-US"/>
        </w:rPr>
        <w:t xml:space="preserve">COLTIME </w:t>
      </w:r>
      <w:commentRangeStart w:id="61"/>
      <w:r>
        <w:rPr>
          <w:lang w:val="en-US"/>
        </w:rPr>
        <w:t>project</w:t>
      </w:r>
      <w:commentRangeEnd w:id="61"/>
      <w:r w:rsidR="00A30B64">
        <w:rPr>
          <w:rStyle w:val="CommentReference"/>
        </w:rPr>
        <w:commentReference w:id="61"/>
      </w:r>
      <w:r>
        <w:rPr>
          <w:lang w:val="en-US"/>
        </w:rPr>
        <w:t>. E</w:t>
      </w:r>
      <w:r w:rsidRPr="00203EF6">
        <w:rPr>
          <w:lang w:val="en-US"/>
        </w:rPr>
        <w:t xml:space="preserve">LAN is a </w:t>
      </w:r>
      <w:r w:rsidR="003C2FC6">
        <w:rPr>
          <w:lang w:val="en-US"/>
        </w:rPr>
        <w:t xml:space="preserve">multi-media </w:t>
      </w:r>
      <w:r w:rsidRPr="00203EF6">
        <w:rPr>
          <w:lang w:val="en-US"/>
        </w:rPr>
        <w:t>annotation</w:t>
      </w:r>
      <w:r w:rsidR="003C2FC6">
        <w:rPr>
          <w:lang w:val="en-US"/>
        </w:rPr>
        <w:t xml:space="preserve"> software</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Pr="00203EF6">
        <w:rPr>
          <w:lang w:val="en-US"/>
        </w:rPr>
        <w:t xml:space="preserve"> Since</w:t>
      </w:r>
      <w:r>
        <w:rPr>
          <w:lang w:val="en-US"/>
        </w:rPr>
        <w:t xml:space="preserve"> </w:t>
      </w:r>
      <w:r w:rsidRPr="00203EF6">
        <w:rPr>
          <w:lang w:val="en-US"/>
        </w:rPr>
        <w:t>E</w:t>
      </w:r>
      <w:r>
        <w:rPr>
          <w:lang w:val="en-US"/>
        </w:rPr>
        <w:t xml:space="preserve">LAN already had the notion of </w:t>
      </w:r>
      <w:r w:rsidR="00064AEE">
        <w:rPr>
          <w:lang w:val="en-US"/>
        </w:rPr>
        <w:t xml:space="preserve">linguistic </w:t>
      </w:r>
      <w:r w:rsidRPr="00DC7496">
        <w:rPr>
          <w:i/>
          <w:lang w:val="en-US"/>
        </w:rPr>
        <w:t>annotations</w:t>
      </w:r>
      <w:r w:rsidRPr="00203EF6">
        <w:rPr>
          <w:lang w:val="en-US"/>
        </w:rPr>
        <w:t xml:space="preserve">, </w:t>
      </w:r>
      <w:r>
        <w:rPr>
          <w:lang w:val="en-US"/>
        </w:rPr>
        <w:t xml:space="preserve">in this section we </w:t>
      </w:r>
      <w:r w:rsidR="00064AEE">
        <w:rPr>
          <w:lang w:val="en-US"/>
        </w:rPr>
        <w:t xml:space="preserve">will </w:t>
      </w:r>
      <w:r>
        <w:rPr>
          <w:lang w:val="en-US"/>
        </w:rPr>
        <w:t xml:space="preserve">use the word </w:t>
      </w:r>
      <w:r w:rsidRPr="00DC7496">
        <w:rPr>
          <w:i/>
          <w:lang w:val="en-US"/>
        </w:rPr>
        <w:t>comment</w:t>
      </w:r>
      <w:r>
        <w:rPr>
          <w:lang w:val="en-US"/>
        </w:rPr>
        <w:t xml:space="preserve"> for </w:t>
      </w:r>
      <w:r w:rsidR="00064AEE">
        <w:rPr>
          <w:lang w:val="en-US"/>
        </w:rPr>
        <w:t xml:space="preserve">DWAN </w:t>
      </w:r>
      <w:r>
        <w:rPr>
          <w:lang w:val="en-US"/>
        </w:rPr>
        <w:t xml:space="preserve">annotations </w:t>
      </w:r>
      <w:r w:rsidRPr="00203EF6">
        <w:rPr>
          <w:lang w:val="en-US"/>
        </w:rPr>
        <w:t>to avoid confusion.</w:t>
      </w:r>
    </w:p>
    <w:p w14:paraId="591E9715" w14:textId="7C579976" w:rsidR="0006213B" w:rsidRPr="00203EF6" w:rsidRDefault="0006213B" w:rsidP="0006213B">
      <w:pPr>
        <w:rPr>
          <w:lang w:val="en-US"/>
        </w:rPr>
      </w:pPr>
      <w:commentRangeStart w:id="62"/>
      <w:r w:rsidRPr="00203EF6">
        <w:rPr>
          <w:lang w:val="en-US"/>
        </w:rPr>
        <w:t xml:space="preserve">Users can make </w:t>
      </w:r>
      <w:r>
        <w:rPr>
          <w:lang w:val="en-US"/>
        </w:rPr>
        <w:t xml:space="preserve">ELAN </w:t>
      </w:r>
      <w:r w:rsidR="00064AEE">
        <w:rPr>
          <w:lang w:val="en-US"/>
        </w:rPr>
        <w:t xml:space="preserve">linguistic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commentRangeEnd w:id="62"/>
      <w:r w:rsidR="005B1780">
        <w:rPr>
          <w:rStyle w:val="CommentReference"/>
        </w:rPr>
        <w:commentReference w:id="62"/>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 xml:space="preserve">would be used creatively for this purpose. This </w:t>
      </w:r>
      <w:r w:rsidR="005B1780">
        <w:rPr>
          <w:lang w:val="en-US"/>
        </w:rPr>
        <w:t xml:space="preserve">use </w:t>
      </w:r>
      <w:r w:rsidRPr="00203EF6">
        <w:rPr>
          <w:lang w:val="en-US"/>
        </w:rPr>
        <w:t>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w:t>
      </w:r>
      <w:r w:rsidR="005B1780">
        <w:rPr>
          <w:lang w:val="en-US"/>
        </w:rPr>
        <w:t xml:space="preserve"> and multiple</w:t>
      </w:r>
      <w:r w:rsidRPr="00203EF6">
        <w:rPr>
          <w:lang w:val="en-US"/>
        </w:rPr>
        <w:t xml:space="preserve"> comments referring to the same period become</w:t>
      </w:r>
      <w:r>
        <w:rPr>
          <w:lang w:val="en-US"/>
        </w:rPr>
        <w:t xml:space="preserve"> </w:t>
      </w:r>
      <w:r w:rsidRPr="00203EF6">
        <w:rPr>
          <w:lang w:val="en-US"/>
        </w:rPr>
        <w:t>cumbersome.</w:t>
      </w:r>
    </w:p>
    <w:p w14:paraId="0596E869" w14:textId="49C93034"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095EA737" w14:textId="35206A4C"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0F419CC2" w14:textId="16397C72"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632785A8" w14:textId="77777777" w:rsidR="0006213B" w:rsidRDefault="00940D6A" w:rsidP="006842AB">
      <w:pPr>
        <w:pStyle w:val="Heading3"/>
        <w:ind w:left="1004"/>
      </w:pPr>
      <w:bookmarkStart w:id="63" w:name="_Toc275800005"/>
      <w:r>
        <w:t>Front-end</w:t>
      </w:r>
      <w:r w:rsidR="009B54F3" w:rsidRPr="00FC5A7C">
        <w:t xml:space="preserve"> for </w:t>
      </w:r>
      <w:r w:rsidR="0006213B">
        <w:t>ANNEX</w:t>
      </w:r>
      <w:bookmarkEnd w:id="63"/>
    </w:p>
    <w:p w14:paraId="7E3F6D4C" w14:textId="1D80DAA1"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6250F2B2" w14:textId="730AA6C4"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567B7AB1" w14:textId="62A348DA"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5A1EC4F2" w14:textId="36F58B0F"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69766049" w14:textId="5CDF5F75"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7D58D1B1" w14:textId="77777777" w:rsidR="0006213B" w:rsidRPr="0006213B" w:rsidRDefault="0006213B" w:rsidP="0006213B"/>
    <w:p w14:paraId="53717932" w14:textId="77777777" w:rsidR="00203EF6" w:rsidRPr="00C65213" w:rsidRDefault="00476573" w:rsidP="006842AB">
      <w:pPr>
        <w:pStyle w:val="Heading2"/>
      </w:pPr>
      <w:bookmarkStart w:id="64" w:name="_Toc275800006"/>
      <w:r w:rsidRPr="00C65213">
        <w:t>Testing Procedure</w:t>
      </w:r>
      <w:bookmarkEnd w:id="64"/>
    </w:p>
    <w:p w14:paraId="23493172"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7"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4A26407C" w14:textId="565B3EF2" w:rsidR="00E4411D" w:rsidRPr="00E4411D" w:rsidRDefault="00B53C45" w:rsidP="00E4411D">
      <w:pPr>
        <w:pStyle w:val="ListParagraph"/>
        <w:numPr>
          <w:ilvl w:val="0"/>
          <w:numId w:val="52"/>
        </w:numPr>
        <w:rPr>
          <w:lang w:val="en-US"/>
        </w:rPr>
      </w:pPr>
      <w:r w:rsidRPr="00E4411D">
        <w:rPr>
          <w:lang w:val="en-US"/>
        </w:rPr>
        <w:t xml:space="preserve">the items to be tested, </w:t>
      </w:r>
    </w:p>
    <w:p w14:paraId="32A9204D" w14:textId="77777777" w:rsidR="00E4411D" w:rsidRDefault="00B53C45" w:rsidP="00E4411D">
      <w:pPr>
        <w:pStyle w:val="ListParagraph"/>
        <w:numPr>
          <w:ilvl w:val="0"/>
          <w:numId w:val="51"/>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1355490F" w14:textId="77777777" w:rsidR="00E4411D" w:rsidRDefault="00B53C45" w:rsidP="00E4411D">
      <w:pPr>
        <w:pStyle w:val="ListParagraph"/>
        <w:numPr>
          <w:ilvl w:val="0"/>
          <w:numId w:val="51"/>
        </w:numPr>
        <w:rPr>
          <w:lang w:val="en-US"/>
        </w:rPr>
      </w:pPr>
      <w:r w:rsidRPr="00E4411D">
        <w:rPr>
          <w:lang w:val="en-US"/>
        </w:rPr>
        <w:t xml:space="preserve">the types of testing to be performed, </w:t>
      </w:r>
    </w:p>
    <w:p w14:paraId="45065E04" w14:textId="77777777" w:rsidR="00E4411D" w:rsidRDefault="00B53C45" w:rsidP="00E4411D">
      <w:pPr>
        <w:pStyle w:val="ListParagraph"/>
        <w:numPr>
          <w:ilvl w:val="0"/>
          <w:numId w:val="51"/>
        </w:numPr>
        <w:rPr>
          <w:lang w:val="en-US"/>
        </w:rPr>
      </w:pPr>
      <w:r w:rsidRPr="00E4411D">
        <w:rPr>
          <w:lang w:val="en-US"/>
        </w:rPr>
        <w:t xml:space="preserve">the personnel responsible </w:t>
      </w:r>
      <w:r w:rsidR="00147FBA" w:rsidRPr="00E4411D">
        <w:rPr>
          <w:lang w:val="en-US"/>
        </w:rPr>
        <w:t xml:space="preserve">for testing, </w:t>
      </w:r>
    </w:p>
    <w:p w14:paraId="77D128A1" w14:textId="77777777" w:rsidR="00E4411D" w:rsidRDefault="00147FBA" w:rsidP="00E4411D">
      <w:pPr>
        <w:pStyle w:val="ListParagraph"/>
        <w:numPr>
          <w:ilvl w:val="0"/>
          <w:numId w:val="51"/>
        </w:numPr>
        <w:rPr>
          <w:lang w:val="en-US"/>
        </w:rPr>
      </w:pPr>
      <w:r w:rsidRPr="00E4411D">
        <w:rPr>
          <w:lang w:val="en-US"/>
        </w:rPr>
        <w:t xml:space="preserve">the </w:t>
      </w:r>
      <w:r w:rsidR="00B53C45" w:rsidRPr="00E4411D">
        <w:rPr>
          <w:lang w:val="en-US"/>
        </w:rPr>
        <w:t xml:space="preserve">resources and schedule required to complete testing, and </w:t>
      </w:r>
    </w:p>
    <w:p w14:paraId="434363C8" w14:textId="2E108EB1" w:rsidR="00147FBA" w:rsidRPr="00E4411D" w:rsidRDefault="00B53C45" w:rsidP="00E4411D">
      <w:pPr>
        <w:pStyle w:val="ListParagraph"/>
        <w:numPr>
          <w:ilvl w:val="0"/>
          <w:numId w:val="51"/>
        </w:numPr>
        <w:rPr>
          <w:lang w:val="en-US"/>
        </w:rPr>
      </w:pPr>
      <w:r w:rsidRPr="00E4411D">
        <w:rPr>
          <w:lang w:val="en-US"/>
        </w:rPr>
        <w:t>the risks associated with the plan.</w:t>
      </w:r>
      <w:r w:rsidR="00882503" w:rsidRPr="00E4411D">
        <w:rPr>
          <w:lang w:val="en-US"/>
        </w:rPr>
        <w:t xml:space="preserve"> </w:t>
      </w:r>
    </w:p>
    <w:p w14:paraId="0B57C9B9" w14:textId="3F1EB3CF"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4C3EECD9"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7A695128" w14:textId="0F57DC03" w:rsidR="00E4411D" w:rsidRPr="00E4411D" w:rsidRDefault="00882503" w:rsidP="00E4411D">
      <w:pPr>
        <w:pStyle w:val="ListParagraph"/>
        <w:numPr>
          <w:ilvl w:val="0"/>
          <w:numId w:val="54"/>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52810A2" w14:textId="77777777" w:rsidR="00E4411D" w:rsidRDefault="00B53C45" w:rsidP="00E4411D">
      <w:pPr>
        <w:pStyle w:val="ListParagraph"/>
        <w:numPr>
          <w:ilvl w:val="0"/>
          <w:numId w:val="53"/>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5B3E013F" w14:textId="77777777" w:rsidR="00E4411D" w:rsidRDefault="00B53C45" w:rsidP="00E4411D">
      <w:pPr>
        <w:pStyle w:val="ListParagraph"/>
        <w:numPr>
          <w:ilvl w:val="0"/>
          <w:numId w:val="53"/>
        </w:numPr>
        <w:rPr>
          <w:lang w:val="en-US"/>
        </w:rPr>
      </w:pPr>
      <w:r w:rsidRPr="00E4411D">
        <w:rPr>
          <w:lang w:val="en-US"/>
        </w:rPr>
        <w:t xml:space="preserve">DWAN User </w:t>
      </w:r>
      <w:r w:rsidR="00882503" w:rsidRPr="00E4411D">
        <w:rPr>
          <w:lang w:val="en-US"/>
        </w:rPr>
        <w:t xml:space="preserve">Manual.  </w:t>
      </w:r>
    </w:p>
    <w:p w14:paraId="41E27E6C" w14:textId="3AD432DA"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918C243"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35E153B1"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0546E7E"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621F8C4C"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management pages under the GitHub</w:t>
      </w:r>
      <w:r w:rsidR="00967086">
        <w:rPr>
          <w:color w:val="252525"/>
          <w:lang w:val="en-US"/>
        </w:rPr>
        <w:t>:</w:t>
      </w:r>
    </w:p>
    <w:p w14:paraId="6F56261C" w14:textId="77777777" w:rsidR="00967086" w:rsidRDefault="006B11E5" w:rsidP="00E4411D">
      <w:pPr>
        <w:pStyle w:val="ListParagraph"/>
        <w:numPr>
          <w:ilvl w:val="0"/>
          <w:numId w:val="56"/>
        </w:numPr>
        <w:rPr>
          <w:color w:val="252525"/>
          <w:lang w:val="en-US"/>
        </w:rPr>
      </w:pPr>
      <w:hyperlink r:id="rId48"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5700EC98" w14:textId="77777777" w:rsidR="00967086" w:rsidRPr="00967086" w:rsidRDefault="006B11E5" w:rsidP="00E4411D">
      <w:pPr>
        <w:pStyle w:val="ListParagraph"/>
        <w:numPr>
          <w:ilvl w:val="0"/>
          <w:numId w:val="56"/>
        </w:numPr>
        <w:rPr>
          <w:color w:val="252525"/>
          <w:lang w:val="en-US"/>
        </w:rPr>
      </w:pPr>
      <w:hyperlink r:id="rId49" w:history="1">
        <w:r w:rsidR="00967086" w:rsidRPr="00967086">
          <w:rPr>
            <w:rStyle w:val="Hyperlink"/>
            <w:lang w:val="en-US"/>
          </w:rPr>
          <w:t>https://github.com/DASISH/dwan</w:t>
        </w:r>
        <w:r w:rsidR="00940D6A">
          <w:rPr>
            <w:rStyle w:val="Hyperlink"/>
            <w:lang w:val="en-US"/>
          </w:rPr>
          <w:t>back-end</w:t>
        </w:r>
      </w:hyperlink>
      <w:r w:rsidR="00967086" w:rsidRPr="00967086">
        <w:rPr>
          <w:color w:val="252525"/>
          <w:lang w:val="en-US"/>
        </w:rPr>
        <w:t xml:space="preserve"> .  </w:t>
      </w:r>
    </w:p>
    <w:p w14:paraId="598156C3" w14:textId="77777777" w:rsidR="00967086" w:rsidRPr="00967086" w:rsidRDefault="00967086" w:rsidP="00967086">
      <w:pPr>
        <w:pStyle w:val="ListParagraph"/>
        <w:ind w:left="644" w:firstLine="0"/>
        <w:rPr>
          <w:color w:val="252525"/>
          <w:lang w:val="en-US"/>
        </w:rPr>
      </w:pPr>
    </w:p>
    <w:p w14:paraId="51EA64FC"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50" w:history="1">
        <w:r>
          <w:rPr>
            <w:color w:val="0000E9"/>
            <w:u w:val="single" w:color="0000E9"/>
            <w:lang w:val="en-US"/>
          </w:rPr>
          <w:t>https://github.com/DASISH/dwan-testing/tree/master/scripts</w:t>
        </w:r>
      </w:hyperlink>
      <w:r>
        <w:rPr>
          <w:lang w:val="en-US"/>
        </w:rPr>
        <w:t>).</w:t>
      </w:r>
    </w:p>
    <w:p w14:paraId="2830F1D6" w14:textId="77777777" w:rsidR="00882503" w:rsidRPr="00B53C45" w:rsidRDefault="00882503" w:rsidP="006C0835">
      <w:pPr>
        <w:rPr>
          <w:rFonts w:cs="ArialMT"/>
          <w:color w:val="000000"/>
          <w:lang w:val="en-US"/>
        </w:rPr>
      </w:pPr>
    </w:p>
    <w:p w14:paraId="78BA73DC" w14:textId="77777777" w:rsidR="00E8265E" w:rsidRDefault="00E8265E" w:rsidP="006842AB">
      <w:pPr>
        <w:pStyle w:val="Heading1"/>
        <w:rPr>
          <w:rFonts w:eastAsia="Verdana Bold" w:hAnsi="Verdana Bold" w:cs="Verdana Bold"/>
          <w:u w:color="000000"/>
        </w:rPr>
      </w:pPr>
      <w:bookmarkStart w:id="65" w:name="_Toc275800007"/>
      <w:r>
        <w:rPr>
          <w:u w:color="000000"/>
        </w:rPr>
        <w:t>Social Sciences and Humanities: Results and Outlook</w:t>
      </w:r>
      <w:bookmarkEnd w:id="65"/>
    </w:p>
    <w:p w14:paraId="15F0B129"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DC9304F" w14:textId="77777777" w:rsidR="00113DD9" w:rsidRDefault="00113DD9" w:rsidP="00113DD9">
      <w:pPr>
        <w:rPr>
          <w:u w:color="000000"/>
        </w:rPr>
      </w:pPr>
      <w:r>
        <w:rPr>
          <w:u w:color="000000"/>
        </w:rPr>
        <w:t xml:space="preserve">This review will comprise of three main elements: </w:t>
      </w:r>
    </w:p>
    <w:p w14:paraId="3A4F2C4D" w14:textId="77777777" w:rsidR="00113DD9" w:rsidRDefault="00113DD9" w:rsidP="00113DD9">
      <w:pPr>
        <w:pStyle w:val="ListParagraph"/>
        <w:numPr>
          <w:ilvl w:val="0"/>
          <w:numId w:val="59"/>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0A636B81" w14:textId="77777777" w:rsidR="00113DD9" w:rsidRPr="001347F2" w:rsidRDefault="00113DD9" w:rsidP="00113DD9">
      <w:pPr>
        <w:pStyle w:val="ListParagraph"/>
        <w:numPr>
          <w:ilvl w:val="0"/>
          <w:numId w:val="59"/>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0"/>
      </w:r>
      <w:r w:rsidRPr="001347F2">
        <w:rPr>
          <w:u w:color="000000"/>
        </w:rPr>
        <w:t xml:space="preserve"> in their report on crowd-sourcing in cultural heritage and the humanities; </w:t>
      </w:r>
    </w:p>
    <w:p w14:paraId="231FEC10" w14:textId="77777777" w:rsidR="00113DD9" w:rsidRPr="001347F2" w:rsidRDefault="00113DD9" w:rsidP="00113DD9">
      <w:pPr>
        <w:pStyle w:val="ListParagraph"/>
        <w:numPr>
          <w:ilvl w:val="0"/>
          <w:numId w:val="59"/>
        </w:numPr>
        <w:ind w:left="1020" w:hanging="510"/>
        <w:rPr>
          <w:u w:color="000000"/>
        </w:rPr>
      </w:pPr>
      <w:r w:rsidRPr="001347F2">
        <w:rPr>
          <w:u w:color="000000"/>
        </w:rPr>
        <w:t>and a set of user scenarios based on this analysis.</w:t>
      </w:r>
    </w:p>
    <w:p w14:paraId="1AAFDE22" w14:textId="77777777" w:rsidR="00113DD9" w:rsidRPr="00E8265E" w:rsidRDefault="00113DD9" w:rsidP="00113DD9">
      <w:pPr>
        <w:pStyle w:val="Heading2"/>
      </w:pPr>
      <w:bookmarkStart w:id="66" w:name="_Toc274924426"/>
      <w:bookmarkStart w:id="67" w:name="_Toc275800008"/>
      <w:r w:rsidRPr="00E8265E">
        <w:t>List of annotation tools used by the HSS community</w:t>
      </w:r>
      <w:bookmarkEnd w:id="66"/>
      <w:bookmarkEnd w:id="67"/>
    </w:p>
    <w:p w14:paraId="67E97A4B" w14:textId="77777777" w:rsidR="00113DD9" w:rsidRDefault="00113DD9" w:rsidP="00113DD9">
      <w:pPr>
        <w:rPr>
          <w:u w:color="000000"/>
        </w:rPr>
      </w:pPr>
      <w:r>
        <w:rPr>
          <w:u w:color="000000"/>
        </w:rPr>
        <w:t>The list of more than 50 tools has been generated from a simple search using the keyword annot*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1"/>
      </w:r>
    </w:p>
    <w:p w14:paraId="03057514" w14:textId="77777777" w:rsidR="00113DD9" w:rsidRPr="00C40D7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r w:rsidRPr="00FE7F47">
        <w:rPr>
          <w:i/>
        </w:rPr>
        <w:t>ANNotation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w:t>
      </w:r>
    </w:p>
    <w:p w14:paraId="03692DFA"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8F0CAD">
        <w:rPr>
          <w:i/>
          <w:u w:color="000000"/>
        </w:rPr>
        <w:t>Bibliopedia</w:t>
      </w:r>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75157BA7"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We envisage Bibliopedia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5435B077"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7D31D1">
        <w:rPr>
          <w:bCs/>
          <w:i/>
          <w:u w:color="000000"/>
          <w:lang w:val="de-DE"/>
        </w:rPr>
        <w:t xml:space="preserve">LitBlitz Literature Notes Manager </w:t>
      </w:r>
      <w:r w:rsidRPr="007D31D1">
        <w:rPr>
          <w:u w:color="000000"/>
        </w:rPr>
        <w:t>is free web-based beta software that aims to improve how students and researchers manage their notes for literature reviews, assignment research and more. With LitBlitz,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LitBlitz was designed from the ground-up to solve problems other annotation and notetaking services haven't looked at or have solved poorly. It's is different from popular notetaking and archiving software</w:t>
      </w:r>
      <w:ins w:id="68" w:author="Kees Jan van de Looij" w:date="2014-10-22T14:44:00Z">
        <w:r>
          <w:rPr>
            <w:u w:color="000000"/>
          </w:rPr>
          <w:t xml:space="preserve"> </w:t>
        </w:r>
      </w:ins>
      <w:r w:rsidRPr="007D31D1">
        <w:rPr>
          <w:u w:color="000000"/>
        </w:rPr>
        <w:t xml:space="preserve">like Evernote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2ABFAB0F"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31A99">
        <w:rPr>
          <w:i/>
          <w:u w:color="000000"/>
        </w:rPr>
        <w:t>MapHub</w:t>
      </w:r>
      <w:r w:rsidRPr="00331A99">
        <w:rPr>
          <w:u w:color="000000"/>
        </w:rPr>
        <w:t xml:space="preserve"> is an online application for exploring and annotating digitized, high-resolution historic maps. All user-contributed annotations are shared via the Maphub Open Annotation API.</w:t>
      </w:r>
    </w:p>
    <w:p w14:paraId="16123286"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5328EA83"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PundIt</w:t>
      </w:r>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63B98764"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UVic Image Markup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markup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markup notes and annotations </w:t>
      </w:r>
      <w:r>
        <w:rPr>
          <w:u w:color="000000"/>
        </w:rPr>
        <w:t xml:space="preserve">that </w:t>
      </w:r>
      <w:r w:rsidRPr="00C124CB">
        <w:rPr>
          <w:u w:color="000000"/>
        </w:rPr>
        <w:t xml:space="preserve">are visually represented on the image. The tool allows knowledgeable TEI users to add additional TEI markup tags to their annotations. The tool can handle multiple images in one file. </w:t>
      </w:r>
      <w:commentRangeStart w:id="69"/>
      <w:r w:rsidRPr="00C124CB">
        <w:rPr>
          <w:u w:color="000000"/>
        </w:rPr>
        <w:t xml:space="preserve">Amongst the tool’s disadvantages is that </w:t>
      </w:r>
      <w:r w:rsidRPr="00C124CB">
        <w:rPr>
          <w:u w:color="000000"/>
          <w:lang w:val="da-DK"/>
        </w:rPr>
        <w:t>e</w:t>
      </w:r>
      <w:r w:rsidRPr="00C124CB">
        <w:rPr>
          <w:u w:color="000000"/>
        </w:rPr>
        <w:t xml:space="preserve">diting done to Image Markup's XML files in an external editor may not be preserved. </w:t>
      </w:r>
      <w:commentRangeEnd w:id="69"/>
      <w:r>
        <w:rPr>
          <w:rStyle w:val="CommentReference"/>
        </w:rPr>
        <w:commentReference w:id="69"/>
      </w:r>
    </w:p>
    <w:p w14:paraId="5F8C056E"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irtual Lightbox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19B941B4"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12603">
        <w:rPr>
          <w:i/>
          <w:u w:color="000000"/>
        </w:rPr>
        <w:t xml:space="preserve">WebLicht </w:t>
      </w:r>
      <w:r w:rsidRPr="00C124CB">
        <w:rPr>
          <w:u w:color="000000"/>
        </w:rPr>
        <w:t>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 WebLicht employs chains of RESTful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w:t>
      </w:r>
      <w:r>
        <w:rPr>
          <w:u w:color="000000"/>
        </w:rPr>
        <w:t>vices is an automatically analys</w:t>
      </w:r>
      <w:r w:rsidRPr="00C124CB">
        <w:rPr>
          <w:u w:color="000000"/>
        </w:rPr>
        <w:t xml:space="preserve">ed corpus in the form of an XML document. </w:t>
      </w:r>
      <w:r>
        <w:rPr>
          <w:u w:color="000000"/>
        </w:rPr>
        <w:t>E</w:t>
      </w:r>
      <w:r w:rsidRPr="00C124CB">
        <w:rPr>
          <w:u w:color="000000"/>
        </w:rPr>
        <w:t>ach WebLicht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Negra, Paula, or TüBa-D/Z. Moreover, </w:t>
      </w:r>
      <w:r w:rsidRPr="00C124CB">
        <w:rPr>
          <w:u w:color="000000"/>
        </w:rPr>
        <w:t xml:space="preserve">format-specific converters allow interchange between them. WebLicht can be accessed only with a valid DFN-AAI/Shibboleth-based account or a local Tübingen account. </w:t>
      </w:r>
    </w:p>
    <w:p w14:paraId="731A49B7" w14:textId="77777777" w:rsidR="00113DD9" w:rsidRPr="00DA63D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r w:rsidRPr="00DA63DB">
        <w:rPr>
          <w:i/>
          <w:u w:color="000000"/>
        </w:rPr>
        <w:t>Zotero</w:t>
      </w:r>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r w:rsidRPr="00DA63DB">
        <w:rPr>
          <w:u w:color="000000"/>
        </w:rPr>
        <w:t xml:space="preserve">Zotero is primarily available as a Firefox plug-in, but is now also available </w:t>
      </w:r>
      <w:r>
        <w:rPr>
          <w:u w:color="000000"/>
        </w:rPr>
        <w:t>as</w:t>
      </w:r>
      <w:r w:rsidRPr="00DA63DB">
        <w:rPr>
          <w:u w:color="000000"/>
        </w:rPr>
        <w:t xml:space="preserve"> a stand-alone version with connectors to other browsers. Zotero also allows students to automatically create Works Cited pages by drawing on the sources used in a document.</w:t>
      </w:r>
    </w:p>
    <w:p w14:paraId="636420DE" w14:textId="54E5FB90"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134DC8FB"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2A2400FA" w14:textId="77777777" w:rsidR="007825C4" w:rsidRPr="008B0FC6" w:rsidRDefault="007825C4" w:rsidP="006842AB">
      <w:pPr>
        <w:pStyle w:val="Heading2"/>
      </w:pPr>
      <w:bookmarkStart w:id="70" w:name="_Toc275800009"/>
      <w:r w:rsidRPr="008B0FC6">
        <w:t>Functionality mapping</w:t>
      </w:r>
      <w:bookmarkEnd w:id="70"/>
    </w:p>
    <w:p w14:paraId="2E82ED78" w14:textId="77777777" w:rsidR="00113DD9" w:rsidRDefault="00113DD9" w:rsidP="00113DD9">
      <w:pPr>
        <w:rPr>
          <w:u w:color="000000"/>
        </w:rPr>
      </w:pPr>
      <w:r>
        <w:t xml:space="preserve">In principle </w:t>
      </w:r>
      <w:r w:rsidRPr="00E72F26">
        <w:t xml:space="preserve">DWAN </w:t>
      </w:r>
      <w:r>
        <w:t>back-end</w:t>
      </w:r>
      <w:r w:rsidRPr="00E72F26">
        <w:t xml:space="preserve"> </w:t>
      </w:r>
      <w:r>
        <w:t xml:space="preserve">can be used with various tools. These tools are listed </w:t>
      </w:r>
      <w:r w:rsidRPr="00E72F26">
        <w:fldChar w:fldCharType="begin"/>
      </w:r>
      <w:r w:rsidRPr="00E72F26">
        <w:instrText xml:space="preserve"> REF _Ref274313468 \h </w:instrText>
      </w:r>
      <w:r w:rsidRPr="00E72F26">
        <w:fldChar w:fldCharType="separate"/>
      </w:r>
      <w:r>
        <w:t xml:space="preserve">Table </w:t>
      </w:r>
      <w:r>
        <w:rPr>
          <w:noProof/>
        </w:rPr>
        <w:t>9</w:t>
      </w:r>
      <w:r w:rsidRPr="00E72F26">
        <w:fldChar w:fldCharType="end"/>
      </w:r>
      <w:r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Pr="00E72F26">
        <w:footnoteReference w:id="22"/>
      </w:r>
      <w:r w:rsidRPr="00E72F26">
        <w:t xml:space="preserve">. In </w:t>
      </w:r>
      <w:r>
        <w:t>this</w:t>
      </w:r>
      <w:r w:rsidRPr="00E72F26">
        <w:t xml:space="preserve"> report task types were identified as the following: mechanical, configurational, editorial, synthetic, investigative, and creative. Most annotation tools </w:t>
      </w:r>
      <w:r>
        <w:t xml:space="preserve">fall into the categories of the </w:t>
      </w:r>
      <w:r w:rsidRPr="00E72F26">
        <w:t xml:space="preserve">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Pr>
          <w:u w:color="000000"/>
        </w:rPr>
        <w:t xml:space="preserve">working with quantitative data. The </w:t>
      </w:r>
      <w:r>
        <w:rPr>
          <w:i/>
          <w:iCs/>
          <w:u w:color="000000"/>
        </w:rPr>
        <w:t>Editorial</w:t>
      </w:r>
      <w:r>
        <w:rPr>
          <w:u w:color="000000"/>
        </w:rPr>
        <w:t xml:space="preserve"> type involves modifying or improving an existing asset. </w:t>
      </w:r>
    </w:p>
    <w:p w14:paraId="1E46786E" w14:textId="6FDCF1CD"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1086E569" w14:textId="77777777" w:rsidR="00C65213" w:rsidRDefault="00C65213" w:rsidP="00C65213">
      <w:pPr>
        <w:pStyle w:val="Caption"/>
        <w:keepNext/>
      </w:pPr>
      <w:bookmarkStart w:id="71" w:name="_Ref274313468"/>
      <w:r>
        <w:t xml:space="preserve">Table </w:t>
      </w:r>
      <w:r>
        <w:fldChar w:fldCharType="begin"/>
      </w:r>
      <w:r>
        <w:instrText xml:space="preserve"> SEQ Table \* ARABIC </w:instrText>
      </w:r>
      <w:r>
        <w:fldChar w:fldCharType="separate"/>
      </w:r>
      <w:r w:rsidR="005853A7">
        <w:rPr>
          <w:noProof/>
        </w:rPr>
        <w:t>9</w:t>
      </w:r>
      <w:r>
        <w:fldChar w:fldCharType="end"/>
      </w:r>
      <w:bookmarkEnd w:id="71"/>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2BC0FF"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1BB1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B7A4814"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BF1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9EBB4BB"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281624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8A3BF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3D084AD6"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1A853560"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97B48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F57A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F1C7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D33AA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7DC8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7240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11D0D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51867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5D6D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51025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27F8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72DD97" w14:textId="1DE780F6"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BE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BAD92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293E8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B953EF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A00B2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97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3FDDE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09680" w14:textId="2C6AF28B"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0A6D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07D4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7DDD0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89D7539"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9D796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46241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E2E2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F687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F72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AA74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420A9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C53CB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A6E1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8A46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37379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5C7C9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2473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6D6DB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172A7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D57DE3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B84EA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AEC37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CD7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396AB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C0F5C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0E6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D399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27D016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F444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E6C50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22C2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0A173" w14:textId="28F0266E"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BE95D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723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6A1A3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FE4101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ABD7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796E8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92FC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F7304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05296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1150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4EAA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BE279B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4AFB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901B1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6C2AD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B4E3C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4444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C4DF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1774A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F4EAC6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530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F037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33AA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53B73" w14:textId="0A52FAC4"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6692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3FB0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926C3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F8906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3818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01518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A13E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2A1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52B1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D0E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9B46D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897B55"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C8760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6547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72331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1E8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BA74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1E2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D27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FBB7E0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D34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1B29C" w14:textId="6CF782AB" w:rsidR="007825C4" w:rsidRPr="006842AB" w:rsidRDefault="00145855"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5E10F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BCDA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19F7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47D26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5F7FE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BAE107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E2DE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3D7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C2086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C85352" w14:textId="2231E438"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141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B2C38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04C95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45E7F7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B501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D7E7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986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E6468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2DCA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AED50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E82D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C384C8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DFB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A6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752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617B2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DCB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B7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3CD15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52B274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DCA0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65B5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2D9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7484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1873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1AE3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8757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9099F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8F111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8F2C3F"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A129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C7D16B" w14:textId="3512FD36"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B9E9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395E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ED776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5128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8D4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3C4A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02E5D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8650A" w14:textId="3488DEF4"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F4B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21FB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69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B20BCC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91CDA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8A367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591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023EC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2E77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A4F6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8ED22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AD7545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F6978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20C8B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C14C8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A0CEE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2E25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DC21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B5C7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7369C1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CA706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471C7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1C2D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8644D" w14:textId="2C6C4602"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CE93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1AC32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DC4E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50F12CE"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0E181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BECAA7" w14:textId="3D5C452D"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configu</w:t>
            </w:r>
            <w:r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1272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F816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74C4D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B0BE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7AEE2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F56C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512B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B61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03EA4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3EB0F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1860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2F8E9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7F3A8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006645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4746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55F5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A7A9D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2BE2C4" w14:textId="50C6735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A759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0D3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0721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0A45FC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43C14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ACE0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9EF1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AF511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C5BB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C4DA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F51E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2A6189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FA2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94E67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9AC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4566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22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59166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E17D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9D8E0F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0AC94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D964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ED2C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DF00B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2B2B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3357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B5ADC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3CFB1E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3C5C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44C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E87DD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3117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72589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BD99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B9C53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B4627E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8225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93087" w14:textId="36C40229"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itorial; configu</w:t>
            </w:r>
            <w:r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4780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0F6B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7171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2DF78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7D703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DC60AED"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7668F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A4C81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9CA2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FFA1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B70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3762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BCE5B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84A5CB9"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9E17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FFA2D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17CF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860B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76819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6FF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5F7A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ACA34D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D3C8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B6FF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74B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D929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3E77C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54E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CFBF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A5E885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5A630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965A49" w14:textId="72853F9C" w:rsidR="007825C4" w:rsidRPr="006842AB" w:rsidRDefault="00D622C6"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292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92408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3608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E5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2F8DC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E1F3D6"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A27B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5A79E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046A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C8A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153F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209D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38D8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D9756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5417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79E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7F2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88875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BBD9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5DBB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4B110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ECF24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93F1D" w14:textId="77777777" w:rsidR="007825C4" w:rsidRPr="006842AB" w:rsidRDefault="006B11E5"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1"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7727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44B57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F2CA22" w14:textId="7CE633B0"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4158C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F70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9E0F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5A1FE4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C37D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A323D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A3B1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E9ABA5" w14:textId="2659D60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6A91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4B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0A711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D78010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A427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CD3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61B09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F94DA" w14:textId="5F75BF4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BE31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7B38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3A3E6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7BD4D1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D4C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EAE9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7CA9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DDA1A" w14:textId="4114AAB6"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F50E9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D3CC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515F2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4732F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433B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60D0BE" w14:textId="2BF062DD" w:rsidR="007825C4" w:rsidRPr="006842AB" w:rsidRDefault="007D77CD" w:rsidP="007825C4">
            <w:pPr>
              <w:pStyle w:val="Body"/>
              <w:rPr>
                <w:rFonts w:ascii="Times" w:hAnsi="Times"/>
                <w:sz w:val="20"/>
                <w:szCs w:val="20"/>
              </w:rPr>
            </w:pPr>
            <w:r>
              <w:rPr>
                <w:rFonts w:ascii="Times" w:eastAsia="Cambria" w:hAnsi="Times" w:cs="Cambria"/>
                <w:sz w:val="20"/>
                <w:szCs w:val="20"/>
                <w:u w:color="000000"/>
              </w:rPr>
              <w:t>Editorial; configu</w:t>
            </w:r>
            <w:r w:rsidR="007825C4" w:rsidRPr="006842AB">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4EA9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181CA3" w14:textId="50E5E4F4"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0F70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4D96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9F17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0A7B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7B0F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178F9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ED5E9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52978D" w14:textId="51E7B4EC"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8CEE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97AB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AD365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F1AC180"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D8F3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0BDD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4859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A57D8A" w14:textId="02FD7E6C"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E17C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734F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AFD8B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D879CAE"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7E02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24490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13B09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69AF0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6B64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F39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95952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CBCF1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92C32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D0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37A78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21DCB2" w14:textId="3605438E"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1C9A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6EEA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3963F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F9D5D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8385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413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C380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1479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86B4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6083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59DF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E624F3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E3D8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21E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0CEF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7486E5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BE2D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F06A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31324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5A27C5D"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85DC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5D8DF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1BCC6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CF0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2F6F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DCDD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954A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E06BAEC"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9DE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71E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F2BB40"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067E70" w14:textId="400D957F"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2D4F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557F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390EF62C"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(can be stored in Annotea)</w:t>
            </w:r>
          </w:p>
        </w:tc>
      </w:tr>
      <w:tr w:rsidR="004F738A" w14:paraId="3FCA0E88"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DA76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4C190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69BA27"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172703" w14:textId="642D017A"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4064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5A58C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010BE12C"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065B8419"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59C3E11" w14:textId="77777777" w:rsidR="007825C4" w:rsidRPr="006842AB" w:rsidRDefault="006B11E5"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2" w:history="1">
              <w:r w:rsidR="007825C4" w:rsidRPr="006842AB">
                <w:rPr>
                  <w:rStyle w:val="Hyperlink1"/>
                  <w:rFonts w:ascii="Times" w:eastAsia="Cambria" w:hAnsi="Times" w:cs="Cambria"/>
                  <w:sz w:val="20"/>
                  <w:szCs w:val="20"/>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605DC2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9DAC28A"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8661F3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C78CC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2701F9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279667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7FE76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C39FB3" w14:textId="77777777" w:rsidR="007825C4" w:rsidRPr="00E8265E" w:rsidRDefault="007825C4" w:rsidP="006842AB">
      <w:pPr>
        <w:pStyle w:val="Heading2"/>
      </w:pPr>
      <w:bookmarkStart w:id="72" w:name="_Toc275800010"/>
      <w:r w:rsidRPr="00E8265E">
        <w:t>Potential front-ends for DWAN in Social Sciences and Humanities.</w:t>
      </w:r>
      <w:bookmarkEnd w:id="72"/>
    </w:p>
    <w:p w14:paraId="4AD27A5B" w14:textId="52BA59A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07ACD74B" w14:textId="77777777" w:rsidR="003A7677" w:rsidRDefault="003A7677" w:rsidP="00E72F26">
      <w:pPr>
        <w:rPr>
          <w:rFonts w:ascii="Cambria" w:eastAsia="Cambria" w:hAnsi="Cambria" w:cs="Cambria"/>
          <w:u w:color="000000"/>
        </w:rPr>
      </w:pPr>
    </w:p>
    <w:p w14:paraId="0CCC10BF" w14:textId="77777777" w:rsidR="007825C4" w:rsidRDefault="007825C4" w:rsidP="00E72F26">
      <w:pPr>
        <w:rPr>
          <w:u w:color="000000"/>
        </w:rPr>
      </w:pPr>
      <w:r w:rsidRPr="00E72F26">
        <w:rPr>
          <w:b/>
          <w:u w:color="000000"/>
        </w:rPr>
        <w:t>UC 1</w:t>
      </w:r>
      <w:r>
        <w:rPr>
          <w:u w:color="000000"/>
        </w:rPr>
        <w:t>: Highlight text</w:t>
      </w:r>
    </w:p>
    <w:p w14:paraId="0BAB2138" w14:textId="77777777" w:rsidR="007825C4" w:rsidRDefault="007825C4" w:rsidP="00E72F26">
      <w:pPr>
        <w:rPr>
          <w:u w:color="000000"/>
        </w:rPr>
      </w:pPr>
      <w:r w:rsidRPr="00E72F26">
        <w:rPr>
          <w:b/>
          <w:u w:color="000000"/>
        </w:rPr>
        <w:t>UC 2</w:t>
      </w:r>
      <w:r>
        <w:rPr>
          <w:u w:color="000000"/>
        </w:rPr>
        <w:t>: Add comments in the form of scribbled notes (text to text)</w:t>
      </w:r>
    </w:p>
    <w:p w14:paraId="3F260CCD" w14:textId="77777777" w:rsidR="007825C4" w:rsidRDefault="007825C4" w:rsidP="00E72F26">
      <w:pPr>
        <w:rPr>
          <w:u w:color="000000"/>
        </w:rPr>
      </w:pPr>
      <w:r w:rsidRPr="00E72F26">
        <w:rPr>
          <w:b/>
          <w:u w:color="000000"/>
        </w:rPr>
        <w:t>UC 3</w:t>
      </w:r>
      <w:r>
        <w:rPr>
          <w:u w:color="000000"/>
        </w:rPr>
        <w:t>: Add comments in the form of scribbled notes (text to image)</w:t>
      </w:r>
    </w:p>
    <w:p w14:paraId="31C5FBC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1359AD75" w14:textId="77777777" w:rsidR="007825C4" w:rsidRDefault="007825C4" w:rsidP="00E72F26">
      <w:pPr>
        <w:rPr>
          <w:u w:color="000000"/>
        </w:rPr>
      </w:pPr>
      <w:r w:rsidRPr="00E72F26">
        <w:rPr>
          <w:b/>
          <w:u w:color="000000"/>
        </w:rPr>
        <w:t>UC 5</w:t>
      </w:r>
      <w:r>
        <w:rPr>
          <w:u w:color="000000"/>
        </w:rPr>
        <w:t>: Modify text: delete information (within the text)</w:t>
      </w:r>
    </w:p>
    <w:p w14:paraId="72602E01"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6ED1C7A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00E57C6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7EE3604C"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73F249BB" w14:textId="77777777" w:rsidR="007825C4" w:rsidRDefault="007825C4" w:rsidP="00E72F26">
      <w:pPr>
        <w:rPr>
          <w:u w:color="000000"/>
        </w:rPr>
      </w:pPr>
      <w:r w:rsidRPr="00E72F26">
        <w:rPr>
          <w:b/>
          <w:u w:color="000000"/>
        </w:rPr>
        <w:t>UC 10</w:t>
      </w:r>
      <w:r>
        <w:rPr>
          <w:u w:color="000000"/>
        </w:rPr>
        <w:t>: Collaborative annotations (different users)</w:t>
      </w:r>
    </w:p>
    <w:p w14:paraId="3103758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6CC1B4B4"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5E3E61B6"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1A377AE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5D73C0F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3CBDDE81"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5B0DC57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3A5E4951"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4E2F7A66"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0E7769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162899BF" w14:textId="77777777" w:rsidR="000001C6" w:rsidRDefault="00985189" w:rsidP="000001C6">
      <w:pPr>
        <w:rPr>
          <w:u w:color="000000"/>
        </w:rPr>
      </w:pPr>
      <w:r>
        <w:rPr>
          <w:u w:color="000000"/>
        </w:rPr>
        <w:t xml:space="preserve">Now we </w:t>
      </w:r>
      <w:commentRangeStart w:id="73"/>
      <w:r>
        <w:rPr>
          <w:u w:color="000000"/>
        </w:rPr>
        <w:t xml:space="preserve">list </w:t>
      </w:r>
      <w:commentRangeEnd w:id="73"/>
      <w:r w:rsidR="009F653F">
        <w:rPr>
          <w:rStyle w:val="CommentReference"/>
        </w:rPr>
        <w:commentReference w:id="73"/>
      </w:r>
      <w:r>
        <w:rPr>
          <w:u w:color="000000"/>
        </w:rPr>
        <w:t xml:space="preserve">these features per header: </w:t>
      </w:r>
    </w:p>
    <w:p w14:paraId="2E9F01A4" w14:textId="77777777" w:rsidR="000001C6" w:rsidRPr="000001C6" w:rsidRDefault="007825C4" w:rsidP="00E4411D">
      <w:pPr>
        <w:pStyle w:val="ListParagraph"/>
        <w:numPr>
          <w:ilvl w:val="0"/>
          <w:numId w:val="56"/>
        </w:numPr>
        <w:rPr>
          <w:u w:color="000000"/>
        </w:rPr>
      </w:pPr>
      <w:r w:rsidRPr="000001C6">
        <w:rPr>
          <w:b/>
          <w:bCs/>
          <w:u w:color="000000"/>
          <w:lang w:val="fr-FR"/>
        </w:rPr>
        <w:t>Bibliography</w:t>
      </w:r>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250EAE79" w14:textId="77777777" w:rsidR="000001C6" w:rsidRDefault="007825C4" w:rsidP="00E4411D">
      <w:pPr>
        <w:pStyle w:val="ListParagraph"/>
        <w:numPr>
          <w:ilvl w:val="0"/>
          <w:numId w:val="56"/>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F480CC8" w14:textId="77777777" w:rsidR="000001C6" w:rsidRDefault="007825C4" w:rsidP="00E4411D">
      <w:pPr>
        <w:pStyle w:val="ListParagraph"/>
        <w:numPr>
          <w:ilvl w:val="0"/>
          <w:numId w:val="56"/>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4A1F30AB" w14:textId="77777777" w:rsidR="000001C6" w:rsidRDefault="007825C4" w:rsidP="00E4411D">
      <w:pPr>
        <w:pStyle w:val="ListParagraph"/>
        <w:numPr>
          <w:ilvl w:val="0"/>
          <w:numId w:val="56"/>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299AEC0F" w14:textId="77777777" w:rsidR="000001C6" w:rsidRDefault="007825C4" w:rsidP="00E4411D">
      <w:pPr>
        <w:pStyle w:val="ListParagraph"/>
        <w:numPr>
          <w:ilvl w:val="0"/>
          <w:numId w:val="56"/>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75ED06B" w14:textId="77777777" w:rsidR="007825C4" w:rsidRDefault="007825C4" w:rsidP="00E4411D">
      <w:pPr>
        <w:pStyle w:val="ListParagraph"/>
        <w:numPr>
          <w:ilvl w:val="0"/>
          <w:numId w:val="56"/>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4B6E71F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716C315"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6F46D8DD" w14:textId="71C412E2"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r w:rsidR="007825C4">
        <w:rPr>
          <w:u w:color="000000"/>
        </w:rPr>
        <w:t>LitBlitz Literature Notes Manager, Noodle</w:t>
      </w:r>
      <w:r w:rsidR="00CF5DA3">
        <w:rPr>
          <w:u w:color="000000"/>
        </w:rPr>
        <w:t xml:space="preserve">Tools, Projects, Oigga, Sente. </w:t>
      </w:r>
      <w:r w:rsidR="007825C4">
        <w:rPr>
          <w:u w:color="000000"/>
        </w:rPr>
        <w:t xml:space="preserve">All but one of these are configurational, i.e. that they tend to support the organization and ordering of database records, rather than the annotation of those records with further information. </w:t>
      </w:r>
    </w:p>
    <w:p w14:paraId="0BFA8721" w14:textId="5658ABCD" w:rsidR="007825C4" w:rsidRDefault="007825C4" w:rsidP="00652C50">
      <w:pPr>
        <w:rPr>
          <w:u w:color="000000"/>
        </w:rPr>
      </w:pPr>
      <w:r>
        <w:rPr>
          <w:u w:color="000000"/>
        </w:rPr>
        <w:t xml:space="preserve">Scenario: a user has a bibliography </w:t>
      </w:r>
      <w:commentRangeStart w:id="74"/>
      <w:r w:rsidR="00CF5DA3">
        <w:rPr>
          <w:u w:color="000000"/>
        </w:rPr>
        <w:t>they</w:t>
      </w:r>
      <w:commentRangeEnd w:id="74"/>
      <w:r w:rsidR="00CF5DA3">
        <w:rPr>
          <w:rStyle w:val="CommentReference"/>
        </w:rPr>
        <w:commentReference w:id="74"/>
      </w:r>
      <w:r>
        <w:rPr>
          <w:u w:color="000000"/>
        </w:rPr>
        <w:t xml:space="preserve">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w:t>
      </w:r>
      <w:commentRangeStart w:id="75"/>
      <w:r>
        <w:rPr>
          <w:u w:color="000000"/>
        </w:rPr>
        <w:t>their</w:t>
      </w:r>
      <w:commentRangeEnd w:id="75"/>
      <w:r w:rsidR="00CF5DA3">
        <w:rPr>
          <w:rStyle w:val="CommentReference"/>
        </w:rPr>
        <w:commentReference w:id="75"/>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251EC5BF"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894F22D" w14:textId="16472963"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51B6E41"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commentRangeStart w:id="76"/>
      <w:r>
        <w:rPr>
          <w:u w:color="000000"/>
        </w:rPr>
        <w:t>they</w:t>
      </w:r>
      <w:commentRangeEnd w:id="76"/>
      <w:r w:rsidR="009C4D9A">
        <w:rPr>
          <w:rStyle w:val="CommentReference"/>
        </w:rPr>
        <w:commentReference w:id="76"/>
      </w:r>
      <w:r>
        <w:rPr>
          <w:u w:color="000000"/>
        </w:rPr>
        <w:t xml:space="preserve">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38619F83" w14:textId="77777777" w:rsidR="007825C4" w:rsidRDefault="007825C4" w:rsidP="00652C50">
      <w:pPr>
        <w:rPr>
          <w:u w:color="000000"/>
        </w:rPr>
      </w:pPr>
      <w:r>
        <w:rPr>
          <w:u w:color="000000"/>
        </w:rPr>
        <w:t>The annotations in the bibliography should be able to link simultaneously to multiple bibliographic references.</w:t>
      </w:r>
    </w:p>
    <w:p w14:paraId="14312DA6" w14:textId="77777777" w:rsidR="007825C4" w:rsidRDefault="007825C4" w:rsidP="00652C50">
      <w:pPr>
        <w:rPr>
          <w:u w:color="000000"/>
        </w:rPr>
      </w:pPr>
      <w:r>
        <w:rPr>
          <w:u w:color="000000"/>
        </w:rPr>
        <w:t xml:space="preserve">Necessary functions: </w:t>
      </w:r>
    </w:p>
    <w:p w14:paraId="3DB0F09A"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480B1FBB"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6DCD365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74AA15D8"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3C14FDE0"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0C5C3E5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9D0396A"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Image annotation</w:t>
      </w:r>
      <w:r w:rsidR="007825C4">
        <w:rPr>
          <w:u w:color="000000"/>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54377EFC"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700F5D77" w14:textId="77777777" w:rsidR="007825C4" w:rsidRDefault="007825C4" w:rsidP="00652C50">
      <w:pPr>
        <w:rPr>
          <w:u w:color="000000"/>
        </w:rPr>
      </w:pPr>
      <w:r>
        <w:rPr>
          <w:u w:color="000000"/>
        </w:rPr>
        <w:t xml:space="preserve">This scenario is applicable to scholars, but also, potentially, to museum and collections curators. </w:t>
      </w:r>
    </w:p>
    <w:p w14:paraId="188188DB"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3C6BFF51" w14:textId="77777777" w:rsidR="007825C4" w:rsidRDefault="007825C4" w:rsidP="00652C50">
      <w:pPr>
        <w:rPr>
          <w:u w:color="000000"/>
        </w:rPr>
      </w:pPr>
      <w:r>
        <w:rPr>
          <w:u w:color="000000"/>
        </w:rPr>
        <w:t xml:space="preserve">Necessary functions: </w:t>
      </w:r>
    </w:p>
    <w:p w14:paraId="162EA464"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16653B44"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449F5640"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2FBCB815"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75EEC781"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6468A3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D613775" w14:textId="77777777"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Web page annotation</w:t>
      </w:r>
      <w:r w:rsidR="007825C4">
        <w:rPr>
          <w:u w:color="000000"/>
        </w:rPr>
        <w:t>.</w:t>
      </w:r>
      <w:r>
        <w:rPr>
          <w:u w:color="000000"/>
        </w:rPr>
        <w:t xml:space="preserve"> </w:t>
      </w:r>
      <w:r w:rsidR="007825C4">
        <w:rPr>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359955A0"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5676B7F6"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237C343B" w14:textId="77777777" w:rsidR="007825C4" w:rsidRDefault="007825C4" w:rsidP="00652C50">
      <w:pPr>
        <w:rPr>
          <w:u w:color="000000"/>
        </w:rPr>
      </w:pPr>
      <w:r>
        <w:rPr>
          <w:u w:color="000000"/>
        </w:rPr>
        <w:t xml:space="preserve">Assets: the assets are primarily text and images, but may also include video. They are not stored locally. </w:t>
      </w:r>
    </w:p>
    <w:p w14:paraId="6EEC896E" w14:textId="77777777" w:rsidR="00652C50" w:rsidRDefault="007825C4" w:rsidP="00652C50">
      <w:pPr>
        <w:rPr>
          <w:u w:color="000000"/>
        </w:rPr>
      </w:pPr>
      <w:r>
        <w:rPr>
          <w:u w:color="000000"/>
        </w:rPr>
        <w:t xml:space="preserve">Examples include: </w:t>
      </w:r>
    </w:p>
    <w:p w14:paraId="0361448A" w14:textId="77777777"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458F141C" w14:textId="77777777" w:rsidR="007825C4" w:rsidRDefault="007825C4" w:rsidP="00652C50">
      <w:pPr>
        <w:rPr>
          <w:u w:color="000000"/>
        </w:rPr>
      </w:pPr>
      <w:r>
        <w:rPr>
          <w:u w:color="000000"/>
        </w:rPr>
        <w:t>Q&amp;A threads (http://answers.unity3d.com/questions/17829/how-can-i-import-</w:t>
      </w:r>
    </w:p>
    <w:p w14:paraId="1D0355EF" w14:textId="77777777" w:rsidR="007825C4" w:rsidRDefault="007825C4" w:rsidP="00652C50">
      <w:pPr>
        <w:rPr>
          <w:u w:color="000000"/>
        </w:rPr>
      </w:pPr>
      <w:r>
        <w:rPr>
          <w:u w:color="000000"/>
        </w:rPr>
        <w:t xml:space="preserve">gis-data-into-a-unity-project.html) and bibliography (http://ieeexplore.ieee.org/xpl/login.jsp?tp=&amp;arnumber=5567608&amp;url=http%3A%2F%2Fieeexplore.ieee.org%2Fxpls%2Fabs_all.jsp%3Farnumber%3D5567608). </w:t>
      </w:r>
    </w:p>
    <w:p w14:paraId="24046A8C" w14:textId="77777777" w:rsidR="007825C4" w:rsidRDefault="007825C4" w:rsidP="00652C50">
      <w:pPr>
        <w:rPr>
          <w:u w:color="000000"/>
        </w:rPr>
      </w:pPr>
    </w:p>
    <w:p w14:paraId="58784397" w14:textId="77777777" w:rsidR="007825C4" w:rsidRDefault="007825C4" w:rsidP="00652C50">
      <w:pPr>
        <w:rPr>
          <w:u w:color="000000"/>
        </w:rPr>
      </w:pPr>
      <w:r>
        <w:rPr>
          <w:u w:color="000000"/>
        </w:rPr>
        <w:t>Necessary functionalities:</w:t>
      </w:r>
    </w:p>
    <w:p w14:paraId="18C5E3AE"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BC4C4B"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24C7E165"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231E94D1"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73FE772"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199EF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1BF97E8" w14:textId="77777777"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2E3343EC"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7FC187C1" w14:textId="77777777" w:rsidR="007825C4" w:rsidRDefault="007825C4" w:rsidP="00652C50">
      <w:pPr>
        <w:rPr>
          <w:rFonts w:ascii="Cambria" w:eastAsia="Cambria" w:hAnsi="Cambria" w:cs="Cambria"/>
          <w:u w:color="000000"/>
        </w:rPr>
      </w:pPr>
      <w:r>
        <w:rPr>
          <w:u w:color="000000"/>
        </w:rPr>
        <w:t>Scenario: User (a Latinist and historian) is creating a digital critical edition of Marcus Tullius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3E81F1D9" w14:textId="77777777"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r w:rsidR="00652C50">
        <w:rPr>
          <w:u w:color="000000"/>
        </w:rPr>
        <w:t xml:space="preserve"> </w:t>
      </w:r>
    </w:p>
    <w:p w14:paraId="1A27D9B1" w14:textId="77777777" w:rsidR="007825C4" w:rsidRDefault="007825C4" w:rsidP="00652C50">
      <w:pPr>
        <w:rPr>
          <w:u w:color="000000"/>
        </w:rPr>
      </w:pPr>
      <w:r>
        <w:rPr>
          <w:u w:color="000000"/>
        </w:rPr>
        <w:t>Necessary functionalities:</w:t>
      </w:r>
    </w:p>
    <w:p w14:paraId="05D71633"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277B4D2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404C054C"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F740190"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606CB9B1"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461CA6F9"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543E78F8" w14:textId="77777777" w:rsidR="007825C4" w:rsidRPr="00652C50"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7BB3AC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DED590" w14:textId="77777777"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1DB3C710" w14:textId="77777777"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14E86ACF" w14:textId="77777777" w:rsidR="007825C4" w:rsidRDefault="007825C4" w:rsidP="00652C50">
      <w:pPr>
        <w:rPr>
          <w:u w:color="000000"/>
        </w:rPr>
      </w:pPr>
      <w:r>
        <w:rPr>
          <w:u w:color="000000"/>
        </w:rPr>
        <w:t>Assets: The assets involved are text and images.</w:t>
      </w:r>
    </w:p>
    <w:p w14:paraId="3356514E" w14:textId="77777777" w:rsidR="007825C4" w:rsidRDefault="007825C4" w:rsidP="00652C50">
      <w:pPr>
        <w:rPr>
          <w:u w:color="000000"/>
        </w:rPr>
      </w:pPr>
      <w:r>
        <w:rPr>
          <w:u w:color="000000"/>
        </w:rPr>
        <w:t xml:space="preserve">Necessary functionalities: </w:t>
      </w:r>
    </w:p>
    <w:p w14:paraId="1179E977"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FE42B1"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1512638"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7133E25F"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E8040E8"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494701C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1C5F73" w14:textId="77777777"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Advene, Annotator\'s Workbench, Annotorius, Anvil, </w:t>
      </w:r>
      <w:r w:rsidR="007825C4">
        <w:rPr>
          <w:u w:color="000000"/>
          <w:lang w:val="pt-PT"/>
        </w:rPr>
        <w:t>Atlas.ti</w:t>
      </w:r>
      <w:r w:rsidR="007825C4">
        <w:rPr>
          <w:u w:color="000000"/>
        </w:rPr>
        <w:t xml:space="preserve">, HyperImage, Mediathread, Project Pad, </w:t>
      </w:r>
      <w:r w:rsidR="007825C4">
        <w:rPr>
          <w:rFonts w:ascii="Times Roman"/>
          <w:u w:color="000000"/>
        </w:rPr>
        <w:t>Rehersal Assistant, VideoANT.</w:t>
      </w:r>
    </w:p>
    <w:p w14:paraId="0F869A0B" w14:textId="77777777"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39D0549D" w14:textId="77777777" w:rsidR="007825C4" w:rsidRDefault="007825C4" w:rsidP="00652C50">
      <w:pPr>
        <w:rPr>
          <w:u w:color="000000"/>
        </w:rPr>
      </w:pPr>
      <w:r>
        <w:rPr>
          <w:u w:color="000000"/>
          <w:lang w:val="es-ES_tradnl"/>
        </w:rPr>
        <w:t>Scenario:</w:t>
      </w:r>
      <w:r>
        <w:rPr>
          <w:u w:color="000000"/>
        </w:rPr>
        <w:t xml:space="preserve"> User has downloaded a few videos from </w:t>
      </w:r>
      <w:hyperlink r:id="rId53"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084AE2DB" w14:textId="77777777"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BED9A8A" w14:textId="77777777" w:rsidR="007825C4" w:rsidRDefault="007825C4" w:rsidP="00652C50">
      <w:pPr>
        <w:rPr>
          <w:u w:color="000000"/>
        </w:rPr>
      </w:pPr>
      <w:r>
        <w:rPr>
          <w:u w:color="000000"/>
        </w:rPr>
        <w:t xml:space="preserve">Assets: the assets are primarily videos but may involve text and images as well. </w:t>
      </w:r>
    </w:p>
    <w:p w14:paraId="254E75B4" w14:textId="77777777" w:rsidR="007825C4" w:rsidRDefault="007825C4" w:rsidP="00652C50">
      <w:pPr>
        <w:rPr>
          <w:u w:color="000000"/>
        </w:rPr>
      </w:pPr>
      <w:r>
        <w:rPr>
          <w:u w:color="000000"/>
        </w:rPr>
        <w:t xml:space="preserve">Necessary functionalities: </w:t>
      </w:r>
    </w:p>
    <w:p w14:paraId="4E063E80"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098929C"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83D49E8"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42491DF3"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0A0ED6DC"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65578C1"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48068537" w14:textId="77777777" w:rsidR="009B54F3" w:rsidRDefault="009B54F3" w:rsidP="006842AB">
      <w:pPr>
        <w:pStyle w:val="Heading1"/>
      </w:pPr>
      <w:bookmarkStart w:id="77" w:name="_Toc275800011"/>
      <w:r w:rsidRPr="00AC51E7">
        <w:t>APPENDIX</w:t>
      </w:r>
      <w:bookmarkEnd w:id="77"/>
    </w:p>
    <w:p w14:paraId="3D31679F" w14:textId="77777777" w:rsidR="009B54F3" w:rsidRPr="00AC51E7" w:rsidRDefault="009B54F3" w:rsidP="006842AB">
      <w:pPr>
        <w:pStyle w:val="Heading2"/>
      </w:pPr>
      <w:bookmarkStart w:id="78" w:name="_Toc275800012"/>
      <w:r w:rsidRPr="00AC51E7">
        <w:t>Schema</w:t>
      </w:r>
      <w:bookmarkEnd w:id="78"/>
    </w:p>
    <w:p w14:paraId="2B611408" w14:textId="77777777" w:rsidR="00B45AEF" w:rsidRDefault="009B54F3" w:rsidP="00B45AEF">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464A4582" w14:textId="77777777" w:rsidR="009B54F3" w:rsidRDefault="00B45AEF" w:rsidP="00B45AEF">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A595476" w14:textId="77777777" w:rsidR="000810A5" w:rsidRDefault="000810A5" w:rsidP="00B45AEF"/>
    <w:p w14:paraId="4009EA3D" w14:textId="77777777" w:rsidR="000810A5" w:rsidRPr="00ED7698" w:rsidRDefault="000810A5" w:rsidP="000810A5">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&lt;xs:schema</w:t>
      </w:r>
      <w:r w:rsidRPr="00ED7698">
        <w:rPr>
          <w:rFonts w:ascii="Times New Roman" w:hAnsi="Times New Roman" w:cs="Times New Roman"/>
          <w:color w:val="F5844C"/>
          <w:szCs w:val="22"/>
          <w:lang w:val="en-US"/>
        </w:rPr>
        <w:t xml:space="preserve"> targetNamespace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xmlns:xs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elementFormDefault</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xmlns:dasish</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&lt;xs:import</w:t>
      </w:r>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schemaLocation</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"fragmentString"</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"siblingTargets"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"cachedRepresentatinons"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"displayName"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"eMail"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"xs:boolean"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"textBody"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&lt;xs:any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processContents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p>
    <w:p w14:paraId="576C08EA" w14:textId="77777777" w:rsidR="00EA08F8" w:rsidRPr="00ED7698" w:rsidRDefault="000810A5" w:rsidP="000810A5">
      <w:pPr>
        <w:jc w:val="left"/>
        <w:rPr>
          <w:szCs w:val="22"/>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&lt;/xs:schema&gt;</w:t>
      </w:r>
    </w:p>
    <w:p w14:paraId="669EE248" w14:textId="77777777" w:rsidR="000810A5" w:rsidRDefault="000810A5" w:rsidP="00EA08F8"/>
    <w:p w14:paraId="785BC5DC" w14:textId="77777777" w:rsidR="008567D2" w:rsidRDefault="00AF693A" w:rsidP="006842AB">
      <w:pPr>
        <w:pStyle w:val="Heading2"/>
      </w:pPr>
      <w:bookmarkStart w:id="79" w:name="_Toc275800013"/>
      <w:r>
        <w:t>Wired-Marker-b</w:t>
      </w:r>
      <w:r w:rsidR="008567D2">
        <w:t xml:space="preserve">ased </w:t>
      </w:r>
      <w:r>
        <w:t xml:space="preserve">DWAN </w:t>
      </w:r>
      <w:r w:rsidR="00940D6A">
        <w:t>front-end</w:t>
      </w:r>
      <w:r w:rsidR="00BE3684">
        <w:t>.</w:t>
      </w:r>
      <w:r>
        <w:t xml:space="preserve"> </w:t>
      </w:r>
      <w:r w:rsidR="008567D2">
        <w:t>Manual</w:t>
      </w:r>
      <w:bookmarkEnd w:id="79"/>
      <w:r w:rsidR="008567D2">
        <w:t xml:space="preserve"> </w:t>
      </w:r>
    </w:p>
    <w:p w14:paraId="73C283BA" w14:textId="77777777" w:rsidR="008567D2" w:rsidRDefault="003115F3" w:rsidP="003876BA">
      <w:r>
        <w:t xml:space="preserve">This </w:t>
      </w:r>
      <w:r w:rsidR="008567D2" w:rsidRPr="00367B2F">
        <w:t xml:space="preserve">DWAN </w:t>
      </w:r>
      <w:r w:rsidR="008567D2">
        <w:t xml:space="preserve">client </w:t>
      </w:r>
      <w:r w:rsidR="008567D2" w:rsidRPr="00367B2F">
        <w:t xml:space="preserve">is based on the Wired-Marker extension for Firefox with added functionality to communicate with the DWAN </w:t>
      </w:r>
      <w:r w:rsidR="00940D6A">
        <w:t>back-end</w:t>
      </w:r>
      <w:r w:rsidR="008567D2" w:rsidRPr="00367B2F">
        <w:t>.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54" w:history="1">
        <w:r w:rsidR="008567D2" w:rsidRPr="00367B2F">
          <w:rPr>
            <w:rStyle w:val="Hyperlink"/>
            <w:rFonts w:cs="Arial"/>
            <w:color w:val="1155CC"/>
          </w:rPr>
          <w:t>http://www.mozilla.org/en-US/firefox/new/</w:t>
        </w:r>
      </w:hyperlink>
      <w:r w:rsidR="008567D2" w:rsidRPr="00367B2F">
        <w:t xml:space="preserve">  . </w:t>
      </w:r>
    </w:p>
    <w:p w14:paraId="08446BB0" w14:textId="77777777" w:rsidR="00A71F1F" w:rsidRDefault="008567D2" w:rsidP="00A71F1F">
      <w:pPr>
        <w:rPr>
          <w:lang w:val="en-US" w:eastAsia="en-US"/>
        </w:rPr>
      </w:pPr>
      <w:r>
        <w:t>It is highly recom</w:t>
      </w:r>
      <w:r w:rsidR="00A71F1F">
        <w:t>mended to make a separate Firef</w:t>
      </w:r>
      <w:r>
        <w:t xml:space="preserve">ox profile where one installs </w:t>
      </w:r>
      <w:r w:rsidR="003115F3">
        <w:t>the</w:t>
      </w:r>
      <w:r w:rsidR="00413ED4">
        <w:t xml:space="preserve"> </w:t>
      </w:r>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43E3EED1" w14:textId="77777777" w:rsidR="008567D2" w:rsidRDefault="008567D2" w:rsidP="00A71F1F">
      <w:pPr>
        <w:rPr>
          <w:i/>
          <w:lang w:val="en-US" w:eastAsia="en-US"/>
        </w:rPr>
      </w:pPr>
      <w:r w:rsidRPr="00A71F1F">
        <w:rPr>
          <w:i/>
          <w:lang w:val="en-US" w:eastAsia="en-US"/>
        </w:rPr>
        <w:t>mkdir -p ~/Library/Application\ Support/Firefox/Profiles/nameofprofile</w:t>
      </w:r>
    </w:p>
    <w:p w14:paraId="1A4DA464" w14:textId="77777777" w:rsidR="00A71F1F" w:rsidRDefault="00A71F1F" w:rsidP="00A71F1F">
      <w:pPr>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2FA8495A" w14:textId="77777777" w:rsidR="008567D2" w:rsidRPr="00367B2F" w:rsidRDefault="008567D2" w:rsidP="003876BA">
      <w:pPr>
        <w:rPr>
          <w:rFonts w:eastAsia="Times New Roman" w:cs="Times New Roman"/>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6612BDF0" w14:textId="77777777" w:rsidR="003876BA" w:rsidRDefault="008567D2" w:rsidP="003876BA">
      <w:pPr>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780D7B86" w14:textId="77777777" w:rsidR="008567D2" w:rsidRPr="00694A2A" w:rsidRDefault="008567D2" w:rsidP="003876BA">
      <w:pPr>
        <w:rPr>
          <w:rFonts w:cs="Times New Roman"/>
          <w:i/>
          <w:lang w:val="en-US" w:eastAsia="en-US"/>
        </w:rPr>
      </w:pPr>
      <w:r w:rsidRPr="00694A2A">
        <w:rPr>
          <w:i/>
          <w:lang w:val="en-US" w:eastAsia="en-US"/>
        </w:rPr>
        <w:t>macuser$ /Applications/Firefox.app/Contents/MacOS/firefox-bin -p</w:t>
      </w:r>
    </w:p>
    <w:p w14:paraId="3848ADA1" w14:textId="77777777" w:rsidR="00694A2A" w:rsidRDefault="00694A2A" w:rsidP="003876BA">
      <w:pPr>
        <w:rPr>
          <w:lang w:val="en-US" w:eastAsia="en-US"/>
        </w:rPr>
      </w:pPr>
    </w:p>
    <w:p w14:paraId="5739CD55" w14:textId="77777777" w:rsidR="008567D2" w:rsidRDefault="008567D2" w:rsidP="003876BA">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5F871988" w14:textId="77777777" w:rsidR="008567D2" w:rsidRPr="00367B2F" w:rsidRDefault="008567D2" w:rsidP="003876BA">
      <w:pPr>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5CEB6693" w14:textId="77777777" w:rsidR="008567D2" w:rsidRPr="00367B2F" w:rsidRDefault="008567D2" w:rsidP="003876BA">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4DCAEC05" w14:textId="77777777" w:rsidR="008567D2" w:rsidRPr="00367B2F" w:rsidRDefault="008567D2" w:rsidP="003876BA">
      <w:r w:rsidRPr="00367B2F">
        <w:t>B) If your institution is not listed as a Shibboleth IP, then you can create a user account following the following steps:</w:t>
      </w:r>
    </w:p>
    <w:p w14:paraId="7CCD54C1" w14:textId="77777777" w:rsidR="008567D2" w:rsidRPr="00367B2F" w:rsidRDefault="008567D2" w:rsidP="003876BA">
      <w:r w:rsidRPr="00367B2F">
        <w:t xml:space="preserve">1. go to </w:t>
      </w:r>
      <w:hyperlink r:id="rId55" w:history="1">
        <w:r w:rsidRPr="00367B2F">
          <w:rPr>
            <w:rStyle w:val="Hyperlink"/>
            <w:rFonts w:cs="Arial"/>
            <w:color w:val="1155CC"/>
          </w:rPr>
          <w:t>https://lux17.mpi.nl/ds/webannotator-basic/</w:t>
        </w:r>
      </w:hyperlink>
      <w:r w:rsidRPr="00367B2F">
        <w:t xml:space="preserve"> </w:t>
      </w:r>
    </w:p>
    <w:p w14:paraId="6C396141" w14:textId="77777777" w:rsidR="008567D2" w:rsidRPr="00367B2F" w:rsidRDefault="008567D2" w:rsidP="003876BA">
      <w:r w:rsidRPr="00367B2F">
        <w:t xml:space="preserve">2. click on </w:t>
      </w:r>
      <w:r w:rsidRPr="00367B2F">
        <w:rPr>
          <w:i/>
          <w:iCs/>
        </w:rPr>
        <w:t xml:space="preserve">Register as a non-Shibboleth user </w:t>
      </w:r>
    </w:p>
    <w:p w14:paraId="7054DF3D" w14:textId="77777777" w:rsidR="008567D2" w:rsidRPr="00367B2F" w:rsidRDefault="008567D2" w:rsidP="003876BA">
      <w:r w:rsidRPr="00367B2F">
        <w:t>3. fill in the user registration form and submit it</w:t>
      </w:r>
    </w:p>
    <w:p w14:paraId="03052545" w14:textId="77777777" w:rsidR="008567D2" w:rsidRPr="00367B2F" w:rsidRDefault="008567D2" w:rsidP="003876BA">
      <w:r w:rsidRPr="00367B2F">
        <w:t>4. press cancel</w:t>
      </w:r>
    </w:p>
    <w:p w14:paraId="77737026" w14:textId="77777777" w:rsidR="008567D2" w:rsidRPr="00367B2F" w:rsidRDefault="008567D2" w:rsidP="00E624BC">
      <w:pPr>
        <w:jc w:val="left"/>
      </w:pPr>
      <w:r w:rsidRPr="00367B2F">
        <w:t xml:space="preserve">5. go to DASISH Web Annotator &gt; Settings &gt; Server &gt; write this link </w:t>
      </w:r>
      <w:hyperlink r:id="rId56" w:history="1">
        <w:r w:rsidRPr="00367B2F">
          <w:rPr>
            <w:rStyle w:val="Hyperlink"/>
            <w:rFonts w:cs="Arial"/>
            <w:color w:val="1155CC"/>
          </w:rPr>
          <w:t>https://lux17.mpi.nl/ds/webannotator-basic</w:t>
        </w:r>
      </w:hyperlink>
      <w:r w:rsidRPr="00367B2F">
        <w:t xml:space="preserve"> in the User Specified box &gt; and close</w:t>
      </w:r>
      <w:r w:rsidR="002C01A5">
        <w:t>.</w:t>
      </w:r>
    </w:p>
    <w:p w14:paraId="22A268D4" w14:textId="77777777" w:rsidR="008567D2" w:rsidRPr="00367B2F" w:rsidRDefault="008567D2" w:rsidP="003876BA">
      <w:pPr>
        <w:rPr>
          <w:rFonts w:eastAsia="Times New Roman" w:cs="Times New Roman"/>
        </w:rPr>
      </w:pPr>
    </w:p>
    <w:p w14:paraId="4B9C63B5" w14:textId="77777777" w:rsidR="008567D2" w:rsidRDefault="00B364FA" w:rsidP="003876BA">
      <w:pPr>
        <w:pStyle w:val="NormalWeb"/>
        <w:spacing w:before="0" w:beforeAutospacing="0" w:after="0" w:afterAutospacing="0"/>
      </w:pPr>
      <w:r>
        <w:rPr>
          <w:noProof/>
          <w:lang w:val="en-US" w:eastAsia="en-US"/>
        </w:rPr>
        <w:drawing>
          <wp:inline distT="0" distB="0" distL="0" distR="0" wp14:anchorId="249E8508" wp14:editId="706242D6">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7">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49A9F6A9" w14:textId="77777777" w:rsidR="008567D2" w:rsidRDefault="008567D2" w:rsidP="003876BA">
      <w:pPr>
        <w:pStyle w:val="NormalWeb"/>
        <w:spacing w:before="0" w:beforeAutospacing="0" w:after="0" w:afterAutospacing="0"/>
        <w:rPr>
          <w:rFonts w:ascii="Arial" w:hAnsi="Arial" w:cs="Arial"/>
          <w:color w:val="000000"/>
        </w:rPr>
      </w:pPr>
    </w:p>
    <w:p w14:paraId="18689E6B" w14:textId="77777777" w:rsidR="008567D2" w:rsidRDefault="008567D2" w:rsidP="003876BA">
      <w:r w:rsidRPr="00E07A5C">
        <w:t>6. Log in using the left side Log-in box</w:t>
      </w:r>
    </w:p>
    <w:p w14:paraId="00922D5E" w14:textId="77777777" w:rsidR="005F50DA" w:rsidRPr="00E07A5C" w:rsidRDefault="005F50DA" w:rsidP="003876BA"/>
    <w:p w14:paraId="02E30EFF" w14:textId="77777777" w:rsidR="008567D2" w:rsidRPr="00B1523A" w:rsidRDefault="005F50DA" w:rsidP="003876BA">
      <w:pPr>
        <w:rPr>
          <w:rFonts w:eastAsia="Times New Roman" w:cs="Times New Roman"/>
        </w:rPr>
      </w:pPr>
      <w:r w:rsidRPr="00B1523A">
        <w:t>Anno</w:t>
      </w:r>
      <w:r w:rsidR="001D612D">
        <w:t>tations created on other client instances</w:t>
      </w:r>
      <w:r w:rsidRPr="00B1523A">
        <w:t xml:space="preserve"> or by other users </w:t>
      </w:r>
      <w:r w:rsidR="008567D2" w:rsidRPr="00B1523A">
        <w:t xml:space="preserve">are all listed in the </w:t>
      </w:r>
      <w:r w:rsidR="008567D2" w:rsidRPr="00B1523A">
        <w:rPr>
          <w:b/>
          <w:bCs/>
        </w:rPr>
        <w:t>Incoming</w:t>
      </w:r>
      <w:r w:rsidR="008567D2" w:rsidRPr="00B1523A">
        <w:t xml:space="preserve"> folder, in the left side box.  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5BC307AE" w14:textId="77777777" w:rsidR="008567D2" w:rsidRPr="00B1523A" w:rsidRDefault="008567D2" w:rsidP="003876BA">
      <w:r w:rsidRPr="00B1523A">
        <w:t xml:space="preserve">To see annotations from the other users, click on the annotation you want to see from the full list. It will appear on the webpage in light yellow. </w:t>
      </w:r>
    </w:p>
    <w:p w14:paraId="640A88A4" w14:textId="77777777" w:rsidR="008567D2" w:rsidRPr="00E07A5C" w:rsidRDefault="008567D2" w:rsidP="003876BA">
      <w:pPr>
        <w:rPr>
          <w:rFonts w:eastAsia="Times New Roman" w:cs="Times New Roman"/>
        </w:rPr>
      </w:pPr>
    </w:p>
    <w:p w14:paraId="0328F8CA"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04AAEC84" wp14:editId="2C403AE1">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55DCFE80" w14:textId="77777777" w:rsidR="008567D2" w:rsidRDefault="008567D2" w:rsidP="003876BA">
      <w:pPr>
        <w:rPr>
          <w:rFonts w:eastAsia="Times New Roman" w:cs="Times New Roman"/>
        </w:rPr>
      </w:pPr>
    </w:p>
    <w:p w14:paraId="1A1C5949" w14:textId="77777777" w:rsidR="008567D2" w:rsidRPr="00E07A5C" w:rsidRDefault="008567D2" w:rsidP="003876BA">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80" w:author="testuser" w:date="2014-09-29T13:51:00Z">
        <w:r w:rsidR="003115F3">
          <w:t xml:space="preserve"> </w:t>
        </w:r>
      </w:ins>
      <w:r w:rsidRPr="00E07A5C">
        <w:t xml:space="preserve">used to make the annotation. </w:t>
      </w:r>
    </w:p>
    <w:p w14:paraId="4C99F566" w14:textId="77777777" w:rsidR="008567D2" w:rsidRDefault="008567D2" w:rsidP="003876BA">
      <w:pPr>
        <w:rPr>
          <w:rFonts w:eastAsia="Times New Roman" w:cs="Times New Roman"/>
        </w:rPr>
      </w:pPr>
    </w:p>
    <w:p w14:paraId="49682684" w14:textId="77777777" w:rsidR="008567D2" w:rsidRDefault="008567D2" w:rsidP="003876BA">
      <w:pPr>
        <w:pStyle w:val="NormalWeb"/>
        <w:spacing w:before="0" w:beforeAutospacing="0" w:after="0" w:afterAutospacing="0"/>
      </w:pPr>
      <w:r>
        <w:rPr>
          <w:noProof/>
          <w:lang w:val="en-US" w:eastAsia="en-US"/>
        </w:rPr>
        <w:drawing>
          <wp:inline distT="0" distB="0" distL="0" distR="0" wp14:anchorId="371F82AF" wp14:editId="4EE54F36">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9">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3B9A7556" w14:textId="77777777" w:rsidR="008567D2" w:rsidRDefault="008567D2" w:rsidP="003876BA">
      <w:pPr>
        <w:rPr>
          <w:rFonts w:eastAsia="Times New Roman" w:cs="Times New Roman"/>
        </w:rPr>
      </w:pPr>
    </w:p>
    <w:p w14:paraId="2F9446D9" w14:textId="77777777" w:rsidR="008567D2" w:rsidRDefault="008567D2" w:rsidP="003876BA"/>
    <w:p w14:paraId="666ECE2B" w14:textId="77777777" w:rsidR="008567D2" w:rsidRPr="00E07A5C" w:rsidRDefault="008567D2" w:rsidP="003876BA">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43E83192" w14:textId="77777777" w:rsidR="008567D2" w:rsidRPr="00E07A5C" w:rsidRDefault="008567D2" w:rsidP="003876BA">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3DC281BC" w14:textId="77777777" w:rsidR="008567D2" w:rsidRDefault="008567D2" w:rsidP="003876BA"/>
    <w:p w14:paraId="69F7DF03" w14:textId="77777777" w:rsidR="008567D2" w:rsidRPr="00E07A5C" w:rsidRDefault="008567D2" w:rsidP="003876BA">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65336E7F" w14:textId="77777777" w:rsidR="008567D2" w:rsidRDefault="008567D2" w:rsidP="003876BA">
      <w:pPr>
        <w:rPr>
          <w:rFonts w:eastAsia="Times New Roman" w:cs="Times New Roman"/>
        </w:rPr>
      </w:pPr>
    </w:p>
    <w:p w14:paraId="0122FA5F"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4E1CAA13" wp14:editId="3CB5847A">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35EBC822" w14:textId="77777777" w:rsidR="008567D2" w:rsidRDefault="008567D2" w:rsidP="003876BA">
      <w:pPr>
        <w:rPr>
          <w:rFonts w:eastAsia="Times New Roman" w:cs="Times New Roman"/>
        </w:rPr>
      </w:pPr>
    </w:p>
    <w:p w14:paraId="31698DFB" w14:textId="77777777" w:rsidR="008567D2" w:rsidRDefault="008567D2" w:rsidP="003876BA">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39789C04" w14:textId="77777777" w:rsidR="008567D2" w:rsidRDefault="008567D2" w:rsidP="003876BA">
      <w:r>
        <w:t>To update the annotation, one picks it up in the list, right clicks and selects “Properties” in the menu.  The form for editing will appear where by selecting tabs “Brief Overview” or “Annotation” one can edit the title and the text body respectively.</w:t>
      </w:r>
    </w:p>
    <w:p w14:paraId="63062A61" w14:textId="77777777" w:rsidR="008567D2" w:rsidRPr="00E07A5C" w:rsidRDefault="008567D2" w:rsidP="003876BA"/>
    <w:p w14:paraId="7E94BEC6" w14:textId="77777777" w:rsidR="008567D2" w:rsidRPr="00E07A5C" w:rsidRDefault="008567D2" w:rsidP="003876BA">
      <w:pPr>
        <w:rPr>
          <w:rFonts w:eastAsia="Times New Roman" w:cs="Times New Roman"/>
        </w:rPr>
      </w:pPr>
      <w:r>
        <w:rPr>
          <w:rFonts w:eastAsia="Times New Roman" w:cs="Times New Roman"/>
          <w:noProof/>
          <w:lang w:val="en-US" w:eastAsia="en-US"/>
        </w:rPr>
        <w:drawing>
          <wp:inline distT="0" distB="0" distL="0" distR="0" wp14:anchorId="1AA8138A" wp14:editId="3D025918">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61">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2B67B595" w14:textId="77777777" w:rsidR="008567D2" w:rsidRDefault="008567D2" w:rsidP="003876BA"/>
    <w:p w14:paraId="44ADCE26" w14:textId="77777777" w:rsidR="008567D2" w:rsidRPr="00E07A5C" w:rsidRDefault="008567D2" w:rsidP="009011B1">
      <w:pPr>
        <w:rPr>
          <w:rFonts w:eastAsia="Times New Roman" w:cs="Times New Roman"/>
        </w:rPr>
      </w:pPr>
      <w:r w:rsidRPr="00E07A5C">
        <w:t xml:space="preserve">While it is not possible to delete other </w:t>
      </w:r>
      <w:r>
        <w:t>users’</w:t>
      </w:r>
      <w:r w:rsidRPr="00E07A5C">
        <w:t xml:space="preserve"> annotations, </w:t>
      </w:r>
      <w:r>
        <w:t>the user</w:t>
      </w:r>
      <w:r w:rsidRPr="00E07A5C">
        <w:t xml:space="preserve"> can delete </w:t>
      </w:r>
      <w:r>
        <w:t>his/hers.</w:t>
      </w:r>
      <w:r w:rsidR="009011B1">
        <w:t xml:space="preserve"> </w:t>
      </w: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5ACA6A69" w14:textId="77777777" w:rsidR="001C1067" w:rsidRDefault="001C1067" w:rsidP="009011B1">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rsidR="00940D6A">
        <w:t>back-end</w:t>
      </w:r>
      <w:r>
        <w:t xml:space="preserve"> server upon the request from the client, filling which allows  the owner to reassign the rights for a particular user and an annotation, or change the public access mode for  a given annotation.</w:t>
      </w:r>
    </w:p>
    <w:p w14:paraId="2261197C" w14:textId="77777777" w:rsidR="008567D2" w:rsidRDefault="008567D2" w:rsidP="009011B1">
      <w:r w:rsidRPr="00E07A5C">
        <w:t xml:space="preserve">Users with advanced technical skills can also examine the relationship between the </w:t>
      </w:r>
      <w:r w:rsidR="00940D6A">
        <w:t>Back-end</w:t>
      </w:r>
      <w:r w:rsidRPr="00E07A5C">
        <w:t xml:space="preserve"> and the </w:t>
      </w:r>
      <w:r w:rsidR="00940D6A">
        <w:t>Front-end</w:t>
      </w:r>
      <w:r w:rsidRPr="00E07A5C">
        <w:t xml:space="preserve">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021B6DA3" w14:textId="77777777" w:rsidR="001C1067" w:rsidRDefault="001C1067" w:rsidP="003876BA">
      <w:pPr>
        <w:rPr>
          <w:rFonts w:eastAsia="Times New Roman" w:cs="Times New Roman"/>
        </w:rPr>
      </w:pPr>
    </w:p>
    <w:p w14:paraId="7149B38B" w14:textId="77777777" w:rsidR="008567D2" w:rsidRPr="00E07A5C" w:rsidRDefault="008567D2" w:rsidP="003876BA">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3379D795" w14:textId="77777777" w:rsidR="008567D2" w:rsidRPr="00E07A5C" w:rsidRDefault="008567D2" w:rsidP="003876BA">
      <w:pPr>
        <w:rPr>
          <w:rFonts w:eastAsia="Times New Roman" w:cs="Times New Roman"/>
        </w:rPr>
      </w:pPr>
    </w:p>
    <w:p w14:paraId="645031E3" w14:textId="77777777" w:rsidR="008567D2" w:rsidRPr="00E07A5C" w:rsidRDefault="008567D2" w:rsidP="003876BA">
      <w:r w:rsidRPr="00E07A5C">
        <w:rPr>
          <w:color w:val="212121"/>
          <w:shd w:val="clear" w:color="auto" w:fill="FFFFFF"/>
        </w:rPr>
        <w:t>Mac OS X: ~/Library/Application Support/Firefox/Profiles/[profile folder</w:t>
      </w:r>
    </w:p>
    <w:p w14:paraId="7396CB98" w14:textId="77777777" w:rsidR="008567D2" w:rsidRPr="00E07A5C" w:rsidRDefault="008567D2" w:rsidP="003876BA">
      <w:r w:rsidRPr="00E07A5C">
        <w:rPr>
          <w:color w:val="212121"/>
          <w:shd w:val="clear" w:color="auto" w:fill="FFFFFF"/>
        </w:rPr>
        <w:t>name]</w:t>
      </w:r>
    </w:p>
    <w:p w14:paraId="7B0D8944" w14:textId="77777777" w:rsidR="008567D2" w:rsidRPr="00E07A5C" w:rsidRDefault="008567D2" w:rsidP="003876BA">
      <w:pPr>
        <w:rPr>
          <w:rFonts w:eastAsia="Times New Roman" w:cs="Times New Roman"/>
        </w:rPr>
      </w:pPr>
    </w:p>
    <w:p w14:paraId="5157EA11" w14:textId="77777777" w:rsidR="008567D2" w:rsidRPr="00E07A5C" w:rsidRDefault="008567D2" w:rsidP="003876BA">
      <w:r w:rsidRPr="00E07A5C">
        <w:rPr>
          <w:color w:val="212121"/>
          <w:shd w:val="clear" w:color="auto" w:fill="FFFFFF"/>
        </w:rPr>
        <w:t xml:space="preserve">For Windows please cf. </w:t>
      </w:r>
      <w:hyperlink r:id="rId62"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34BB6B76" w14:textId="77777777" w:rsidR="008567D2" w:rsidRPr="00E07A5C" w:rsidRDefault="008567D2" w:rsidP="008567D2">
      <w:pPr>
        <w:rPr>
          <w:rFonts w:eastAsia="Times New Roman" w:cs="Times New Roman"/>
        </w:rPr>
      </w:pPr>
    </w:p>
    <w:p w14:paraId="15166D2E" w14:textId="77777777" w:rsidR="008567D2" w:rsidRPr="008567D2" w:rsidRDefault="008567D2" w:rsidP="008567D2"/>
    <w:p w14:paraId="186732FD" w14:textId="77777777" w:rsidR="009B54F3" w:rsidRDefault="009B54F3" w:rsidP="009B54F3"/>
    <w:p w14:paraId="4A1BCD01" w14:textId="77777777" w:rsidR="009B54F3" w:rsidRDefault="009B54F3" w:rsidP="009B54F3"/>
    <w:p w14:paraId="279488F0" w14:textId="77777777" w:rsidR="009B54F3" w:rsidRDefault="009B54F3" w:rsidP="009B54F3"/>
    <w:p w14:paraId="08563668" w14:textId="77777777" w:rsidR="009B54F3" w:rsidRDefault="009B54F3" w:rsidP="009B54F3"/>
    <w:p w14:paraId="6E71F7BD" w14:textId="77777777" w:rsidR="009B54F3" w:rsidRPr="009B54F3" w:rsidRDefault="009B54F3" w:rsidP="009B54F3"/>
    <w:sectPr w:rsidR="009B54F3" w:rsidRPr="009B54F3" w:rsidSect="00D344BA">
      <w:footerReference w:type="default" r:id="rId63"/>
      <w:headerReference w:type="first" r:id="rId64"/>
      <w:footerReference w:type="first" r:id="rId65"/>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Olha Shakaravska" w:date="2014-10-24T19:58:00Z" w:initials="OS">
    <w:p w14:paraId="41E0CC20" w14:textId="21DC24AA" w:rsidR="00767C71" w:rsidRDefault="00767C71">
      <w:pPr>
        <w:pStyle w:val="CommentText"/>
      </w:pPr>
      <w:r>
        <w:rPr>
          <w:rStyle w:val="CommentReference"/>
        </w:rPr>
        <w:annotationRef/>
      </w:r>
      <w:r>
        <w:t>From there and to the end of section, I have added some explanatory text, about our aims and the infrastructure. I have not placed any picture here, however I make reference to the corresponding sections with more technical detail and pictures.</w:t>
      </w:r>
    </w:p>
  </w:comment>
  <w:comment w:id="8" w:author="Olha Shakaravska" w:date="2014-10-24T18:55:00Z" w:initials="OS">
    <w:p w14:paraId="3FE12C50" w14:textId="28DF8D91" w:rsidR="00767C71" w:rsidRDefault="00767C71">
      <w:pPr>
        <w:pStyle w:val="CommentText"/>
      </w:pPr>
      <w:r>
        <w:rPr>
          <w:rStyle w:val="CommentReference"/>
        </w:rPr>
        <w:annotationRef/>
      </w:r>
      <w:r>
        <w:t>The section is rewritten.</w:t>
      </w:r>
    </w:p>
    <w:p w14:paraId="59583B16" w14:textId="77777777" w:rsidR="00767C71" w:rsidRDefault="00767C71" w:rsidP="00565827">
      <w:pPr>
        <w:pStyle w:val="CommentText"/>
        <w:ind w:firstLine="0"/>
      </w:pPr>
    </w:p>
  </w:comment>
  <w:comment w:id="11" w:author="Olha Shakaravska" w:date="2014-10-24T14:44:00Z" w:initials="OS">
    <w:p w14:paraId="7AC2C8A0" w14:textId="087BFA1F" w:rsidR="00767C71" w:rsidRDefault="00767C71">
      <w:pPr>
        <w:pStyle w:val="CommentText"/>
      </w:pPr>
      <w:r>
        <w:rPr>
          <w:rStyle w:val="CommentReference"/>
        </w:rPr>
        <w:annotationRef/>
      </w:r>
      <w:r>
        <w:t xml:space="preserve"> “Potential DWAN-client prototype”  words should explain why we need all these tools in the section.</w:t>
      </w:r>
    </w:p>
  </w:comment>
  <w:comment w:id="14" w:author="Olha Shakaravska" w:date="2014-10-24T14:13:00Z" w:initials="OS">
    <w:p w14:paraId="0FFA4312" w14:textId="045252E5" w:rsidR="00767C71" w:rsidRDefault="00767C71">
      <w:pPr>
        <w:pStyle w:val="CommentText"/>
      </w:pPr>
      <w:r>
        <w:rPr>
          <w:rStyle w:val="CommentReference"/>
        </w:rPr>
        <w:annotationRef/>
      </w:r>
      <w:r>
        <w:t xml:space="preserve">The spelling is correct: this is a proper name of the tool </w:t>
      </w:r>
      <w:r w:rsidRPr="0028198A">
        <w:t>http://a.nnotate.com/</w:t>
      </w:r>
    </w:p>
  </w:comment>
  <w:comment w:id="17" w:author="Olha Shakaravska" w:date="2014-10-24T14:14:00Z" w:initials="OS">
    <w:p w14:paraId="2DDF34EA" w14:textId="30D2D991" w:rsidR="00767C71" w:rsidRDefault="00767C71">
      <w:pPr>
        <w:pStyle w:val="CommentText"/>
      </w:pPr>
      <w:r>
        <w:rPr>
          <w:rStyle w:val="CommentReference"/>
        </w:rPr>
        <w:annotationRef/>
      </w:r>
      <w:r>
        <w:t>I place the description of this feature here because it shows the advantage of the Wired Marker w.r.t. PundIt</w:t>
      </w:r>
    </w:p>
  </w:comment>
  <w:comment w:id="26" w:author="Olha Shakaravska" w:date="2014-10-24T14:30:00Z" w:initials="OS">
    <w:p w14:paraId="23D1FE22" w14:textId="1C585387" w:rsidR="00767C71" w:rsidRDefault="00767C71">
      <w:pPr>
        <w:pStyle w:val="CommentText"/>
      </w:pPr>
      <w:r>
        <w:rPr>
          <w:rStyle w:val="CommentReference"/>
        </w:rPr>
        <w:annotationRef/>
      </w:r>
      <w:r>
        <w:t>The sentence is slightly rewritten. Is it more comprehensible now?</w:t>
      </w:r>
    </w:p>
  </w:comment>
  <w:comment w:id="42" w:author="Olha Shakaravska" w:date="2014-10-24T14:52:00Z" w:initials="OS">
    <w:p w14:paraId="13FA7B5C" w14:textId="3C9A0149" w:rsidR="00767C71" w:rsidRDefault="00767C71">
      <w:pPr>
        <w:pStyle w:val="CommentText"/>
      </w:pPr>
      <w:r>
        <w:rPr>
          <w:rStyle w:val="CommentReference"/>
        </w:rPr>
        <w:annotationRef/>
      </w:r>
      <w:r>
        <w:t>Explanation and reference are added.</w:t>
      </w:r>
    </w:p>
  </w:comment>
  <w:comment w:id="51" w:author="Olha Shakaravska" w:date="2014-10-24T19:07:00Z" w:initials="OS">
    <w:p w14:paraId="6D2C3389" w14:textId="5338E112" w:rsidR="00767C71" w:rsidRDefault="00767C71">
      <w:pPr>
        <w:pStyle w:val="CommentText"/>
      </w:pPr>
      <w:r>
        <w:rPr>
          <w:rStyle w:val="CommentReference"/>
        </w:rPr>
        <w:annotationRef/>
      </w:r>
      <w:r>
        <w:t>Added text.</w:t>
      </w:r>
    </w:p>
  </w:comment>
  <w:comment w:id="52" w:author="Olha Shakaravska" w:date="2014-10-24T15:16:00Z" w:initials="OS">
    <w:p w14:paraId="2D598F69" w14:textId="4A7A93C8" w:rsidR="00767C71" w:rsidRDefault="00767C71">
      <w:pPr>
        <w:pStyle w:val="CommentText"/>
      </w:pPr>
      <w:r>
        <w:rPr>
          <w:rStyle w:val="CommentReference"/>
        </w:rPr>
        <w:annotationRef/>
      </w:r>
      <w:r>
        <w:t xml:space="preserve"> Added two issues on GitHub. Daan, pls check  if this what you mean: </w:t>
      </w:r>
      <w:hyperlink r:id="rId1" w:history="1">
        <w:r w:rsidRPr="008F436E">
          <w:rPr>
            <w:rStyle w:val="Hyperlink"/>
          </w:rPr>
          <w:t>https://github.com/DASISH/dwan-client-wiredmarker/issues/24</w:t>
        </w:r>
      </w:hyperlink>
      <w:r>
        <w:t xml:space="preserve">, and </w:t>
      </w:r>
      <w:r w:rsidRPr="004F1170">
        <w:t>https://github.com/DASISH/dwan-backend/issues/18</w:t>
      </w:r>
    </w:p>
  </w:comment>
  <w:comment w:id="54" w:author="Olha Shakaravska" w:date="2014-10-24T15:23:00Z" w:initials="OS">
    <w:p w14:paraId="0567AC98" w14:textId="0FB5D2EC" w:rsidR="00767C71" w:rsidRDefault="00767C71">
      <w:pPr>
        <w:pStyle w:val="CommentText"/>
      </w:pPr>
      <w:r>
        <w:rPr>
          <w:rStyle w:val="CommentReference"/>
        </w:rPr>
        <w:annotationRef/>
      </w:r>
      <w:r>
        <w:t xml:space="preserve">More clear? </w:t>
      </w:r>
    </w:p>
  </w:comment>
  <w:comment w:id="56" w:author="Olha Shakaravska" w:date="2014-10-24T15:43:00Z" w:initials="OS">
    <w:p w14:paraId="5E648916" w14:textId="24CCAB94" w:rsidR="00767C71" w:rsidRDefault="00767C71">
      <w:pPr>
        <w:pStyle w:val="CommentText"/>
      </w:pPr>
      <w:r>
        <w:rPr>
          <w:rStyle w:val="CommentReference"/>
        </w:rPr>
        <w:annotationRef/>
      </w:r>
      <w:r>
        <w:t xml:space="preserve">Daan, you propose to make a list there, but I would prefer to have it as a text, because two lists in a row (see “summing up below”) looks a bit ugly. It was like that. At the moment I emphasise the numbering of points.  However, I will switch back to the lists, if you insist. </w:t>
      </w:r>
    </w:p>
  </w:comment>
  <w:comment w:id="58" w:author="Olha Shakaravska" w:date="2014-10-24T20:14:00Z" w:initials="OS">
    <w:p w14:paraId="55C7D26F" w14:textId="5489AFDE" w:rsidR="00767C71" w:rsidRDefault="00767C71">
      <w:pPr>
        <w:pStyle w:val="CommentText"/>
      </w:pPr>
      <w:r>
        <w:rPr>
          <w:rStyle w:val="CommentReference"/>
        </w:rPr>
        <w:annotationRef/>
      </w:r>
      <w:r>
        <w:t xml:space="preserve">What do you mean by this change? The </w:t>
      </w:r>
      <w:r w:rsidR="00711936">
        <w:t>sentences does not seem complete for me now.</w:t>
      </w:r>
    </w:p>
  </w:comment>
  <w:comment w:id="61" w:author="Olha Shakaravska" w:date="2014-10-24T15:49:00Z" w:initials="OS">
    <w:p w14:paraId="2E3D7A5D" w14:textId="7DAD3A5E" w:rsidR="00767C71" w:rsidRDefault="00767C71">
      <w:pPr>
        <w:pStyle w:val="CommentText"/>
      </w:pPr>
      <w:r>
        <w:rPr>
          <w:rStyle w:val="CommentReference"/>
        </w:rPr>
        <w:annotationRef/>
      </w:r>
      <w:r>
        <w:t xml:space="preserve">Neither Andre, nor I know what to put there.  Is there an official document or  a web-page for the project? </w:t>
      </w:r>
    </w:p>
  </w:comment>
  <w:comment w:id="62" w:author="Daan Broeder" w:date="2014-10-22T17:26:00Z" w:initials="DB">
    <w:p w14:paraId="4E4C6EA6" w14:textId="77777777" w:rsidR="00767C71" w:rsidRDefault="00767C71">
      <w:pPr>
        <w:pStyle w:val="CommentText"/>
      </w:pPr>
      <w:r>
        <w:rPr>
          <w:rStyle w:val="CommentReference"/>
        </w:rPr>
        <w:annotationRef/>
      </w:r>
      <w:r>
        <w:t>don’t understand this. Rephrase (Han/Olof)?</w:t>
      </w:r>
    </w:p>
  </w:comment>
  <w:comment w:id="69" w:author="Olha Shakaravska" w:date="2014-10-24T19:37:00Z" w:initials="OS">
    <w:p w14:paraId="34169E66" w14:textId="77777777" w:rsidR="00767C71" w:rsidRDefault="00767C71" w:rsidP="00113DD9">
      <w:pPr>
        <w:pStyle w:val="CommentText"/>
      </w:pPr>
      <w:r>
        <w:rPr>
          <w:rStyle w:val="CommentReference"/>
        </w:rPr>
        <w:annotationRef/>
      </w:r>
      <w:r>
        <w:t xml:space="preserve"> I trust this sentence since it was written by a native British speaker …</w:t>
      </w:r>
    </w:p>
  </w:comment>
  <w:comment w:id="73" w:author="Olha Shakaravska" w:date="2014-10-24T19:48:00Z" w:initials="OS">
    <w:p w14:paraId="648569C0" w14:textId="459FBE72" w:rsidR="00767C71" w:rsidRDefault="00767C71">
      <w:pPr>
        <w:pStyle w:val="CommentText"/>
      </w:pPr>
      <w:r>
        <w:rPr>
          <w:rStyle w:val="CommentReference"/>
        </w:rPr>
        <w:annotationRef/>
      </w:r>
      <w:r>
        <w:t>Kees-Jan mentions a mtraix here. I have not understand what precisely it means.</w:t>
      </w:r>
    </w:p>
  </w:comment>
  <w:comment w:id="74" w:author="Olha Shakaravska" w:date="2014-10-24T19:50:00Z" w:initials="OS">
    <w:p w14:paraId="22C3B0F0" w14:textId="152944FF" w:rsidR="00767C71" w:rsidRDefault="00767C71">
      <w:pPr>
        <w:pStyle w:val="CommentText"/>
      </w:pPr>
      <w:r>
        <w:rPr>
          <w:rStyle w:val="CommentReference"/>
        </w:rPr>
        <w:annotationRef/>
      </w:r>
      <w:r>
        <w:t>Is using “they” here typical for British English? I have met such sentences.</w:t>
      </w:r>
    </w:p>
  </w:comment>
  <w:comment w:id="75" w:author="Olha Shakaravska" w:date="2014-10-24T19:50:00Z" w:initials="OS">
    <w:p w14:paraId="7510C3E6" w14:textId="52583291" w:rsidR="00767C71" w:rsidRDefault="00767C71">
      <w:pPr>
        <w:pStyle w:val="CommentText"/>
      </w:pPr>
      <w:r>
        <w:rPr>
          <w:rStyle w:val="CommentReference"/>
        </w:rPr>
        <w:annotationRef/>
      </w:r>
      <w:r>
        <w:t xml:space="preserve">British English? </w:t>
      </w:r>
    </w:p>
  </w:comment>
  <w:comment w:id="76" w:author="Olha Shakaravska" w:date="2014-10-24T19:54:00Z" w:initials="OS">
    <w:p w14:paraId="52E24858" w14:textId="2AF20D92" w:rsidR="00767C71" w:rsidRDefault="00767C71">
      <w:pPr>
        <w:pStyle w:val="CommentText"/>
      </w:pPr>
      <w:r>
        <w:rPr>
          <w:rStyle w:val="CommentReference"/>
        </w:rPr>
        <w:annotationRef/>
      </w:r>
      <w:r>
        <w:t>Singular/plural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7CECFA" w14:textId="77777777" w:rsidR="00767C71" w:rsidRDefault="00767C71" w:rsidP="00A23DDA">
      <w:r>
        <w:separator/>
      </w:r>
    </w:p>
    <w:p w14:paraId="239BDC1C" w14:textId="77777777" w:rsidR="00767C71" w:rsidRDefault="00767C71"/>
  </w:endnote>
  <w:endnote w:type="continuationSeparator" w:id="0">
    <w:p w14:paraId="1D8E396B" w14:textId="77777777" w:rsidR="00767C71" w:rsidRDefault="00767C71" w:rsidP="00A23DDA">
      <w:r>
        <w:continuationSeparator/>
      </w:r>
    </w:p>
    <w:p w14:paraId="743D7F81" w14:textId="77777777" w:rsidR="00767C71" w:rsidRDefault="00767C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3D03F" w14:textId="77777777" w:rsidR="00767C71" w:rsidRDefault="00767C71"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68E810" w14:textId="77777777" w:rsidR="00767C71" w:rsidRDefault="00767C71"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A63EB" w14:textId="77777777" w:rsidR="00767C71" w:rsidRPr="00F01A89" w:rsidRDefault="00767C71"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67B23" w14:textId="77777777" w:rsidR="00767C71" w:rsidRPr="00F01A89" w:rsidRDefault="00767C71"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0121BAB5" wp14:editId="06045234">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8AB0E0" w14:textId="77777777" w:rsidR="00767C71" w:rsidRDefault="00767C71"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07E4">
      <w:rPr>
        <w:rStyle w:val="PageNumber"/>
        <w:noProof/>
      </w:rPr>
      <w:t>26</w:t>
    </w:r>
    <w:r>
      <w:rPr>
        <w:rStyle w:val="PageNumber"/>
      </w:rPr>
      <w:fldChar w:fldCharType="end"/>
    </w:r>
  </w:p>
  <w:p w14:paraId="37B05D17" w14:textId="77777777" w:rsidR="00767C71" w:rsidRPr="00F01A89" w:rsidRDefault="00767C71"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03EFFB6C" w14:textId="77777777" w:rsidR="00767C71" w:rsidRDefault="00767C7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B5395" w14:textId="77777777" w:rsidR="00767C71" w:rsidRPr="00F01A89" w:rsidRDefault="00767C71"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6ED23AF4" wp14:editId="122C9278">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37B173" w14:textId="77777777" w:rsidR="00767C71" w:rsidRDefault="00767C71" w:rsidP="00A23DDA">
      <w:r>
        <w:separator/>
      </w:r>
    </w:p>
    <w:p w14:paraId="349F4C70" w14:textId="77777777" w:rsidR="00767C71" w:rsidRDefault="00767C71"/>
  </w:footnote>
  <w:footnote w:type="continuationSeparator" w:id="0">
    <w:p w14:paraId="7B3F314A" w14:textId="77777777" w:rsidR="00767C71" w:rsidRDefault="00767C71" w:rsidP="00A23DDA">
      <w:r>
        <w:continuationSeparator/>
      </w:r>
    </w:p>
    <w:p w14:paraId="4252DCAB" w14:textId="77777777" w:rsidR="00767C71" w:rsidRDefault="00767C71"/>
  </w:footnote>
  <w:footnote w:id="1">
    <w:p w14:paraId="0540F468" w14:textId="265EC22B" w:rsidR="00767C71" w:rsidRPr="00147D9F" w:rsidRDefault="00767C71">
      <w:pPr>
        <w:pStyle w:val="FootnoteText"/>
        <w:rPr>
          <w:lang w:val="nl-NL"/>
        </w:rPr>
      </w:pPr>
      <w:r>
        <w:rPr>
          <w:rStyle w:val="FootnoteReference"/>
        </w:rPr>
        <w:footnoteRef/>
      </w:r>
      <w:r>
        <w:t xml:space="preserve"> </w:t>
      </w:r>
      <w:r w:rsidRPr="00147D9F">
        <w:t>https://addons.mozilla.org/nl/firefox/addon/wired-marker/</w:t>
      </w:r>
    </w:p>
  </w:footnote>
  <w:footnote w:id="2">
    <w:p w14:paraId="52FBC881" w14:textId="77777777" w:rsidR="00767C71" w:rsidRPr="00BC36E0" w:rsidRDefault="00767C71">
      <w:pPr>
        <w:pStyle w:val="FootnoteText"/>
        <w:rPr>
          <w:lang w:val="nl-NL"/>
        </w:rPr>
      </w:pPr>
      <w:r>
        <w:rPr>
          <w:rStyle w:val="FootnoteReference"/>
        </w:rPr>
        <w:footnoteRef/>
      </w:r>
      <w:r>
        <w:t xml:space="preserve"> </w:t>
      </w:r>
      <w:r w:rsidRPr="00BC36E0">
        <w:t>https://tla.mpi.nl/tools/tla-tools/elan/elan-description/</w:t>
      </w:r>
    </w:p>
  </w:footnote>
  <w:footnote w:id="3">
    <w:p w14:paraId="68274FC1" w14:textId="70E9484F" w:rsidR="00767C71" w:rsidRPr="00D65454" w:rsidRDefault="00767C71">
      <w:pPr>
        <w:pStyle w:val="FootnoteText"/>
        <w:rPr>
          <w:lang w:val="nl-NL"/>
        </w:rPr>
      </w:pPr>
      <w:r>
        <w:rPr>
          <w:rStyle w:val="FootnoteReference"/>
        </w:rPr>
        <w:footnoteRef/>
      </w:r>
      <w:r>
        <w:t xml:space="preserve"> The term </w:t>
      </w:r>
      <w:r w:rsidRPr="00442747">
        <w:rPr>
          <w:i/>
        </w:rPr>
        <w:t>principa</w:t>
      </w:r>
      <w:r w:rsidRPr="007A07FE">
        <w:rPr>
          <w:i/>
        </w:rPr>
        <w:t>l</w:t>
      </w:r>
      <w:r>
        <w:t xml:space="preserve"> in general denotes either a user or a group of users. At present, user and principal are synonyms for DWAN tool. </w:t>
      </w:r>
      <w:r>
        <w:rPr>
          <w:rStyle w:val="CommentReference"/>
        </w:rPr>
        <w:annotationRef/>
      </w:r>
    </w:p>
  </w:footnote>
  <w:footnote w:id="4">
    <w:p w14:paraId="1B412583" w14:textId="77777777" w:rsidR="00767C71" w:rsidRPr="009761AD" w:rsidRDefault="00767C71" w:rsidP="00AE14A1">
      <w:pPr>
        <w:pStyle w:val="FootnoteText"/>
        <w:rPr>
          <w:lang w:val="nl-NL"/>
        </w:rPr>
      </w:pPr>
      <w:r>
        <w:rPr>
          <w:rStyle w:val="FootnoteReference"/>
        </w:rPr>
        <w:footnoteRef/>
      </w:r>
      <w:r>
        <w:t xml:space="preserve"> </w:t>
      </w:r>
      <w:r w:rsidRPr="009761AD">
        <w:t>http://lrec2014.lrec-conf.org/en/</w:t>
      </w:r>
    </w:p>
  </w:footnote>
  <w:footnote w:id="5">
    <w:p w14:paraId="26EC72B9" w14:textId="77777777" w:rsidR="00767C71" w:rsidRPr="00D308B5" w:rsidRDefault="00767C71"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6">
    <w:p w14:paraId="57F9F268" w14:textId="77777777" w:rsidR="00767C71" w:rsidRPr="00DE0CB1" w:rsidRDefault="00767C71">
      <w:pPr>
        <w:pStyle w:val="FootnoteText"/>
        <w:rPr>
          <w:lang w:val="nl-NL"/>
        </w:rPr>
      </w:pPr>
      <w:r>
        <w:rPr>
          <w:rStyle w:val="FootnoteReference"/>
        </w:rPr>
        <w:footnoteRef/>
      </w:r>
      <w:r>
        <w:t xml:space="preserve"> </w:t>
      </w:r>
      <w:r w:rsidRPr="00DE0CB1">
        <w:t>http://www.openannotation.org/spec/core/</w:t>
      </w:r>
    </w:p>
  </w:footnote>
  <w:footnote w:id="7">
    <w:p w14:paraId="2AD567C9" w14:textId="77777777" w:rsidR="00767C71" w:rsidRPr="00BD0F09" w:rsidRDefault="00767C71">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p>
  </w:footnote>
  <w:footnote w:id="8">
    <w:p w14:paraId="57FB41FD" w14:textId="77777777" w:rsidR="00767C71" w:rsidRPr="00DF25F5" w:rsidRDefault="00767C71">
      <w:pPr>
        <w:pStyle w:val="FootnoteText"/>
        <w:rPr>
          <w:lang w:val="en-US"/>
        </w:rPr>
      </w:pPr>
      <w:r>
        <w:rPr>
          <w:rStyle w:val="FootnoteReference"/>
        </w:rPr>
        <w:footnoteRef/>
      </w:r>
      <w:r>
        <w:t xml:space="preserve"> </w:t>
      </w:r>
      <w:r w:rsidRPr="00177779">
        <w:t>http://dublincore.org/documents/2010/10/11/dcmi-type-vocabulary</w:t>
      </w:r>
    </w:p>
  </w:footnote>
  <w:footnote w:id="9">
    <w:p w14:paraId="5D1F7B0C" w14:textId="77777777" w:rsidR="00767C71" w:rsidRPr="001904E6" w:rsidRDefault="00767C71">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0">
    <w:p w14:paraId="1BC06A08" w14:textId="77777777" w:rsidR="00767C71" w:rsidRPr="001904E6" w:rsidRDefault="00767C71">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1">
    <w:p w14:paraId="4F9A1F5C" w14:textId="741D6DAC" w:rsidR="00767C71" w:rsidRPr="00EC0D99" w:rsidRDefault="00767C71">
      <w:pPr>
        <w:pStyle w:val="FootnoteText"/>
        <w:rPr>
          <w:lang w:val="nl-NL"/>
        </w:rPr>
      </w:pPr>
      <w:r>
        <w:rPr>
          <w:rStyle w:val="FootnoteReference"/>
        </w:rPr>
        <w:footnoteRef/>
      </w:r>
      <w:r>
        <w:t xml:space="preserve"> </w:t>
      </w:r>
      <w:r w:rsidRPr="00EC0D99">
        <w:t>http://shibboleth.net/</w:t>
      </w:r>
    </w:p>
  </w:footnote>
  <w:footnote w:id="12">
    <w:p w14:paraId="3FB0733F" w14:textId="6FB2EF3F" w:rsidR="00767C71" w:rsidRPr="006A3CD1" w:rsidRDefault="00767C71">
      <w:pPr>
        <w:pStyle w:val="FootnoteText"/>
        <w:rPr>
          <w:lang w:val="nl-NL"/>
        </w:rPr>
      </w:pPr>
      <w:r>
        <w:rPr>
          <w:rStyle w:val="FootnoteReference"/>
        </w:rPr>
        <w:footnoteRef/>
      </w:r>
      <w:r>
        <w:t xml:space="preserve"> The feature is </w:t>
      </w:r>
      <w:r>
        <w:rPr>
          <w:lang w:val="nl-NL"/>
        </w:rPr>
        <w:t>implemented, however testing is not completed and it is not used in the current DWAN front-end.</w:t>
      </w:r>
    </w:p>
  </w:footnote>
  <w:footnote w:id="13">
    <w:p w14:paraId="6F421685" w14:textId="77777777" w:rsidR="00767C71" w:rsidRPr="002B3F95" w:rsidRDefault="00767C71"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4">
    <w:p w14:paraId="5566D5F7" w14:textId="77777777" w:rsidR="00767C71" w:rsidRPr="00EC5100" w:rsidRDefault="00767C71">
      <w:pPr>
        <w:pStyle w:val="FootnoteText"/>
        <w:rPr>
          <w:lang w:val="nl-NL"/>
        </w:rPr>
      </w:pPr>
      <w:r>
        <w:rPr>
          <w:rStyle w:val="FootnoteReference"/>
        </w:rPr>
        <w:footnoteRef/>
      </w:r>
      <w:r>
        <w:t xml:space="preserve"> XPI stands for </w:t>
      </w:r>
      <w:r w:rsidRPr="00E673B4">
        <w:t>Cross Platform Installer (file extension)</w:t>
      </w:r>
      <w:r>
        <w:t>.</w:t>
      </w:r>
    </w:p>
  </w:footnote>
  <w:footnote w:id="15">
    <w:p w14:paraId="652B4310" w14:textId="77777777" w:rsidR="00767C71" w:rsidRPr="00E80F95" w:rsidRDefault="00767C71">
      <w:pPr>
        <w:pStyle w:val="FootnoteText"/>
        <w:rPr>
          <w:lang w:val="nl-NL"/>
        </w:rPr>
      </w:pPr>
      <w:r>
        <w:rPr>
          <w:rStyle w:val="FootnoteReference"/>
        </w:rPr>
        <w:footnoteRef/>
      </w:r>
      <w:r>
        <w:t xml:space="preserve"> </w:t>
      </w:r>
      <w:r>
        <w:rPr>
          <w:lang w:val="nl-NL"/>
        </w:rPr>
        <w:t xml:space="preserve">Currently DWAN is connected to the CLARIN Service Provider Federation, </w:t>
      </w:r>
      <w:r w:rsidRPr="008461D0">
        <w:rPr>
          <w:lang w:val="nl-NL"/>
        </w:rPr>
        <w:t>http://www.clarin.eu/content/service-provider-federation</w:t>
      </w:r>
    </w:p>
  </w:footnote>
  <w:footnote w:id="16">
    <w:p w14:paraId="7E994EF1" w14:textId="33549587" w:rsidR="00767C71" w:rsidRPr="00417AEC" w:rsidRDefault="00767C71">
      <w:pPr>
        <w:pStyle w:val="FootnoteText"/>
        <w:rPr>
          <w:lang w:val="nl-NL"/>
        </w:rPr>
      </w:pPr>
      <w:r>
        <w:rPr>
          <w:rStyle w:val="FootnoteReference"/>
        </w:rPr>
        <w:footnoteRef/>
      </w:r>
      <w:r>
        <w:t xml:space="preserve"> At the moment the default server is </w:t>
      </w:r>
      <w:hyperlink r:id="rId3" w:history="1">
        <w:r w:rsidRPr="00417AEC">
          <w:rPr>
            <w:rStyle w:val="Hyperlink"/>
          </w:rPr>
          <w:t>https://lux17.mpi.nl/ds/webannotator</w:t>
        </w:r>
      </w:hyperlink>
      <w:r>
        <w:t xml:space="preserve">. The user may set </w:t>
      </w:r>
      <w:hyperlink r:id="rId4" w:history="1">
        <w:r w:rsidRPr="00417AEC">
          <w:rPr>
            <w:rStyle w:val="Hyperlink"/>
          </w:rPr>
          <w:t>https://lux17.mpi.nl/ds/webannotator-basic</w:t>
        </w:r>
      </w:hyperlink>
      <w:r>
        <w:t xml:space="preserve"> as a user-specific server if he wants to follow basic-authentication procedure.</w:t>
      </w:r>
    </w:p>
  </w:footnote>
  <w:footnote w:id="17">
    <w:p w14:paraId="0FA8F9F2" w14:textId="77777777" w:rsidR="00767C71" w:rsidRPr="003E7C51" w:rsidRDefault="00767C71" w:rsidP="00152378">
      <w:pPr>
        <w:rPr>
          <w:lang w:val="nl-NL"/>
        </w:rPr>
      </w:pPr>
      <w:r>
        <w:rPr>
          <w:rStyle w:val="FootnoteReference"/>
        </w:rPr>
        <w:footnoteRef/>
      </w:r>
      <w:r>
        <w:t xml:space="preserve"> </w:t>
      </w:r>
      <w:r w:rsidRPr="00421696">
        <w:rPr>
          <w:sz w:val="20"/>
          <w:szCs w:val="20"/>
          <w:lang w:val="nl-NL"/>
        </w:rPr>
        <w:t xml:space="preserve">The redirection to these </w:t>
      </w:r>
      <w:r>
        <w:rPr>
          <w:sz w:val="20"/>
          <w:szCs w:val="20"/>
          <w:lang w:val="nl-NL"/>
        </w:rPr>
        <w:t>pages</w:t>
      </w:r>
      <w:r w:rsidRPr="00421696">
        <w:rPr>
          <w:sz w:val="20"/>
          <w:szCs w:val="20"/>
          <w:lang w:val="nl-NL"/>
        </w:rPr>
        <w:t xml:space="preserve"> </w:t>
      </w:r>
      <w:r>
        <w:rPr>
          <w:sz w:val="20"/>
          <w:szCs w:val="20"/>
          <w:lang w:val="nl-NL"/>
        </w:rPr>
        <w:t>was under implementation in the front-end by the time the deliverable was written.</w:t>
      </w:r>
    </w:p>
  </w:footnote>
  <w:footnote w:id="18">
    <w:p w14:paraId="47B8B0F4" w14:textId="77777777" w:rsidR="00767C71" w:rsidRPr="005B3FF2" w:rsidRDefault="00767C71" w:rsidP="003354BB">
      <w:pPr>
        <w:pStyle w:val="FootnoteText"/>
        <w:rPr>
          <w:ins w:id="57" w:author="Menzo windhouwer" w:date="2014-10-06T15:05:00Z"/>
          <w:lang w:val="nl-NL"/>
        </w:rPr>
      </w:pPr>
      <w:r>
        <w:rPr>
          <w:rStyle w:val="FootnoteReference"/>
        </w:rPr>
        <w:footnoteRef/>
      </w:r>
      <w:r>
        <w:rPr>
          <w:lang w:val="nl-NL"/>
        </w:rPr>
        <w:t xml:space="preserve"> The client developers are working on a fix for this problem at the time of writing of this document.</w:t>
      </w:r>
    </w:p>
  </w:footnote>
  <w:footnote w:id="19">
    <w:p w14:paraId="136948F3" w14:textId="77777777" w:rsidR="00767C71" w:rsidRPr="000C2DF3" w:rsidRDefault="00767C71" w:rsidP="003354BB">
      <w:pPr>
        <w:pStyle w:val="FootnoteText"/>
        <w:rPr>
          <w:ins w:id="59" w:author="Menzo windhouwer" w:date="2014-10-06T15:05:00Z"/>
          <w:lang w:val="nl-NL"/>
        </w:rPr>
      </w:pPr>
      <w:r>
        <w:rPr>
          <w:rStyle w:val="FootnoteReference"/>
        </w:rPr>
        <w:footnoteRef/>
      </w:r>
      <w:r>
        <w:t xml:space="preserve"> </w:t>
      </w:r>
      <w:r>
        <w:rPr>
          <w:lang w:val="nl-NL"/>
        </w:rPr>
        <w:t>Implementation to be added.</w:t>
      </w:r>
    </w:p>
  </w:footnote>
  <w:footnote w:id="20">
    <w:p w14:paraId="62C77C87" w14:textId="77777777" w:rsidR="00767C71" w:rsidRPr="00D86AF7" w:rsidRDefault="00767C71"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1">
    <w:p w14:paraId="1A014034" w14:textId="77777777" w:rsidR="00767C71" w:rsidRPr="008F0CAD" w:rsidRDefault="00767C71"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2">
    <w:p w14:paraId="0A35442E" w14:textId="77777777" w:rsidR="00767C71" w:rsidRPr="00C65213" w:rsidRDefault="00767C71"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46E2A" w14:textId="77777777" w:rsidR="00767C71" w:rsidRDefault="00767C71">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23A3109C" w14:textId="77777777" w:rsidR="00767C71" w:rsidRDefault="00767C7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B5FD0" w14:textId="77777777" w:rsidR="00767C71" w:rsidRPr="00F01A89" w:rsidRDefault="00767C71" w:rsidP="00F01A89">
    <w:pPr>
      <w:pStyle w:val="Header"/>
      <w:jc w:val="center"/>
      <w:rPr>
        <w:rFonts w:ascii="Verdana" w:hAnsi="Verdana"/>
      </w:rPr>
    </w:pPr>
    <w:r w:rsidRPr="00F01A89">
      <w:rPr>
        <w:rFonts w:ascii="Verdana" w:hAnsi="Verdana"/>
      </w:rPr>
      <w:t xml:space="preserve"> </w:t>
    </w:r>
  </w:p>
  <w:p w14:paraId="29676EB4" w14:textId="77777777" w:rsidR="00767C71" w:rsidRDefault="00767C7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AD0BE" w14:textId="77777777" w:rsidR="00767C71" w:rsidRPr="00F01A89" w:rsidRDefault="00767C71"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8094749"/>
    <w:multiLevelType w:val="multilevel"/>
    <w:tmpl w:val="40F219EE"/>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6">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7">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8">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2C573175"/>
    <w:multiLevelType w:val="hybridMultilevel"/>
    <w:tmpl w:val="472E40C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7">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2937A90"/>
    <w:multiLevelType w:val="hybridMultilevel"/>
    <w:tmpl w:val="5BAC723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3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1">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5B577231"/>
    <w:multiLevelType w:val="hybridMultilevel"/>
    <w:tmpl w:val="2F92471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1">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6">
    <w:nsid w:val="7C2A2D25"/>
    <w:multiLevelType w:val="hybridMultilevel"/>
    <w:tmpl w:val="25DCBF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7">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8">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1"/>
  </w:num>
  <w:num w:numId="2">
    <w:abstractNumId w:val="25"/>
  </w:num>
  <w:num w:numId="3">
    <w:abstractNumId w:val="52"/>
  </w:num>
  <w:num w:numId="4">
    <w:abstractNumId w:val="12"/>
  </w:num>
  <w:num w:numId="5">
    <w:abstractNumId w:val="4"/>
  </w:num>
  <w:num w:numId="6">
    <w:abstractNumId w:val="2"/>
  </w:num>
  <w:num w:numId="7">
    <w:abstractNumId w:val="15"/>
  </w:num>
  <w:num w:numId="8">
    <w:abstractNumId w:val="29"/>
  </w:num>
  <w:num w:numId="9">
    <w:abstractNumId w:val="40"/>
  </w:num>
  <w:num w:numId="10">
    <w:abstractNumId w:val="7"/>
  </w:num>
  <w:num w:numId="11">
    <w:abstractNumId w:val="46"/>
  </w:num>
  <w:num w:numId="12">
    <w:abstractNumId w:val="16"/>
  </w:num>
  <w:num w:numId="13">
    <w:abstractNumId w:val="47"/>
  </w:num>
  <w:num w:numId="14">
    <w:abstractNumId w:val="27"/>
  </w:num>
  <w:num w:numId="15">
    <w:abstractNumId w:val="20"/>
  </w:num>
  <w:num w:numId="16">
    <w:abstractNumId w:val="6"/>
  </w:num>
  <w:num w:numId="17">
    <w:abstractNumId w:val="19"/>
  </w:num>
  <w:num w:numId="18">
    <w:abstractNumId w:val="3"/>
  </w:num>
  <w:num w:numId="19">
    <w:abstractNumId w:val="26"/>
  </w:num>
  <w:num w:numId="20">
    <w:abstractNumId w:val="18"/>
  </w:num>
  <w:num w:numId="21">
    <w:abstractNumId w:val="13"/>
  </w:num>
  <w:num w:numId="22">
    <w:abstractNumId w:val="42"/>
  </w:num>
  <w:num w:numId="23">
    <w:abstractNumId w:val="31"/>
  </w:num>
  <w:num w:numId="24">
    <w:abstractNumId w:val="57"/>
  </w:num>
  <w:num w:numId="25">
    <w:abstractNumId w:val="9"/>
  </w:num>
  <w:num w:numId="26">
    <w:abstractNumId w:val="41"/>
  </w:num>
  <w:num w:numId="27">
    <w:abstractNumId w:val="23"/>
  </w:num>
  <w:num w:numId="28">
    <w:abstractNumId w:val="38"/>
  </w:num>
  <w:num w:numId="29">
    <w:abstractNumId w:val="10"/>
  </w:num>
  <w:num w:numId="30">
    <w:abstractNumId w:val="55"/>
  </w:num>
  <w:num w:numId="31">
    <w:abstractNumId w:val="14"/>
  </w:num>
  <w:num w:numId="32">
    <w:abstractNumId w:val="49"/>
  </w:num>
  <w:num w:numId="33">
    <w:abstractNumId w:val="5"/>
  </w:num>
  <w:num w:numId="34">
    <w:abstractNumId w:val="30"/>
  </w:num>
  <w:num w:numId="35">
    <w:abstractNumId w:val="34"/>
  </w:num>
  <w:num w:numId="36">
    <w:abstractNumId w:val="37"/>
  </w:num>
  <w:num w:numId="37">
    <w:abstractNumId w:val="0"/>
  </w:num>
  <w:num w:numId="38">
    <w:abstractNumId w:val="36"/>
  </w:num>
  <w:num w:numId="39">
    <w:abstractNumId w:val="53"/>
  </w:num>
  <w:num w:numId="40">
    <w:abstractNumId w:val="1"/>
  </w:num>
  <w:num w:numId="41">
    <w:abstractNumId w:val="54"/>
  </w:num>
  <w:num w:numId="42">
    <w:abstractNumId w:val="45"/>
  </w:num>
  <w:num w:numId="43">
    <w:abstractNumId w:val="44"/>
  </w:num>
  <w:num w:numId="44">
    <w:abstractNumId w:val="32"/>
  </w:num>
  <w:num w:numId="45">
    <w:abstractNumId w:val="17"/>
  </w:num>
  <w:num w:numId="46">
    <w:abstractNumId w:val="22"/>
  </w:num>
  <w:num w:numId="47">
    <w:abstractNumId w:val="39"/>
  </w:num>
  <w:num w:numId="48">
    <w:abstractNumId w:val="58"/>
  </w:num>
  <w:num w:numId="49">
    <w:abstractNumId w:val="43"/>
  </w:num>
  <w:num w:numId="50">
    <w:abstractNumId w:val="56"/>
  </w:num>
  <w:num w:numId="51">
    <w:abstractNumId w:val="51"/>
  </w:num>
  <w:num w:numId="52">
    <w:abstractNumId w:val="8"/>
  </w:num>
  <w:num w:numId="53">
    <w:abstractNumId w:val="35"/>
  </w:num>
  <w:num w:numId="54">
    <w:abstractNumId w:val="33"/>
  </w:num>
  <w:num w:numId="55">
    <w:abstractNumId w:val="28"/>
  </w:num>
  <w:num w:numId="56">
    <w:abstractNumId w:val="21"/>
  </w:num>
  <w:num w:numId="57">
    <w:abstractNumId w:val="24"/>
  </w:num>
  <w:num w:numId="58">
    <w:abstractNumId w:val="48"/>
  </w:num>
  <w:num w:numId="59">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9D0"/>
    <w:rsid w:val="00001DF7"/>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708C6"/>
    <w:rsid w:val="00072CB4"/>
    <w:rsid w:val="000760E6"/>
    <w:rsid w:val="00077CDA"/>
    <w:rsid w:val="00077FDB"/>
    <w:rsid w:val="000810A5"/>
    <w:rsid w:val="00082276"/>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61B9"/>
    <w:rsid w:val="000B7175"/>
    <w:rsid w:val="000C2DF3"/>
    <w:rsid w:val="000C7AF1"/>
    <w:rsid w:val="000D3503"/>
    <w:rsid w:val="000D38DF"/>
    <w:rsid w:val="000D5535"/>
    <w:rsid w:val="000D76F8"/>
    <w:rsid w:val="000E172B"/>
    <w:rsid w:val="000E505C"/>
    <w:rsid w:val="000F0050"/>
    <w:rsid w:val="000F03FD"/>
    <w:rsid w:val="000F39F5"/>
    <w:rsid w:val="000F4E73"/>
    <w:rsid w:val="00100AE6"/>
    <w:rsid w:val="00105797"/>
    <w:rsid w:val="00112438"/>
    <w:rsid w:val="001136A9"/>
    <w:rsid w:val="00113DD9"/>
    <w:rsid w:val="001164DB"/>
    <w:rsid w:val="00120B8E"/>
    <w:rsid w:val="00121679"/>
    <w:rsid w:val="00122AF1"/>
    <w:rsid w:val="00122D8B"/>
    <w:rsid w:val="00123CA5"/>
    <w:rsid w:val="00123ECE"/>
    <w:rsid w:val="00124077"/>
    <w:rsid w:val="001255A2"/>
    <w:rsid w:val="0012752A"/>
    <w:rsid w:val="001300F5"/>
    <w:rsid w:val="00131439"/>
    <w:rsid w:val="00133130"/>
    <w:rsid w:val="001354E6"/>
    <w:rsid w:val="00136ABA"/>
    <w:rsid w:val="00137C42"/>
    <w:rsid w:val="00140CA5"/>
    <w:rsid w:val="00142B48"/>
    <w:rsid w:val="001435EE"/>
    <w:rsid w:val="00145855"/>
    <w:rsid w:val="00146361"/>
    <w:rsid w:val="00147D9F"/>
    <w:rsid w:val="00147FBA"/>
    <w:rsid w:val="001505EA"/>
    <w:rsid w:val="00152378"/>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2A7E"/>
    <w:rsid w:val="001970CE"/>
    <w:rsid w:val="00197BFA"/>
    <w:rsid w:val="001A3540"/>
    <w:rsid w:val="001A4416"/>
    <w:rsid w:val="001A7E41"/>
    <w:rsid w:val="001B0954"/>
    <w:rsid w:val="001B1701"/>
    <w:rsid w:val="001B54FD"/>
    <w:rsid w:val="001B7538"/>
    <w:rsid w:val="001C074F"/>
    <w:rsid w:val="001C1067"/>
    <w:rsid w:val="001C1B45"/>
    <w:rsid w:val="001C1FB1"/>
    <w:rsid w:val="001C2983"/>
    <w:rsid w:val="001C44E2"/>
    <w:rsid w:val="001C5FE9"/>
    <w:rsid w:val="001C65C5"/>
    <w:rsid w:val="001D1195"/>
    <w:rsid w:val="001D4267"/>
    <w:rsid w:val="001D4B82"/>
    <w:rsid w:val="001D612D"/>
    <w:rsid w:val="001E077C"/>
    <w:rsid w:val="001E1C6B"/>
    <w:rsid w:val="001E1FD7"/>
    <w:rsid w:val="001E3F78"/>
    <w:rsid w:val="001E5C75"/>
    <w:rsid w:val="001E6901"/>
    <w:rsid w:val="001E780A"/>
    <w:rsid w:val="001F5650"/>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2047"/>
    <w:rsid w:val="002322D0"/>
    <w:rsid w:val="002341BD"/>
    <w:rsid w:val="00234F97"/>
    <w:rsid w:val="00237E2E"/>
    <w:rsid w:val="00237E68"/>
    <w:rsid w:val="002408BC"/>
    <w:rsid w:val="00240C91"/>
    <w:rsid w:val="002421A0"/>
    <w:rsid w:val="0024237B"/>
    <w:rsid w:val="00246C7D"/>
    <w:rsid w:val="00247D0F"/>
    <w:rsid w:val="00253D78"/>
    <w:rsid w:val="00253F12"/>
    <w:rsid w:val="002557D1"/>
    <w:rsid w:val="002647C8"/>
    <w:rsid w:val="00264DBA"/>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E6A"/>
    <w:rsid w:val="002B6162"/>
    <w:rsid w:val="002B6740"/>
    <w:rsid w:val="002C01A5"/>
    <w:rsid w:val="002C3266"/>
    <w:rsid w:val="002C4D06"/>
    <w:rsid w:val="002C5FDC"/>
    <w:rsid w:val="002C7414"/>
    <w:rsid w:val="002D113F"/>
    <w:rsid w:val="002D275E"/>
    <w:rsid w:val="002D33F5"/>
    <w:rsid w:val="002E0E5F"/>
    <w:rsid w:val="002E260C"/>
    <w:rsid w:val="002F0D6A"/>
    <w:rsid w:val="002F164D"/>
    <w:rsid w:val="002F242A"/>
    <w:rsid w:val="002F2F69"/>
    <w:rsid w:val="002F610A"/>
    <w:rsid w:val="002F6436"/>
    <w:rsid w:val="0030135F"/>
    <w:rsid w:val="00302868"/>
    <w:rsid w:val="0030345F"/>
    <w:rsid w:val="00305679"/>
    <w:rsid w:val="0030574C"/>
    <w:rsid w:val="00305F74"/>
    <w:rsid w:val="003108B3"/>
    <w:rsid w:val="003115F3"/>
    <w:rsid w:val="00312603"/>
    <w:rsid w:val="00313ADB"/>
    <w:rsid w:val="00315243"/>
    <w:rsid w:val="00315522"/>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3856"/>
    <w:rsid w:val="003648D2"/>
    <w:rsid w:val="00367818"/>
    <w:rsid w:val="00367B2F"/>
    <w:rsid w:val="0037350A"/>
    <w:rsid w:val="00375FFB"/>
    <w:rsid w:val="0037664A"/>
    <w:rsid w:val="00380CF3"/>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C1A01"/>
    <w:rsid w:val="003C1B45"/>
    <w:rsid w:val="003C1EB7"/>
    <w:rsid w:val="003C2117"/>
    <w:rsid w:val="003C239C"/>
    <w:rsid w:val="003C2FC6"/>
    <w:rsid w:val="003C42A7"/>
    <w:rsid w:val="003C7858"/>
    <w:rsid w:val="003D06AD"/>
    <w:rsid w:val="003D21C4"/>
    <w:rsid w:val="003D27AE"/>
    <w:rsid w:val="003D3B63"/>
    <w:rsid w:val="003D4AD9"/>
    <w:rsid w:val="003E2DBC"/>
    <w:rsid w:val="003E45F6"/>
    <w:rsid w:val="003E639B"/>
    <w:rsid w:val="003E7C51"/>
    <w:rsid w:val="003F1B27"/>
    <w:rsid w:val="003F53D4"/>
    <w:rsid w:val="003F53F7"/>
    <w:rsid w:val="003F6A9B"/>
    <w:rsid w:val="003F6DE2"/>
    <w:rsid w:val="00402CA2"/>
    <w:rsid w:val="004040DE"/>
    <w:rsid w:val="00404E8D"/>
    <w:rsid w:val="0040688C"/>
    <w:rsid w:val="00410318"/>
    <w:rsid w:val="00412586"/>
    <w:rsid w:val="00413ED4"/>
    <w:rsid w:val="00414223"/>
    <w:rsid w:val="00417AEC"/>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620A"/>
    <w:rsid w:val="004910F3"/>
    <w:rsid w:val="004927C1"/>
    <w:rsid w:val="00492F61"/>
    <w:rsid w:val="004A08F3"/>
    <w:rsid w:val="004A1D56"/>
    <w:rsid w:val="004A1ED2"/>
    <w:rsid w:val="004A4C01"/>
    <w:rsid w:val="004B1F57"/>
    <w:rsid w:val="004B325D"/>
    <w:rsid w:val="004B4074"/>
    <w:rsid w:val="004B50C8"/>
    <w:rsid w:val="004C19C2"/>
    <w:rsid w:val="004C2791"/>
    <w:rsid w:val="004C29FD"/>
    <w:rsid w:val="004D2BA6"/>
    <w:rsid w:val="004D321E"/>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078B"/>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53A7"/>
    <w:rsid w:val="00590D02"/>
    <w:rsid w:val="00593148"/>
    <w:rsid w:val="0059482E"/>
    <w:rsid w:val="00596E35"/>
    <w:rsid w:val="005A0C1E"/>
    <w:rsid w:val="005A362A"/>
    <w:rsid w:val="005A6F0D"/>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C5E"/>
    <w:rsid w:val="005F2987"/>
    <w:rsid w:val="005F38BB"/>
    <w:rsid w:val="005F38D2"/>
    <w:rsid w:val="005F4D66"/>
    <w:rsid w:val="005F50DA"/>
    <w:rsid w:val="005F5A18"/>
    <w:rsid w:val="006013F3"/>
    <w:rsid w:val="0060262E"/>
    <w:rsid w:val="00602793"/>
    <w:rsid w:val="00602E14"/>
    <w:rsid w:val="00611AE9"/>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2C50"/>
    <w:rsid w:val="00656E73"/>
    <w:rsid w:val="00657A2E"/>
    <w:rsid w:val="00663075"/>
    <w:rsid w:val="00666F9E"/>
    <w:rsid w:val="00667510"/>
    <w:rsid w:val="006675A2"/>
    <w:rsid w:val="00670F14"/>
    <w:rsid w:val="00671066"/>
    <w:rsid w:val="00673592"/>
    <w:rsid w:val="00676C91"/>
    <w:rsid w:val="0067779D"/>
    <w:rsid w:val="00677993"/>
    <w:rsid w:val="006818AF"/>
    <w:rsid w:val="00681B5F"/>
    <w:rsid w:val="00682C18"/>
    <w:rsid w:val="006842AB"/>
    <w:rsid w:val="00685A14"/>
    <w:rsid w:val="00686A40"/>
    <w:rsid w:val="00687310"/>
    <w:rsid w:val="00687343"/>
    <w:rsid w:val="00687A4E"/>
    <w:rsid w:val="006904DC"/>
    <w:rsid w:val="00694A2A"/>
    <w:rsid w:val="00694E97"/>
    <w:rsid w:val="006950E9"/>
    <w:rsid w:val="006A28E4"/>
    <w:rsid w:val="006A3CD1"/>
    <w:rsid w:val="006A3D37"/>
    <w:rsid w:val="006A4CC7"/>
    <w:rsid w:val="006A614A"/>
    <w:rsid w:val="006A6D51"/>
    <w:rsid w:val="006A7C1E"/>
    <w:rsid w:val="006B0343"/>
    <w:rsid w:val="006B0F8C"/>
    <w:rsid w:val="006B11E5"/>
    <w:rsid w:val="006B1734"/>
    <w:rsid w:val="006B2803"/>
    <w:rsid w:val="006B49AD"/>
    <w:rsid w:val="006B70D3"/>
    <w:rsid w:val="006B7BF8"/>
    <w:rsid w:val="006C0835"/>
    <w:rsid w:val="006C42BA"/>
    <w:rsid w:val="006D0E8D"/>
    <w:rsid w:val="006D3964"/>
    <w:rsid w:val="006D4A42"/>
    <w:rsid w:val="006E11B1"/>
    <w:rsid w:val="006E213C"/>
    <w:rsid w:val="006E3BF7"/>
    <w:rsid w:val="006E547F"/>
    <w:rsid w:val="006F06EA"/>
    <w:rsid w:val="006F08F3"/>
    <w:rsid w:val="006F5FAD"/>
    <w:rsid w:val="006F6149"/>
    <w:rsid w:val="00704655"/>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40743"/>
    <w:rsid w:val="0074201E"/>
    <w:rsid w:val="007512CF"/>
    <w:rsid w:val="007552BE"/>
    <w:rsid w:val="00756A7A"/>
    <w:rsid w:val="00761673"/>
    <w:rsid w:val="00762767"/>
    <w:rsid w:val="00762C8A"/>
    <w:rsid w:val="0076577D"/>
    <w:rsid w:val="00765B9B"/>
    <w:rsid w:val="007666C4"/>
    <w:rsid w:val="00767C71"/>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5DDB"/>
    <w:rsid w:val="007B0AC0"/>
    <w:rsid w:val="007B0F6F"/>
    <w:rsid w:val="007B5EE2"/>
    <w:rsid w:val="007B6052"/>
    <w:rsid w:val="007B6425"/>
    <w:rsid w:val="007B799F"/>
    <w:rsid w:val="007C5582"/>
    <w:rsid w:val="007C6FED"/>
    <w:rsid w:val="007D0065"/>
    <w:rsid w:val="007D0212"/>
    <w:rsid w:val="007D2D5D"/>
    <w:rsid w:val="007D2E49"/>
    <w:rsid w:val="007D31D1"/>
    <w:rsid w:val="007D342D"/>
    <w:rsid w:val="007D53A8"/>
    <w:rsid w:val="007D759B"/>
    <w:rsid w:val="007D77CD"/>
    <w:rsid w:val="007D794D"/>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4B77"/>
    <w:rsid w:val="0084568D"/>
    <w:rsid w:val="008458E0"/>
    <w:rsid w:val="008461D0"/>
    <w:rsid w:val="00853EA3"/>
    <w:rsid w:val="00855CC1"/>
    <w:rsid w:val="008567D2"/>
    <w:rsid w:val="008628C5"/>
    <w:rsid w:val="008629BD"/>
    <w:rsid w:val="008655A3"/>
    <w:rsid w:val="00870080"/>
    <w:rsid w:val="008729EB"/>
    <w:rsid w:val="008745CD"/>
    <w:rsid w:val="008766DA"/>
    <w:rsid w:val="008814D7"/>
    <w:rsid w:val="00881B32"/>
    <w:rsid w:val="00882018"/>
    <w:rsid w:val="00882503"/>
    <w:rsid w:val="00883E5E"/>
    <w:rsid w:val="00886765"/>
    <w:rsid w:val="00891A2C"/>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47B1"/>
    <w:rsid w:val="009247C1"/>
    <w:rsid w:val="009357AB"/>
    <w:rsid w:val="009374EB"/>
    <w:rsid w:val="00940D6A"/>
    <w:rsid w:val="0094332D"/>
    <w:rsid w:val="00944AE0"/>
    <w:rsid w:val="00951275"/>
    <w:rsid w:val="00951307"/>
    <w:rsid w:val="009534FE"/>
    <w:rsid w:val="00955965"/>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7A54"/>
    <w:rsid w:val="009F10BD"/>
    <w:rsid w:val="009F1F52"/>
    <w:rsid w:val="009F653F"/>
    <w:rsid w:val="009F66AA"/>
    <w:rsid w:val="00A0208F"/>
    <w:rsid w:val="00A0772A"/>
    <w:rsid w:val="00A1277E"/>
    <w:rsid w:val="00A13E70"/>
    <w:rsid w:val="00A142A4"/>
    <w:rsid w:val="00A1768A"/>
    <w:rsid w:val="00A2040D"/>
    <w:rsid w:val="00A22027"/>
    <w:rsid w:val="00A2272C"/>
    <w:rsid w:val="00A23DDA"/>
    <w:rsid w:val="00A24DEB"/>
    <w:rsid w:val="00A25123"/>
    <w:rsid w:val="00A26275"/>
    <w:rsid w:val="00A30B64"/>
    <w:rsid w:val="00A37A46"/>
    <w:rsid w:val="00A37C0B"/>
    <w:rsid w:val="00A40CB4"/>
    <w:rsid w:val="00A41291"/>
    <w:rsid w:val="00A42A53"/>
    <w:rsid w:val="00A47233"/>
    <w:rsid w:val="00A474D6"/>
    <w:rsid w:val="00A47CA7"/>
    <w:rsid w:val="00A502C7"/>
    <w:rsid w:val="00A524A9"/>
    <w:rsid w:val="00A5666C"/>
    <w:rsid w:val="00A61534"/>
    <w:rsid w:val="00A65032"/>
    <w:rsid w:val="00A67B5A"/>
    <w:rsid w:val="00A71F1F"/>
    <w:rsid w:val="00A74F06"/>
    <w:rsid w:val="00A80030"/>
    <w:rsid w:val="00A8029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5135"/>
    <w:rsid w:val="00B564A0"/>
    <w:rsid w:val="00B57542"/>
    <w:rsid w:val="00B601F7"/>
    <w:rsid w:val="00B61051"/>
    <w:rsid w:val="00B61739"/>
    <w:rsid w:val="00B712B4"/>
    <w:rsid w:val="00B74DCF"/>
    <w:rsid w:val="00B80725"/>
    <w:rsid w:val="00B8195A"/>
    <w:rsid w:val="00B82914"/>
    <w:rsid w:val="00B8303D"/>
    <w:rsid w:val="00B84658"/>
    <w:rsid w:val="00B8537B"/>
    <w:rsid w:val="00B864B4"/>
    <w:rsid w:val="00B866F2"/>
    <w:rsid w:val="00B92FAE"/>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4C25"/>
    <w:rsid w:val="00C27F6D"/>
    <w:rsid w:val="00C31D54"/>
    <w:rsid w:val="00C33816"/>
    <w:rsid w:val="00C34C4F"/>
    <w:rsid w:val="00C353A7"/>
    <w:rsid w:val="00C40720"/>
    <w:rsid w:val="00C407E4"/>
    <w:rsid w:val="00C40D7B"/>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810F6"/>
    <w:rsid w:val="00C813F5"/>
    <w:rsid w:val="00C83D2D"/>
    <w:rsid w:val="00C86C3D"/>
    <w:rsid w:val="00C90C0B"/>
    <w:rsid w:val="00C90F2D"/>
    <w:rsid w:val="00CA2254"/>
    <w:rsid w:val="00CA3215"/>
    <w:rsid w:val="00CA4645"/>
    <w:rsid w:val="00CA796B"/>
    <w:rsid w:val="00CB0F7F"/>
    <w:rsid w:val="00CB38B4"/>
    <w:rsid w:val="00CB3E99"/>
    <w:rsid w:val="00CB72D9"/>
    <w:rsid w:val="00CC4A4A"/>
    <w:rsid w:val="00CD42E0"/>
    <w:rsid w:val="00CE2251"/>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570C"/>
    <w:rsid w:val="00D063B5"/>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0BEA"/>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2D44"/>
    <w:rsid w:val="00D86AF7"/>
    <w:rsid w:val="00D90F18"/>
    <w:rsid w:val="00D91C17"/>
    <w:rsid w:val="00D92D48"/>
    <w:rsid w:val="00D93860"/>
    <w:rsid w:val="00D94A59"/>
    <w:rsid w:val="00D94EAA"/>
    <w:rsid w:val="00D97A6B"/>
    <w:rsid w:val="00DA1573"/>
    <w:rsid w:val="00DA249A"/>
    <w:rsid w:val="00DA364E"/>
    <w:rsid w:val="00DA3910"/>
    <w:rsid w:val="00DA3E2F"/>
    <w:rsid w:val="00DA4386"/>
    <w:rsid w:val="00DA47EB"/>
    <w:rsid w:val="00DA5AD1"/>
    <w:rsid w:val="00DA5F82"/>
    <w:rsid w:val="00DA63DB"/>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C240E"/>
    <w:rsid w:val="00FC2819"/>
    <w:rsid w:val="00FC3C4B"/>
    <w:rsid w:val="00FC4BCE"/>
    <w:rsid w:val="00FC5631"/>
    <w:rsid w:val="00FC690D"/>
    <w:rsid w:val="00FC6C4A"/>
    <w:rsid w:val="00FD36DB"/>
    <w:rsid w:val="00FE06A0"/>
    <w:rsid w:val="00FE106A"/>
    <w:rsid w:val="00FE33F3"/>
    <w:rsid w:val="00FE35AE"/>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8C15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github.com/DASISH/dwan-client-wiredmarker/issues/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footer" Target="footer4.xml"/><Relationship Id="rId64" Type="http://schemas.openxmlformats.org/officeDocument/2006/relationships/header" Target="header3.xml"/><Relationship Id="rId65" Type="http://schemas.openxmlformats.org/officeDocument/2006/relationships/footer" Target="footer5.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github.com/DASISH/dwan-testing/tree/master/scripts" TargetMode="External"/><Relationship Id="rId51" Type="http://schemas.openxmlformats.org/officeDocument/2006/relationships/hyperlink" Target="http://www.google.com/url?q=http%253a%252f%252fa.nnotate.com&amp;sa=d&amp;sntz=1&amp;usg=afqjcnhcw2xm4yrxjhigg5htglagckxmdw" TargetMode="External"/><Relationship Id="rId52" Type="http://schemas.openxmlformats.org/officeDocument/2006/relationships/hyperlink" Target="http://www.google.com/url?q=http%253a%252f%252fatlas.ti&amp;sa=d&amp;sntz=1&amp;usg=afqjcnezcxeb-0hvkhmotmxq23ju8syo1q" TargetMode="External"/><Relationship Id="rId53" Type="http://schemas.openxmlformats.org/officeDocument/2006/relationships/hyperlink" Target="http://www.youtube.com" TargetMode="External"/><Relationship Id="rId54" Type="http://schemas.openxmlformats.org/officeDocument/2006/relationships/hyperlink" Target="http://www.mozilla.org/en-US/firefox/new/" TargetMode="External"/><Relationship Id="rId55" Type="http://schemas.openxmlformats.org/officeDocument/2006/relationships/hyperlink" Target="https://lux17.mpi.nl/ds/webannotator-basic/" TargetMode="External"/><Relationship Id="rId56" Type="http://schemas.openxmlformats.org/officeDocument/2006/relationships/hyperlink" Target="https://lux17.mpi.nl/ds/webannotator-basic" TargetMode="External"/><Relationship Id="rId57" Type="http://schemas.openxmlformats.org/officeDocument/2006/relationships/image" Target="media/image11.png"/><Relationship Id="rId58" Type="http://schemas.openxmlformats.org/officeDocument/2006/relationships/image" Target="media/image12.png"/><Relationship Id="rId59" Type="http://schemas.openxmlformats.org/officeDocument/2006/relationships/image" Target="media/image13.png"/><Relationship Id="rId40" Type="http://schemas.openxmlformats.org/officeDocument/2006/relationships/hyperlink" Target="https://developer.mozilla.org/en-US/Add-ons/Setting_up_extension_development_environment" TargetMode="External"/><Relationship Id="rId41" Type="http://schemas.openxmlformats.org/officeDocument/2006/relationships/hyperlink" Target="https://lux17.mpi.nl/ds/webannotator-basic/" TargetMode="External"/><Relationship Id="rId42" Type="http://schemas.openxmlformats.org/officeDocument/2006/relationships/hyperlink" Target="https://lux17.mpi.nl/ds/webannotator/" TargetMode="External"/><Relationship Id="rId43" Type="http://schemas.openxmlformats.org/officeDocument/2006/relationships/hyperlink" Target="http://www.wired-marker.org/en/index.html" TargetMode="External"/><Relationship Id="rId44" Type="http://schemas.openxmlformats.org/officeDocument/2006/relationships/hyperlink" Target="http://www.hyper-anchor.org/en/technical_format.html" TargetMode="External"/><Relationship Id="rId45" Type="http://schemas.openxmlformats.org/officeDocument/2006/relationships/hyperlink" Target="http://www.w3.org/TR/xptr-framework" TargetMode="External"/><Relationship Id="rId46" Type="http://schemas.openxmlformats.org/officeDocument/2006/relationships/hyperlink" Target="http://www.w3.org/standards/techs/xpointer" TargetMode="External"/><Relationship Id="rId47" Type="http://schemas.openxmlformats.org/officeDocument/2006/relationships/hyperlink" Target="https://github.com/DASISH/dwan-testing" TargetMode="External"/><Relationship Id="rId48" Type="http://schemas.openxmlformats.org/officeDocument/2006/relationships/hyperlink" Target="https://github.com/DASISH/dwanclientwiredmarker" TargetMode="External"/><Relationship Id="rId49" Type="http://schemas.openxmlformats.org/officeDocument/2006/relationships/hyperlink" Target="https://github.com/DASISH/dwanbacken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TR/xmlschema-2/" TargetMode="External"/><Relationship Id="rId31" Type="http://schemas.openxmlformats.org/officeDocument/2006/relationships/hyperlink" Target="http://tools.ietf.org/html/rfc3986" TargetMode="External"/><Relationship Id="rId32" Type="http://schemas.openxmlformats.org/officeDocument/2006/relationships/hyperlink" Target="http://www.w3.org/1999/02/22-rdf-syntax-ns" TargetMode="External"/><Relationship Id="rId33" Type="http://schemas.openxmlformats.org/officeDocument/2006/relationships/hyperlink" Target="http://www.w3.org/2002/07/owl" TargetMode="External"/><Relationship Id="rId34" Type="http://schemas.openxmlformats.org/officeDocument/2006/relationships/hyperlink" Target="https://github.com/DASISH/dwan-client-wiredmarker/releases" TargetMode="External"/><Relationship Id="rId35" Type="http://schemas.openxmlformats.org/officeDocument/2006/relationships/hyperlink" Target="http://en.wikipedia.org/wiki/User_interface_markup_language" TargetMode="External"/><Relationship Id="rId36" Type="http://schemas.openxmlformats.org/officeDocument/2006/relationships/hyperlink" Target="http://en.wikipedia.org/wiki/Mozilla" TargetMode="External"/><Relationship Id="rId37" Type="http://schemas.openxmlformats.org/officeDocument/2006/relationships/hyperlink" Target="http://en.wikipedia.org/wiki/XML" TargetMode="External"/><Relationship Id="rId38" Type="http://schemas.openxmlformats.org/officeDocument/2006/relationships/hyperlink" Target="http://en.wikipedia.org/wiki/Graphical_user_interface" TargetMode="External"/><Relationship Id="rId39" Type="http://schemas.openxmlformats.org/officeDocument/2006/relationships/hyperlink" Target="http://en.wikipedia.org/wiki/Web_page"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xmlns.com/foaf/spec/" TargetMode="External"/><Relationship Id="rId28" Type="http://schemas.openxmlformats.org/officeDocument/2006/relationships/image" Target="media/image9.png"/><Relationship Id="rId29" Type="http://schemas.openxmlformats.org/officeDocument/2006/relationships/image" Target="media/image10.png"/><Relationship Id="rId60" Type="http://schemas.openxmlformats.org/officeDocument/2006/relationships/image" Target="media/image14.png"/><Relationship Id="rId61" Type="http://schemas.openxmlformats.org/officeDocument/2006/relationships/image" Target="media/image15.png"/><Relationship Id="rId62" Type="http://schemas.openxmlformats.org/officeDocument/2006/relationships/hyperlink" Target="http://kb.mozillazine.org/Profile_folder_-_Firefox"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6D413-EE9D-2749-80AA-546CE34EE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17436</Words>
  <Characters>99389</Characters>
  <Application>Microsoft Macintosh Word</Application>
  <DocSecurity>0</DocSecurity>
  <Lines>828</Lines>
  <Paragraphs>233</Paragraphs>
  <ScaleCrop>false</ScaleCrop>
  <Company>Göteborgs universitet</Company>
  <LinksUpToDate>false</LinksUpToDate>
  <CharactersWithSpaces>116592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2</cp:revision>
  <cp:lastPrinted>2014-10-14T14:40:00Z</cp:lastPrinted>
  <dcterms:created xsi:type="dcterms:W3CDTF">2014-10-24T18:17:00Z</dcterms:created>
  <dcterms:modified xsi:type="dcterms:W3CDTF">2014-10-24T18:17:00Z</dcterms:modified>
</cp:coreProperties>
</file>