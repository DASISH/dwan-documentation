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0EC91D"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6B465DA9" w14:textId="77777777" w:rsidR="002E0E5F" w:rsidRPr="009F1F52" w:rsidRDefault="002E0E5F">
      <w:pPr>
        <w:rPr>
          <w:rFonts w:ascii="Verdana" w:hAnsi="Verdana"/>
        </w:rPr>
      </w:pPr>
    </w:p>
    <w:p w14:paraId="05840D9D" w14:textId="77777777" w:rsidR="002E0E5F" w:rsidRPr="009F1F52" w:rsidRDefault="002E0E5F">
      <w:pPr>
        <w:rPr>
          <w:rFonts w:ascii="Verdana" w:hAnsi="Verdana"/>
        </w:rPr>
      </w:pPr>
    </w:p>
    <w:p w14:paraId="360B0532" w14:textId="77777777" w:rsidR="00FA176F" w:rsidRPr="009F1F52" w:rsidRDefault="00711193" w:rsidP="004D2BA6">
      <w:pPr>
        <w:rPr>
          <w:rFonts w:ascii="Verdana" w:hAnsi="Verdana"/>
        </w:rPr>
      </w:pPr>
      <w:r w:rsidRPr="009F1F52">
        <w:rPr>
          <w:rFonts w:ascii="Verdana" w:hAnsi="Verdana"/>
        </w:rPr>
        <w:tab/>
      </w:r>
    </w:p>
    <w:p w14:paraId="5FD31BBD" w14:textId="77777777" w:rsidR="00FA176F" w:rsidRPr="009F1F52" w:rsidRDefault="00FA176F" w:rsidP="004D2BA6">
      <w:pPr>
        <w:rPr>
          <w:rFonts w:ascii="Verdana" w:hAnsi="Verdana"/>
        </w:rPr>
      </w:pPr>
    </w:p>
    <w:p w14:paraId="40DC13ED" w14:textId="77777777" w:rsidR="002745F3" w:rsidRPr="009F1F52" w:rsidRDefault="004D2BA6" w:rsidP="00FA176F">
      <w:pPr>
        <w:jc w:val="center"/>
        <w:rPr>
          <w:rFonts w:ascii="Verdana" w:hAnsi="Verdana"/>
        </w:rPr>
      </w:pPr>
      <w:r w:rsidRPr="009F1F52">
        <w:rPr>
          <w:rFonts w:ascii="Verdana" w:hAnsi="Verdana"/>
          <w:noProof/>
          <w:lang w:val="en-US" w:eastAsia="en-US"/>
        </w:rPr>
        <w:drawing>
          <wp:inline distT="0" distB="0" distL="0" distR="0" wp14:anchorId="6A3E3971" wp14:editId="702EA48D">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55F54503" w14:textId="77777777" w:rsidR="004D2BA6" w:rsidRPr="009F1F52" w:rsidRDefault="004D2BA6" w:rsidP="004D2BA6">
      <w:pPr>
        <w:rPr>
          <w:rFonts w:ascii="Verdana" w:hAnsi="Verdana"/>
        </w:rPr>
      </w:pPr>
    </w:p>
    <w:p w14:paraId="3D655CBB" w14:textId="77777777" w:rsidR="00FA176F" w:rsidRPr="009F1F52" w:rsidRDefault="00FA176F" w:rsidP="004D2BA6">
      <w:pPr>
        <w:rPr>
          <w:rFonts w:ascii="Verdana" w:hAnsi="Verdana"/>
        </w:rPr>
      </w:pPr>
    </w:p>
    <w:p w14:paraId="74A34733" w14:textId="77777777" w:rsidR="00FA176F" w:rsidRPr="009F1F52" w:rsidRDefault="00FA176F" w:rsidP="005D1DB5">
      <w:pPr>
        <w:jc w:val="center"/>
        <w:rPr>
          <w:rFonts w:ascii="Verdana" w:hAnsi="Verdana"/>
          <w:sz w:val="40"/>
          <w:szCs w:val="40"/>
        </w:rPr>
      </w:pPr>
    </w:p>
    <w:p w14:paraId="36EF647E"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18EEFE15"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239629F9"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52D4EDBA"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4DB0E238"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15E35C88"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4E618D3F"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0F747A70"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0289D848" w14:textId="77777777" w:rsidR="00FA176F" w:rsidRPr="009F1F52" w:rsidRDefault="00FA176F" w:rsidP="00FA176F">
      <w:pPr>
        <w:rPr>
          <w:rFonts w:ascii="Verdana" w:hAnsi="Verdana" w:cs="Verdana"/>
          <w:b/>
          <w:lang w:bidi="de-DE"/>
        </w:rPr>
      </w:pPr>
    </w:p>
    <w:p w14:paraId="7D3B0178" w14:textId="77777777" w:rsidR="00FA176F" w:rsidRPr="009F1F52" w:rsidRDefault="00FA176F" w:rsidP="00FA176F">
      <w:pPr>
        <w:rPr>
          <w:rFonts w:ascii="Verdana" w:hAnsi="Verdana" w:cs="Verdana"/>
          <w:b/>
          <w:lang w:bidi="de-DE"/>
        </w:rPr>
      </w:pPr>
    </w:p>
    <w:p w14:paraId="5BB44517"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2DCB74E0" w14:textId="77777777" w:rsidR="00DA3910" w:rsidRPr="009F1F52" w:rsidRDefault="00DA3910" w:rsidP="00FA176F">
      <w:pPr>
        <w:rPr>
          <w:rFonts w:ascii="Verdana" w:hAnsi="Verdana" w:cs="Verdana"/>
          <w:lang w:bidi="de-DE"/>
        </w:rPr>
      </w:pPr>
    </w:p>
    <w:p w14:paraId="714F6FF7"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0F875896"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565E1DBA" w14:textId="77777777" w:rsidR="00DA3910" w:rsidRPr="009F1F52" w:rsidRDefault="009B54F3" w:rsidP="00FA176F">
      <w:pPr>
        <w:rPr>
          <w:rFonts w:ascii="Verdana" w:hAnsi="Verdana" w:cs="Arial"/>
        </w:rPr>
      </w:pPr>
      <w:r>
        <w:rPr>
          <w:rFonts w:ascii="Verdana" w:hAnsi="Verdana" w:cs="Arial"/>
        </w:rPr>
        <w:t>Deadline: M36</w:t>
      </w:r>
    </w:p>
    <w:p w14:paraId="73A73AFD" w14:textId="77777777" w:rsidR="00451449" w:rsidRPr="009F1F52" w:rsidRDefault="00451449" w:rsidP="00FA176F">
      <w:pPr>
        <w:rPr>
          <w:rFonts w:ascii="Verdana" w:hAnsi="Verdana" w:cs="Arial"/>
        </w:rPr>
      </w:pPr>
      <w:r w:rsidRPr="009F1F52">
        <w:rPr>
          <w:rFonts w:ascii="Verdana" w:hAnsi="Verdana" w:cs="Arial"/>
        </w:rPr>
        <w:t>Nature:</w:t>
      </w:r>
    </w:p>
    <w:p w14:paraId="718EF49E" w14:textId="77777777" w:rsidR="00DA3910" w:rsidRPr="009F1F52" w:rsidRDefault="00DA3910" w:rsidP="00FA176F">
      <w:pPr>
        <w:rPr>
          <w:rFonts w:ascii="Verdana" w:hAnsi="Verdana" w:cs="Arial"/>
        </w:rPr>
      </w:pPr>
    </w:p>
    <w:p w14:paraId="144B4338" w14:textId="77777777" w:rsidR="00DA3910" w:rsidRPr="009F1F52" w:rsidRDefault="00DA3910" w:rsidP="00FA176F">
      <w:pPr>
        <w:rPr>
          <w:rFonts w:ascii="Verdana" w:hAnsi="Verdana" w:cs="Arial"/>
        </w:rPr>
      </w:pPr>
      <w:r w:rsidRPr="009F1F52">
        <w:rPr>
          <w:rFonts w:ascii="Verdana" w:hAnsi="Verdana" w:cs="Arial"/>
        </w:rPr>
        <w:t xml:space="preserve">Responsible: </w:t>
      </w:r>
      <w:r w:rsidR="007966E8">
        <w:rPr>
          <w:rFonts w:ascii="Verdana" w:hAnsi="Verdana" w:cs="Arial"/>
        </w:rPr>
        <w:t>Daan Broeder, MPG-TLA</w:t>
      </w:r>
    </w:p>
    <w:p w14:paraId="265E6B86" w14:textId="77777777" w:rsidR="007966E8" w:rsidRPr="009F1F52" w:rsidRDefault="00DA3910" w:rsidP="007966E8">
      <w:pPr>
        <w:rPr>
          <w:rFonts w:ascii="Verdana" w:hAnsi="Verdana" w:cs="Arial"/>
        </w:rPr>
      </w:pPr>
      <w:r w:rsidRPr="009F1F52">
        <w:rPr>
          <w:rFonts w:ascii="Verdana" w:hAnsi="Verdana" w:cs="Arial"/>
        </w:rPr>
        <w:t xml:space="preserve">Work Package Leader: </w:t>
      </w:r>
      <w:r w:rsidR="007966E8">
        <w:rPr>
          <w:rFonts w:ascii="Verdana" w:hAnsi="Verdana" w:cs="Arial"/>
        </w:rPr>
        <w:t>Daan Broeder, MPG-TLA</w:t>
      </w:r>
    </w:p>
    <w:p w14:paraId="0F4FC5A8" w14:textId="77777777" w:rsidR="00DA3910" w:rsidRPr="009F1F52" w:rsidRDefault="00DA3910" w:rsidP="007966E8">
      <w:pPr>
        <w:rPr>
          <w:rFonts w:ascii="Verdana" w:hAnsi="Verdana" w:cs="Verdana"/>
          <w:lang w:bidi="de-DE"/>
        </w:rPr>
      </w:pPr>
    </w:p>
    <w:p w14:paraId="025E6692" w14:textId="77777777" w:rsidR="00DA3910" w:rsidRPr="009F1F52" w:rsidRDefault="00DA3910" w:rsidP="00DA3910">
      <w:pPr>
        <w:jc w:val="center"/>
        <w:rPr>
          <w:rFonts w:ascii="Verdana" w:hAnsi="Verdana" w:cs="Verdana"/>
          <w:lang w:bidi="de-DE"/>
        </w:rPr>
      </w:pPr>
    </w:p>
    <w:p w14:paraId="7A91ACC7" w14:textId="77777777" w:rsidR="00DA3910" w:rsidRPr="009F1F52" w:rsidRDefault="00DA3910" w:rsidP="00DA3910">
      <w:pPr>
        <w:jc w:val="center"/>
        <w:rPr>
          <w:rFonts w:ascii="Verdana" w:hAnsi="Verdana" w:cs="Verdana"/>
          <w:lang w:bidi="de-DE"/>
        </w:rPr>
      </w:pPr>
    </w:p>
    <w:p w14:paraId="419E41E9" w14:textId="77777777" w:rsidR="00DA3910" w:rsidRPr="009F1F52" w:rsidRDefault="00DA3910" w:rsidP="00DA3910">
      <w:pPr>
        <w:rPr>
          <w:rFonts w:ascii="Verdana" w:hAnsi="Verdana" w:cs="Arial"/>
        </w:rPr>
      </w:pPr>
    </w:p>
    <w:p w14:paraId="6F535C89" w14:textId="77777777" w:rsidR="00DA3910" w:rsidRPr="006904DC" w:rsidRDefault="00DA3910" w:rsidP="00DA3910">
      <w:pPr>
        <w:rPr>
          <w:rFonts w:ascii="Verdana" w:hAnsi="Verdana" w:cs="Arial"/>
          <w:szCs w:val="22"/>
        </w:rPr>
      </w:pPr>
      <w:r w:rsidRPr="006904DC">
        <w:rPr>
          <w:rFonts w:ascii="Verdana" w:hAnsi="Verdana" w:cs="Arial"/>
          <w:szCs w:val="22"/>
        </w:rPr>
        <w:t>Contributing Partners and Editors:</w:t>
      </w:r>
      <w:r w:rsidR="00DC32DA" w:rsidRPr="006904DC">
        <w:rPr>
          <w:rFonts w:ascii="Verdana" w:hAnsi="Verdana" w:cs="Arial"/>
          <w:szCs w:val="22"/>
        </w:rPr>
        <w:t xml:space="preserve"> </w:t>
      </w:r>
      <w:proofErr w:type="spellStart"/>
      <w:r w:rsidR="00083EA7" w:rsidRPr="006904DC">
        <w:rPr>
          <w:rFonts w:ascii="Verdana" w:hAnsi="Verdana" w:cs="Arial"/>
          <w:szCs w:val="22"/>
        </w:rPr>
        <w:t>Valentina</w:t>
      </w:r>
      <w:proofErr w:type="spellEnd"/>
      <w:r w:rsidR="00083EA7" w:rsidRPr="006904DC">
        <w:rPr>
          <w:rFonts w:ascii="Verdana" w:hAnsi="Verdana" w:cs="Arial"/>
          <w:szCs w:val="22"/>
        </w:rPr>
        <w:t xml:space="preserve"> </w:t>
      </w:r>
      <w:proofErr w:type="spellStart"/>
      <w:r w:rsidR="00083EA7" w:rsidRPr="006904DC">
        <w:rPr>
          <w:rFonts w:ascii="Verdana" w:hAnsi="Verdana" w:cs="Arial"/>
          <w:szCs w:val="22"/>
        </w:rPr>
        <w:t>Ascuitti</w:t>
      </w:r>
      <w:proofErr w:type="spellEnd"/>
      <w:r w:rsidR="00083EA7" w:rsidRPr="006904DC">
        <w:rPr>
          <w:rFonts w:ascii="Verdana" w:hAnsi="Verdana" w:cs="Arial"/>
          <w:szCs w:val="22"/>
        </w:rPr>
        <w:t xml:space="preserve"> (KCL), </w:t>
      </w:r>
      <w:r w:rsidR="00DC32DA" w:rsidRPr="006904DC">
        <w:rPr>
          <w:rFonts w:ascii="Verdana" w:hAnsi="Verdana" w:cs="Arial"/>
          <w:szCs w:val="22"/>
        </w:rPr>
        <w:t xml:space="preserve">Daan Broeder (MPG-TLA), </w:t>
      </w:r>
      <w:r w:rsidRPr="006904DC">
        <w:rPr>
          <w:rFonts w:ascii="Verdana" w:hAnsi="Verdana" w:cs="Arial"/>
          <w:szCs w:val="22"/>
        </w:rPr>
        <w:t xml:space="preserve"> </w:t>
      </w:r>
      <w:r w:rsidR="00DC32DA" w:rsidRPr="006904DC">
        <w:rPr>
          <w:rFonts w:ascii="Verdana" w:hAnsi="Verdana" w:cs="Arial"/>
          <w:szCs w:val="22"/>
        </w:rPr>
        <w:t>Stuar</w:t>
      </w:r>
      <w:r w:rsidR="00083EA7" w:rsidRPr="006904DC">
        <w:rPr>
          <w:rFonts w:ascii="Verdana" w:hAnsi="Verdana" w:cs="Arial"/>
          <w:szCs w:val="22"/>
        </w:rPr>
        <w:t>t</w:t>
      </w:r>
      <w:r w:rsidR="00DC32DA" w:rsidRPr="006904DC">
        <w:rPr>
          <w:rFonts w:ascii="Verdana" w:hAnsi="Verdana" w:cs="Arial"/>
          <w:szCs w:val="22"/>
        </w:rPr>
        <w:t xml:space="preserve"> Dun</w:t>
      </w:r>
      <w:r w:rsidR="00083EA7" w:rsidRPr="006904DC">
        <w:rPr>
          <w:rFonts w:ascii="Verdana" w:hAnsi="Verdana" w:cs="Arial"/>
          <w:szCs w:val="22"/>
        </w:rPr>
        <w:t xml:space="preserve">n (KCL), </w:t>
      </w:r>
      <w:r w:rsidR="00DC32DA" w:rsidRPr="006904DC">
        <w:rPr>
          <w:rFonts w:ascii="Verdana" w:hAnsi="Verdana" w:cs="Arial"/>
          <w:szCs w:val="22"/>
        </w:rPr>
        <w:t xml:space="preserve"> </w:t>
      </w:r>
      <w:proofErr w:type="spellStart"/>
      <w:r w:rsidR="00083EA7" w:rsidRPr="006904DC">
        <w:rPr>
          <w:rFonts w:ascii="Verdana" w:hAnsi="Verdana" w:cs="Arial"/>
          <w:szCs w:val="22"/>
        </w:rPr>
        <w:t>Twan</w:t>
      </w:r>
      <w:proofErr w:type="spellEnd"/>
      <w:r w:rsidR="00083EA7" w:rsidRPr="006904DC">
        <w:rPr>
          <w:rFonts w:ascii="Verdana" w:hAnsi="Verdana" w:cs="Arial"/>
          <w:szCs w:val="22"/>
        </w:rPr>
        <w:t xml:space="preserve"> </w:t>
      </w:r>
      <w:proofErr w:type="spellStart"/>
      <w:r w:rsidR="00083EA7" w:rsidRPr="006904DC">
        <w:rPr>
          <w:rFonts w:ascii="Verdana" w:hAnsi="Verdana" w:cs="Arial"/>
          <w:szCs w:val="22"/>
        </w:rPr>
        <w:t>Goosen</w:t>
      </w:r>
      <w:proofErr w:type="spellEnd"/>
      <w:r w:rsidR="00083EA7" w:rsidRPr="006904DC">
        <w:rPr>
          <w:rFonts w:ascii="Verdana" w:hAnsi="Verdana" w:cs="Arial"/>
          <w:szCs w:val="22"/>
        </w:rPr>
        <w:t xml:space="preserve"> (MPG-</w:t>
      </w:r>
      <w:r w:rsidR="00DC32DA" w:rsidRPr="006904DC">
        <w:rPr>
          <w:rFonts w:ascii="Verdana" w:hAnsi="Verdana" w:cs="Arial"/>
          <w:szCs w:val="22"/>
        </w:rPr>
        <w:t xml:space="preserve">TLA), </w:t>
      </w:r>
      <w:proofErr w:type="spellStart"/>
      <w:r w:rsidR="00083EA7" w:rsidRPr="006904DC">
        <w:rPr>
          <w:rFonts w:ascii="Verdana" w:hAnsi="Verdana" w:cs="Arial"/>
          <w:szCs w:val="22"/>
        </w:rPr>
        <w:t>Indrek</w:t>
      </w:r>
      <w:proofErr w:type="spellEnd"/>
      <w:r w:rsidR="00083EA7" w:rsidRPr="006904DC">
        <w:rPr>
          <w:rFonts w:ascii="Verdana" w:hAnsi="Verdana" w:cs="Arial"/>
          <w:szCs w:val="22"/>
        </w:rPr>
        <w:t xml:space="preserve"> </w:t>
      </w:r>
      <w:proofErr w:type="spellStart"/>
      <w:r w:rsidR="00083EA7" w:rsidRPr="006904DC">
        <w:rPr>
          <w:rFonts w:ascii="Verdana" w:hAnsi="Verdana" w:cs="Arial"/>
          <w:szCs w:val="22"/>
        </w:rPr>
        <w:t>Jentson</w:t>
      </w:r>
      <w:proofErr w:type="spellEnd"/>
      <w:r w:rsidR="00083EA7" w:rsidRPr="006904DC">
        <w:rPr>
          <w:rFonts w:ascii="Verdana" w:hAnsi="Verdana" w:cs="Arial"/>
          <w:szCs w:val="22"/>
        </w:rPr>
        <w:t xml:space="preserve"> (University of Tartu), </w:t>
      </w:r>
      <w:proofErr w:type="spellStart"/>
      <w:r w:rsidR="00F73DA9" w:rsidRPr="006904DC">
        <w:rPr>
          <w:rFonts w:ascii="Verdana" w:hAnsi="Verdana" w:cs="Arial"/>
          <w:szCs w:val="22"/>
        </w:rPr>
        <w:t>Kees</w:t>
      </w:r>
      <w:proofErr w:type="spellEnd"/>
      <w:r w:rsidR="00F73DA9" w:rsidRPr="006904DC">
        <w:rPr>
          <w:rFonts w:ascii="Verdana" w:hAnsi="Verdana" w:cs="Arial"/>
          <w:szCs w:val="22"/>
        </w:rPr>
        <w:t xml:space="preserve">-Jan van de </w:t>
      </w:r>
      <w:proofErr w:type="spellStart"/>
      <w:r w:rsidR="00F73DA9" w:rsidRPr="006904DC">
        <w:rPr>
          <w:rFonts w:ascii="Verdana" w:hAnsi="Verdana" w:cs="Arial"/>
          <w:szCs w:val="22"/>
        </w:rPr>
        <w:t>Looi</w:t>
      </w:r>
      <w:proofErr w:type="spellEnd"/>
      <w:r w:rsidR="00F73DA9" w:rsidRPr="006904DC">
        <w:rPr>
          <w:rFonts w:ascii="Verdana" w:hAnsi="Verdana" w:cs="Arial"/>
          <w:szCs w:val="22"/>
        </w:rPr>
        <w:t xml:space="preserve"> (MPG</w:t>
      </w:r>
      <w:r w:rsidR="003C1A01" w:rsidRPr="006904DC">
        <w:rPr>
          <w:rFonts w:ascii="Verdana" w:hAnsi="Verdana" w:cs="Arial"/>
          <w:szCs w:val="22"/>
        </w:rPr>
        <w:t xml:space="preserve">-TLA), </w:t>
      </w:r>
      <w:proofErr w:type="spellStart"/>
      <w:r w:rsidR="00DC32DA" w:rsidRPr="006904DC">
        <w:rPr>
          <w:rFonts w:ascii="Verdana" w:hAnsi="Verdana" w:cs="Arial"/>
          <w:szCs w:val="22"/>
        </w:rPr>
        <w:t>Olof</w:t>
      </w:r>
      <w:proofErr w:type="spellEnd"/>
      <w:r w:rsidR="00DC32DA" w:rsidRPr="006904DC">
        <w:rPr>
          <w:rFonts w:ascii="Verdana" w:hAnsi="Verdana" w:cs="Arial"/>
          <w:szCs w:val="22"/>
        </w:rPr>
        <w:t xml:space="preserve"> Olsson (UGOT), Stephanie Roth (UGOT), Olha </w:t>
      </w:r>
      <w:proofErr w:type="spellStart"/>
      <w:r w:rsidR="00DC32DA" w:rsidRPr="006904DC">
        <w:rPr>
          <w:rFonts w:ascii="Verdana" w:hAnsi="Verdana" w:cs="Arial"/>
          <w:szCs w:val="22"/>
        </w:rPr>
        <w:t>Shkaravska</w:t>
      </w:r>
      <w:proofErr w:type="spellEnd"/>
      <w:r w:rsidR="00DC32DA" w:rsidRPr="006904DC">
        <w:rPr>
          <w:rFonts w:ascii="Verdana" w:hAnsi="Verdana" w:cs="Arial"/>
          <w:szCs w:val="22"/>
        </w:rPr>
        <w:t xml:space="preserve">  (MPG-TLA),  </w:t>
      </w:r>
      <w:proofErr w:type="spellStart"/>
      <w:r w:rsidR="00083EA7" w:rsidRPr="006904DC">
        <w:rPr>
          <w:rFonts w:ascii="Verdana" w:hAnsi="Verdana" w:cs="Arial"/>
          <w:szCs w:val="22"/>
        </w:rPr>
        <w:t>Menzo</w:t>
      </w:r>
      <w:proofErr w:type="spellEnd"/>
      <w:r w:rsidR="00083EA7" w:rsidRPr="006904DC">
        <w:rPr>
          <w:rFonts w:ascii="Verdana" w:hAnsi="Verdana" w:cs="Arial"/>
          <w:szCs w:val="22"/>
        </w:rPr>
        <w:t xml:space="preserve"> </w:t>
      </w:r>
      <w:proofErr w:type="spellStart"/>
      <w:r w:rsidR="00083EA7" w:rsidRPr="006904DC">
        <w:rPr>
          <w:rFonts w:ascii="Verdana" w:hAnsi="Verdana" w:cs="Arial"/>
          <w:szCs w:val="22"/>
        </w:rPr>
        <w:t>Windhower</w:t>
      </w:r>
      <w:proofErr w:type="spellEnd"/>
      <w:r w:rsidR="00083EA7" w:rsidRPr="006904DC">
        <w:rPr>
          <w:rFonts w:ascii="Verdana" w:hAnsi="Verdana" w:cs="Arial"/>
          <w:szCs w:val="22"/>
        </w:rPr>
        <w:t xml:space="preserve"> (MPG-TLA).</w:t>
      </w:r>
    </w:p>
    <w:p w14:paraId="6C11EC40" w14:textId="77777777" w:rsidR="009B3B05" w:rsidRPr="009F1F52" w:rsidRDefault="002745F3">
      <w:pPr>
        <w:rPr>
          <w:rFonts w:ascii="Verdana" w:hAnsi="Verdana"/>
        </w:rPr>
      </w:pPr>
      <w:r w:rsidRPr="009F1F52">
        <w:rPr>
          <w:rFonts w:ascii="Verdana" w:hAnsi="Verdana"/>
        </w:rPr>
        <w:tab/>
      </w:r>
    </w:p>
    <w:p w14:paraId="06A15674" w14:textId="77777777" w:rsidR="00E83AC8" w:rsidRPr="009F1F52" w:rsidRDefault="002745F3" w:rsidP="00B864B4">
      <w:pPr>
        <w:rPr>
          <w:rFonts w:ascii="Verdana" w:hAnsi="Verdana"/>
        </w:rPr>
      </w:pPr>
      <w:r w:rsidRPr="009F1F52">
        <w:rPr>
          <w:rFonts w:ascii="Verdana" w:hAnsi="Verdana"/>
          <w:sz w:val="28"/>
          <w:szCs w:val="28"/>
        </w:rPr>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767E55B6" w14:textId="77777777" w:rsidR="00B864B4" w:rsidRPr="009F1F52" w:rsidRDefault="00B864B4" w:rsidP="00B864B4">
      <w:pPr>
        <w:rPr>
          <w:rFonts w:ascii="Verdana" w:hAnsi="Verdana"/>
        </w:rPr>
      </w:pPr>
    </w:p>
    <w:p w14:paraId="67AB2272" w14:textId="77777777" w:rsidR="00B864B4" w:rsidRPr="009F1F52" w:rsidRDefault="00B864B4" w:rsidP="00B864B4">
      <w:pPr>
        <w:rPr>
          <w:rFonts w:ascii="Verdana" w:hAnsi="Verdana"/>
        </w:rPr>
      </w:pPr>
    </w:p>
    <w:p w14:paraId="2B556F05" w14:textId="77777777" w:rsidR="00B95A3B" w:rsidRPr="003C2117" w:rsidRDefault="00B95A3B">
      <w:pPr>
        <w:rPr>
          <w:rFonts w:ascii="Verdana" w:hAnsi="Verdana"/>
          <w:sz w:val="28"/>
          <w:szCs w:val="28"/>
        </w:rPr>
      </w:pPr>
    </w:p>
    <w:p w14:paraId="0790D31C" w14:textId="77777777" w:rsidR="00E83AC8" w:rsidRPr="009F1F52" w:rsidRDefault="00E83AC8" w:rsidP="00B864B4">
      <w:pPr>
        <w:rPr>
          <w:rFonts w:ascii="Verdana" w:hAnsi="Verdana"/>
        </w:rPr>
      </w:pPr>
    </w:p>
    <w:p w14:paraId="59FF86CD" w14:textId="77777777" w:rsidR="00E83AC8" w:rsidRPr="009F1F52" w:rsidRDefault="00E83AC8" w:rsidP="00B864B4">
      <w:pPr>
        <w:rPr>
          <w:rFonts w:ascii="Verdana" w:hAnsi="Verdana"/>
        </w:rPr>
      </w:pPr>
    </w:p>
    <w:p w14:paraId="3AE35811" w14:textId="77777777" w:rsidR="00E83AC8" w:rsidRPr="009F1F52" w:rsidRDefault="00E83AC8" w:rsidP="00B864B4">
      <w:pPr>
        <w:rPr>
          <w:rFonts w:ascii="Verdana" w:hAnsi="Verdana"/>
        </w:rPr>
      </w:pPr>
    </w:p>
    <w:p w14:paraId="3EB645BD" w14:textId="77777777" w:rsidR="00E83AC8" w:rsidRPr="009F1F52" w:rsidRDefault="00E83AC8" w:rsidP="00B864B4">
      <w:pPr>
        <w:rPr>
          <w:rFonts w:ascii="Verdana" w:hAnsi="Verdana"/>
        </w:rPr>
      </w:pPr>
    </w:p>
    <w:p w14:paraId="719E3B06" w14:textId="77777777" w:rsidR="00B95A3B" w:rsidRPr="009F1F52" w:rsidRDefault="00B95A3B" w:rsidP="00B864B4">
      <w:pPr>
        <w:rPr>
          <w:rFonts w:ascii="Verdana" w:hAnsi="Verdana"/>
        </w:rPr>
        <w:sectPr w:rsidR="00B95A3B" w:rsidRPr="009F1F52"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b w:val="0"/>
          <w:bCs w:val="0"/>
          <w:color w:val="auto"/>
          <w:sz w:val="24"/>
          <w:szCs w:val="24"/>
          <w:lang w:val="en-GB"/>
        </w:rPr>
        <w:id w:val="1831790615"/>
        <w:docPartObj>
          <w:docPartGallery w:val="Table of Contents"/>
          <w:docPartUnique/>
        </w:docPartObj>
      </w:sdtPr>
      <w:sdtEndPr>
        <w:rPr>
          <w:rFonts w:ascii="Times" w:hAnsi="Times"/>
          <w:noProof/>
          <w:sz w:val="22"/>
        </w:rPr>
      </w:sdtEndPr>
      <w:sdtContent>
        <w:p w14:paraId="5E4B4D70" w14:textId="77777777" w:rsidR="00534D62" w:rsidRDefault="00534D62" w:rsidP="006842AB">
          <w:pPr>
            <w:pStyle w:val="TOCHeading"/>
          </w:pPr>
          <w:r>
            <w:t xml:space="preserve">Table </w:t>
          </w:r>
          <w:proofErr w:type="spellStart"/>
          <w:r>
            <w:t>of</w:t>
          </w:r>
          <w:proofErr w:type="spellEnd"/>
          <w:r>
            <w:t xml:space="preserve"> </w:t>
          </w:r>
          <w:proofErr w:type="spellStart"/>
          <w:r>
            <w:t>Contents</w:t>
          </w:r>
          <w:proofErr w:type="spellEnd"/>
        </w:p>
        <w:p w14:paraId="25304955" w14:textId="77777777" w:rsidR="00BB1254" w:rsidRDefault="00534D62">
          <w:pPr>
            <w:pStyle w:val="TOC1"/>
            <w:tabs>
              <w:tab w:val="left" w:pos="689"/>
              <w:tab w:val="right" w:leader="dot" w:pos="9056"/>
            </w:tabs>
            <w:rPr>
              <w:rFonts w:asciiTheme="minorHAnsi" w:hAnsiTheme="minorHAnsi"/>
              <w:b w:val="0"/>
              <w:noProof/>
              <w:sz w:val="24"/>
              <w:lang w:val="en-US" w:eastAsia="ja-JP"/>
            </w:rPr>
          </w:pPr>
          <w:r>
            <w:rPr>
              <w:b w:val="0"/>
            </w:rPr>
            <w:fldChar w:fldCharType="begin"/>
          </w:r>
          <w:r>
            <w:instrText xml:space="preserve"> TOC \o "1-3" \h \z \u </w:instrText>
          </w:r>
          <w:r>
            <w:rPr>
              <w:b w:val="0"/>
            </w:rPr>
            <w:fldChar w:fldCharType="separate"/>
          </w:r>
          <w:r w:rsidR="00BB1254">
            <w:rPr>
              <w:noProof/>
            </w:rPr>
            <w:t>2.</w:t>
          </w:r>
          <w:r w:rsidR="00BB1254">
            <w:rPr>
              <w:rFonts w:asciiTheme="minorHAnsi" w:hAnsiTheme="minorHAnsi"/>
              <w:b w:val="0"/>
              <w:noProof/>
              <w:sz w:val="24"/>
              <w:lang w:val="en-US" w:eastAsia="ja-JP"/>
            </w:rPr>
            <w:tab/>
          </w:r>
          <w:r w:rsidR="00BB1254">
            <w:rPr>
              <w:noProof/>
            </w:rPr>
            <w:t>Executive Summary</w:t>
          </w:r>
          <w:r w:rsidR="00BB1254">
            <w:rPr>
              <w:noProof/>
            </w:rPr>
            <w:tab/>
          </w:r>
          <w:r w:rsidR="00BB1254">
            <w:rPr>
              <w:noProof/>
            </w:rPr>
            <w:fldChar w:fldCharType="begin"/>
          </w:r>
          <w:r w:rsidR="00BB1254">
            <w:rPr>
              <w:noProof/>
            </w:rPr>
            <w:instrText xml:space="preserve"> PAGEREF _Toc276640530 \h </w:instrText>
          </w:r>
          <w:r w:rsidR="00BB1254">
            <w:rPr>
              <w:noProof/>
            </w:rPr>
          </w:r>
          <w:r w:rsidR="00BB1254">
            <w:rPr>
              <w:noProof/>
            </w:rPr>
            <w:fldChar w:fldCharType="separate"/>
          </w:r>
          <w:r w:rsidR="00BB1254">
            <w:rPr>
              <w:noProof/>
            </w:rPr>
            <w:t>1</w:t>
          </w:r>
          <w:r w:rsidR="00BB1254">
            <w:rPr>
              <w:noProof/>
            </w:rPr>
            <w:fldChar w:fldCharType="end"/>
          </w:r>
        </w:p>
        <w:p w14:paraId="487A01CB" w14:textId="77777777" w:rsidR="00BB1254" w:rsidRDefault="00BB1254">
          <w:pPr>
            <w:pStyle w:val="TOC1"/>
            <w:tabs>
              <w:tab w:val="left" w:pos="689"/>
              <w:tab w:val="right" w:leader="dot" w:pos="9056"/>
            </w:tabs>
            <w:rPr>
              <w:rFonts w:asciiTheme="minorHAnsi" w:hAnsiTheme="minorHAnsi"/>
              <w:b w:val="0"/>
              <w:noProof/>
              <w:sz w:val="24"/>
              <w:lang w:val="en-US" w:eastAsia="ja-JP"/>
            </w:rPr>
          </w:pPr>
          <w:r>
            <w:rPr>
              <w:noProof/>
            </w:rPr>
            <w:t>3.</w:t>
          </w:r>
          <w:r>
            <w:rPr>
              <w:rFonts w:asciiTheme="minorHAnsi" w:hAnsiTheme="minorHAnsi"/>
              <w:b w:val="0"/>
              <w:noProof/>
              <w:sz w:val="24"/>
              <w:lang w:val="en-US" w:eastAsia="ja-JP"/>
            </w:rPr>
            <w:tab/>
          </w:r>
          <w:r>
            <w:rPr>
              <w:noProof/>
            </w:rPr>
            <w:t>Introduction to the DWAN framework</w:t>
          </w:r>
          <w:r>
            <w:rPr>
              <w:noProof/>
            </w:rPr>
            <w:tab/>
          </w:r>
          <w:r>
            <w:rPr>
              <w:noProof/>
            </w:rPr>
            <w:fldChar w:fldCharType="begin"/>
          </w:r>
          <w:r>
            <w:rPr>
              <w:noProof/>
            </w:rPr>
            <w:instrText xml:space="preserve"> PAGEREF _Toc276640531 \h </w:instrText>
          </w:r>
          <w:r>
            <w:rPr>
              <w:noProof/>
            </w:rPr>
          </w:r>
          <w:r>
            <w:rPr>
              <w:noProof/>
            </w:rPr>
            <w:fldChar w:fldCharType="separate"/>
          </w:r>
          <w:r>
            <w:rPr>
              <w:noProof/>
            </w:rPr>
            <w:t>2</w:t>
          </w:r>
          <w:r>
            <w:rPr>
              <w:noProof/>
            </w:rPr>
            <w:fldChar w:fldCharType="end"/>
          </w:r>
        </w:p>
        <w:p w14:paraId="0BA3A044"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3.1</w:t>
          </w:r>
          <w:r>
            <w:rPr>
              <w:rFonts w:asciiTheme="minorHAnsi" w:hAnsiTheme="minorHAnsi"/>
              <w:b w:val="0"/>
              <w:noProof/>
              <w:sz w:val="24"/>
              <w:szCs w:val="24"/>
              <w:lang w:val="en-US" w:eastAsia="ja-JP"/>
            </w:rPr>
            <w:tab/>
          </w:r>
          <w:r>
            <w:rPr>
              <w:noProof/>
            </w:rPr>
            <w:t>Motivation and goals</w:t>
          </w:r>
          <w:r>
            <w:rPr>
              <w:noProof/>
            </w:rPr>
            <w:tab/>
          </w:r>
          <w:r>
            <w:rPr>
              <w:noProof/>
            </w:rPr>
            <w:fldChar w:fldCharType="begin"/>
          </w:r>
          <w:r>
            <w:rPr>
              <w:noProof/>
            </w:rPr>
            <w:instrText xml:space="preserve"> PAGEREF _Toc276640532 \h </w:instrText>
          </w:r>
          <w:r>
            <w:rPr>
              <w:noProof/>
            </w:rPr>
          </w:r>
          <w:r>
            <w:rPr>
              <w:noProof/>
            </w:rPr>
            <w:fldChar w:fldCharType="separate"/>
          </w:r>
          <w:r>
            <w:rPr>
              <w:noProof/>
            </w:rPr>
            <w:t>2</w:t>
          </w:r>
          <w:r>
            <w:rPr>
              <w:noProof/>
            </w:rPr>
            <w:fldChar w:fldCharType="end"/>
          </w:r>
        </w:p>
        <w:p w14:paraId="1F480A2D"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3.2</w:t>
          </w:r>
          <w:r>
            <w:rPr>
              <w:rFonts w:asciiTheme="minorHAnsi" w:hAnsiTheme="minorHAnsi"/>
              <w:b w:val="0"/>
              <w:noProof/>
              <w:sz w:val="24"/>
              <w:szCs w:val="24"/>
              <w:lang w:val="en-US" w:eastAsia="ja-JP"/>
            </w:rPr>
            <w:tab/>
          </w:r>
          <w:r>
            <w:rPr>
              <w:noProof/>
            </w:rPr>
            <w:t>Requirements and user scenarios.</w:t>
          </w:r>
          <w:r>
            <w:rPr>
              <w:noProof/>
            </w:rPr>
            <w:tab/>
          </w:r>
          <w:r>
            <w:rPr>
              <w:noProof/>
            </w:rPr>
            <w:fldChar w:fldCharType="begin"/>
          </w:r>
          <w:r>
            <w:rPr>
              <w:noProof/>
            </w:rPr>
            <w:instrText xml:space="preserve"> PAGEREF _Toc276640533 \h </w:instrText>
          </w:r>
          <w:r>
            <w:rPr>
              <w:noProof/>
            </w:rPr>
          </w:r>
          <w:r>
            <w:rPr>
              <w:noProof/>
            </w:rPr>
            <w:fldChar w:fldCharType="separate"/>
          </w:r>
          <w:r>
            <w:rPr>
              <w:noProof/>
            </w:rPr>
            <w:t>3</w:t>
          </w:r>
          <w:r>
            <w:rPr>
              <w:noProof/>
            </w:rPr>
            <w:fldChar w:fldCharType="end"/>
          </w:r>
        </w:p>
        <w:p w14:paraId="29BB200A" w14:textId="77777777" w:rsidR="00BB1254" w:rsidRDefault="00BB1254">
          <w:pPr>
            <w:pStyle w:val="TOC1"/>
            <w:tabs>
              <w:tab w:val="left" w:pos="689"/>
              <w:tab w:val="right" w:leader="dot" w:pos="9056"/>
            </w:tabs>
            <w:rPr>
              <w:rFonts w:asciiTheme="minorHAnsi" w:hAnsiTheme="minorHAnsi"/>
              <w:b w:val="0"/>
              <w:noProof/>
              <w:sz w:val="24"/>
              <w:lang w:val="en-US" w:eastAsia="ja-JP"/>
            </w:rPr>
          </w:pPr>
          <w:r>
            <w:rPr>
              <w:noProof/>
            </w:rPr>
            <w:t>4.</w:t>
          </w:r>
          <w:r>
            <w:rPr>
              <w:rFonts w:asciiTheme="minorHAnsi" w:hAnsiTheme="minorHAnsi"/>
              <w:b w:val="0"/>
              <w:noProof/>
              <w:sz w:val="24"/>
              <w:lang w:val="en-US" w:eastAsia="ja-JP"/>
            </w:rPr>
            <w:tab/>
          </w:r>
          <w:r>
            <w:rPr>
              <w:noProof/>
            </w:rPr>
            <w:t>Annotation Tools</w:t>
          </w:r>
          <w:r>
            <w:rPr>
              <w:noProof/>
            </w:rPr>
            <w:tab/>
          </w:r>
          <w:r>
            <w:rPr>
              <w:noProof/>
            </w:rPr>
            <w:fldChar w:fldCharType="begin"/>
          </w:r>
          <w:r>
            <w:rPr>
              <w:noProof/>
            </w:rPr>
            <w:instrText xml:space="preserve"> PAGEREF _Toc276640534 \h </w:instrText>
          </w:r>
          <w:r>
            <w:rPr>
              <w:noProof/>
            </w:rPr>
          </w:r>
          <w:r>
            <w:rPr>
              <w:noProof/>
            </w:rPr>
            <w:fldChar w:fldCharType="separate"/>
          </w:r>
          <w:r>
            <w:rPr>
              <w:noProof/>
            </w:rPr>
            <w:t>4</w:t>
          </w:r>
          <w:r>
            <w:rPr>
              <w:noProof/>
            </w:rPr>
            <w:fldChar w:fldCharType="end"/>
          </w:r>
        </w:p>
        <w:p w14:paraId="0AC8E23F"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4.1</w:t>
          </w:r>
          <w:r>
            <w:rPr>
              <w:rFonts w:asciiTheme="minorHAnsi" w:hAnsiTheme="minorHAnsi"/>
              <w:b w:val="0"/>
              <w:noProof/>
              <w:sz w:val="24"/>
              <w:szCs w:val="24"/>
              <w:lang w:val="en-US" w:eastAsia="ja-JP"/>
            </w:rPr>
            <w:tab/>
          </w:r>
          <w:r>
            <w:rPr>
              <w:noProof/>
            </w:rPr>
            <w:t>Potential DWAN-client prototypes: state of the art on September 2012</w:t>
          </w:r>
          <w:r>
            <w:rPr>
              <w:noProof/>
            </w:rPr>
            <w:tab/>
          </w:r>
          <w:r>
            <w:rPr>
              <w:noProof/>
            </w:rPr>
            <w:fldChar w:fldCharType="begin"/>
          </w:r>
          <w:r>
            <w:rPr>
              <w:noProof/>
            </w:rPr>
            <w:instrText xml:space="preserve"> PAGEREF _Toc276640535 \h </w:instrText>
          </w:r>
          <w:r>
            <w:rPr>
              <w:noProof/>
            </w:rPr>
          </w:r>
          <w:r>
            <w:rPr>
              <w:noProof/>
            </w:rPr>
            <w:fldChar w:fldCharType="separate"/>
          </w:r>
          <w:r>
            <w:rPr>
              <w:noProof/>
            </w:rPr>
            <w:t>4</w:t>
          </w:r>
          <w:r>
            <w:rPr>
              <w:noProof/>
            </w:rPr>
            <w:fldChar w:fldCharType="end"/>
          </w:r>
        </w:p>
        <w:p w14:paraId="579C50B8"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4.2</w:t>
          </w:r>
          <w:r>
            <w:rPr>
              <w:rFonts w:asciiTheme="minorHAnsi" w:hAnsiTheme="minorHAnsi"/>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_Toc276640536 \h </w:instrText>
          </w:r>
          <w:r>
            <w:rPr>
              <w:noProof/>
            </w:rPr>
          </w:r>
          <w:r>
            <w:rPr>
              <w:noProof/>
            </w:rPr>
            <w:fldChar w:fldCharType="separate"/>
          </w:r>
          <w:r>
            <w:rPr>
              <w:noProof/>
            </w:rPr>
            <w:t>9</w:t>
          </w:r>
          <w:r>
            <w:rPr>
              <w:noProof/>
            </w:rPr>
            <w:fldChar w:fldCharType="end"/>
          </w:r>
        </w:p>
        <w:p w14:paraId="22D187C6" w14:textId="77777777" w:rsidR="00BB1254" w:rsidRDefault="00BB1254">
          <w:pPr>
            <w:pStyle w:val="TOC1"/>
            <w:tabs>
              <w:tab w:val="left" w:pos="689"/>
              <w:tab w:val="right" w:leader="dot" w:pos="9056"/>
            </w:tabs>
            <w:rPr>
              <w:rFonts w:asciiTheme="minorHAnsi" w:hAnsiTheme="minorHAnsi"/>
              <w:b w:val="0"/>
              <w:noProof/>
              <w:sz w:val="24"/>
              <w:lang w:val="en-US" w:eastAsia="ja-JP"/>
            </w:rPr>
          </w:pPr>
          <w:r>
            <w:rPr>
              <w:noProof/>
            </w:rPr>
            <w:t>5.</w:t>
          </w:r>
          <w:r>
            <w:rPr>
              <w:rFonts w:asciiTheme="minorHAnsi" w:hAnsiTheme="minorHAnsi"/>
              <w:b w:val="0"/>
              <w:noProof/>
              <w:sz w:val="24"/>
              <w:lang w:val="en-US" w:eastAsia="ja-JP"/>
            </w:rPr>
            <w:tab/>
          </w:r>
          <w:r>
            <w:rPr>
              <w:noProof/>
            </w:rPr>
            <w:t>DASISH Web Annotator (DWAN)</w:t>
          </w:r>
          <w:r>
            <w:rPr>
              <w:noProof/>
            </w:rPr>
            <w:tab/>
          </w:r>
          <w:r>
            <w:rPr>
              <w:noProof/>
            </w:rPr>
            <w:fldChar w:fldCharType="begin"/>
          </w:r>
          <w:r>
            <w:rPr>
              <w:noProof/>
            </w:rPr>
            <w:instrText xml:space="preserve"> PAGEREF _Toc276640537 \h </w:instrText>
          </w:r>
          <w:r>
            <w:rPr>
              <w:noProof/>
            </w:rPr>
          </w:r>
          <w:r>
            <w:rPr>
              <w:noProof/>
            </w:rPr>
            <w:fldChar w:fldCharType="separate"/>
          </w:r>
          <w:r>
            <w:rPr>
              <w:noProof/>
            </w:rPr>
            <w:t>9</w:t>
          </w:r>
          <w:r>
            <w:rPr>
              <w:noProof/>
            </w:rPr>
            <w:fldChar w:fldCharType="end"/>
          </w:r>
        </w:p>
        <w:p w14:paraId="5B52841B"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5.1</w:t>
          </w:r>
          <w:r>
            <w:rPr>
              <w:rFonts w:asciiTheme="minorHAnsi" w:hAnsiTheme="minorHAnsi"/>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_Toc276640538 \h </w:instrText>
          </w:r>
          <w:r>
            <w:rPr>
              <w:noProof/>
            </w:rPr>
          </w:r>
          <w:r>
            <w:rPr>
              <w:noProof/>
            </w:rPr>
            <w:fldChar w:fldCharType="separate"/>
          </w:r>
          <w:r>
            <w:rPr>
              <w:noProof/>
            </w:rPr>
            <w:t>9</w:t>
          </w:r>
          <w:r>
            <w:rPr>
              <w:noProof/>
            </w:rPr>
            <w:fldChar w:fldCharType="end"/>
          </w:r>
        </w:p>
        <w:p w14:paraId="07A2DD19"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5.2</w:t>
          </w:r>
          <w:r>
            <w:rPr>
              <w:rFonts w:asciiTheme="minorHAnsi" w:hAnsiTheme="minorHAnsi"/>
              <w:b w:val="0"/>
              <w:noProof/>
              <w:sz w:val="24"/>
              <w:szCs w:val="24"/>
              <w:lang w:val="en-US" w:eastAsia="ja-JP"/>
            </w:rPr>
            <w:tab/>
          </w:r>
          <w:r>
            <w:rPr>
              <w:noProof/>
            </w:rPr>
            <w:t>DWAN’s Data Model and its connection to Open Annotation Model</w:t>
          </w:r>
          <w:r>
            <w:rPr>
              <w:noProof/>
            </w:rPr>
            <w:tab/>
          </w:r>
          <w:r>
            <w:rPr>
              <w:noProof/>
            </w:rPr>
            <w:fldChar w:fldCharType="begin"/>
          </w:r>
          <w:r>
            <w:rPr>
              <w:noProof/>
            </w:rPr>
            <w:instrText xml:space="preserve"> PAGEREF _Toc276640539 \h </w:instrText>
          </w:r>
          <w:r>
            <w:rPr>
              <w:noProof/>
            </w:rPr>
          </w:r>
          <w:r>
            <w:rPr>
              <w:noProof/>
            </w:rPr>
            <w:fldChar w:fldCharType="separate"/>
          </w:r>
          <w:r>
            <w:rPr>
              <w:noProof/>
            </w:rPr>
            <w:t>10</w:t>
          </w:r>
          <w:r>
            <w:rPr>
              <w:noProof/>
            </w:rPr>
            <w:fldChar w:fldCharType="end"/>
          </w:r>
        </w:p>
        <w:p w14:paraId="0E08C108"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5.3</w:t>
          </w:r>
          <w:r>
            <w:rPr>
              <w:rFonts w:asciiTheme="minorHAnsi" w:hAnsiTheme="minorHAnsi"/>
              <w:b w:val="0"/>
              <w:noProof/>
              <w:sz w:val="24"/>
              <w:szCs w:val="24"/>
              <w:lang w:val="en-US" w:eastAsia="ja-JP"/>
            </w:rPr>
            <w:tab/>
          </w:r>
          <w:r>
            <w:rPr>
              <w:noProof/>
            </w:rPr>
            <w:t>DWAN Back-end</w:t>
          </w:r>
          <w:r>
            <w:rPr>
              <w:noProof/>
            </w:rPr>
            <w:tab/>
          </w:r>
          <w:r>
            <w:rPr>
              <w:noProof/>
            </w:rPr>
            <w:fldChar w:fldCharType="begin"/>
          </w:r>
          <w:r>
            <w:rPr>
              <w:noProof/>
            </w:rPr>
            <w:instrText xml:space="preserve"> PAGEREF _Toc276640540 \h </w:instrText>
          </w:r>
          <w:r>
            <w:rPr>
              <w:noProof/>
            </w:rPr>
          </w:r>
          <w:r>
            <w:rPr>
              <w:noProof/>
            </w:rPr>
            <w:fldChar w:fldCharType="separate"/>
          </w:r>
          <w:r>
            <w:rPr>
              <w:noProof/>
            </w:rPr>
            <w:t>13</w:t>
          </w:r>
          <w:r>
            <w:rPr>
              <w:noProof/>
            </w:rPr>
            <w:fldChar w:fldCharType="end"/>
          </w:r>
        </w:p>
        <w:p w14:paraId="00E2052F" w14:textId="77777777" w:rsidR="00BB1254" w:rsidRDefault="00BB1254">
          <w:pPr>
            <w:pStyle w:val="TOC3"/>
            <w:tabs>
              <w:tab w:val="right" w:leader="dot" w:pos="9056"/>
            </w:tabs>
            <w:rPr>
              <w:rFonts w:asciiTheme="minorHAnsi" w:hAnsiTheme="minorHAnsi"/>
              <w:noProof/>
              <w:sz w:val="24"/>
              <w:szCs w:val="24"/>
              <w:lang w:val="en-US" w:eastAsia="ja-JP"/>
            </w:rPr>
          </w:pPr>
          <w:r>
            <w:rPr>
              <w:noProof/>
            </w:rPr>
            <w:t>Architecture in a nutshell</w:t>
          </w:r>
          <w:r>
            <w:rPr>
              <w:noProof/>
            </w:rPr>
            <w:tab/>
          </w:r>
          <w:r>
            <w:rPr>
              <w:noProof/>
            </w:rPr>
            <w:fldChar w:fldCharType="begin"/>
          </w:r>
          <w:r>
            <w:rPr>
              <w:noProof/>
            </w:rPr>
            <w:instrText xml:space="preserve"> PAGEREF _Toc276640541 \h </w:instrText>
          </w:r>
          <w:r>
            <w:rPr>
              <w:noProof/>
            </w:rPr>
          </w:r>
          <w:r>
            <w:rPr>
              <w:noProof/>
            </w:rPr>
            <w:fldChar w:fldCharType="separate"/>
          </w:r>
          <w:r>
            <w:rPr>
              <w:noProof/>
            </w:rPr>
            <w:t>13</w:t>
          </w:r>
          <w:r>
            <w:rPr>
              <w:noProof/>
            </w:rPr>
            <w:fldChar w:fldCharType="end"/>
          </w:r>
        </w:p>
        <w:p w14:paraId="79ED952B" w14:textId="77777777" w:rsidR="00BB1254" w:rsidRDefault="00BB1254">
          <w:pPr>
            <w:pStyle w:val="TOC3"/>
            <w:tabs>
              <w:tab w:val="right" w:leader="dot" w:pos="9056"/>
            </w:tabs>
            <w:rPr>
              <w:rFonts w:asciiTheme="minorHAnsi" w:hAnsiTheme="minorHAnsi"/>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_Toc276640542 \h </w:instrText>
          </w:r>
          <w:r>
            <w:rPr>
              <w:noProof/>
            </w:rPr>
          </w:r>
          <w:r>
            <w:rPr>
              <w:noProof/>
            </w:rPr>
            <w:fldChar w:fldCharType="separate"/>
          </w:r>
          <w:r>
            <w:rPr>
              <w:noProof/>
            </w:rPr>
            <w:t>14</w:t>
          </w:r>
          <w:r>
            <w:rPr>
              <w:noProof/>
            </w:rPr>
            <w:fldChar w:fldCharType="end"/>
          </w:r>
        </w:p>
        <w:p w14:paraId="2A807C33" w14:textId="77777777" w:rsidR="00BB1254" w:rsidRDefault="00BB1254">
          <w:pPr>
            <w:pStyle w:val="TOC3"/>
            <w:tabs>
              <w:tab w:val="right" w:leader="dot" w:pos="9056"/>
            </w:tabs>
            <w:rPr>
              <w:rFonts w:asciiTheme="minorHAnsi" w:hAnsiTheme="minorHAnsi"/>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_Toc276640543 \h </w:instrText>
          </w:r>
          <w:r>
            <w:rPr>
              <w:noProof/>
            </w:rPr>
          </w:r>
          <w:r>
            <w:rPr>
              <w:noProof/>
            </w:rPr>
            <w:fldChar w:fldCharType="separate"/>
          </w:r>
          <w:r>
            <w:rPr>
              <w:noProof/>
            </w:rPr>
            <w:t>15</w:t>
          </w:r>
          <w:r>
            <w:rPr>
              <w:noProof/>
            </w:rPr>
            <w:fldChar w:fldCharType="end"/>
          </w:r>
        </w:p>
        <w:p w14:paraId="1E296CFF"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5.4</w:t>
          </w:r>
          <w:r>
            <w:rPr>
              <w:rFonts w:asciiTheme="minorHAnsi" w:hAnsiTheme="minorHAnsi"/>
              <w:b w:val="0"/>
              <w:noProof/>
              <w:sz w:val="24"/>
              <w:szCs w:val="24"/>
              <w:lang w:val="en-US" w:eastAsia="ja-JP"/>
            </w:rPr>
            <w:tab/>
          </w:r>
          <w:r>
            <w:rPr>
              <w:noProof/>
            </w:rPr>
            <w:t>DWAN front-end(s)</w:t>
          </w:r>
          <w:r>
            <w:rPr>
              <w:noProof/>
            </w:rPr>
            <w:tab/>
          </w:r>
          <w:r>
            <w:rPr>
              <w:noProof/>
            </w:rPr>
            <w:fldChar w:fldCharType="begin"/>
          </w:r>
          <w:r>
            <w:rPr>
              <w:noProof/>
            </w:rPr>
            <w:instrText xml:space="preserve"> PAGEREF _Toc276640544 \h </w:instrText>
          </w:r>
          <w:r>
            <w:rPr>
              <w:noProof/>
            </w:rPr>
          </w:r>
          <w:r>
            <w:rPr>
              <w:noProof/>
            </w:rPr>
            <w:fldChar w:fldCharType="separate"/>
          </w:r>
          <w:r>
            <w:rPr>
              <w:noProof/>
            </w:rPr>
            <w:t>21</w:t>
          </w:r>
          <w:r>
            <w:rPr>
              <w:noProof/>
            </w:rPr>
            <w:fldChar w:fldCharType="end"/>
          </w:r>
        </w:p>
        <w:p w14:paraId="36473C84" w14:textId="77777777" w:rsidR="00BB1254" w:rsidRDefault="00BB1254">
          <w:pPr>
            <w:pStyle w:val="TOC3"/>
            <w:tabs>
              <w:tab w:val="right" w:leader="dot" w:pos="9056"/>
            </w:tabs>
            <w:rPr>
              <w:rFonts w:asciiTheme="minorHAnsi" w:hAnsiTheme="minorHAnsi"/>
              <w:noProof/>
              <w:sz w:val="24"/>
              <w:szCs w:val="24"/>
              <w:lang w:val="en-US" w:eastAsia="ja-JP"/>
            </w:rPr>
          </w:pPr>
          <w:r>
            <w:rPr>
              <w:noProof/>
            </w:rPr>
            <w:t>Wired-Marker based front-end</w:t>
          </w:r>
          <w:r>
            <w:rPr>
              <w:noProof/>
            </w:rPr>
            <w:tab/>
          </w:r>
          <w:r>
            <w:rPr>
              <w:noProof/>
            </w:rPr>
            <w:fldChar w:fldCharType="begin"/>
          </w:r>
          <w:r>
            <w:rPr>
              <w:noProof/>
            </w:rPr>
            <w:instrText xml:space="preserve"> PAGEREF _Toc276640545 \h </w:instrText>
          </w:r>
          <w:r>
            <w:rPr>
              <w:noProof/>
            </w:rPr>
          </w:r>
          <w:r>
            <w:rPr>
              <w:noProof/>
            </w:rPr>
            <w:fldChar w:fldCharType="separate"/>
          </w:r>
          <w:r>
            <w:rPr>
              <w:noProof/>
            </w:rPr>
            <w:t>21</w:t>
          </w:r>
          <w:r>
            <w:rPr>
              <w:noProof/>
            </w:rPr>
            <w:fldChar w:fldCharType="end"/>
          </w:r>
        </w:p>
        <w:p w14:paraId="65E97189" w14:textId="77777777" w:rsidR="00BB1254" w:rsidRDefault="00BB1254">
          <w:pPr>
            <w:pStyle w:val="TOC3"/>
            <w:tabs>
              <w:tab w:val="right" w:leader="dot" w:pos="9056"/>
            </w:tabs>
            <w:rPr>
              <w:rFonts w:asciiTheme="minorHAnsi" w:hAnsiTheme="minorHAnsi"/>
              <w:noProof/>
              <w:sz w:val="24"/>
              <w:szCs w:val="24"/>
              <w:lang w:val="en-US" w:eastAsia="ja-JP"/>
            </w:rPr>
          </w:pPr>
          <w:r>
            <w:rPr>
              <w:noProof/>
            </w:rPr>
            <w:t>Front-end for ELAN</w:t>
          </w:r>
          <w:r>
            <w:rPr>
              <w:noProof/>
            </w:rPr>
            <w:tab/>
          </w:r>
          <w:r>
            <w:rPr>
              <w:noProof/>
            </w:rPr>
            <w:fldChar w:fldCharType="begin"/>
          </w:r>
          <w:r>
            <w:rPr>
              <w:noProof/>
            </w:rPr>
            <w:instrText xml:space="preserve"> PAGEREF _Toc276640546 \h </w:instrText>
          </w:r>
          <w:r>
            <w:rPr>
              <w:noProof/>
            </w:rPr>
          </w:r>
          <w:r>
            <w:rPr>
              <w:noProof/>
            </w:rPr>
            <w:fldChar w:fldCharType="separate"/>
          </w:r>
          <w:r>
            <w:rPr>
              <w:noProof/>
            </w:rPr>
            <w:t>23</w:t>
          </w:r>
          <w:r>
            <w:rPr>
              <w:noProof/>
            </w:rPr>
            <w:fldChar w:fldCharType="end"/>
          </w:r>
        </w:p>
        <w:p w14:paraId="47B58FF4" w14:textId="77777777" w:rsidR="00BB1254" w:rsidRDefault="00BB1254">
          <w:pPr>
            <w:pStyle w:val="TOC3"/>
            <w:tabs>
              <w:tab w:val="right" w:leader="dot" w:pos="9056"/>
            </w:tabs>
            <w:rPr>
              <w:rFonts w:asciiTheme="minorHAnsi" w:hAnsiTheme="minorHAnsi"/>
              <w:noProof/>
              <w:sz w:val="24"/>
              <w:szCs w:val="24"/>
              <w:lang w:val="en-US" w:eastAsia="ja-JP"/>
            </w:rPr>
          </w:pPr>
          <w:r>
            <w:rPr>
              <w:noProof/>
            </w:rPr>
            <w:t>Front-end for ANNEX</w:t>
          </w:r>
          <w:r>
            <w:rPr>
              <w:noProof/>
            </w:rPr>
            <w:tab/>
          </w:r>
          <w:r>
            <w:rPr>
              <w:noProof/>
            </w:rPr>
            <w:fldChar w:fldCharType="begin"/>
          </w:r>
          <w:r>
            <w:rPr>
              <w:noProof/>
            </w:rPr>
            <w:instrText xml:space="preserve"> PAGEREF _Toc276640547 \h </w:instrText>
          </w:r>
          <w:r>
            <w:rPr>
              <w:noProof/>
            </w:rPr>
          </w:r>
          <w:r>
            <w:rPr>
              <w:noProof/>
            </w:rPr>
            <w:fldChar w:fldCharType="separate"/>
          </w:r>
          <w:r>
            <w:rPr>
              <w:noProof/>
            </w:rPr>
            <w:t>24</w:t>
          </w:r>
          <w:r>
            <w:rPr>
              <w:noProof/>
            </w:rPr>
            <w:fldChar w:fldCharType="end"/>
          </w:r>
        </w:p>
        <w:p w14:paraId="1B604ECC"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5.5</w:t>
          </w:r>
          <w:r>
            <w:rPr>
              <w:rFonts w:asciiTheme="minorHAnsi" w:hAnsiTheme="minorHAnsi"/>
              <w:b w:val="0"/>
              <w:noProof/>
              <w:sz w:val="24"/>
              <w:szCs w:val="24"/>
              <w:lang w:val="en-US" w:eastAsia="ja-JP"/>
            </w:rPr>
            <w:tab/>
          </w:r>
          <w:r>
            <w:rPr>
              <w:noProof/>
            </w:rPr>
            <w:t>Testing Procedure</w:t>
          </w:r>
          <w:r>
            <w:rPr>
              <w:noProof/>
            </w:rPr>
            <w:tab/>
          </w:r>
          <w:r>
            <w:rPr>
              <w:noProof/>
            </w:rPr>
            <w:fldChar w:fldCharType="begin"/>
          </w:r>
          <w:r>
            <w:rPr>
              <w:noProof/>
            </w:rPr>
            <w:instrText xml:space="preserve"> PAGEREF _Toc276640548 \h </w:instrText>
          </w:r>
          <w:r>
            <w:rPr>
              <w:noProof/>
            </w:rPr>
          </w:r>
          <w:r>
            <w:rPr>
              <w:noProof/>
            </w:rPr>
            <w:fldChar w:fldCharType="separate"/>
          </w:r>
          <w:r>
            <w:rPr>
              <w:noProof/>
            </w:rPr>
            <w:t>25</w:t>
          </w:r>
          <w:r>
            <w:rPr>
              <w:noProof/>
            </w:rPr>
            <w:fldChar w:fldCharType="end"/>
          </w:r>
        </w:p>
        <w:p w14:paraId="58BBA2B4" w14:textId="77777777" w:rsidR="00BB1254" w:rsidRDefault="00BB1254">
          <w:pPr>
            <w:pStyle w:val="TOC1"/>
            <w:tabs>
              <w:tab w:val="left" w:pos="689"/>
              <w:tab w:val="right" w:leader="dot" w:pos="9056"/>
            </w:tabs>
            <w:rPr>
              <w:rFonts w:asciiTheme="minorHAnsi" w:hAnsiTheme="minorHAnsi"/>
              <w:b w:val="0"/>
              <w:noProof/>
              <w:sz w:val="24"/>
              <w:lang w:val="en-US" w:eastAsia="ja-JP"/>
            </w:rPr>
          </w:pPr>
          <w:r w:rsidRPr="00A13C38">
            <w:rPr>
              <w:rFonts w:eastAsia="Verdana Bold" w:hAnsi="Verdana Bold" w:cs="Verdana Bold"/>
              <w:noProof/>
              <w:u w:color="000000"/>
            </w:rPr>
            <w:t>6.</w:t>
          </w:r>
          <w:r>
            <w:rPr>
              <w:rFonts w:asciiTheme="minorHAnsi" w:hAnsiTheme="minorHAnsi"/>
              <w:b w:val="0"/>
              <w:noProof/>
              <w:sz w:val="24"/>
              <w:lang w:val="en-US" w:eastAsia="ja-JP"/>
            </w:rPr>
            <w:tab/>
          </w:r>
          <w:r w:rsidRPr="00A13C38">
            <w:rPr>
              <w:noProof/>
              <w:u w:color="000000"/>
            </w:rPr>
            <w:t>Social Sciences and Humanities: Results and Outlook</w:t>
          </w:r>
          <w:r>
            <w:rPr>
              <w:noProof/>
            </w:rPr>
            <w:tab/>
          </w:r>
          <w:r>
            <w:rPr>
              <w:noProof/>
            </w:rPr>
            <w:fldChar w:fldCharType="begin"/>
          </w:r>
          <w:r>
            <w:rPr>
              <w:noProof/>
            </w:rPr>
            <w:instrText xml:space="preserve"> PAGEREF _Toc276640549 \h </w:instrText>
          </w:r>
          <w:r>
            <w:rPr>
              <w:noProof/>
            </w:rPr>
          </w:r>
          <w:r>
            <w:rPr>
              <w:noProof/>
            </w:rPr>
            <w:fldChar w:fldCharType="separate"/>
          </w:r>
          <w:r>
            <w:rPr>
              <w:noProof/>
            </w:rPr>
            <w:t>25</w:t>
          </w:r>
          <w:r>
            <w:rPr>
              <w:noProof/>
            </w:rPr>
            <w:fldChar w:fldCharType="end"/>
          </w:r>
        </w:p>
        <w:p w14:paraId="315DAEE1"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6.1</w:t>
          </w:r>
          <w:r>
            <w:rPr>
              <w:rFonts w:asciiTheme="minorHAnsi" w:hAnsiTheme="minorHAnsi"/>
              <w:b w:val="0"/>
              <w:noProof/>
              <w:sz w:val="24"/>
              <w:szCs w:val="24"/>
              <w:lang w:val="en-US" w:eastAsia="ja-JP"/>
            </w:rPr>
            <w:tab/>
          </w:r>
          <w:r>
            <w:rPr>
              <w:noProof/>
            </w:rPr>
            <w:t>List of annotation tools used by the HSS community</w:t>
          </w:r>
          <w:r>
            <w:rPr>
              <w:noProof/>
            </w:rPr>
            <w:tab/>
          </w:r>
          <w:r>
            <w:rPr>
              <w:noProof/>
            </w:rPr>
            <w:fldChar w:fldCharType="begin"/>
          </w:r>
          <w:r>
            <w:rPr>
              <w:noProof/>
            </w:rPr>
            <w:instrText xml:space="preserve"> PAGEREF _Toc276640550 \h </w:instrText>
          </w:r>
          <w:r>
            <w:rPr>
              <w:noProof/>
            </w:rPr>
          </w:r>
          <w:r>
            <w:rPr>
              <w:noProof/>
            </w:rPr>
            <w:fldChar w:fldCharType="separate"/>
          </w:r>
          <w:r>
            <w:rPr>
              <w:noProof/>
            </w:rPr>
            <w:t>26</w:t>
          </w:r>
          <w:r>
            <w:rPr>
              <w:noProof/>
            </w:rPr>
            <w:fldChar w:fldCharType="end"/>
          </w:r>
        </w:p>
        <w:p w14:paraId="720ABF42"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6.2</w:t>
          </w:r>
          <w:r>
            <w:rPr>
              <w:rFonts w:asciiTheme="minorHAnsi" w:hAnsiTheme="minorHAnsi"/>
              <w:b w:val="0"/>
              <w:noProof/>
              <w:sz w:val="24"/>
              <w:szCs w:val="24"/>
              <w:lang w:val="en-US" w:eastAsia="ja-JP"/>
            </w:rPr>
            <w:tab/>
          </w:r>
          <w:r>
            <w:rPr>
              <w:noProof/>
            </w:rPr>
            <w:t>Functionality mapping</w:t>
          </w:r>
          <w:r>
            <w:rPr>
              <w:noProof/>
            </w:rPr>
            <w:tab/>
          </w:r>
          <w:r>
            <w:rPr>
              <w:noProof/>
            </w:rPr>
            <w:fldChar w:fldCharType="begin"/>
          </w:r>
          <w:r>
            <w:rPr>
              <w:noProof/>
            </w:rPr>
            <w:instrText xml:space="preserve"> PAGEREF _Toc276640551 \h </w:instrText>
          </w:r>
          <w:r>
            <w:rPr>
              <w:noProof/>
            </w:rPr>
          </w:r>
          <w:r>
            <w:rPr>
              <w:noProof/>
            </w:rPr>
            <w:fldChar w:fldCharType="separate"/>
          </w:r>
          <w:r>
            <w:rPr>
              <w:noProof/>
            </w:rPr>
            <w:t>28</w:t>
          </w:r>
          <w:r>
            <w:rPr>
              <w:noProof/>
            </w:rPr>
            <w:fldChar w:fldCharType="end"/>
          </w:r>
        </w:p>
        <w:p w14:paraId="215838CB" w14:textId="77777777" w:rsidR="00BB1254" w:rsidRDefault="00BB1254">
          <w:pPr>
            <w:pStyle w:val="TOC2"/>
            <w:tabs>
              <w:tab w:val="left" w:pos="1039"/>
              <w:tab w:val="right" w:leader="dot" w:pos="9056"/>
            </w:tabs>
            <w:rPr>
              <w:rFonts w:asciiTheme="minorHAnsi" w:hAnsiTheme="minorHAnsi"/>
              <w:b w:val="0"/>
              <w:noProof/>
              <w:sz w:val="24"/>
              <w:szCs w:val="24"/>
              <w:lang w:val="en-US" w:eastAsia="ja-JP"/>
            </w:rPr>
          </w:pPr>
          <w:r>
            <w:rPr>
              <w:noProof/>
            </w:rPr>
            <w:t>6.3</w:t>
          </w:r>
          <w:r>
            <w:rPr>
              <w:rFonts w:asciiTheme="minorHAnsi" w:hAnsiTheme="minorHAnsi"/>
              <w:b w:val="0"/>
              <w:noProof/>
              <w:sz w:val="24"/>
              <w:szCs w:val="24"/>
              <w:lang w:val="en-US" w:eastAsia="ja-JP"/>
            </w:rPr>
            <w:tab/>
          </w:r>
          <w:r>
            <w:rPr>
              <w:noProof/>
            </w:rPr>
            <w:t>Potential front-ends for DWAN in Social Sciences and Humanities.</w:t>
          </w:r>
          <w:r>
            <w:rPr>
              <w:noProof/>
            </w:rPr>
            <w:tab/>
          </w:r>
          <w:r>
            <w:rPr>
              <w:noProof/>
            </w:rPr>
            <w:fldChar w:fldCharType="begin"/>
          </w:r>
          <w:r>
            <w:rPr>
              <w:noProof/>
            </w:rPr>
            <w:instrText xml:space="preserve"> PAGEREF _Toc276640552 \h </w:instrText>
          </w:r>
          <w:r>
            <w:rPr>
              <w:noProof/>
            </w:rPr>
          </w:r>
          <w:r>
            <w:rPr>
              <w:noProof/>
            </w:rPr>
            <w:fldChar w:fldCharType="separate"/>
          </w:r>
          <w:r>
            <w:rPr>
              <w:noProof/>
            </w:rPr>
            <w:t>33</w:t>
          </w:r>
          <w:r>
            <w:rPr>
              <w:noProof/>
            </w:rPr>
            <w:fldChar w:fldCharType="end"/>
          </w:r>
        </w:p>
        <w:p w14:paraId="50879A4A" w14:textId="77777777" w:rsidR="00BB1254" w:rsidRDefault="00BB1254">
          <w:pPr>
            <w:pStyle w:val="TOC1"/>
            <w:tabs>
              <w:tab w:val="right" w:leader="dot" w:pos="9056"/>
            </w:tabs>
            <w:rPr>
              <w:rFonts w:asciiTheme="minorHAnsi" w:hAnsiTheme="minorHAnsi"/>
              <w:b w:val="0"/>
              <w:noProof/>
              <w:sz w:val="24"/>
              <w:lang w:val="en-US" w:eastAsia="ja-JP"/>
            </w:rPr>
          </w:pPr>
          <w:r>
            <w:rPr>
              <w:noProof/>
            </w:rPr>
            <w:t>Appendix A: XML schema.</w:t>
          </w:r>
          <w:r>
            <w:rPr>
              <w:noProof/>
            </w:rPr>
            <w:tab/>
          </w:r>
          <w:r>
            <w:rPr>
              <w:noProof/>
            </w:rPr>
            <w:fldChar w:fldCharType="begin"/>
          </w:r>
          <w:r>
            <w:rPr>
              <w:noProof/>
            </w:rPr>
            <w:instrText xml:space="preserve"> PAGEREF _Toc276640553 \h </w:instrText>
          </w:r>
          <w:r>
            <w:rPr>
              <w:noProof/>
            </w:rPr>
          </w:r>
          <w:r>
            <w:rPr>
              <w:noProof/>
            </w:rPr>
            <w:fldChar w:fldCharType="separate"/>
          </w:r>
          <w:r>
            <w:rPr>
              <w:noProof/>
            </w:rPr>
            <w:t>38</w:t>
          </w:r>
          <w:r>
            <w:rPr>
              <w:noProof/>
            </w:rPr>
            <w:fldChar w:fldCharType="end"/>
          </w:r>
        </w:p>
        <w:p w14:paraId="7D36DADA" w14:textId="77777777" w:rsidR="00BB1254" w:rsidRDefault="00BB1254">
          <w:pPr>
            <w:pStyle w:val="TOC1"/>
            <w:tabs>
              <w:tab w:val="right" w:leader="dot" w:pos="9056"/>
            </w:tabs>
            <w:rPr>
              <w:rFonts w:asciiTheme="minorHAnsi" w:hAnsiTheme="minorHAnsi"/>
              <w:b w:val="0"/>
              <w:noProof/>
              <w:sz w:val="24"/>
              <w:lang w:val="en-US" w:eastAsia="ja-JP"/>
            </w:rPr>
          </w:pPr>
          <w:r>
            <w:rPr>
              <w:noProof/>
            </w:rPr>
            <w:t>Appendix B: DWAN Wired-Marker manual.</w:t>
          </w:r>
          <w:r>
            <w:rPr>
              <w:noProof/>
            </w:rPr>
            <w:tab/>
          </w:r>
          <w:r>
            <w:rPr>
              <w:noProof/>
            </w:rPr>
            <w:fldChar w:fldCharType="begin"/>
          </w:r>
          <w:r>
            <w:rPr>
              <w:noProof/>
            </w:rPr>
            <w:instrText xml:space="preserve"> PAGEREF _Toc276640554 \h </w:instrText>
          </w:r>
          <w:r>
            <w:rPr>
              <w:noProof/>
            </w:rPr>
          </w:r>
          <w:r>
            <w:rPr>
              <w:noProof/>
            </w:rPr>
            <w:fldChar w:fldCharType="separate"/>
          </w:r>
          <w:r>
            <w:rPr>
              <w:noProof/>
            </w:rPr>
            <w:t>44</w:t>
          </w:r>
          <w:r>
            <w:rPr>
              <w:noProof/>
            </w:rPr>
            <w:fldChar w:fldCharType="end"/>
          </w:r>
        </w:p>
        <w:p w14:paraId="3C2390BA" w14:textId="77777777" w:rsidR="00534D62" w:rsidRDefault="00534D62">
          <w:r>
            <w:rPr>
              <w:b/>
              <w:bCs/>
              <w:noProof/>
            </w:rPr>
            <w:fldChar w:fldCharType="end"/>
          </w:r>
        </w:p>
      </w:sdtContent>
    </w:sdt>
    <w:p w14:paraId="3B740A0C" w14:textId="77777777" w:rsidR="00E83AC8" w:rsidRPr="009F1F52" w:rsidRDefault="00E83AC8" w:rsidP="00B864B4">
      <w:pPr>
        <w:rPr>
          <w:rFonts w:ascii="Verdana" w:hAnsi="Verdana"/>
        </w:rPr>
      </w:pPr>
    </w:p>
    <w:p w14:paraId="6DB241AD" w14:textId="77777777" w:rsidR="004B325D" w:rsidRDefault="002322D0" w:rsidP="006842AB">
      <w:pPr>
        <w:pStyle w:val="Heading1"/>
      </w:pPr>
      <w:bookmarkStart w:id="0" w:name="_Toc321908457"/>
      <w:bookmarkStart w:id="1" w:name="_Toc249071741"/>
      <w:bookmarkStart w:id="2" w:name="_Toc265847849"/>
      <w:bookmarkStart w:id="3" w:name="_Toc276640530"/>
      <w:r w:rsidRPr="00666F9E">
        <w:t>Executive S</w:t>
      </w:r>
      <w:r w:rsidR="004B325D" w:rsidRPr="00666F9E">
        <w:t>ummary</w:t>
      </w:r>
      <w:bookmarkEnd w:id="0"/>
      <w:bookmarkEnd w:id="1"/>
      <w:bookmarkEnd w:id="2"/>
      <w:bookmarkEnd w:id="3"/>
    </w:p>
    <w:p w14:paraId="6A8E8973" w14:textId="77777777" w:rsidR="007747A2" w:rsidRPr="00C40D7B" w:rsidRDefault="00F51F1E" w:rsidP="007747A2">
      <w:pPr>
        <w:rPr>
          <w:i/>
        </w:rPr>
      </w:pPr>
      <w:r w:rsidRPr="00C40D7B">
        <w:t xml:space="preserve">The </w:t>
      </w:r>
      <w:r w:rsidR="009B54F3" w:rsidRPr="00C40D7B">
        <w:t xml:space="preserve">availability of </w:t>
      </w:r>
      <w:r w:rsidRPr="00C40D7B">
        <w:t>digital archives and other research</w:t>
      </w:r>
      <w:r w:rsidR="009B54F3" w:rsidRPr="00C40D7B">
        <w:t xml:space="preserve"> data </w:t>
      </w:r>
      <w:r w:rsidRPr="00C40D7B">
        <w:t xml:space="preserve">via the </w:t>
      </w:r>
      <w:r w:rsidR="00BE1D4E" w:rsidRPr="00C40D7B">
        <w:rPr>
          <w:color w:val="000000" w:themeColor="text1"/>
        </w:rPr>
        <w:t>Internet</w:t>
      </w:r>
      <w:r w:rsidRPr="00C40D7B">
        <w:t xml:space="preserve"> </w:t>
      </w:r>
      <w:r w:rsidR="00021A05" w:rsidRPr="00C40D7B">
        <w:t>creates</w:t>
      </w:r>
      <w:r w:rsidR="009B54F3" w:rsidRPr="00C40D7B">
        <w:t xml:space="preserve"> new chances for collaboration. </w:t>
      </w:r>
      <w:r w:rsidRPr="00C40D7B">
        <w:t xml:space="preserve"> Indeed, equipped with </w:t>
      </w:r>
      <w:r w:rsidR="00BE1D4E" w:rsidRPr="00C40D7B">
        <w:t>special</w:t>
      </w:r>
      <w:r w:rsidRPr="00C40D7B">
        <w:t xml:space="preserve"> software</w:t>
      </w:r>
      <w:r w:rsidR="00021A05" w:rsidRPr="00C40D7B">
        <w:t xml:space="preserve">, </w:t>
      </w:r>
      <w:r w:rsidR="009B54F3" w:rsidRPr="00C40D7B">
        <w:t>researche</w:t>
      </w:r>
      <w:r w:rsidR="00021A05" w:rsidRPr="00C40D7B">
        <w:t>rs from different institution</w:t>
      </w:r>
      <w:r w:rsidR="00E66603">
        <w:t>s</w:t>
      </w:r>
      <w:r w:rsidR="00021A05" w:rsidRPr="00C40D7B">
        <w:t xml:space="preserve">, </w:t>
      </w:r>
      <w:r w:rsidR="009B54F3" w:rsidRPr="00C40D7B">
        <w:t>countries</w:t>
      </w:r>
      <w:r w:rsidR="00021A05" w:rsidRPr="00C40D7B">
        <w:t xml:space="preserve"> and fields</w:t>
      </w:r>
      <w:r w:rsidRPr="00C40D7B">
        <w:t xml:space="preserve"> can </w:t>
      </w:r>
      <w:r w:rsidR="009B54F3" w:rsidRPr="00C40D7B">
        <w:t>work together</w:t>
      </w:r>
      <w:r w:rsidRPr="00C40D7B">
        <w:t xml:space="preserve"> via the </w:t>
      </w:r>
      <w:r w:rsidR="00ED7C7A">
        <w:t>Internet</w:t>
      </w:r>
      <w:r w:rsidR="009B54F3" w:rsidRPr="00C40D7B">
        <w:t xml:space="preserve">. Such collaboration can take </w:t>
      </w:r>
      <w:r w:rsidR="00021A05" w:rsidRPr="00C40D7B">
        <w:t xml:space="preserve">the form of annotating the </w:t>
      </w:r>
      <w:r w:rsidR="00ED7C7A">
        <w:t xml:space="preserve">on-line </w:t>
      </w:r>
      <w:r w:rsidR="00021A05" w:rsidRPr="00C40D7B">
        <w:t>data</w:t>
      </w:r>
      <w:r w:rsidR="009B54F3" w:rsidRPr="00C40D7B">
        <w:t xml:space="preserve"> and sharing these annotations using an annotation infrastructure. As stated in the task 5.6 description, </w:t>
      </w:r>
      <w:r w:rsidR="009B54F3" w:rsidRPr="00C40D7B">
        <w:rPr>
          <w:i/>
        </w:rPr>
        <w:t>researchers need to be able to store the results of collaborative intellectual work either as an annotation of a single fragment</w:t>
      </w:r>
      <w:r w:rsidRPr="00C40D7B">
        <w:rPr>
          <w:i/>
        </w:rPr>
        <w:t xml:space="preserve"> </w:t>
      </w:r>
      <w:r w:rsidR="009B54F3" w:rsidRPr="00C40D7B">
        <w:rPr>
          <w:i/>
        </w:rPr>
        <w:t xml:space="preserve">or in the form of typed relations between a number of fragments. </w:t>
      </w:r>
    </w:p>
    <w:p w14:paraId="793BE780" w14:textId="77777777" w:rsidR="00C40D7B" w:rsidRDefault="009B54F3" w:rsidP="00C40D7B">
      <w:r w:rsidRPr="00C40D7B">
        <w:t xml:space="preserve">The aim of this document is to </w:t>
      </w:r>
      <w:r w:rsidR="00ED7C7A">
        <w:t>provide</w:t>
      </w:r>
      <w:r w:rsidR="00ED7C7A" w:rsidRPr="00C40D7B">
        <w:t xml:space="preserve"> </w:t>
      </w:r>
      <w:r w:rsidRPr="00C40D7B">
        <w:t xml:space="preserve">a specification of </w:t>
      </w:r>
      <w:r w:rsidR="00ED7C7A">
        <w:t>the</w:t>
      </w:r>
      <w:r w:rsidR="00ED7C7A" w:rsidRPr="00C40D7B">
        <w:t xml:space="preserve"> </w:t>
      </w:r>
      <w:r w:rsidRPr="00C40D7B">
        <w:t xml:space="preserve">framework for annotating web-documents developed according to task 5.6 plan. </w:t>
      </w:r>
      <w:r w:rsidR="00ED7C7A">
        <w:t>In</w:t>
      </w:r>
      <w:r w:rsidR="00E45188">
        <w:t xml:space="preserve"> </w:t>
      </w:r>
      <w:r w:rsidR="00ED7C7A">
        <w:t>this context</w:t>
      </w:r>
      <w:r w:rsidR="00ED7C7A" w:rsidRPr="00C40D7B">
        <w:t xml:space="preserve"> </w:t>
      </w:r>
      <w:r w:rsidRPr="00C40D7B">
        <w:t xml:space="preserve">an annotation </w:t>
      </w:r>
      <w:r w:rsidR="009D6BAD">
        <w:t>is</w:t>
      </w:r>
      <w:r w:rsidRPr="00C40D7B">
        <w:t xml:space="preserve"> </w:t>
      </w:r>
      <w:r w:rsidR="00E45188">
        <w:t>a remark over a fragment(s) of a</w:t>
      </w:r>
      <w:r w:rsidR="009D6BAD">
        <w:t>n on-line</w:t>
      </w:r>
      <w:r w:rsidRPr="00C40D7B">
        <w:t xml:space="preserve"> document(s). </w:t>
      </w:r>
    </w:p>
    <w:p w14:paraId="0A2D1AD4" w14:textId="77777777" w:rsidR="00147D9F" w:rsidRDefault="009B54F3" w:rsidP="00C40D7B">
      <w:r w:rsidRPr="00C40D7B">
        <w:t xml:space="preserve">From the technical point of view the proposed framework consists of </w:t>
      </w:r>
      <w:r w:rsidR="00021A05" w:rsidRPr="00C40D7B">
        <w:t xml:space="preserve">one </w:t>
      </w:r>
      <w:r w:rsidR="00940D6A">
        <w:rPr>
          <w:i/>
        </w:rPr>
        <w:t>back-end</w:t>
      </w:r>
      <w:r w:rsidR="00021A05" w:rsidRPr="00C40D7B">
        <w:t xml:space="preserve">, constituted </w:t>
      </w:r>
      <w:r w:rsidR="005D7EC6" w:rsidRPr="00C40D7B">
        <w:t xml:space="preserve">of </w:t>
      </w:r>
      <w:r w:rsidR="00021A05" w:rsidRPr="00C40D7B">
        <w:t xml:space="preserve">the </w:t>
      </w:r>
      <w:r w:rsidRPr="00C40D7B">
        <w:t xml:space="preserve">server </w:t>
      </w:r>
      <w:r w:rsidR="00021A05" w:rsidRPr="00C40D7B">
        <w:t>software and the database,</w:t>
      </w:r>
      <w:r w:rsidR="007E1597" w:rsidRPr="00C40D7B">
        <w:t xml:space="preserve"> </w:t>
      </w:r>
      <w:r w:rsidR="00021A05" w:rsidRPr="00C40D7B">
        <w:t xml:space="preserve">and possibly multiple </w:t>
      </w:r>
      <w:r w:rsidR="00940D6A">
        <w:rPr>
          <w:i/>
        </w:rPr>
        <w:t>front-end</w:t>
      </w:r>
      <w:r w:rsidR="00021A05" w:rsidRPr="00C40D7B">
        <w:rPr>
          <w:i/>
        </w:rPr>
        <w:t>s</w:t>
      </w:r>
      <w:r w:rsidR="00021A05" w:rsidRPr="00C40D7B">
        <w:t xml:space="preserve"> (clients)</w:t>
      </w:r>
      <w:r w:rsidR="007E1597" w:rsidRPr="00C40D7B">
        <w:t xml:space="preserve">. Developed within DASISH project </w:t>
      </w:r>
      <w:r w:rsidR="00A24DEB" w:rsidRPr="00C40D7B">
        <w:t xml:space="preserve">the </w:t>
      </w:r>
      <w:r w:rsidR="007E1597" w:rsidRPr="00C40D7B">
        <w:t>DWAN tool</w:t>
      </w:r>
      <w:r w:rsidR="00E45188">
        <w:t xml:space="preserve">s </w:t>
      </w:r>
      <w:r w:rsidR="009D6BAD">
        <w:t>are</w:t>
      </w:r>
      <w:r w:rsidR="009D6BAD" w:rsidRPr="00C40D7B">
        <w:t xml:space="preserve"> </w:t>
      </w:r>
      <w:r w:rsidR="00AA57BA" w:rsidRPr="00C40D7B">
        <w:t xml:space="preserve">an instance of </w:t>
      </w:r>
      <w:r w:rsidR="00A24DEB" w:rsidRPr="00C40D7B">
        <w:t xml:space="preserve">the </w:t>
      </w:r>
      <w:r w:rsidR="00AA57BA" w:rsidRPr="00C40D7B">
        <w:t xml:space="preserve">DWAN framework. It </w:t>
      </w:r>
      <w:r w:rsidR="007E1597" w:rsidRPr="00C40D7B">
        <w:t xml:space="preserve">consists of the </w:t>
      </w:r>
      <w:r w:rsidR="00940D6A">
        <w:t>back-end</w:t>
      </w:r>
      <w:r w:rsidR="007E1597" w:rsidRPr="00C40D7B">
        <w:t xml:space="preserve"> part and the client</w:t>
      </w:r>
      <w:r w:rsidR="00BF4655" w:rsidRPr="00C40D7B">
        <w:t>,</w:t>
      </w:r>
      <w:r w:rsidR="007E1597" w:rsidRPr="00C40D7B">
        <w:t xml:space="preserve"> which is a significantly adjusted </w:t>
      </w:r>
      <w:r w:rsidR="00C83D2D" w:rsidRPr="00C40D7B">
        <w:t xml:space="preserve">version of the </w:t>
      </w:r>
      <w:r w:rsidR="00C83D2D" w:rsidRPr="00C40D7B">
        <w:rPr>
          <w:i/>
        </w:rPr>
        <w:t>Wired Marker</w:t>
      </w:r>
      <w:r w:rsidR="00147D9F">
        <w:rPr>
          <w:rStyle w:val="FootnoteReference"/>
          <w:i/>
        </w:rPr>
        <w:footnoteReference w:id="1"/>
      </w:r>
      <w:r w:rsidR="00C83D2D" w:rsidRPr="00C40D7B">
        <w:t xml:space="preserve"> </w:t>
      </w:r>
      <w:r w:rsidR="00296E24" w:rsidRPr="00C40D7B">
        <w:t xml:space="preserve">Firefox extension. </w:t>
      </w:r>
      <w:r w:rsidR="00147D9F">
        <w:t xml:space="preserve"> W</w:t>
      </w:r>
      <w:r w:rsidR="000052B8">
        <w:t>e chose Wired Marker after a selec</w:t>
      </w:r>
      <w:r w:rsidR="00147D9F">
        <w:t>tion process, looking for a suitable tool as a general DWAN client for annotating objects on the Web. The selection process is separately described later.</w:t>
      </w:r>
    </w:p>
    <w:p w14:paraId="7F6AFE45" w14:textId="77777777" w:rsidR="00C40D7B" w:rsidRDefault="009B54F3" w:rsidP="00C40D7B">
      <w:r w:rsidRPr="00C40D7B">
        <w:t xml:space="preserve">The core of the </w:t>
      </w:r>
      <w:r w:rsidR="00940D6A">
        <w:t>back-end</w:t>
      </w:r>
      <w:r w:rsidRPr="00C40D7B">
        <w:t xml:space="preserve"> is a </w:t>
      </w:r>
      <w:r w:rsidR="00AA57BA" w:rsidRPr="00C40D7B">
        <w:t>database</w:t>
      </w:r>
      <w:r w:rsidRPr="00C40D7B">
        <w:t xml:space="preserve"> where annotations and information about</w:t>
      </w:r>
      <w:r w:rsidR="00AA57BA" w:rsidRPr="00C40D7B">
        <w:t xml:space="preserve"> corresponding annotated target documents </w:t>
      </w:r>
      <w:r w:rsidRPr="00C40D7B">
        <w:t>are stored together with</w:t>
      </w:r>
      <w:r w:rsidR="00BD545C" w:rsidRPr="00C40D7B">
        <w:t xml:space="preserve"> the</w:t>
      </w:r>
      <w:r w:rsidRPr="00C40D7B">
        <w:t xml:space="preserve"> </w:t>
      </w:r>
      <w:r w:rsidR="00AA57BA" w:rsidRPr="00C40D7B">
        <w:t xml:space="preserve">targets’ </w:t>
      </w:r>
      <w:r w:rsidRPr="00C40D7B">
        <w:t>c</w:t>
      </w:r>
      <w:r w:rsidR="00AA57BA" w:rsidRPr="00C40D7B">
        <w:t>ached representations</w:t>
      </w:r>
      <w:r w:rsidRPr="00C40D7B">
        <w:t>. Archiving cached representations</w:t>
      </w:r>
      <w:r w:rsidR="007E1597" w:rsidRPr="00C40D7B">
        <w:t xml:space="preserve"> in the </w:t>
      </w:r>
      <w:r w:rsidR="00AA57BA" w:rsidRPr="00C40D7B">
        <w:t>database</w:t>
      </w:r>
      <w:r w:rsidR="007E1597" w:rsidRPr="00C40D7B">
        <w:t xml:space="preserve"> is </w:t>
      </w:r>
      <w:r w:rsidRPr="00C40D7B">
        <w:t xml:space="preserve">relevant when annotated documents are </w:t>
      </w:r>
      <w:r w:rsidR="009D6BAD">
        <w:t>dynamic</w:t>
      </w:r>
      <w:r w:rsidRPr="00C40D7B">
        <w:t xml:space="preserve"> pages like news sites or wiki-pages under construction</w:t>
      </w:r>
      <w:r w:rsidRPr="009B54F3">
        <w:t>.</w:t>
      </w:r>
    </w:p>
    <w:p w14:paraId="46A9934E" w14:textId="6BD6069A" w:rsidR="009B54F3" w:rsidRDefault="00AA57BA" w:rsidP="00C40D7B">
      <w:r w:rsidRPr="00C40D7B">
        <w:t>A client in</w:t>
      </w:r>
      <w:r w:rsidR="0072524A" w:rsidRPr="00C40D7B">
        <w:t xml:space="preserve"> the</w:t>
      </w:r>
      <w:r w:rsidRPr="00C40D7B">
        <w:t xml:space="preserve"> DWAN framework </w:t>
      </w:r>
      <w:r w:rsidR="009B54F3" w:rsidRPr="00C40D7B">
        <w:t>exchanges data with the server by sending REST</w:t>
      </w:r>
      <w:r w:rsidR="007375AF">
        <w:rPr>
          <w:rStyle w:val="FootnoteReference"/>
        </w:rPr>
        <w:footnoteReference w:id="2"/>
      </w:r>
      <w:r w:rsidR="009B54F3" w:rsidRPr="00C40D7B">
        <w:t xml:space="preserve"> requests </w:t>
      </w:r>
      <w:r w:rsidRPr="00C40D7B">
        <w:t>and getting respon</w:t>
      </w:r>
      <w:r w:rsidR="00BE505C" w:rsidRPr="00C40D7B">
        <w:t>se</w:t>
      </w:r>
      <w:r w:rsidRPr="00C40D7B">
        <w:t>s</w:t>
      </w:r>
      <w:r w:rsidR="009B54F3" w:rsidRPr="00C40D7B">
        <w:t xml:space="preserve">. Client-request bodies and </w:t>
      </w:r>
      <w:r w:rsidRPr="00C40D7B">
        <w:t>serv</w:t>
      </w:r>
      <w:r w:rsidR="00212081" w:rsidRPr="00C40D7B">
        <w:t>er's respon</w:t>
      </w:r>
      <w:r w:rsidR="00BE505C" w:rsidRPr="00C40D7B">
        <w:t>se</w:t>
      </w:r>
      <w:r w:rsidR="00212081" w:rsidRPr="00C40D7B">
        <w:t xml:space="preserve">s have a form of </w:t>
      </w:r>
      <w:r w:rsidR="009B54F3" w:rsidRPr="00C40D7B">
        <w:t xml:space="preserve">XML. The client </w:t>
      </w:r>
      <w:r w:rsidR="00035044" w:rsidRPr="00C40D7B">
        <w:t xml:space="preserve">is able </w:t>
      </w:r>
      <w:r w:rsidR="009B54F3" w:rsidRPr="00C40D7B">
        <w:t>to accept and send XML structures that obey a pre-defined XML schema. The schema mirrors a data model that has been designed to represent the main data structures, which are involved in constructing annotations.</w:t>
      </w:r>
    </w:p>
    <w:p w14:paraId="7284E316" w14:textId="77777777" w:rsidR="00147D9F" w:rsidRPr="00C40D7B" w:rsidRDefault="00147D9F" w:rsidP="00147D9F">
      <w:r>
        <w:t>The work in task 5.6 succeeded in delivering, next to the back-end, one front-end (client) tool for the DWAN framework, and in collaboration with other projects, integrated two extra client tools. For future work, this task also found a number of other tools from the Humanities domain that looked promising to integrate in DWAN. In separate chapters, we present, an analysis of the annotation task of DWAN clients in the context of a general overview of Humanities tools and Humanities research workflow. We present also some user-scenarios that could be fulfilled by DWAN, either by the current version or with some future development.</w:t>
      </w:r>
    </w:p>
    <w:p w14:paraId="6F08B555" w14:textId="77777777" w:rsidR="00147D9F" w:rsidRPr="00C40D7B" w:rsidRDefault="00147D9F" w:rsidP="00C40D7B"/>
    <w:p w14:paraId="3C215EE9" w14:textId="77777777" w:rsidR="00534D62" w:rsidRDefault="00534D62" w:rsidP="006842AB">
      <w:pPr>
        <w:pStyle w:val="Heading1"/>
      </w:pPr>
      <w:r>
        <w:t xml:space="preserve"> </w:t>
      </w:r>
      <w:bookmarkStart w:id="4" w:name="_Toc276640531"/>
      <w:r>
        <w:t xml:space="preserve">Introduction to </w:t>
      </w:r>
      <w:r w:rsidR="00BE505C">
        <w:t xml:space="preserve">the </w:t>
      </w:r>
      <w:r w:rsidR="0074201E">
        <w:t>DWAN framework</w:t>
      </w:r>
      <w:bookmarkEnd w:id="4"/>
    </w:p>
    <w:p w14:paraId="6742F32C" w14:textId="77777777" w:rsidR="005B7F8E" w:rsidRDefault="005B7F8E" w:rsidP="006842AB">
      <w:pPr>
        <w:pStyle w:val="Heading2"/>
      </w:pPr>
      <w:bookmarkStart w:id="5" w:name="_Toc276640532"/>
      <w:r>
        <w:t>Motivation</w:t>
      </w:r>
      <w:r w:rsidR="003C239C">
        <w:t xml:space="preserve"> and goals</w:t>
      </w:r>
      <w:bookmarkEnd w:id="5"/>
    </w:p>
    <w:p w14:paraId="0E77D9B8" w14:textId="77777777" w:rsidR="00982AB0" w:rsidRDefault="00F51F1E" w:rsidP="00982AB0">
      <w:r w:rsidRPr="009B54F3">
        <w:t xml:space="preserve">In the last decades, </w:t>
      </w:r>
      <w:r w:rsidR="00C42EBE">
        <w:t xml:space="preserve">next to the ever-growing amounts of data on the web, </w:t>
      </w:r>
      <w:r w:rsidRPr="009B54F3">
        <w:t xml:space="preserve">we have </w:t>
      </w:r>
      <w:r w:rsidR="00C42EBE">
        <w:t xml:space="preserve">also </w:t>
      </w:r>
      <w:r w:rsidRPr="009B54F3">
        <w:t xml:space="preserve">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26E82F8D" w14:textId="77777777" w:rsidR="000F0F8B" w:rsidRDefault="00F51F1E" w:rsidP="003C239C">
      <w:r w:rsidRPr="009B54F3">
        <w:t xml:space="preserve">By an annotation we mean a remark over a </w:t>
      </w:r>
      <w:r w:rsidR="000F0F8B">
        <w:t>parts</w:t>
      </w:r>
      <w:r w:rsidRPr="009B54F3">
        <w:t xml:space="preserve"> of a document(s). For instance it can be a text note</w:t>
      </w:r>
      <w:r w:rsidR="00AA57BA">
        <w:t xml:space="preserve"> containing the short English translation of a certain sentence in a target document</w:t>
      </w:r>
      <w:r w:rsidR="000D76F8">
        <w:t>,</w:t>
      </w:r>
      <w:r w:rsidR="00AA57BA">
        <w:t xml:space="preserve"> which is in Catalan</w:t>
      </w:r>
      <w:r w:rsidRPr="009B54F3">
        <w:t xml:space="preserve">. </w:t>
      </w:r>
      <w:r w:rsidR="00AA57BA">
        <w:t xml:space="preserve"> </w:t>
      </w:r>
      <w:r w:rsidRPr="009B54F3">
        <w:t xml:space="preserve">Annotatable documents include, for instance, web-pages or web-documents </w:t>
      </w:r>
      <w:r w:rsidR="00C42EBE">
        <w:t>or resources in domain specific formats such as transcriptions originally created</w:t>
      </w:r>
      <w:r w:rsidR="00C42EBE" w:rsidRPr="009B54F3">
        <w:t xml:space="preserve"> </w:t>
      </w:r>
      <w:r w:rsidRPr="009B54F3">
        <w:t xml:space="preserve">by linguistic </w:t>
      </w:r>
      <w:r w:rsidR="003C239C">
        <w:t xml:space="preserve"> </w:t>
      </w:r>
      <w:r w:rsidRPr="009B54F3">
        <w:t xml:space="preserve">software, e.g. EAF-files, created </w:t>
      </w:r>
      <w:r w:rsidRPr="00BC36E0">
        <w:t>by</w:t>
      </w:r>
      <w:r w:rsidR="00BC36E0" w:rsidRPr="00BC36E0">
        <w:t xml:space="preserve"> </w:t>
      </w:r>
      <w:r w:rsidR="009D6BAD">
        <w:t xml:space="preserve">the </w:t>
      </w:r>
      <w:r w:rsidR="00BC36E0">
        <w:t xml:space="preserve">ELAN </w:t>
      </w:r>
      <w:r w:rsidR="006B11E5">
        <w:t>multi-media annotation tool</w:t>
      </w:r>
      <w:r w:rsidR="003C239C">
        <w:t>.</w:t>
      </w:r>
      <w:r w:rsidR="00BC36E0">
        <w:rPr>
          <w:rStyle w:val="FootnoteReference"/>
          <w:rFonts w:ascii="Verdana" w:hAnsi="Verdana"/>
          <w:color w:val="000000" w:themeColor="text1"/>
        </w:rPr>
        <w:footnoteReference w:id="3"/>
      </w:r>
      <w:r w:rsidR="003C239C">
        <w:t xml:space="preserve"> </w:t>
      </w:r>
      <w:r w:rsidR="000F0F8B">
        <w:t xml:space="preserve">To bring in the collaborative element such annotations should be shareable between different (groups of) users and if editable by different tools with (domain) specific capabilities. </w:t>
      </w:r>
    </w:p>
    <w:p w14:paraId="3ADDEACF" w14:textId="1378426A" w:rsidR="0012357D" w:rsidRDefault="004918C7" w:rsidP="003C239C">
      <w:r>
        <w:rPr>
          <w:noProof/>
          <w:lang w:eastAsia="en-US"/>
        </w:rPr>
        <mc:AlternateContent>
          <mc:Choice Requires="wps">
            <w:drawing>
              <wp:anchor distT="0" distB="0" distL="114300" distR="114300" simplePos="0" relativeHeight="251670528" behindDoc="0" locked="0" layoutInCell="1" allowOverlap="1" wp14:anchorId="096A1603" wp14:editId="044597CC">
                <wp:simplePos x="0" y="0"/>
                <wp:positionH relativeFrom="column">
                  <wp:posOffset>228600</wp:posOffset>
                </wp:positionH>
                <wp:positionV relativeFrom="paragraph">
                  <wp:posOffset>4343400</wp:posOffset>
                </wp:positionV>
                <wp:extent cx="2743200" cy="298450"/>
                <wp:effectExtent l="0" t="0" r="0" b="6350"/>
                <wp:wrapTopAndBottom/>
                <wp:docPr id="9" name="Text Box 9"/>
                <wp:cNvGraphicFramePr/>
                <a:graphic xmlns:a="http://schemas.openxmlformats.org/drawingml/2006/main">
                  <a:graphicData uri="http://schemas.microsoft.com/office/word/2010/wordprocessingShape">
                    <wps:wsp>
                      <wps:cNvSpPr txBox="1"/>
                      <wps:spPr>
                        <a:xfrm>
                          <a:off x="0" y="0"/>
                          <a:ext cx="27432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6FE936B" w14:textId="7E31D015" w:rsidR="00C9063D" w:rsidRPr="004E006F" w:rsidRDefault="00C9063D" w:rsidP="003C06D9">
                            <w:pPr>
                              <w:pStyle w:val="Caption"/>
                              <w:rPr>
                                <w:rFonts w:ascii="Times" w:hAnsi="Times"/>
                                <w:noProof/>
                                <w:sz w:val="22"/>
                              </w:rPr>
                            </w:pPr>
                            <w:bookmarkStart w:id="6" w:name="_Ref276636192"/>
                            <w:r>
                              <w:t xml:space="preserve">Figure </w:t>
                            </w:r>
                            <w:r>
                              <w:fldChar w:fldCharType="begin"/>
                            </w:r>
                            <w:r>
                              <w:instrText xml:space="preserve"> SEQ Figure \* ARABIC </w:instrText>
                            </w:r>
                            <w:r>
                              <w:fldChar w:fldCharType="separate"/>
                            </w:r>
                            <w:r>
                              <w:rPr>
                                <w:noProof/>
                              </w:rPr>
                              <w:t>1</w:t>
                            </w:r>
                            <w:r>
                              <w:fldChar w:fldCharType="end"/>
                            </w:r>
                            <w:bookmarkEnd w:id="6"/>
                            <w:r>
                              <w:t>. DWAN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18pt;margin-top:342pt;width:3in;height:2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" stroked="f">
                <v:textbox style="mso-fit-shape-to-text:t" inset="0,0,0,0">
                  <w:txbxContent>
                    <w:p w14:paraId="36FE936B" w14:textId="7E31D015" w:rsidR="00C9063D" w:rsidRPr="004E006F" w:rsidRDefault="00C9063D" w:rsidP="003C06D9">
                      <w:pPr>
                        <w:pStyle w:val="Caption"/>
                        <w:rPr>
                          <w:rFonts w:ascii="Times" w:hAnsi="Times"/>
                          <w:noProof/>
                          <w:sz w:val="22"/>
                        </w:rPr>
                      </w:pPr>
                      <w:bookmarkStart w:id="7" w:name="_Ref276636192"/>
                      <w:r>
                        <w:t xml:space="preserve">Figure </w:t>
                      </w:r>
                      <w:r>
                        <w:fldChar w:fldCharType="begin"/>
                      </w:r>
                      <w:r>
                        <w:instrText xml:space="preserve"> SEQ Figure \* ARABIC </w:instrText>
                      </w:r>
                      <w:r>
                        <w:fldChar w:fldCharType="separate"/>
                      </w:r>
                      <w:r>
                        <w:rPr>
                          <w:noProof/>
                        </w:rPr>
                        <w:t>1</w:t>
                      </w:r>
                      <w:r>
                        <w:fldChar w:fldCharType="end"/>
                      </w:r>
                      <w:bookmarkEnd w:id="7"/>
                      <w:r>
                        <w:t>. DWAN architecture</w:t>
                      </w:r>
                    </w:p>
                  </w:txbxContent>
                </v:textbox>
                <w10:wrap type="topAndBottom"/>
              </v:shape>
            </w:pict>
          </mc:Fallback>
        </mc:AlternateContent>
      </w:r>
      <w:r>
        <w:rPr>
          <w:noProof/>
          <w:lang w:val="en-US" w:eastAsia="en-US"/>
        </w:rPr>
        <w:drawing>
          <wp:anchor distT="0" distB="0" distL="114300" distR="114300" simplePos="0" relativeHeight="251668480" behindDoc="0" locked="0" layoutInCell="1" allowOverlap="1" wp14:anchorId="0D3528ED" wp14:editId="07989981">
            <wp:simplePos x="0" y="0"/>
            <wp:positionH relativeFrom="column">
              <wp:posOffset>228600</wp:posOffset>
            </wp:positionH>
            <wp:positionV relativeFrom="paragraph">
              <wp:posOffset>1371600</wp:posOffset>
            </wp:positionV>
            <wp:extent cx="2546985" cy="2971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1.33.48.png"/>
                    <pic:cNvPicPr/>
                  </pic:nvPicPr>
                  <pic:blipFill>
                    <a:blip r:embed="rId15">
                      <a:extLst>
                        <a:ext uri="{28A0092B-C50C-407E-A947-70E740481C1C}">
                          <a14:useLocalDpi xmlns:a14="http://schemas.microsoft.com/office/drawing/2010/main" val="0"/>
                        </a:ext>
                      </a:extLst>
                    </a:blip>
                    <a:stretch>
                      <a:fillRect/>
                    </a:stretch>
                  </pic:blipFill>
                  <pic:spPr>
                    <a:xfrm>
                      <a:off x="0" y="0"/>
                      <a:ext cx="2546985" cy="2971800"/>
                    </a:xfrm>
                    <a:prstGeom prst="rect">
                      <a:avLst/>
                    </a:prstGeom>
                  </pic:spPr>
                </pic:pic>
              </a:graphicData>
            </a:graphic>
            <wp14:sizeRelH relativeFrom="page">
              <wp14:pctWidth>0</wp14:pctWidth>
            </wp14:sizeRelH>
            <wp14:sizeRelV relativeFrom="page">
              <wp14:pctHeight>0</wp14:pctHeight>
            </wp14:sizeRelV>
          </wp:anchor>
        </w:drawing>
      </w:r>
      <w:r w:rsidR="000F0F8B">
        <w:t>Based on these ideas of shareable annotations that can be worked on by different domain specific tool</w:t>
      </w:r>
      <w:r w:rsidR="006F50E1">
        <w:t>s we have set ourselves two goal</w:t>
      </w:r>
      <w:r w:rsidR="000F0F8B">
        <w:t xml:space="preserve">s. </w:t>
      </w:r>
      <w:r w:rsidR="000B2192">
        <w:t>Addressing the first goal, we have come up with the one-s</w:t>
      </w:r>
      <w:r w:rsidR="0091644E">
        <w:t xml:space="preserve">erver-many-clients architecture, see section </w:t>
      </w:r>
      <w:r w:rsidR="0091644E">
        <w:fldChar w:fldCharType="begin"/>
      </w:r>
      <w:r w:rsidR="0091644E">
        <w:instrText xml:space="preserve"> REF _Ref275791606 \r \h </w:instrText>
      </w:r>
      <w:r w:rsidR="0091644E">
        <w:fldChar w:fldCharType="separate"/>
      </w:r>
      <w:r w:rsidR="0091644E">
        <w:t>5.1</w:t>
      </w:r>
      <w:r w:rsidR="0091644E">
        <w:fldChar w:fldCharType="end"/>
      </w:r>
      <w:r w:rsidR="0091644E">
        <w:t xml:space="preserve"> for more detail</w:t>
      </w:r>
      <w:r w:rsidR="00654178">
        <w:t xml:space="preserve"> and </w:t>
      </w:r>
      <w:r w:rsidR="002D3B66">
        <w:fldChar w:fldCharType="begin"/>
      </w:r>
      <w:r w:rsidR="002D3B66">
        <w:instrText xml:space="preserve"> REF _Ref276636192 \h </w:instrText>
      </w:r>
      <w:r w:rsidR="002D3B66">
        <w:fldChar w:fldCharType="separate"/>
      </w:r>
      <w:r w:rsidR="002D3B66">
        <w:t xml:space="preserve">Figure </w:t>
      </w:r>
      <w:r w:rsidR="002D3B66">
        <w:rPr>
          <w:noProof/>
        </w:rPr>
        <w:t>1</w:t>
      </w:r>
      <w:r w:rsidR="002D3B66">
        <w:fldChar w:fldCharType="end"/>
      </w:r>
      <w:r w:rsidR="0091644E">
        <w:t xml:space="preserve">. </w:t>
      </w:r>
      <w:r w:rsidR="005E4C5E">
        <w:t xml:space="preserve"> </w:t>
      </w:r>
      <w:r w:rsidR="0009054D">
        <w:t xml:space="preserve">Indeed, the </w:t>
      </w:r>
      <w:r w:rsidR="005E4C5E">
        <w:t xml:space="preserve">server with the database is </w:t>
      </w:r>
      <w:r w:rsidR="002557D1">
        <w:t xml:space="preserve">used </w:t>
      </w:r>
      <w:r w:rsidR="005E4C5E">
        <w:t xml:space="preserve">to store annotations, which </w:t>
      </w:r>
      <w:r w:rsidR="002557D1">
        <w:t xml:space="preserve">all </w:t>
      </w:r>
      <w:r w:rsidR="005E4C5E">
        <w:t>have the sa</w:t>
      </w:r>
      <w:r w:rsidR="0009054D">
        <w:t xml:space="preserve">me structure independent on </w:t>
      </w:r>
      <w:r w:rsidR="005E4C5E">
        <w:t>annotatable document</w:t>
      </w:r>
      <w:r w:rsidR="0009054D">
        <w:t>s</w:t>
      </w:r>
      <w:r w:rsidR="005E4C5E">
        <w:t xml:space="preserve">. This structure </w:t>
      </w:r>
      <w:r w:rsidR="0009054D">
        <w:t>mirrors</w:t>
      </w:r>
      <w:r w:rsidR="005E4C5E">
        <w:t xml:space="preserve"> an annotation </w:t>
      </w:r>
      <w:r w:rsidR="0009054D">
        <w:t xml:space="preserve">itself </w:t>
      </w:r>
      <w:r w:rsidR="005E4C5E">
        <w:t xml:space="preserve">(e.g. a </w:t>
      </w:r>
      <w:r w:rsidR="0009054D">
        <w:t>text comment)</w:t>
      </w:r>
      <w:r w:rsidR="005E4C5E">
        <w:t>, a reference to the sources with the anno</w:t>
      </w:r>
      <w:r w:rsidR="0009054D">
        <w:t xml:space="preserve">tated fragment </w:t>
      </w:r>
      <w:r w:rsidR="005E4C5E">
        <w:t xml:space="preserve">specifications, and, possibly, </w:t>
      </w:r>
      <w:r w:rsidR="00AE37CE">
        <w:t xml:space="preserve">references to </w:t>
      </w:r>
      <w:r w:rsidR="005E4C5E">
        <w:t>cached copies of the annotated</w:t>
      </w:r>
      <w:r w:rsidR="0009054D">
        <w:t xml:space="preserve"> documents</w:t>
      </w:r>
      <w:r w:rsidR="0091644E">
        <w:t xml:space="preserve">, see section </w:t>
      </w:r>
      <w:r w:rsidR="0091644E">
        <w:fldChar w:fldCharType="begin"/>
      </w:r>
      <w:r w:rsidR="0091644E">
        <w:instrText xml:space="preserve"> REF _Ref275791626 \r \h </w:instrText>
      </w:r>
      <w:r w:rsidR="0091644E">
        <w:fldChar w:fldCharType="separate"/>
      </w:r>
      <w:r w:rsidR="0091644E">
        <w:t>5.2</w:t>
      </w:r>
      <w:r w:rsidR="0091644E">
        <w:fldChar w:fldCharType="end"/>
      </w:r>
      <w:r w:rsidR="0009054D">
        <w:t xml:space="preserve">. </w:t>
      </w:r>
      <w:r w:rsidR="005E4C5E">
        <w:t>This uniformity opens a possi</w:t>
      </w:r>
      <w:r w:rsidR="0009054D">
        <w:t xml:space="preserve">bility to design one database that stores annotations for different type of documents. </w:t>
      </w:r>
      <w:r w:rsidR="005E4C5E">
        <w:t xml:space="preserve">On the </w:t>
      </w:r>
      <w:r w:rsidR="0009054D">
        <w:t>client</w:t>
      </w:r>
      <w:r w:rsidR="005E4C5E">
        <w:t xml:space="preserve"> side</w:t>
      </w:r>
      <w:r w:rsidR="0009054D">
        <w:t xml:space="preserve"> the situation is different in general. There one must </w:t>
      </w:r>
      <w:r w:rsidR="005E4C5E">
        <w:t>take</w:t>
      </w:r>
      <w:r w:rsidR="000B2192">
        <w:t xml:space="preserve"> into account the variety of annotatable objects</w:t>
      </w:r>
      <w:r w:rsidR="0009054D">
        <w:t xml:space="preserve"> because they have different internal structure and </w:t>
      </w:r>
      <w:r w:rsidR="00C42EBE">
        <w:t>client</w:t>
      </w:r>
      <w:r w:rsidR="0009054D">
        <w:t xml:space="preserve"> software must technically overwork the internal structure of a document when creating an annotation for it.</w:t>
      </w:r>
      <w:r w:rsidR="000B2192">
        <w:t xml:space="preserve"> </w:t>
      </w:r>
      <w:r w:rsidR="0009054D">
        <w:t xml:space="preserve"> T</w:t>
      </w:r>
      <w:r w:rsidR="005E4C5E">
        <w:t xml:space="preserve">herefore </w:t>
      </w:r>
      <w:r w:rsidR="000B2192">
        <w:t xml:space="preserve">a specific client </w:t>
      </w:r>
      <w:r w:rsidR="005E4C5E">
        <w:t xml:space="preserve">is to be </w:t>
      </w:r>
      <w:r w:rsidR="000B2192">
        <w:t>desi</w:t>
      </w:r>
      <w:r w:rsidR="005E4C5E">
        <w:t xml:space="preserve">gned for a specific type of </w:t>
      </w:r>
      <w:r w:rsidR="000B2192">
        <w:t>document</w:t>
      </w:r>
      <w:r w:rsidR="005E4C5E">
        <w:t>s</w:t>
      </w:r>
      <w:r w:rsidR="000B2192">
        <w:t>.  For instance</w:t>
      </w:r>
      <w:r w:rsidR="00C42EBE">
        <w:t>, annotating</w:t>
      </w:r>
      <w:r w:rsidR="000B2192">
        <w:t xml:space="preserve"> web-pages and ELAN files need technically different approaches </w:t>
      </w:r>
      <w:r w:rsidR="00E2542B">
        <w:t>due to</w:t>
      </w:r>
      <w:r w:rsidR="000B2192">
        <w:t xml:space="preserve"> the completely different internal structure </w:t>
      </w:r>
      <w:r w:rsidR="005E4C5E">
        <w:t xml:space="preserve">of the corresponding </w:t>
      </w:r>
      <w:r w:rsidR="000B2192">
        <w:t>annotated documents.</w:t>
      </w:r>
      <w:r w:rsidR="00654178">
        <w:t xml:space="preserve">  </w:t>
      </w:r>
    </w:p>
    <w:p w14:paraId="45206AF3" w14:textId="780FB239" w:rsidR="003C239C" w:rsidRDefault="005D4B50" w:rsidP="003C06D9">
      <w:pPr>
        <w:ind w:firstLine="170"/>
      </w:pPr>
      <w:r>
        <w:t xml:space="preserve">Addressing the second goal, </w:t>
      </w:r>
      <w:r w:rsidR="0009054D">
        <w:t xml:space="preserve">we have developed </w:t>
      </w:r>
      <w:r w:rsidR="0091644E">
        <w:t xml:space="preserve">the </w:t>
      </w:r>
      <w:r w:rsidR="0009054D">
        <w:t xml:space="preserve">DWAN annotating tool, which by now consists of the server software with the database and the </w:t>
      </w:r>
      <w:r w:rsidR="0091644E">
        <w:t xml:space="preserve">Wired-marker-based DWAN client. Moreover, specific clients have been designed </w:t>
      </w:r>
      <w:r>
        <w:t>for ELAN files. The DWAN</w:t>
      </w:r>
      <w:r w:rsidR="0091644E">
        <w:t xml:space="preserve"> back</w:t>
      </w:r>
      <w:r>
        <w:t>-</w:t>
      </w:r>
      <w:r w:rsidR="0091644E">
        <w:t xml:space="preserve">end and the developed clients are discussed in detail in sections </w:t>
      </w:r>
      <w:r w:rsidR="0091644E">
        <w:fldChar w:fldCharType="begin"/>
      </w:r>
      <w:r w:rsidR="0091644E">
        <w:instrText xml:space="preserve"> REF _Ref275791453 \r \h </w:instrText>
      </w:r>
      <w:r w:rsidR="0091644E">
        <w:fldChar w:fldCharType="separate"/>
      </w:r>
      <w:r w:rsidR="0091644E">
        <w:t>5.3</w:t>
      </w:r>
      <w:r w:rsidR="0091644E">
        <w:fldChar w:fldCharType="end"/>
      </w:r>
      <w:r w:rsidR="0091644E">
        <w:t xml:space="preserve"> and  </w:t>
      </w:r>
      <w:r w:rsidR="0091644E">
        <w:fldChar w:fldCharType="begin"/>
      </w:r>
      <w:r w:rsidR="0091644E">
        <w:instrText xml:space="preserve"> REF _Ref275791540 \r \h </w:instrText>
      </w:r>
      <w:r w:rsidR="0091644E">
        <w:fldChar w:fldCharType="separate"/>
      </w:r>
      <w:r w:rsidR="0091644E">
        <w:t>5.4</w:t>
      </w:r>
      <w:r w:rsidR="0091644E">
        <w:fldChar w:fldCharType="end"/>
      </w:r>
      <w:r w:rsidR="0091644E">
        <w:t xml:space="preserve"> respectively.</w:t>
      </w:r>
    </w:p>
    <w:p w14:paraId="07B3C047" w14:textId="77777777" w:rsidR="005B7F8E" w:rsidRDefault="003B053B" w:rsidP="006842AB">
      <w:pPr>
        <w:pStyle w:val="Heading2"/>
      </w:pPr>
      <w:bookmarkStart w:id="8" w:name="_Toc276640533"/>
      <w:r>
        <w:t>R</w:t>
      </w:r>
      <w:r w:rsidR="00D063B5">
        <w:t>equirements</w:t>
      </w:r>
      <w:r w:rsidR="005B7F8E">
        <w:t xml:space="preserve"> </w:t>
      </w:r>
      <w:r w:rsidR="003C239C">
        <w:t>and user scenarios.</w:t>
      </w:r>
      <w:bookmarkEnd w:id="8"/>
    </w:p>
    <w:p w14:paraId="15E408A9" w14:textId="77777777" w:rsidR="007E1597" w:rsidRPr="009B54F3" w:rsidRDefault="003D27AE" w:rsidP="00D063B5">
      <w:r>
        <w:t>As stated above, i</w:t>
      </w:r>
      <w:r w:rsidR="00D063B5">
        <w:t xml:space="preserve">n </w:t>
      </w:r>
      <w:r w:rsidR="00E21F10">
        <w:t xml:space="preserve">the </w:t>
      </w:r>
      <w:r w:rsidR="007E1597">
        <w:t>DWAN framework</w:t>
      </w:r>
      <w:r w:rsidR="007E1597" w:rsidRPr="009B54F3">
        <w:t xml:space="preserve"> </w:t>
      </w:r>
      <w:r w:rsidR="00D063B5">
        <w:t>it is assumed</w:t>
      </w:r>
      <w:r>
        <w:t xml:space="preserve"> that possibly multiple clients</w:t>
      </w:r>
      <w:r w:rsidR="005F4D66">
        <w:t xml:space="preserve"> </w:t>
      </w:r>
      <w:r w:rsidR="00D063B5">
        <w:t xml:space="preserve">communicate with a single </w:t>
      </w:r>
      <w:r w:rsidR="00940D6A">
        <w:t>back-end</w:t>
      </w:r>
      <w:r w:rsidR="00D063B5">
        <w:t xml:space="preserve"> consisting of the server software which implements access to the database</w:t>
      </w:r>
      <w:r w:rsidR="002B6740">
        <w:t xml:space="preserve"> </w:t>
      </w:r>
      <w:r w:rsidR="005F4D66">
        <w:t>with annotations</w:t>
      </w:r>
      <w:r w:rsidR="00D063B5">
        <w:t xml:space="preserve">. </w:t>
      </w:r>
      <w:r w:rsidR="003E639B">
        <w:t>A</w:t>
      </w:r>
      <w:r w:rsidR="007E1597" w:rsidRPr="009B54F3">
        <w:t>nnotations and information about annotated</w:t>
      </w:r>
      <w:r w:rsidR="002B6740">
        <w:t xml:space="preserve"> on-line resources (</w:t>
      </w:r>
      <w:r w:rsidR="002B6740" w:rsidRPr="002B6740">
        <w:rPr>
          <w:i/>
        </w:rPr>
        <w:t>targets</w:t>
      </w:r>
      <w:r w:rsidR="002B6740">
        <w:t xml:space="preserve">) </w:t>
      </w:r>
      <w:r w:rsidR="007E1597" w:rsidRPr="009B54F3">
        <w:t xml:space="preserve">are stored </w:t>
      </w:r>
      <w:r w:rsidR="003E639B">
        <w:t xml:space="preserve">in the database, </w:t>
      </w:r>
      <w:r w:rsidR="007E1597" w:rsidRPr="009B54F3">
        <w:t xml:space="preserve">together with cached representations of </w:t>
      </w:r>
      <w:r w:rsidR="00AA57BA">
        <w:t>the targets</w:t>
      </w:r>
      <w:r w:rsidR="007E1597" w:rsidRPr="009B54F3">
        <w:t xml:space="preserve">. A cached representation is a copy, e.g. a screenshot, of a </w:t>
      </w:r>
      <w:r w:rsidR="00AA57BA">
        <w:t>target document</w:t>
      </w:r>
      <w:r w:rsidR="007E1597" w:rsidRPr="009B54F3">
        <w:t xml:space="preserve">. Storing cached representations allows </w:t>
      </w:r>
      <w:r w:rsidR="005F4D66" w:rsidRPr="009B54F3">
        <w:t>retrieving</w:t>
      </w:r>
      <w:r w:rsidR="007E1597" w:rsidRPr="009B54F3">
        <w:t xml:space="preserve"> the cop</w:t>
      </w:r>
      <w:r w:rsidR="00BF4655">
        <w:t xml:space="preserve">y of an annotated document when </w:t>
      </w:r>
      <w:r w:rsidR="007E1597" w:rsidRPr="009B54F3">
        <w:t xml:space="preserve">the actual web-document under </w:t>
      </w:r>
      <w:r w:rsidR="005F4D66">
        <w:t xml:space="preserve">the </w:t>
      </w:r>
      <w:r w:rsidR="00B8537B">
        <w:t>target’</w:t>
      </w:r>
      <w:r w:rsidR="008A29A3">
        <w:t>s</w:t>
      </w:r>
      <w:r w:rsidR="00BF4655">
        <w:t xml:space="preserve"> URI has been updated </w:t>
      </w:r>
      <w:r w:rsidR="007E1597" w:rsidRPr="009B54F3">
        <w:t xml:space="preserve">so that </w:t>
      </w:r>
      <w:r w:rsidR="00E21F10" w:rsidRPr="009B54F3">
        <w:t>loca</w:t>
      </w:r>
      <w:r w:rsidR="00E21F10">
        <w:t>t</w:t>
      </w:r>
      <w:r w:rsidR="00E21F10" w:rsidRPr="009B54F3">
        <w:t>ing</w:t>
      </w:r>
      <w:r w:rsidR="00B8537B">
        <w:t xml:space="preserve"> </w:t>
      </w:r>
      <w:r w:rsidR="007E1597" w:rsidRPr="009B54F3">
        <w:t xml:space="preserve">the annotation in it becomes difficult or even impossible. </w:t>
      </w:r>
      <w:r w:rsidR="005F4D66">
        <w:t>This</w:t>
      </w:r>
      <w:r w:rsidR="005F4D66" w:rsidRPr="009B54F3">
        <w:t xml:space="preserve"> </w:t>
      </w:r>
      <w:r w:rsidR="007E1597" w:rsidRPr="009B54F3">
        <w:t xml:space="preserve">may happen when the corresponding fragment has been significantly changed or disappeared. </w:t>
      </w:r>
    </w:p>
    <w:p w14:paraId="682CFCF4" w14:textId="77777777" w:rsidR="005B7F8E" w:rsidRDefault="005F4D66" w:rsidP="00D063B5">
      <w:r>
        <w:t>The</w:t>
      </w:r>
      <w:r w:rsidRPr="009B54F3">
        <w:t xml:space="preserve"> </w:t>
      </w:r>
      <w:r w:rsidR="007E1597" w:rsidRPr="009B54F3">
        <w:t xml:space="preserve">client </w:t>
      </w:r>
      <w:r w:rsidR="00CC4A4A">
        <w:t xml:space="preserve">and </w:t>
      </w:r>
      <w:r w:rsidR="003D3B63">
        <w:t xml:space="preserve">server </w:t>
      </w:r>
      <w:r w:rsidR="003D27AE">
        <w:t xml:space="preserve">must “understand” each other and therefore follow some uniform rules. </w:t>
      </w:r>
      <w:r w:rsidR="002751B5">
        <w:t>In a nutshell</w:t>
      </w:r>
      <w:r w:rsidR="006C42BA">
        <w:t>,</w:t>
      </w:r>
      <w:r w:rsidR="002751B5">
        <w:t xml:space="preserve"> there are two such rules. The first one: exchange data by sending http(s)-requests from a given finite collection of requests which the server understands. The second rule: the content of requests and responds must obey a DWAN XML schema, </w:t>
      </w:r>
      <w:r w:rsidR="003D3B63">
        <w:t xml:space="preserve">which </w:t>
      </w:r>
      <w:r w:rsidR="007E1597" w:rsidRPr="009B54F3">
        <w:t xml:space="preserve">is a part of the server-side software. </w:t>
      </w:r>
      <w:r>
        <w:t xml:space="preserve">The DWAN XML Schema </w:t>
      </w:r>
      <w:r w:rsidR="007E1597" w:rsidRPr="009B54F3">
        <w:t xml:space="preserve">mirrors a data model </w:t>
      </w:r>
      <w:r w:rsidR="003D27AE">
        <w:t xml:space="preserve">(see section </w:t>
      </w:r>
      <w:r w:rsidR="003D27AE">
        <w:fldChar w:fldCharType="begin"/>
      </w:r>
      <w:r w:rsidR="003D27AE">
        <w:instrText xml:space="preserve"> REF _Ref275792318 \r \h </w:instrText>
      </w:r>
      <w:r w:rsidR="003D27AE">
        <w:fldChar w:fldCharType="separate"/>
      </w:r>
      <w:r w:rsidR="003D27AE">
        <w:t>5.2</w:t>
      </w:r>
      <w:r w:rsidR="003D27AE">
        <w:fldChar w:fldCharType="end"/>
      </w:r>
      <w:r w:rsidR="003D27AE">
        <w:t xml:space="preserve">) </w:t>
      </w:r>
      <w:r w:rsidR="007E1597" w:rsidRPr="009B54F3">
        <w:t xml:space="preserve">that has been designed to represent the main data </w:t>
      </w:r>
      <w:r w:rsidR="003D3B63">
        <w:t>classes</w:t>
      </w:r>
      <w:r w:rsidR="00140CA5">
        <w:t xml:space="preserve"> (</w:t>
      </w:r>
      <w:r w:rsidR="00140CA5" w:rsidRPr="00140CA5">
        <w:rPr>
          <w:i/>
        </w:rPr>
        <w:t>annotation</w:t>
      </w:r>
      <w:r w:rsidR="00140CA5">
        <w:t xml:space="preserve">, </w:t>
      </w:r>
      <w:r w:rsidR="00140CA5" w:rsidRPr="00140CA5">
        <w:rPr>
          <w:i/>
        </w:rPr>
        <w:t>target</w:t>
      </w:r>
      <w:r w:rsidR="00140CA5">
        <w:t xml:space="preserve">, </w:t>
      </w:r>
      <w:r w:rsidR="00140CA5" w:rsidRPr="00140CA5">
        <w:rPr>
          <w:i/>
        </w:rPr>
        <w:t>principal</w:t>
      </w:r>
      <w:r w:rsidR="007E1597" w:rsidRPr="009B54F3">
        <w:t xml:space="preserve">, </w:t>
      </w:r>
      <w:r w:rsidR="00140CA5" w:rsidRPr="00140CA5">
        <w:rPr>
          <w:i/>
        </w:rPr>
        <w:t>cached representation</w:t>
      </w:r>
      <w:r w:rsidR="00140CA5">
        <w:t xml:space="preserve"> and </w:t>
      </w:r>
      <w:r w:rsidR="00140CA5" w:rsidRPr="00140CA5">
        <w:rPr>
          <w:i/>
        </w:rPr>
        <w:t>notebook</w:t>
      </w:r>
      <w:r w:rsidR="00140CA5">
        <w:t xml:space="preserve">) </w:t>
      </w:r>
      <w:r w:rsidR="007E1597" w:rsidRPr="009B54F3">
        <w:t xml:space="preserve">and relations between these </w:t>
      </w:r>
      <w:r w:rsidR="003D3B63">
        <w:t>classes</w:t>
      </w:r>
      <w:r w:rsidR="007E1597" w:rsidRPr="009B54F3">
        <w:t>.</w:t>
      </w:r>
    </w:p>
    <w:p w14:paraId="20F11A5F" w14:textId="77777777" w:rsidR="00D65454" w:rsidRDefault="00404E8D" w:rsidP="00D65454">
      <w:r>
        <w:t>As a proof-of-the-concept for the architecture</w:t>
      </w:r>
      <w:r w:rsidR="002751B5">
        <w:t xml:space="preserve"> design and </w:t>
      </w:r>
      <w:r>
        <w:t xml:space="preserve">its technical approach we needed to develop  not only a backend software but </w:t>
      </w:r>
      <w:r w:rsidR="007E08F1">
        <w:t xml:space="preserve">also one or more </w:t>
      </w:r>
      <w:r>
        <w:t>client</w:t>
      </w:r>
      <w:r w:rsidR="007E08F1">
        <w:t xml:space="preserve"> tools</w:t>
      </w:r>
      <w:r>
        <w:t xml:space="preserve"> for it. </w:t>
      </w:r>
      <w:r w:rsidR="007E1CE7">
        <w:t>Moreover, such client</w:t>
      </w:r>
      <w:r w:rsidR="007E08F1">
        <w:t>s</w:t>
      </w:r>
      <w:r w:rsidR="007E1CE7">
        <w:t xml:space="preserve"> must be usable by wide communities of researchers.  Before developing a client, we, first, needed to</w:t>
      </w:r>
      <w:r w:rsidR="00D65454">
        <w:t xml:space="preserve"> </w:t>
      </w:r>
      <w:r w:rsidR="007E08F1">
        <w:t>determine</w:t>
      </w:r>
      <w:r w:rsidR="00D65454">
        <w:t xml:space="preserve"> which user </w:t>
      </w:r>
      <w:r w:rsidR="007E08F1">
        <w:t>scenarios it</w:t>
      </w:r>
      <w:r w:rsidR="007E1CE7">
        <w:t xml:space="preserve"> should cover, and second, to </w:t>
      </w:r>
      <w:r w:rsidR="007E08F1">
        <w:t>investigate</w:t>
      </w:r>
      <w:r w:rsidR="006C42BA">
        <w:t xml:space="preserve"> </w:t>
      </w:r>
      <w:r w:rsidR="007E1CE7">
        <w:t xml:space="preserve"> a </w:t>
      </w:r>
      <w:r w:rsidR="007E08F1">
        <w:t xml:space="preserve">suitable </w:t>
      </w:r>
      <w:r w:rsidR="007E1CE7">
        <w:t xml:space="preserve">tool </w:t>
      </w:r>
      <w:r w:rsidR="007E08F1">
        <w:t xml:space="preserve">already exists </w:t>
      </w:r>
      <w:r w:rsidR="007E1CE7">
        <w:t xml:space="preserve">that can be used as DWAN client prototype. If </w:t>
      </w:r>
      <w:r w:rsidR="00D65454">
        <w:t xml:space="preserve">it does </w:t>
      </w:r>
      <w:r w:rsidR="007E1CE7">
        <w:t xml:space="preserve">not fully fit </w:t>
      </w:r>
      <w:r w:rsidR="00D65454">
        <w:t>in</w:t>
      </w:r>
      <w:r w:rsidR="007E1CE7">
        <w:t xml:space="preserve">to the infrastructure, the tool must be adjustable </w:t>
      </w:r>
      <w:r w:rsidR="00D65454">
        <w:t xml:space="preserve">to </w:t>
      </w:r>
      <w:r w:rsidR="007E08F1">
        <w:t>fit the</w:t>
      </w:r>
      <w:r w:rsidR="00FE106A">
        <w:t xml:space="preserve"> architecture </w:t>
      </w:r>
      <w:r w:rsidR="00D65454">
        <w:t xml:space="preserve">and to cover the user scenarios. </w:t>
      </w:r>
    </w:p>
    <w:p w14:paraId="5C8D8068" w14:textId="77777777" w:rsidR="00FE106A" w:rsidRDefault="00D65454" w:rsidP="00D65454">
      <w:r>
        <w:t>The simplest and the most obvious user scenari</w:t>
      </w:r>
      <w:r w:rsidR="00A26275">
        <w:t xml:space="preserve">o </w:t>
      </w:r>
      <w:r>
        <w:t xml:space="preserve">can be called </w:t>
      </w:r>
      <w:r w:rsidRPr="00D65454">
        <w:rPr>
          <w:i/>
        </w:rPr>
        <w:t>Login and Annotate</w:t>
      </w:r>
      <w:r w:rsidR="00DA4386">
        <w:t xml:space="preserve">. </w:t>
      </w:r>
      <w:r w:rsidR="009E33E9">
        <w:t>A</w:t>
      </w:r>
      <w:r w:rsidR="00DA4386">
        <w:t xml:space="preserve"> </w:t>
      </w:r>
      <w:r>
        <w:t>principal</w:t>
      </w:r>
      <w:r>
        <w:rPr>
          <w:rStyle w:val="FootnoteReference"/>
        </w:rPr>
        <w:footnoteReference w:id="4"/>
      </w:r>
      <w:r>
        <w:t xml:space="preserve"> </w:t>
      </w:r>
      <w:r w:rsidR="00DA4386">
        <w:t>logs in</w:t>
      </w:r>
      <w:r w:rsidR="009E33E9">
        <w:t xml:space="preserve"> and sees the lists of annotations which have been made by him and his colleagues</w:t>
      </w:r>
      <w:r w:rsidR="00FE106A">
        <w:t xml:space="preserve"> earlier</w:t>
      </w:r>
      <w:r w:rsidR="009E33E9">
        <w:t xml:space="preserve">. These annotations are sorted by </w:t>
      </w:r>
      <w:r w:rsidR="00DA4386">
        <w:t xml:space="preserve">their </w:t>
      </w:r>
      <w:r w:rsidR="009E33E9">
        <w:t>date</w:t>
      </w:r>
      <w:r w:rsidR="00DA4386">
        <w:t>s</w:t>
      </w:r>
      <w:r w:rsidR="009E33E9">
        <w:t xml:space="preserve"> or by their headers.  The principal finds a web-pages which he wants to annotate, selects a fragment of the text to annotate, say, by marking it with some c</w:t>
      </w:r>
      <w:r w:rsidR="00DA4386">
        <w:t>olour, and places a text note on</w:t>
      </w:r>
      <w:r w:rsidR="009E33E9">
        <w:t xml:space="preserve"> this fragment. The text note should not cl</w:t>
      </w:r>
      <w:r w:rsidR="007A4BA2">
        <w:t>u</w:t>
      </w:r>
      <w:r w:rsidR="009E33E9">
        <w:t>tter the m</w:t>
      </w:r>
      <w:r w:rsidR="008D18DE">
        <w:t>ain document. By clicking mouse</w:t>
      </w:r>
      <w:r w:rsidR="009E33E9">
        <w:t>, the annotation must be saved in the local (client’s</w:t>
      </w:r>
      <w:r w:rsidR="008D18DE">
        <w:t>)</w:t>
      </w:r>
      <w:r w:rsidR="009E33E9">
        <w:t xml:space="preserve"> dat</w:t>
      </w:r>
      <w:r w:rsidR="008D18DE">
        <w:t>abase</w:t>
      </w:r>
      <w:r w:rsidR="009E33E9">
        <w:t xml:space="preserve"> </w:t>
      </w:r>
      <w:r w:rsidR="008D18DE">
        <w:t>as well as</w:t>
      </w:r>
      <w:r w:rsidR="009E33E9">
        <w:t xml:space="preserve"> on the server database. It should</w:t>
      </w:r>
      <w:r w:rsidR="00FE106A">
        <w:t xml:space="preserve"> be visible on the web-page. </w:t>
      </w:r>
    </w:p>
    <w:p w14:paraId="3B840414" w14:textId="77777777" w:rsidR="00D65454" w:rsidRDefault="00FE106A" w:rsidP="00D65454">
      <w:r>
        <w:t xml:space="preserve">Second scenario. </w:t>
      </w:r>
      <w:r w:rsidRPr="00FE106A">
        <w:rPr>
          <w:i/>
        </w:rPr>
        <w:t>Editing and deleting</w:t>
      </w:r>
      <w:r>
        <w:t xml:space="preserve">. The principal must be able to edit the text note, to change the header of </w:t>
      </w:r>
      <w:r w:rsidR="00B55135">
        <w:t>an</w:t>
      </w:r>
      <w:r>
        <w:t xml:space="preserve"> annotation, and to give different access rights (read, write, none) for another specific principal. </w:t>
      </w:r>
    </w:p>
    <w:p w14:paraId="529D3520" w14:textId="77777777" w:rsidR="00FE106A" w:rsidRDefault="00B55135" w:rsidP="00FE106A">
      <w:pPr>
        <w:rPr>
          <w:lang w:val="en-US"/>
        </w:rPr>
      </w:pPr>
      <w:r>
        <w:t xml:space="preserve">Third scenario. </w:t>
      </w:r>
      <w:r w:rsidR="00FE106A" w:rsidRPr="00FE106A">
        <w:rPr>
          <w:i/>
        </w:rPr>
        <w:t>Retrieving cached representations</w:t>
      </w:r>
      <w:r w:rsidR="00FE106A">
        <w:t xml:space="preserve">. </w:t>
      </w:r>
      <w:r w:rsidR="00FE106A">
        <w:rPr>
          <w:lang w:val="en-US"/>
        </w:rPr>
        <w:t>The principal logs in, sees the list of annotations, chooses the one he wants to see on the corresponding web-page. He clicks on the annotation in the list, tries a few times to reload the page, but the annotation does not appear. The client cannot resolve the annotated fragment, possibly because the page has been updated and the fragment has changed its position or has disappeared completely. The principal requests the front-end to retrieve the remote cache and gets the cached representation of the page together with the other annotations made on this page earlier. Indeed, it can be seen that the page has been</w:t>
      </w:r>
      <w:r w:rsidR="00FE106A">
        <w:rPr>
          <w:sz w:val="26"/>
          <w:szCs w:val="26"/>
          <w:lang w:val="en-US"/>
        </w:rPr>
        <w:t xml:space="preserve"> </w:t>
      </w:r>
      <w:r w:rsidR="00FE106A">
        <w:rPr>
          <w:lang w:val="en-US"/>
        </w:rPr>
        <w:t>updated.</w:t>
      </w:r>
      <w:r w:rsidR="00AE14A1">
        <w:rPr>
          <w:lang w:val="en-US"/>
        </w:rPr>
        <w:t xml:space="preserve"> It is worth to note that this scenario was a part of the DWAN demo during LREC 2014</w:t>
      </w:r>
      <w:r w:rsidR="00AE14A1">
        <w:rPr>
          <w:rStyle w:val="FootnoteReference"/>
          <w:lang w:val="en-US"/>
        </w:rPr>
        <w:footnoteReference w:id="5"/>
      </w:r>
      <w:r w:rsidR="00AE14A1">
        <w:rPr>
          <w:lang w:val="en-US"/>
        </w:rPr>
        <w:t>. The wiki-page of "Right Sector" was used. “Right Sector” is a block of right and extreme-right groups in Ukraine. Due to highly unstable situation in the country this page is updated very often.  The reader can get the annotations on this wiki-page and their cached representations if he has the Wired-Marker-based DWAN front-end installed.</w:t>
      </w:r>
    </w:p>
    <w:p w14:paraId="740BFFDD" w14:textId="02C7C5C1" w:rsidR="00FE106A" w:rsidRDefault="00FE106A" w:rsidP="00FE106A">
      <w:pPr>
        <w:rPr>
          <w:sz w:val="26"/>
          <w:szCs w:val="26"/>
          <w:lang w:val="en-US"/>
        </w:rPr>
      </w:pPr>
      <w:r>
        <w:rPr>
          <w:lang w:val="en-US"/>
        </w:rPr>
        <w:t xml:space="preserve">It turns out that by the time the </w:t>
      </w:r>
      <w:r w:rsidR="00B55135">
        <w:rPr>
          <w:lang w:val="en-US"/>
        </w:rPr>
        <w:t xml:space="preserve">DWAN developers </w:t>
      </w:r>
      <w:r>
        <w:rPr>
          <w:lang w:val="en-US"/>
        </w:rPr>
        <w:t>team started to work on the client</w:t>
      </w:r>
      <w:r w:rsidR="00B55135">
        <w:rPr>
          <w:lang w:val="en-US"/>
        </w:rPr>
        <w:t>,</w:t>
      </w:r>
      <w:r>
        <w:rPr>
          <w:lang w:val="en-US"/>
        </w:rPr>
        <w:t xml:space="preserve"> the Wired-</w:t>
      </w:r>
      <w:r w:rsidR="007E08F1">
        <w:rPr>
          <w:lang w:val="en-US"/>
        </w:rPr>
        <w:t>Marker Firefox</w:t>
      </w:r>
      <w:r>
        <w:rPr>
          <w:lang w:val="en-US"/>
        </w:rPr>
        <w:t xml:space="preserve"> extension was the open-source the tool  that could cover t</w:t>
      </w:r>
      <w:r w:rsidR="00B55135">
        <w:rPr>
          <w:lang w:val="en-US"/>
        </w:rPr>
        <w:t>hese scenarios, except that there</w:t>
      </w:r>
      <w:r>
        <w:rPr>
          <w:lang w:val="en-US"/>
        </w:rPr>
        <w:t xml:space="preserve"> was no connection with the central database and the annotations made via other clients were not retrievable. However</w:t>
      </w:r>
      <w:r w:rsidR="00565827">
        <w:rPr>
          <w:lang w:val="en-US"/>
        </w:rPr>
        <w:t xml:space="preserve"> code inspection</w:t>
      </w:r>
      <w:r>
        <w:rPr>
          <w:lang w:val="en-US"/>
        </w:rPr>
        <w:t xml:space="preserve"> gave the </w:t>
      </w:r>
      <w:r w:rsidR="00B55135">
        <w:rPr>
          <w:lang w:val="en-US"/>
        </w:rPr>
        <w:t>impression that this feature could</w:t>
      </w:r>
      <w:r>
        <w:rPr>
          <w:lang w:val="en-US"/>
        </w:rPr>
        <w:t xml:space="preserve"> be added.  In the next section we </w:t>
      </w:r>
      <w:r w:rsidR="00565827">
        <w:rPr>
          <w:lang w:val="en-US"/>
        </w:rPr>
        <w:t>give the comparative analysis of the tools, which could have been used a DWAN client prototypes, in more detail.</w:t>
      </w:r>
    </w:p>
    <w:p w14:paraId="0B63A910" w14:textId="77777777" w:rsidR="00FE106A" w:rsidRDefault="00FE106A" w:rsidP="00D65454"/>
    <w:p w14:paraId="09599452" w14:textId="77777777" w:rsidR="00534D62" w:rsidRPr="00534D62" w:rsidRDefault="009B54F3" w:rsidP="00D65454">
      <w:pPr>
        <w:pStyle w:val="Heading1"/>
      </w:pPr>
      <w:bookmarkStart w:id="9" w:name="_Toc276640534"/>
      <w:r>
        <w:t>Annotation Tools</w:t>
      </w:r>
      <w:bookmarkEnd w:id="9"/>
    </w:p>
    <w:p w14:paraId="4C9BC888" w14:textId="77777777" w:rsidR="00FC5631" w:rsidRPr="00266042" w:rsidRDefault="00A474D6" w:rsidP="00266042">
      <w:pPr>
        <w:pStyle w:val="Heading2"/>
      </w:pPr>
      <w:bookmarkStart w:id="10" w:name="_Toc276640535"/>
      <w:r w:rsidRPr="00266042">
        <w:t>P</w:t>
      </w:r>
      <w:r w:rsidR="00BE33DC" w:rsidRPr="00266042">
        <w:t>otential DWAN-</w:t>
      </w:r>
      <w:r w:rsidRPr="00266042">
        <w:t>client prototypes: s</w:t>
      </w:r>
      <w:r w:rsidR="00BF4655" w:rsidRPr="00266042">
        <w:t>t</w:t>
      </w:r>
      <w:r w:rsidR="009B54F3" w:rsidRPr="00266042">
        <w:t>ate of the art on September 201</w:t>
      </w:r>
      <w:r w:rsidR="00FC5631" w:rsidRPr="00266042">
        <w:t>2</w:t>
      </w:r>
      <w:bookmarkEnd w:id="10"/>
    </w:p>
    <w:p w14:paraId="0F68F2D5" w14:textId="77777777" w:rsidR="00FC5631" w:rsidRDefault="00FC5631" w:rsidP="000760E6">
      <w:r>
        <w:t xml:space="preserve">Before development of DWAN began, more than 40 </w:t>
      </w:r>
      <w:r w:rsidR="003527D3">
        <w:t xml:space="preserve">available annotation tools had been </w:t>
      </w:r>
      <w:r w:rsidR="003C1EB7">
        <w:t>investigated</w:t>
      </w:r>
      <w:r w:rsidR="003527D3">
        <w:t xml:space="preserve"> to see if they could be </w:t>
      </w:r>
      <w:r w:rsidR="00BF4655">
        <w:t>(</w:t>
      </w:r>
      <w:r w:rsidR="003527D3">
        <w:t>and to which extend</w:t>
      </w:r>
      <w:r w:rsidR="00BF4655">
        <w:t>)</w:t>
      </w:r>
      <w:r>
        <w:t xml:space="preserve"> used as a </w:t>
      </w:r>
      <w:r w:rsidR="000760E6">
        <w:t>starting</w:t>
      </w:r>
      <w:r w:rsidR="007A5DDB">
        <w:t xml:space="preserve"> </w:t>
      </w:r>
      <w:r w:rsidR="000760E6">
        <w:t xml:space="preserve">point </w:t>
      </w:r>
      <w:r w:rsidR="007A5DDB">
        <w:t>for</w:t>
      </w:r>
      <w:r w:rsidR="00BF4655">
        <w:t xml:space="preserve"> the</w:t>
      </w:r>
      <w:r w:rsidR="007A5DDB">
        <w:t xml:space="preserve">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 xml:space="preserve">it is open software, if it can be adjusted to communicate with the </w:t>
      </w:r>
      <w:r w:rsidR="00940D6A">
        <w:t>back-end</w:t>
      </w:r>
      <w:r w:rsidR="007A03E6">
        <w:t>,</w:t>
      </w:r>
      <w:r w:rsidR="0030135F">
        <w:t xml:space="preserve"> and</w:t>
      </w:r>
      <w:r w:rsidR="007A03E6">
        <w:t xml:space="preserve"> platform-independe</w:t>
      </w:r>
      <w:r w:rsidR="0030135F">
        <w:t>n</w:t>
      </w:r>
      <w:r w:rsidR="007A03E6">
        <w:t xml:space="preserve">cy. </w:t>
      </w:r>
      <w:r w:rsidR="00B82914">
        <w:t xml:space="preserve"> The </w:t>
      </w:r>
      <w:r w:rsidR="00B82914">
        <w:fldChar w:fldCharType="begin"/>
      </w:r>
      <w:r w:rsidR="00B82914">
        <w:instrText xml:space="preserve"> REF _Ref274312483 \h </w:instrText>
      </w:r>
      <w:r w:rsidR="00B82914">
        <w:fldChar w:fldCharType="separate"/>
      </w:r>
      <w:r w:rsidR="005853A7">
        <w:t xml:space="preserve">Table </w:t>
      </w:r>
      <w:r w:rsidR="005853A7">
        <w:rPr>
          <w:noProof/>
        </w:rPr>
        <w:t>1</w:t>
      </w:r>
      <w:r w:rsidR="00B82914">
        <w:fldChar w:fldCharType="end"/>
      </w:r>
      <w:r w:rsidR="00B82914">
        <w:t xml:space="preserve"> r</w:t>
      </w:r>
      <w:r w:rsidR="0030135F">
        <w:t>epresent</w:t>
      </w:r>
      <w:r w:rsidR="00657A2E">
        <w:t>s</w:t>
      </w:r>
      <w:r w:rsidR="0030135F">
        <w:t xml:space="preserve"> the results of the investigation.</w:t>
      </w:r>
    </w:p>
    <w:p w14:paraId="48389EA9" w14:textId="77777777" w:rsidR="00FC5631" w:rsidRPr="00FC5631" w:rsidRDefault="00FC5631" w:rsidP="00FC5631"/>
    <w:p w14:paraId="3F2B8599" w14:textId="77777777" w:rsidR="00D579C1" w:rsidRDefault="00D579C1" w:rsidP="00D579C1">
      <w:pPr>
        <w:pStyle w:val="Caption"/>
        <w:keepNext/>
      </w:pPr>
      <w:bookmarkStart w:id="11" w:name="_Ref274312483"/>
      <w:bookmarkStart w:id="12" w:name="_Ref274312017"/>
      <w:r>
        <w:t xml:space="preserve">Table </w:t>
      </w:r>
      <w:r>
        <w:fldChar w:fldCharType="begin"/>
      </w:r>
      <w:r>
        <w:instrText xml:space="preserve"> SEQ Table \* ARABIC </w:instrText>
      </w:r>
      <w:r>
        <w:fldChar w:fldCharType="separate"/>
      </w:r>
      <w:r w:rsidR="005853A7">
        <w:rPr>
          <w:noProof/>
        </w:rPr>
        <w:t>1</w:t>
      </w:r>
      <w:r>
        <w:fldChar w:fldCharType="end"/>
      </w:r>
      <w:bookmarkEnd w:id="11"/>
      <w:r>
        <w:t>. Annotation tools available by Autumn 2012</w:t>
      </w:r>
      <w:bookmarkEnd w:id="12"/>
    </w:p>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Annotation tools by Autumn 2012"/>
      </w:tblPr>
      <w:tblGrid>
        <w:gridCol w:w="1859"/>
        <w:gridCol w:w="1133"/>
        <w:gridCol w:w="1419"/>
        <w:gridCol w:w="991"/>
        <w:gridCol w:w="1617"/>
        <w:gridCol w:w="2263"/>
      </w:tblGrid>
      <w:tr w:rsidR="00ED4E53" w:rsidRPr="00FC5631" w14:paraId="46143F37" w14:textId="77777777" w:rsidTr="006842AB">
        <w:trPr>
          <w:trHeight w:val="706"/>
        </w:trPr>
        <w:tc>
          <w:tcPr>
            <w:tcW w:w="1001" w:type="pct"/>
            <w:shd w:val="clear" w:color="000000" w:fill="FFFFFF"/>
            <w:noWrap/>
            <w:vAlign w:val="center"/>
            <w:hideMark/>
          </w:tcPr>
          <w:p w14:paraId="03B10E03" w14:textId="77777777" w:rsidR="00D344BA" w:rsidRPr="006842AB" w:rsidRDefault="00D344BA" w:rsidP="006842AB">
            <w:pPr>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Tool</w:t>
            </w:r>
          </w:p>
        </w:tc>
        <w:tc>
          <w:tcPr>
            <w:tcW w:w="610" w:type="pct"/>
            <w:shd w:val="clear" w:color="000000" w:fill="FFFFFF"/>
            <w:noWrap/>
            <w:vAlign w:val="center"/>
            <w:hideMark/>
          </w:tcPr>
          <w:p w14:paraId="3A732AE2"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state</w:t>
            </w:r>
          </w:p>
        </w:tc>
        <w:tc>
          <w:tcPr>
            <w:tcW w:w="764" w:type="pct"/>
            <w:shd w:val="clear" w:color="000000" w:fill="FFFFFF"/>
            <w:noWrap/>
            <w:vAlign w:val="center"/>
            <w:hideMark/>
          </w:tcPr>
          <w:p w14:paraId="6F40F6DE"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Open software</w:t>
            </w:r>
          </w:p>
        </w:tc>
        <w:tc>
          <w:tcPr>
            <w:tcW w:w="534" w:type="pct"/>
            <w:shd w:val="clear" w:color="000000" w:fill="FFFFFF"/>
            <w:vAlign w:val="center"/>
          </w:tcPr>
          <w:p w14:paraId="2A4B8987" w14:textId="77777777" w:rsidR="00D344BA" w:rsidRPr="006842AB" w:rsidRDefault="00940D6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Back-end</w:t>
            </w:r>
            <w:r w:rsidR="00D344BA" w:rsidRPr="006842AB">
              <w:rPr>
                <w:rFonts w:eastAsia="Times New Roman" w:cs="Times New Roman"/>
                <w:b/>
                <w:color w:val="000000"/>
                <w:sz w:val="20"/>
                <w:szCs w:val="20"/>
                <w:lang w:val="en-US" w:eastAsia="en-US"/>
              </w:rPr>
              <w:t xml:space="preserve"> </w:t>
            </w:r>
            <w:r w:rsidR="009D2DB7" w:rsidRPr="006842AB">
              <w:rPr>
                <w:rFonts w:eastAsia="Times New Roman" w:cs="Times New Roman"/>
                <w:b/>
                <w:color w:val="000000"/>
                <w:sz w:val="20"/>
                <w:szCs w:val="20"/>
                <w:lang w:val="en-US" w:eastAsia="en-US"/>
              </w:rPr>
              <w:t>access</w:t>
            </w:r>
          </w:p>
        </w:tc>
        <w:tc>
          <w:tcPr>
            <w:tcW w:w="871" w:type="pct"/>
            <w:shd w:val="clear" w:color="000000" w:fill="FFFFFF"/>
            <w:vAlign w:val="center"/>
          </w:tcPr>
          <w:p w14:paraId="2EE7C2A8"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 xml:space="preserve">Platform </w:t>
            </w:r>
            <w:r w:rsidR="00ED4E53" w:rsidRPr="006842AB">
              <w:rPr>
                <w:rFonts w:eastAsia="Times New Roman" w:cs="Times New Roman"/>
                <w:b/>
                <w:color w:val="000000"/>
                <w:sz w:val="20"/>
                <w:szCs w:val="20"/>
                <w:lang w:val="en-US" w:eastAsia="en-US"/>
              </w:rPr>
              <w:t>(browsers)</w:t>
            </w:r>
          </w:p>
        </w:tc>
        <w:tc>
          <w:tcPr>
            <w:tcW w:w="1219" w:type="pct"/>
            <w:shd w:val="clear" w:color="000000" w:fill="FFFFFF"/>
            <w:vAlign w:val="center"/>
          </w:tcPr>
          <w:p w14:paraId="0C236CDE" w14:textId="77777777" w:rsidR="00D344BA" w:rsidRPr="006842AB" w:rsidRDefault="00D344BA" w:rsidP="006842AB">
            <w:pPr>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Functionality</w:t>
            </w:r>
          </w:p>
        </w:tc>
      </w:tr>
      <w:tr w:rsidR="00ED4E53" w:rsidRPr="00FC5631" w14:paraId="6ABE4CB9" w14:textId="77777777" w:rsidTr="00E44A1F">
        <w:trPr>
          <w:trHeight w:val="280"/>
        </w:trPr>
        <w:tc>
          <w:tcPr>
            <w:tcW w:w="1001" w:type="pct"/>
            <w:shd w:val="clear" w:color="auto" w:fill="auto"/>
            <w:noWrap/>
            <w:vAlign w:val="center"/>
            <w:hideMark/>
          </w:tcPr>
          <w:p w14:paraId="11C9EE29"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A.nnotate</w:t>
            </w:r>
            <w:proofErr w:type="spellEnd"/>
          </w:p>
        </w:tc>
        <w:tc>
          <w:tcPr>
            <w:tcW w:w="610" w:type="pct"/>
            <w:shd w:val="clear" w:color="auto" w:fill="auto"/>
            <w:noWrap/>
            <w:vAlign w:val="center"/>
            <w:hideMark/>
          </w:tcPr>
          <w:p w14:paraId="0AC251D2" w14:textId="77777777" w:rsidR="00D344BA" w:rsidRPr="006842AB" w:rsidRDefault="00F842DF"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5BC99E3C" w14:textId="77777777" w:rsidR="00D344BA" w:rsidRPr="006842AB" w:rsidRDefault="00F842DF"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D344BA" w:rsidRPr="006842AB">
              <w:rPr>
                <w:rFonts w:eastAsia="Times New Roman" w:cs="Times New Roman"/>
                <w:color w:val="000000"/>
                <w:sz w:val="20"/>
                <w:szCs w:val="20"/>
                <w:lang w:val="en-US" w:eastAsia="en-US"/>
              </w:rPr>
              <w:t> </w:t>
            </w:r>
          </w:p>
        </w:tc>
        <w:tc>
          <w:tcPr>
            <w:tcW w:w="534" w:type="pct"/>
            <w:vAlign w:val="center"/>
          </w:tcPr>
          <w:p w14:paraId="60C83F6F"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D3664C8"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2AC5363B" w14:textId="77777777" w:rsidR="00D344BA" w:rsidRPr="006842AB" w:rsidRDefault="00F842DF"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PDF, Word and other document formats on-line</w:t>
            </w:r>
          </w:p>
        </w:tc>
      </w:tr>
      <w:tr w:rsidR="00ED4E53" w:rsidRPr="00FC5631" w14:paraId="36EE50D7" w14:textId="77777777" w:rsidTr="00E44A1F">
        <w:trPr>
          <w:trHeight w:val="261"/>
        </w:trPr>
        <w:tc>
          <w:tcPr>
            <w:tcW w:w="1001" w:type="pct"/>
            <w:shd w:val="clear" w:color="auto" w:fill="auto"/>
            <w:noWrap/>
            <w:vAlign w:val="center"/>
            <w:hideMark/>
          </w:tcPr>
          <w:p w14:paraId="21924680"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AnnotationEdit</w:t>
            </w:r>
            <w:proofErr w:type="spellEnd"/>
          </w:p>
        </w:tc>
        <w:tc>
          <w:tcPr>
            <w:tcW w:w="610" w:type="pct"/>
            <w:shd w:val="clear" w:color="auto" w:fill="auto"/>
            <w:noWrap/>
            <w:vAlign w:val="center"/>
            <w:hideMark/>
          </w:tcPr>
          <w:p w14:paraId="03A7688E" w14:textId="77777777" w:rsidR="00D344BA" w:rsidRPr="006842AB" w:rsidRDefault="002704A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4862D113" w14:textId="77777777" w:rsidR="00D344BA" w:rsidRPr="006842AB" w:rsidRDefault="008729E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w:t>
            </w:r>
            <w:r w:rsidR="00C33816" w:rsidRPr="006842AB">
              <w:rPr>
                <w:rFonts w:eastAsia="Times New Roman" w:cs="Times New Roman"/>
                <w:color w:val="000000"/>
                <w:sz w:val="20"/>
                <w:szCs w:val="20"/>
                <w:lang w:val="en-US" w:eastAsia="en-US"/>
              </w:rPr>
              <w:t>o</w:t>
            </w:r>
            <w:r w:rsidR="002704A2" w:rsidRPr="006842AB">
              <w:rPr>
                <w:rFonts w:eastAsia="Times New Roman" w:cs="Times New Roman"/>
                <w:color w:val="000000"/>
                <w:sz w:val="20"/>
                <w:szCs w:val="20"/>
                <w:lang w:val="en-US" w:eastAsia="en-US"/>
              </w:rPr>
              <w:t>mmercial</w:t>
            </w:r>
            <w:r w:rsidR="00D344BA" w:rsidRPr="006842AB">
              <w:rPr>
                <w:rFonts w:eastAsia="Times New Roman" w:cs="Times New Roman"/>
                <w:color w:val="000000"/>
                <w:sz w:val="20"/>
                <w:szCs w:val="20"/>
                <w:lang w:val="en-US" w:eastAsia="en-US"/>
              </w:rPr>
              <w:t> </w:t>
            </w:r>
          </w:p>
        </w:tc>
        <w:tc>
          <w:tcPr>
            <w:tcW w:w="534" w:type="pct"/>
            <w:vAlign w:val="center"/>
          </w:tcPr>
          <w:p w14:paraId="11FB964E"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BC1DDFD"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576E20D4" w14:textId="77777777" w:rsidR="00D344BA" w:rsidRPr="006842AB" w:rsidRDefault="002704A2"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video, audio</w:t>
            </w:r>
          </w:p>
        </w:tc>
      </w:tr>
      <w:tr w:rsidR="00ED4E53" w:rsidRPr="00FC5631" w14:paraId="46B3DF49" w14:textId="77777777" w:rsidTr="00E44A1F">
        <w:trPr>
          <w:trHeight w:val="280"/>
        </w:trPr>
        <w:tc>
          <w:tcPr>
            <w:tcW w:w="1001" w:type="pct"/>
            <w:shd w:val="clear" w:color="auto" w:fill="auto"/>
            <w:noWrap/>
            <w:vAlign w:val="center"/>
            <w:hideMark/>
          </w:tcPr>
          <w:p w14:paraId="6FA00A31"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Annotator</w:t>
            </w:r>
          </w:p>
        </w:tc>
        <w:tc>
          <w:tcPr>
            <w:tcW w:w="610" w:type="pct"/>
            <w:shd w:val="clear" w:color="auto" w:fill="auto"/>
            <w:noWrap/>
            <w:vAlign w:val="center"/>
            <w:hideMark/>
          </w:tcPr>
          <w:p w14:paraId="69B3DB94" w14:textId="77777777" w:rsidR="00D344BA" w:rsidRPr="006842AB" w:rsidRDefault="00ED1D2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33FBBE9E" w14:textId="77777777" w:rsidR="00D344BA" w:rsidRPr="006842AB" w:rsidRDefault="00800C1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t>
            </w:r>
            <w:r w:rsidRPr="006842AB">
              <w:rPr>
                <w:rFonts w:eastAsia="Times New Roman" w:cs="Times New Roman"/>
                <w:color w:val="000000"/>
                <w:sz w:val="20"/>
                <w:szCs w:val="20"/>
                <w:lang w:val="en-US" w:eastAsia="en-US"/>
              </w:rPr>
              <w:br/>
              <w:t>Java Script</w:t>
            </w:r>
          </w:p>
        </w:tc>
        <w:tc>
          <w:tcPr>
            <w:tcW w:w="534" w:type="pct"/>
            <w:vAlign w:val="center"/>
          </w:tcPr>
          <w:p w14:paraId="5BCC84EB" w14:textId="77777777" w:rsidR="00D344BA" w:rsidRPr="006842AB" w:rsidRDefault="009D2DB7"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0141D30"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2EB090E8" w14:textId="77777777" w:rsidR="00D344BA" w:rsidRPr="006842AB" w:rsidRDefault="00800C1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Library</w:t>
            </w:r>
            <w:r w:rsidR="00ED1D25" w:rsidRPr="006842AB">
              <w:rPr>
                <w:rFonts w:eastAsia="Times New Roman" w:cs="Times New Roman"/>
                <w:color w:val="000000"/>
                <w:sz w:val="20"/>
                <w:szCs w:val="20"/>
                <w:lang w:val="en-US" w:eastAsia="en-US"/>
              </w:rPr>
              <w:t xml:space="preserve"> and plug-in</w:t>
            </w:r>
            <w:r w:rsidRPr="006842AB">
              <w:rPr>
                <w:rFonts w:eastAsia="Times New Roman" w:cs="Times New Roman"/>
                <w:color w:val="000000"/>
                <w:sz w:val="20"/>
                <w:szCs w:val="20"/>
                <w:lang w:val="en-US" w:eastAsia="en-US"/>
              </w:rPr>
              <w:t xml:space="preserve"> add</w:t>
            </w:r>
            <w:r w:rsidR="00ED1D25" w:rsidRPr="006842AB">
              <w:rPr>
                <w:rFonts w:eastAsia="Times New Roman" w:cs="Times New Roman"/>
                <w:color w:val="000000"/>
                <w:sz w:val="20"/>
                <w:szCs w:val="20"/>
                <w:lang w:val="en-US" w:eastAsia="en-US"/>
              </w:rPr>
              <w:t>ing</w:t>
            </w:r>
            <w:r w:rsidRPr="006842AB">
              <w:rPr>
                <w:rFonts w:eastAsia="Times New Roman" w:cs="Times New Roman"/>
                <w:color w:val="000000"/>
                <w:sz w:val="20"/>
                <w:szCs w:val="20"/>
                <w:lang w:val="en-US" w:eastAsia="en-US"/>
              </w:rPr>
              <w:t xml:space="preserve"> annotation functionality to any web-page</w:t>
            </w:r>
            <w:r w:rsidR="00ED1D25" w:rsidRPr="006842AB">
              <w:rPr>
                <w:rFonts w:eastAsia="Times New Roman" w:cs="Times New Roman"/>
                <w:color w:val="000000"/>
                <w:sz w:val="20"/>
                <w:szCs w:val="20"/>
                <w:lang w:val="en-US" w:eastAsia="en-US"/>
              </w:rPr>
              <w:t>,</w:t>
            </w:r>
            <w:r w:rsidR="00ED1D25" w:rsidRPr="006842AB">
              <w:rPr>
                <w:rFonts w:eastAsia="Times New Roman" w:cs="Times New Roman"/>
                <w:color w:val="000000"/>
                <w:sz w:val="20"/>
                <w:szCs w:val="20"/>
                <w:lang w:val="en-US" w:eastAsia="en-US"/>
              </w:rPr>
              <w:br/>
              <w:t>but one needs to alter its html by running script there</w:t>
            </w:r>
          </w:p>
        </w:tc>
      </w:tr>
      <w:tr w:rsidR="00ED4E53" w:rsidRPr="00FC5631" w14:paraId="08BC3354" w14:textId="77777777" w:rsidTr="00E44A1F">
        <w:trPr>
          <w:trHeight w:val="280"/>
        </w:trPr>
        <w:tc>
          <w:tcPr>
            <w:tcW w:w="1001" w:type="pct"/>
            <w:shd w:val="clear" w:color="auto" w:fill="auto"/>
            <w:noWrap/>
            <w:vAlign w:val="center"/>
            <w:hideMark/>
          </w:tcPr>
          <w:p w14:paraId="7D89C689"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Annotea</w:t>
            </w:r>
            <w:proofErr w:type="spellEnd"/>
            <w:r w:rsidR="009D2DB7" w:rsidRPr="006842AB">
              <w:rPr>
                <w:rFonts w:eastAsia="Times New Roman" w:cs="Times New Roman"/>
                <w:color w:val="000000"/>
                <w:sz w:val="20"/>
                <w:szCs w:val="20"/>
                <w:lang w:val="en-US" w:eastAsia="en-US"/>
              </w:rPr>
              <w:t>,</w:t>
            </w:r>
            <w:r w:rsidR="009D2DB7" w:rsidRPr="006842AB">
              <w:rPr>
                <w:rFonts w:eastAsia="Times New Roman" w:cs="Times New Roman"/>
                <w:color w:val="000000"/>
                <w:sz w:val="20"/>
                <w:szCs w:val="20"/>
                <w:lang w:val="en-US" w:eastAsia="en-US"/>
              </w:rPr>
              <w:br/>
              <w:t>Amaya</w:t>
            </w:r>
          </w:p>
        </w:tc>
        <w:tc>
          <w:tcPr>
            <w:tcW w:w="610" w:type="pct"/>
            <w:shd w:val="clear" w:color="auto" w:fill="auto"/>
            <w:noWrap/>
            <w:vAlign w:val="center"/>
            <w:hideMark/>
          </w:tcPr>
          <w:p w14:paraId="29927FDD" w14:textId="77777777" w:rsidR="00D344BA" w:rsidRPr="006842AB" w:rsidRDefault="007D34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Last release </w:t>
            </w:r>
            <w:proofErr w:type="spellStart"/>
            <w:r w:rsidRPr="006842AB">
              <w:rPr>
                <w:rFonts w:eastAsia="Times New Roman" w:cs="Times New Roman"/>
                <w:color w:val="000000"/>
                <w:sz w:val="20"/>
                <w:szCs w:val="20"/>
                <w:lang w:val="en-US" w:eastAsia="en-US"/>
              </w:rPr>
              <w:t>jan</w:t>
            </w:r>
            <w:proofErr w:type="spellEnd"/>
            <w:r w:rsidRPr="006842AB">
              <w:rPr>
                <w:rFonts w:eastAsia="Times New Roman" w:cs="Times New Roman"/>
                <w:color w:val="000000"/>
                <w:sz w:val="20"/>
                <w:szCs w:val="20"/>
                <w:lang w:val="en-US" w:eastAsia="en-US"/>
              </w:rPr>
              <w:t xml:space="preserve"> 2012</w:t>
            </w:r>
          </w:p>
        </w:tc>
        <w:tc>
          <w:tcPr>
            <w:tcW w:w="764" w:type="pct"/>
            <w:shd w:val="clear" w:color="auto" w:fill="auto"/>
            <w:noWrap/>
            <w:vAlign w:val="center"/>
            <w:hideMark/>
          </w:tcPr>
          <w:p w14:paraId="74401221" w14:textId="77777777" w:rsidR="00D344BA" w:rsidRPr="006842AB" w:rsidRDefault="00C42FB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00D344BA" w:rsidRPr="006842AB">
              <w:rPr>
                <w:rFonts w:eastAsia="Times New Roman" w:cs="Times New Roman"/>
                <w:color w:val="000000"/>
                <w:sz w:val="20"/>
                <w:szCs w:val="20"/>
                <w:lang w:val="en-US" w:eastAsia="en-US"/>
              </w:rPr>
              <w:t> </w:t>
            </w:r>
          </w:p>
        </w:tc>
        <w:tc>
          <w:tcPr>
            <w:tcW w:w="534" w:type="pct"/>
            <w:vAlign w:val="center"/>
          </w:tcPr>
          <w:p w14:paraId="59047BD1" w14:textId="77777777" w:rsidR="00D344BA" w:rsidRPr="006842AB" w:rsidRDefault="009D2DB7"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1C0ED646" w14:textId="77777777" w:rsidR="00D344BA" w:rsidRPr="006842AB" w:rsidRDefault="007D34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Different distributions Linux, Windows, </w:t>
            </w:r>
            <w:proofErr w:type="spellStart"/>
            <w:r w:rsidRPr="006842AB">
              <w:rPr>
                <w:rFonts w:eastAsia="Times New Roman" w:cs="Times New Roman"/>
                <w:color w:val="000000"/>
                <w:sz w:val="20"/>
                <w:szCs w:val="20"/>
                <w:lang w:val="en-US" w:eastAsia="en-US"/>
              </w:rPr>
              <w:t>MacOS</w:t>
            </w:r>
            <w:proofErr w:type="spellEnd"/>
            <w:r w:rsidRPr="006842AB">
              <w:rPr>
                <w:rFonts w:eastAsia="Times New Roman" w:cs="Times New Roman"/>
                <w:color w:val="000000"/>
                <w:sz w:val="20"/>
                <w:szCs w:val="20"/>
                <w:lang w:val="en-US" w:eastAsia="en-US"/>
              </w:rPr>
              <w:t xml:space="preserve"> </w:t>
            </w:r>
          </w:p>
        </w:tc>
        <w:tc>
          <w:tcPr>
            <w:tcW w:w="1219" w:type="pct"/>
          </w:tcPr>
          <w:p w14:paraId="003EEAA4" w14:textId="77777777" w:rsidR="00D344BA" w:rsidRPr="006842AB" w:rsidRDefault="007D342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Written in C,</w:t>
            </w:r>
            <w:r w:rsidRPr="006842AB">
              <w:rPr>
                <w:rFonts w:eastAsia="Times New Roman" w:cs="Times New Roman"/>
                <w:color w:val="000000"/>
                <w:sz w:val="20"/>
                <w:szCs w:val="20"/>
                <w:lang w:val="en-US" w:eastAsia="en-US"/>
              </w:rPr>
              <w:br/>
              <w:t>annotating html</w:t>
            </w:r>
            <w:r w:rsidR="00AE2119" w:rsidRPr="006842AB">
              <w:rPr>
                <w:rFonts w:eastAsia="Times New Roman" w:cs="Times New Roman"/>
                <w:color w:val="000000"/>
                <w:sz w:val="20"/>
                <w:szCs w:val="20"/>
                <w:lang w:val="en-US" w:eastAsia="en-US"/>
              </w:rPr>
              <w:t>-web</w:t>
            </w:r>
            <w:r w:rsidRPr="006842AB">
              <w:rPr>
                <w:rFonts w:eastAsia="Times New Roman" w:cs="Times New Roman"/>
                <w:color w:val="000000"/>
                <w:sz w:val="20"/>
                <w:szCs w:val="20"/>
                <w:lang w:val="en-US" w:eastAsia="en-US"/>
              </w:rPr>
              <w:t xml:space="preserve"> documents </w:t>
            </w:r>
          </w:p>
        </w:tc>
      </w:tr>
      <w:tr w:rsidR="00ED4E53" w:rsidRPr="00FC5631" w14:paraId="6A54AEC3" w14:textId="77777777" w:rsidTr="00E44A1F">
        <w:trPr>
          <w:trHeight w:val="280"/>
        </w:trPr>
        <w:tc>
          <w:tcPr>
            <w:tcW w:w="1001" w:type="pct"/>
            <w:shd w:val="clear" w:color="auto" w:fill="auto"/>
            <w:noWrap/>
            <w:vAlign w:val="center"/>
            <w:hideMark/>
          </w:tcPr>
          <w:p w14:paraId="3709D544"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Awesome Highlighter.</w:t>
            </w:r>
          </w:p>
        </w:tc>
        <w:tc>
          <w:tcPr>
            <w:tcW w:w="610" w:type="pct"/>
            <w:shd w:val="clear" w:color="auto" w:fill="auto"/>
            <w:noWrap/>
            <w:vAlign w:val="center"/>
            <w:hideMark/>
          </w:tcPr>
          <w:p w14:paraId="0F4758F4" w14:textId="77777777" w:rsidR="00D344BA" w:rsidRPr="006842AB" w:rsidRDefault="00C813F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Not active ?? </w:t>
            </w:r>
            <w:r w:rsidRPr="006842AB">
              <w:rPr>
                <w:rFonts w:eastAsia="Times New Roman" w:cs="Times New Roman"/>
                <w:color w:val="000000"/>
                <w:sz w:val="20"/>
                <w:szCs w:val="20"/>
                <w:lang w:val="en-US" w:eastAsia="en-US"/>
              </w:rPr>
              <w:br/>
              <w:t>Web-page broken</w:t>
            </w:r>
          </w:p>
        </w:tc>
        <w:tc>
          <w:tcPr>
            <w:tcW w:w="764" w:type="pct"/>
            <w:shd w:val="clear" w:color="auto" w:fill="auto"/>
            <w:noWrap/>
            <w:vAlign w:val="center"/>
            <w:hideMark/>
          </w:tcPr>
          <w:p w14:paraId="3F2C493B"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10225F1"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6A76494B" w14:textId="77777777" w:rsidR="00D344BA" w:rsidRPr="006842AB" w:rsidRDefault="00DC07F9"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Firefox </w:t>
            </w:r>
            <w:proofErr w:type="spellStart"/>
            <w:r w:rsidRPr="006842AB">
              <w:rPr>
                <w:rFonts w:eastAsia="Times New Roman" w:cs="Times New Roman"/>
                <w:color w:val="000000"/>
                <w:sz w:val="20"/>
                <w:szCs w:val="20"/>
                <w:lang w:val="en-US" w:eastAsia="en-US"/>
              </w:rPr>
              <w:t>bookmarklet</w:t>
            </w:r>
            <w:proofErr w:type="spellEnd"/>
            <w:r w:rsidR="00530098" w:rsidRPr="006842AB">
              <w:rPr>
                <w:rFonts w:eastAsia="Times New Roman" w:cs="Times New Roman"/>
                <w:color w:val="000000"/>
                <w:sz w:val="20"/>
                <w:szCs w:val="20"/>
                <w:lang w:val="en-US" w:eastAsia="en-US"/>
              </w:rPr>
              <w:t xml:space="preserve">, or add-on, </w:t>
            </w:r>
            <w:r w:rsidR="00530098" w:rsidRPr="006842AB">
              <w:rPr>
                <w:rFonts w:eastAsia="Times New Roman" w:cs="Times New Roman"/>
                <w:color w:val="000000"/>
                <w:sz w:val="20"/>
                <w:szCs w:val="20"/>
                <w:lang w:val="en-US" w:eastAsia="en-US"/>
              </w:rPr>
              <w:br/>
              <w:t>or by using the tool ‘s website</w:t>
            </w:r>
          </w:p>
        </w:tc>
        <w:tc>
          <w:tcPr>
            <w:tcW w:w="1219" w:type="pct"/>
          </w:tcPr>
          <w:p w14:paraId="56E6ABAB" w14:textId="77777777" w:rsidR="00D344BA" w:rsidRPr="006842AB" w:rsidRDefault="001B1701"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w:t>
            </w:r>
            <w:r w:rsidR="00AE2119" w:rsidRPr="006842AB">
              <w:rPr>
                <w:rFonts w:eastAsia="Times New Roman" w:cs="Times New Roman"/>
                <w:color w:val="000000"/>
                <w:sz w:val="20"/>
                <w:szCs w:val="20"/>
                <w:lang w:val="en-US" w:eastAsia="en-US"/>
              </w:rPr>
              <w:t>hlig</w:t>
            </w:r>
            <w:r w:rsidR="00DC07F9" w:rsidRPr="006842AB">
              <w:rPr>
                <w:rFonts w:eastAsia="Times New Roman" w:cs="Times New Roman"/>
                <w:color w:val="000000"/>
                <w:sz w:val="20"/>
                <w:szCs w:val="20"/>
                <w:lang w:val="en-US" w:eastAsia="en-US"/>
              </w:rPr>
              <w:t>h</w:t>
            </w:r>
            <w:r w:rsidRPr="006842AB">
              <w:rPr>
                <w:rFonts w:eastAsia="Times New Roman" w:cs="Times New Roman"/>
                <w:color w:val="000000"/>
                <w:sz w:val="20"/>
                <w:szCs w:val="20"/>
                <w:lang w:val="en-US" w:eastAsia="en-US"/>
              </w:rPr>
              <w:t xml:space="preserve">ting and clipping </w:t>
            </w:r>
            <w:r w:rsidR="00DC07F9" w:rsidRPr="006842AB">
              <w:rPr>
                <w:rFonts w:eastAsia="Times New Roman" w:cs="Times New Roman"/>
                <w:color w:val="000000"/>
                <w:sz w:val="20"/>
                <w:szCs w:val="20"/>
                <w:lang w:val="en-US" w:eastAsia="en-US"/>
              </w:rPr>
              <w:t xml:space="preserve"> chun</w:t>
            </w:r>
            <w:r w:rsidR="00AE2119" w:rsidRPr="006842AB">
              <w:rPr>
                <w:rFonts w:eastAsia="Times New Roman" w:cs="Times New Roman"/>
                <w:color w:val="000000"/>
                <w:sz w:val="20"/>
                <w:szCs w:val="20"/>
                <w:lang w:val="en-US" w:eastAsia="en-US"/>
              </w:rPr>
              <w:t>ks of text on web-documents</w:t>
            </w:r>
          </w:p>
        </w:tc>
      </w:tr>
      <w:tr w:rsidR="00ED4E53" w:rsidRPr="00FC5631" w14:paraId="61E63435" w14:textId="77777777" w:rsidTr="00E44A1F">
        <w:trPr>
          <w:trHeight w:val="280"/>
        </w:trPr>
        <w:tc>
          <w:tcPr>
            <w:tcW w:w="1001" w:type="pct"/>
            <w:shd w:val="clear" w:color="auto" w:fill="auto"/>
            <w:noWrap/>
            <w:vAlign w:val="center"/>
            <w:hideMark/>
          </w:tcPr>
          <w:p w14:paraId="4DC16168"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Blerp</w:t>
            </w:r>
            <w:proofErr w:type="spellEnd"/>
          </w:p>
        </w:tc>
        <w:tc>
          <w:tcPr>
            <w:tcW w:w="610" w:type="pct"/>
            <w:shd w:val="clear" w:color="auto" w:fill="auto"/>
            <w:noWrap/>
            <w:vAlign w:val="center"/>
            <w:hideMark/>
          </w:tcPr>
          <w:p w14:paraId="0EC2A235" w14:textId="77777777" w:rsidR="00D344BA" w:rsidRPr="006842AB" w:rsidRDefault="00C813F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Not active ?? </w:t>
            </w:r>
            <w:r w:rsidRPr="006842AB">
              <w:rPr>
                <w:rFonts w:eastAsia="Times New Roman" w:cs="Times New Roman"/>
                <w:color w:val="000000"/>
                <w:sz w:val="20"/>
                <w:szCs w:val="20"/>
                <w:lang w:val="en-US" w:eastAsia="en-US"/>
              </w:rPr>
              <w:br/>
              <w:t>Web-page broken</w:t>
            </w:r>
          </w:p>
        </w:tc>
        <w:tc>
          <w:tcPr>
            <w:tcW w:w="764" w:type="pct"/>
            <w:shd w:val="clear" w:color="auto" w:fill="auto"/>
            <w:noWrap/>
            <w:vAlign w:val="center"/>
            <w:hideMark/>
          </w:tcPr>
          <w:p w14:paraId="5BD59369"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B84F9EA"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27744686" w14:textId="77777777" w:rsidR="00D344BA" w:rsidRPr="006842AB" w:rsidRDefault="00C813F5"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IE </w:t>
            </w:r>
            <w:proofErr w:type="spellStart"/>
            <w:r w:rsidRPr="006842AB">
              <w:rPr>
                <w:rFonts w:eastAsia="Times New Roman" w:cs="Times New Roman"/>
                <w:color w:val="000000"/>
                <w:sz w:val="20"/>
                <w:szCs w:val="20"/>
                <w:lang w:val="en-US" w:eastAsia="en-US"/>
              </w:rPr>
              <w:t>PlugIn</w:t>
            </w:r>
            <w:proofErr w:type="spellEnd"/>
            <w:r w:rsidRPr="006842AB">
              <w:rPr>
                <w:rFonts w:eastAsia="Times New Roman" w:cs="Times New Roman"/>
                <w:color w:val="000000"/>
                <w:sz w:val="20"/>
                <w:szCs w:val="20"/>
                <w:lang w:val="en-US" w:eastAsia="en-US"/>
              </w:rPr>
              <w:t>,</w:t>
            </w:r>
            <w:r w:rsidRPr="006842AB">
              <w:rPr>
                <w:rFonts w:eastAsia="Times New Roman" w:cs="Times New Roman"/>
                <w:color w:val="000000"/>
                <w:sz w:val="20"/>
                <w:szCs w:val="20"/>
                <w:lang w:val="en-US" w:eastAsia="en-US"/>
              </w:rPr>
              <w:br/>
              <w:t xml:space="preserve">Firefox </w:t>
            </w:r>
            <w:proofErr w:type="spellStart"/>
            <w:r w:rsidRPr="006842AB">
              <w:rPr>
                <w:rFonts w:eastAsia="Times New Roman" w:cs="Times New Roman"/>
                <w:color w:val="000000"/>
                <w:sz w:val="20"/>
                <w:szCs w:val="20"/>
                <w:lang w:val="en-US" w:eastAsia="en-US"/>
              </w:rPr>
              <w:t>addOn</w:t>
            </w:r>
            <w:proofErr w:type="spellEnd"/>
          </w:p>
        </w:tc>
        <w:tc>
          <w:tcPr>
            <w:tcW w:w="1219" w:type="pct"/>
          </w:tcPr>
          <w:p w14:paraId="32C24538" w14:textId="77777777" w:rsidR="00D344BA" w:rsidRPr="006842AB" w:rsidRDefault="00F0099A"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Support conversation on t</w:t>
            </w:r>
            <w:r w:rsidR="008729EB" w:rsidRPr="006842AB">
              <w:rPr>
                <w:rFonts w:eastAsia="Times New Roman" w:cs="Times New Roman"/>
                <w:color w:val="000000"/>
                <w:sz w:val="20"/>
                <w:szCs w:val="20"/>
                <w:lang w:val="en-US" w:eastAsia="en-US"/>
              </w:rPr>
              <w:t xml:space="preserve">op </w:t>
            </w:r>
            <w:r w:rsidRPr="006842AB">
              <w:rPr>
                <w:rFonts w:eastAsia="Times New Roman" w:cs="Times New Roman"/>
                <w:color w:val="000000"/>
                <w:sz w:val="20"/>
                <w:szCs w:val="20"/>
                <w:lang w:val="en-US" w:eastAsia="en-US"/>
              </w:rPr>
              <w:t>of the web-page</w:t>
            </w:r>
          </w:p>
        </w:tc>
      </w:tr>
      <w:tr w:rsidR="00ED4E53" w:rsidRPr="00FC5631" w14:paraId="082B793F" w14:textId="77777777" w:rsidTr="00E44A1F">
        <w:trPr>
          <w:trHeight w:val="280"/>
        </w:trPr>
        <w:tc>
          <w:tcPr>
            <w:tcW w:w="1001" w:type="pct"/>
            <w:shd w:val="clear" w:color="auto" w:fill="auto"/>
            <w:noWrap/>
            <w:vAlign w:val="center"/>
            <w:hideMark/>
          </w:tcPr>
          <w:p w14:paraId="576DBE4D"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BounceApp</w:t>
            </w:r>
            <w:proofErr w:type="spellEnd"/>
          </w:p>
        </w:tc>
        <w:tc>
          <w:tcPr>
            <w:tcW w:w="610" w:type="pct"/>
            <w:shd w:val="clear" w:color="auto" w:fill="auto"/>
            <w:noWrap/>
            <w:vAlign w:val="center"/>
            <w:hideMark/>
          </w:tcPr>
          <w:p w14:paraId="282A8324" w14:textId="77777777" w:rsidR="00D344BA" w:rsidRPr="006842AB" w:rsidRDefault="004068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1F5B687" w14:textId="77777777" w:rsidR="00D344BA" w:rsidRPr="006842AB" w:rsidRDefault="007F04A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Free  app</w:t>
            </w:r>
            <w:r w:rsidR="00D344BA" w:rsidRPr="006842AB">
              <w:rPr>
                <w:rFonts w:eastAsia="Times New Roman" w:cs="Times New Roman"/>
                <w:color w:val="000000"/>
                <w:sz w:val="20"/>
                <w:szCs w:val="20"/>
                <w:lang w:val="en-US" w:eastAsia="en-US"/>
              </w:rPr>
              <w:t> </w:t>
            </w:r>
          </w:p>
        </w:tc>
        <w:tc>
          <w:tcPr>
            <w:tcW w:w="534" w:type="pct"/>
            <w:vAlign w:val="center"/>
          </w:tcPr>
          <w:p w14:paraId="4A68003B" w14:textId="77777777" w:rsidR="00D344BA" w:rsidRPr="006842AB" w:rsidRDefault="007F04A6"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12DDB134" w14:textId="77777777" w:rsidR="00D344BA" w:rsidRPr="006842AB" w:rsidRDefault="007F04A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Via their web-page</w:t>
            </w:r>
            <w:r w:rsidR="00137C42" w:rsidRPr="006842AB">
              <w:rPr>
                <w:rFonts w:eastAsia="Times New Roman" w:cs="Times New Roman"/>
                <w:color w:val="000000"/>
                <w:sz w:val="20"/>
                <w:szCs w:val="20"/>
                <w:lang w:val="en-US" w:eastAsia="en-US"/>
              </w:rPr>
              <w:br/>
              <w:t>http://www.bounceapp.com/</w:t>
            </w:r>
            <w:r w:rsidRPr="006842AB">
              <w:rPr>
                <w:rFonts w:eastAsia="Times New Roman" w:cs="Times New Roman"/>
                <w:color w:val="000000"/>
                <w:sz w:val="20"/>
                <w:szCs w:val="20"/>
                <w:lang w:val="en-US" w:eastAsia="en-US"/>
              </w:rPr>
              <w:t xml:space="preserve"> </w:t>
            </w:r>
          </w:p>
        </w:tc>
        <w:tc>
          <w:tcPr>
            <w:tcW w:w="1219" w:type="pct"/>
          </w:tcPr>
          <w:p w14:paraId="5DE3D33B" w14:textId="77777777" w:rsidR="00D344BA" w:rsidRPr="006842AB" w:rsidRDefault="0040688C"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Collaborative via </w:t>
            </w:r>
            <w:r w:rsidR="00181C8B" w:rsidRPr="006842AB">
              <w:rPr>
                <w:rFonts w:eastAsia="Times New Roman" w:cs="Times New Roman"/>
                <w:color w:val="000000"/>
                <w:sz w:val="20"/>
                <w:szCs w:val="20"/>
                <w:lang w:val="en-US" w:eastAsia="en-US"/>
              </w:rPr>
              <w:t xml:space="preserve">sending </w:t>
            </w:r>
            <w:r w:rsidR="007F04A6" w:rsidRPr="006842AB">
              <w:rPr>
                <w:rFonts w:eastAsia="Times New Roman" w:cs="Times New Roman"/>
                <w:color w:val="000000"/>
                <w:sz w:val="20"/>
                <w:szCs w:val="20"/>
                <w:lang w:val="en-US" w:eastAsia="en-US"/>
              </w:rPr>
              <w:t>“</w:t>
            </w:r>
            <w:r w:rsidR="00181C8B" w:rsidRPr="006842AB">
              <w:rPr>
                <w:rFonts w:eastAsia="Times New Roman" w:cs="Times New Roman"/>
                <w:color w:val="000000"/>
                <w:sz w:val="20"/>
                <w:szCs w:val="20"/>
                <w:lang w:val="en-US" w:eastAsia="en-US"/>
              </w:rPr>
              <w:t>screenshots</w:t>
            </w:r>
            <w:r w:rsidR="007F04A6" w:rsidRPr="006842AB">
              <w:rPr>
                <w:rFonts w:eastAsia="Times New Roman" w:cs="Times New Roman"/>
                <w:color w:val="000000"/>
                <w:sz w:val="20"/>
                <w:szCs w:val="20"/>
                <w:lang w:val="en-US" w:eastAsia="en-US"/>
              </w:rPr>
              <w:t>”</w:t>
            </w:r>
            <w:r w:rsidRPr="006842AB">
              <w:rPr>
                <w:rFonts w:eastAsia="Times New Roman" w:cs="Times New Roman"/>
                <w:color w:val="000000"/>
                <w:sz w:val="20"/>
                <w:szCs w:val="20"/>
                <w:lang w:val="en-US" w:eastAsia="en-US"/>
              </w:rPr>
              <w:t xml:space="preserve"> in </w:t>
            </w:r>
            <w:r w:rsidR="007F04A6" w:rsidRPr="006842AB">
              <w:rPr>
                <w:rFonts w:eastAsia="Times New Roman" w:cs="Times New Roman"/>
                <w:color w:val="000000"/>
                <w:sz w:val="20"/>
                <w:szCs w:val="20"/>
                <w:lang w:val="en-US" w:eastAsia="en-US"/>
              </w:rPr>
              <w:t xml:space="preserve">e.g. </w:t>
            </w:r>
            <w:r w:rsidRPr="006842AB">
              <w:rPr>
                <w:rFonts w:eastAsia="Times New Roman" w:cs="Times New Roman"/>
                <w:color w:val="000000"/>
                <w:sz w:val="20"/>
                <w:szCs w:val="20"/>
                <w:lang w:val="en-US" w:eastAsia="en-US"/>
              </w:rPr>
              <w:t>Facebook, Twitter and Notable</w:t>
            </w:r>
          </w:p>
        </w:tc>
      </w:tr>
      <w:tr w:rsidR="00ED4E53" w:rsidRPr="00FC5631" w14:paraId="001E37C0" w14:textId="77777777" w:rsidTr="00E44A1F">
        <w:trPr>
          <w:trHeight w:val="280"/>
        </w:trPr>
        <w:tc>
          <w:tcPr>
            <w:tcW w:w="1001" w:type="pct"/>
            <w:shd w:val="clear" w:color="auto" w:fill="auto"/>
            <w:noWrap/>
            <w:vAlign w:val="center"/>
            <w:hideMark/>
          </w:tcPr>
          <w:p w14:paraId="06D70E34" w14:textId="77777777" w:rsidR="00D344BA" w:rsidRPr="006842AB" w:rsidRDefault="00F267E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The </w:t>
            </w:r>
            <w:proofErr w:type="spellStart"/>
            <w:r w:rsidRPr="006842AB">
              <w:rPr>
                <w:rFonts w:eastAsia="Times New Roman" w:cs="Times New Roman"/>
                <w:color w:val="000000"/>
                <w:sz w:val="20"/>
                <w:szCs w:val="20"/>
                <w:lang w:val="en-US" w:eastAsia="en-US"/>
              </w:rPr>
              <w:t>Comm</w:t>
            </w:r>
            <w:r w:rsidR="00D344BA" w:rsidRPr="006842AB">
              <w:rPr>
                <w:rFonts w:eastAsia="Times New Roman" w:cs="Times New Roman"/>
                <w:color w:val="000000"/>
                <w:sz w:val="20"/>
                <w:szCs w:val="20"/>
                <w:lang w:val="en-US" w:eastAsia="en-US"/>
              </w:rPr>
              <w:t>entor</w:t>
            </w:r>
            <w:proofErr w:type="spellEnd"/>
          </w:p>
        </w:tc>
        <w:tc>
          <w:tcPr>
            <w:tcW w:w="610" w:type="pct"/>
            <w:shd w:val="clear" w:color="auto" w:fill="auto"/>
            <w:noWrap/>
            <w:vAlign w:val="center"/>
            <w:hideMark/>
          </w:tcPr>
          <w:p w14:paraId="034889BB" w14:textId="77777777" w:rsidR="00D344BA" w:rsidRPr="006842AB" w:rsidRDefault="00315243"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0D87E30" w14:textId="77777777" w:rsidR="00D344BA" w:rsidRPr="006842AB" w:rsidRDefault="00F156D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w:t>
            </w:r>
            <w:r w:rsidR="00315243" w:rsidRPr="006842AB">
              <w:rPr>
                <w:rFonts w:eastAsia="Times New Roman" w:cs="Times New Roman"/>
                <w:color w:val="000000"/>
                <w:sz w:val="20"/>
                <w:szCs w:val="20"/>
                <w:lang w:val="en-US" w:eastAsia="en-US"/>
              </w:rPr>
              <w:t>mercial with the base plan free (3 collaborators)</w:t>
            </w:r>
            <w:r w:rsidR="00D344BA" w:rsidRPr="006842AB">
              <w:rPr>
                <w:rFonts w:eastAsia="Times New Roman" w:cs="Times New Roman"/>
                <w:color w:val="000000"/>
                <w:sz w:val="20"/>
                <w:szCs w:val="20"/>
                <w:lang w:val="en-US" w:eastAsia="en-US"/>
              </w:rPr>
              <w:t> </w:t>
            </w:r>
          </w:p>
        </w:tc>
        <w:tc>
          <w:tcPr>
            <w:tcW w:w="534" w:type="pct"/>
            <w:vAlign w:val="center"/>
          </w:tcPr>
          <w:p w14:paraId="5C6DB435"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7A72BA5" w14:textId="77777777" w:rsidR="00D344BA" w:rsidRPr="006842AB" w:rsidRDefault="00F156DB"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Web-site,</w:t>
            </w:r>
            <w:r w:rsidRPr="006842AB">
              <w:rPr>
                <w:rFonts w:eastAsia="Times New Roman" w:cs="Times New Roman"/>
                <w:color w:val="000000"/>
                <w:sz w:val="20"/>
                <w:szCs w:val="20"/>
                <w:lang w:val="en-US" w:eastAsia="en-US"/>
              </w:rPr>
              <w:br/>
              <w:t>you need an account</w:t>
            </w:r>
          </w:p>
        </w:tc>
        <w:tc>
          <w:tcPr>
            <w:tcW w:w="1219" w:type="pct"/>
          </w:tcPr>
          <w:p w14:paraId="63424356" w14:textId="77777777" w:rsidR="00D344BA" w:rsidRPr="006842AB" w:rsidRDefault="00315243"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Collaboration on visual media projects</w:t>
            </w:r>
          </w:p>
        </w:tc>
      </w:tr>
      <w:tr w:rsidR="00ED4E53" w:rsidRPr="00FC5631" w14:paraId="179A9890" w14:textId="77777777" w:rsidTr="00E44A1F">
        <w:trPr>
          <w:trHeight w:val="280"/>
        </w:trPr>
        <w:tc>
          <w:tcPr>
            <w:tcW w:w="1001" w:type="pct"/>
            <w:shd w:val="clear" w:color="auto" w:fill="auto"/>
            <w:noWrap/>
            <w:vAlign w:val="center"/>
            <w:hideMark/>
          </w:tcPr>
          <w:p w14:paraId="224D7DBE"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CritLink</w:t>
            </w:r>
            <w:proofErr w:type="spellEnd"/>
          </w:p>
        </w:tc>
        <w:tc>
          <w:tcPr>
            <w:tcW w:w="610" w:type="pct"/>
            <w:shd w:val="clear" w:color="auto" w:fill="auto"/>
            <w:noWrap/>
            <w:vAlign w:val="center"/>
            <w:hideMark/>
          </w:tcPr>
          <w:p w14:paraId="11DDB653" w14:textId="77777777" w:rsidR="00D344BA" w:rsidRPr="006842AB" w:rsidRDefault="006675A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executable from 2000</w:t>
            </w:r>
          </w:p>
        </w:tc>
        <w:tc>
          <w:tcPr>
            <w:tcW w:w="764" w:type="pct"/>
            <w:shd w:val="clear" w:color="auto" w:fill="auto"/>
            <w:noWrap/>
            <w:vAlign w:val="center"/>
            <w:hideMark/>
          </w:tcPr>
          <w:p w14:paraId="01A836EB"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D4F81A8" w14:textId="77777777" w:rsidR="00D344BA" w:rsidRPr="006842AB" w:rsidRDefault="00167794"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E2DCAEB" w14:textId="77777777" w:rsidR="00D344BA" w:rsidRPr="006842AB" w:rsidRDefault="006675A2" w:rsidP="00E44A1F">
            <w:pPr>
              <w:tabs>
                <w:tab w:val="left" w:pos="224"/>
              </w:tabs>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b/>
              <w:t xml:space="preserve">Unix </w:t>
            </w:r>
          </w:p>
        </w:tc>
        <w:tc>
          <w:tcPr>
            <w:tcW w:w="1219" w:type="pct"/>
          </w:tcPr>
          <w:p w14:paraId="1DCE8A41" w14:textId="77777777" w:rsidR="00D344BA" w:rsidRPr="006842AB" w:rsidRDefault="00167794" w:rsidP="008729EB">
            <w:pPr>
              <w:tabs>
                <w:tab w:val="left" w:pos="192"/>
              </w:tabs>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web-documents in local networks and on the internet. Different colour means different sorts of comment: support (green</w:t>
            </w:r>
            <w:r w:rsidR="008F148F"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issue (red</w:t>
            </w:r>
            <w:r w:rsidR="008F148F" w:rsidRPr="006842AB">
              <w:rPr>
                <w:rFonts w:eastAsia="Times New Roman" w:cs="Times New Roman"/>
                <w:color w:val="000000"/>
                <w:sz w:val="20"/>
                <w:szCs w:val="20"/>
                <w:lang w:val="en-US" w:eastAsia="en-US"/>
              </w:rPr>
              <w:t xml:space="preserve">, -), </w:t>
            </w:r>
            <w:proofErr w:type="spellStart"/>
            <w:r w:rsidR="008F148F" w:rsidRPr="006842AB">
              <w:rPr>
                <w:rFonts w:eastAsia="Times New Roman" w:cs="Times New Roman"/>
                <w:color w:val="000000"/>
                <w:sz w:val="20"/>
                <w:szCs w:val="20"/>
                <w:lang w:val="en-US" w:eastAsia="en-US"/>
              </w:rPr>
              <w:t>bcomment</w:t>
            </w:r>
            <w:proofErr w:type="spellEnd"/>
            <w:r w:rsidR="008F148F" w:rsidRPr="006842AB">
              <w:rPr>
                <w:rFonts w:eastAsia="Times New Roman" w:cs="Times New Roman"/>
                <w:color w:val="000000"/>
                <w:sz w:val="20"/>
                <w:szCs w:val="20"/>
                <w:lang w:val="en-US" w:eastAsia="en-US"/>
              </w:rPr>
              <w:t xml:space="preserve"> (</w:t>
            </w:r>
            <w:proofErr w:type="spellStart"/>
            <w:r w:rsidR="008F148F" w:rsidRPr="006842AB">
              <w:rPr>
                <w:rFonts w:eastAsia="Times New Roman" w:cs="Times New Roman"/>
                <w:color w:val="000000"/>
                <w:sz w:val="20"/>
                <w:szCs w:val="20"/>
                <w:lang w:val="en-US" w:eastAsia="en-US"/>
              </w:rPr>
              <w:t>bule</w:t>
            </w:r>
            <w:proofErr w:type="spellEnd"/>
            <w:r w:rsidR="008F148F"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query (orange</w:t>
            </w:r>
            <w:r w:rsidR="008F148F"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t>
            </w:r>
          </w:p>
        </w:tc>
      </w:tr>
      <w:tr w:rsidR="00ED4E53" w:rsidRPr="00FC5631" w14:paraId="1EFAA6AE" w14:textId="77777777" w:rsidTr="00E44A1F">
        <w:trPr>
          <w:trHeight w:val="280"/>
        </w:trPr>
        <w:tc>
          <w:tcPr>
            <w:tcW w:w="1001" w:type="pct"/>
            <w:shd w:val="clear" w:color="auto" w:fill="auto"/>
            <w:noWrap/>
            <w:vAlign w:val="center"/>
            <w:hideMark/>
          </w:tcPr>
          <w:p w14:paraId="20DB8197"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Crocodoc</w:t>
            </w:r>
            <w:proofErr w:type="spellEnd"/>
          </w:p>
        </w:tc>
        <w:tc>
          <w:tcPr>
            <w:tcW w:w="610" w:type="pct"/>
            <w:shd w:val="clear" w:color="auto" w:fill="auto"/>
            <w:noWrap/>
            <w:vAlign w:val="center"/>
            <w:hideMark/>
          </w:tcPr>
          <w:p w14:paraId="200736F4" w14:textId="77777777" w:rsidR="00D344BA" w:rsidRPr="006842AB" w:rsidRDefault="00137C4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4FD3F1DA" w14:textId="77777777" w:rsidR="00D344BA" w:rsidRPr="006842AB" w:rsidRDefault="00F310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 with free Standard edition</w:t>
            </w:r>
            <w:r w:rsidR="00D344BA" w:rsidRPr="006842AB">
              <w:rPr>
                <w:rFonts w:eastAsia="Times New Roman" w:cs="Times New Roman"/>
                <w:color w:val="000000"/>
                <w:sz w:val="20"/>
                <w:szCs w:val="20"/>
                <w:lang w:val="en-US" w:eastAsia="en-US"/>
              </w:rPr>
              <w:t> </w:t>
            </w:r>
          </w:p>
        </w:tc>
        <w:tc>
          <w:tcPr>
            <w:tcW w:w="534" w:type="pct"/>
            <w:vAlign w:val="center"/>
          </w:tcPr>
          <w:p w14:paraId="10F20F6A" w14:textId="77777777" w:rsidR="00D344BA" w:rsidRPr="006842AB" w:rsidRDefault="00F310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31461978"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694BE0C4" w14:textId="77777777" w:rsidR="00D344BA" w:rsidRPr="006842AB" w:rsidRDefault="00137C42"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Annotated PDF, word, </w:t>
            </w:r>
            <w:proofErr w:type="spellStart"/>
            <w:r w:rsidR="00F310D7" w:rsidRPr="006842AB">
              <w:rPr>
                <w:rFonts w:eastAsia="Times New Roman" w:cs="Times New Roman"/>
                <w:color w:val="000000"/>
                <w:sz w:val="20"/>
                <w:szCs w:val="20"/>
                <w:lang w:val="en-US" w:eastAsia="en-US"/>
              </w:rPr>
              <w:t>Pwerpoint</w:t>
            </w:r>
            <w:proofErr w:type="spellEnd"/>
            <w:r w:rsidRPr="006842AB">
              <w:rPr>
                <w:rFonts w:eastAsia="Times New Roman" w:cs="Times New Roman"/>
                <w:color w:val="000000"/>
                <w:sz w:val="20"/>
                <w:szCs w:val="20"/>
                <w:lang w:val="en-US" w:eastAsia="en-US"/>
              </w:rPr>
              <w:t xml:space="preserve"> documents are saved on </w:t>
            </w:r>
            <w:proofErr w:type="spellStart"/>
            <w:r w:rsidRPr="006842AB">
              <w:rPr>
                <w:rFonts w:eastAsia="Times New Roman" w:cs="Times New Roman"/>
                <w:color w:val="000000"/>
                <w:sz w:val="20"/>
                <w:szCs w:val="20"/>
                <w:lang w:val="en-US" w:eastAsia="en-US"/>
              </w:rPr>
              <w:t>Crocodoc</w:t>
            </w:r>
            <w:proofErr w:type="spellEnd"/>
            <w:r w:rsidRPr="006842AB">
              <w:rPr>
                <w:rFonts w:eastAsia="Times New Roman" w:cs="Times New Roman"/>
                <w:color w:val="000000"/>
                <w:sz w:val="20"/>
                <w:szCs w:val="20"/>
                <w:lang w:val="en-US" w:eastAsia="en-US"/>
              </w:rPr>
              <w:t xml:space="preserve"> servers</w:t>
            </w:r>
          </w:p>
        </w:tc>
      </w:tr>
      <w:tr w:rsidR="00ED4E53" w:rsidRPr="00FC5631" w14:paraId="65F6B0B7" w14:textId="77777777" w:rsidTr="00E44A1F">
        <w:trPr>
          <w:trHeight w:val="280"/>
        </w:trPr>
        <w:tc>
          <w:tcPr>
            <w:tcW w:w="1001" w:type="pct"/>
            <w:shd w:val="clear" w:color="auto" w:fill="auto"/>
            <w:noWrap/>
            <w:vAlign w:val="center"/>
            <w:hideMark/>
          </w:tcPr>
          <w:p w14:paraId="10D93522"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DIIGO</w:t>
            </w:r>
          </w:p>
        </w:tc>
        <w:tc>
          <w:tcPr>
            <w:tcW w:w="610" w:type="pct"/>
            <w:shd w:val="clear" w:color="auto" w:fill="auto"/>
            <w:noWrap/>
            <w:vAlign w:val="center"/>
            <w:hideMark/>
          </w:tcPr>
          <w:p w14:paraId="77D81D9C"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38F4D5B8"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with free base account</w:t>
            </w:r>
          </w:p>
        </w:tc>
        <w:tc>
          <w:tcPr>
            <w:tcW w:w="534" w:type="pct"/>
            <w:vAlign w:val="center"/>
          </w:tcPr>
          <w:p w14:paraId="23B7CAFD" w14:textId="77777777" w:rsidR="00D344BA" w:rsidRPr="006842AB" w:rsidRDefault="00FC240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CF308E6"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Safari, IE</w:t>
            </w:r>
          </w:p>
        </w:tc>
        <w:tc>
          <w:tcPr>
            <w:tcW w:w="1219" w:type="pct"/>
          </w:tcPr>
          <w:p w14:paraId="72A95A36" w14:textId="77777777" w:rsidR="00D344BA" w:rsidRPr="006842AB" w:rsidRDefault="00FC240E"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Annotating web-pages, saved to </w:t>
            </w:r>
            <w:proofErr w:type="spellStart"/>
            <w:r w:rsidRPr="006842AB">
              <w:rPr>
                <w:rFonts w:eastAsia="Times New Roman" w:cs="Times New Roman"/>
                <w:color w:val="000000"/>
                <w:sz w:val="20"/>
                <w:szCs w:val="20"/>
                <w:lang w:val="en-US" w:eastAsia="en-US"/>
              </w:rPr>
              <w:t>Diigo</w:t>
            </w:r>
            <w:proofErr w:type="spellEnd"/>
            <w:r w:rsidRPr="006842AB">
              <w:rPr>
                <w:rFonts w:eastAsia="Times New Roman" w:cs="Times New Roman"/>
                <w:color w:val="000000"/>
                <w:sz w:val="20"/>
                <w:szCs w:val="20"/>
                <w:lang w:val="en-US" w:eastAsia="en-US"/>
              </w:rPr>
              <w:t xml:space="preserve"> library, </w:t>
            </w:r>
            <w:proofErr w:type="spellStart"/>
            <w:r w:rsidRPr="006842AB">
              <w:rPr>
                <w:rFonts w:eastAsia="Times New Roman" w:cs="Times New Roman"/>
                <w:color w:val="000000"/>
                <w:sz w:val="20"/>
                <w:szCs w:val="20"/>
                <w:lang w:val="en-US" w:eastAsia="en-US"/>
              </w:rPr>
              <w:t>Diigo</w:t>
            </w:r>
            <w:proofErr w:type="spellEnd"/>
            <w:r w:rsidRPr="006842AB">
              <w:rPr>
                <w:rFonts w:eastAsia="Times New Roman" w:cs="Times New Roman"/>
                <w:color w:val="000000"/>
                <w:sz w:val="20"/>
                <w:szCs w:val="20"/>
                <w:lang w:val="en-US" w:eastAsia="en-US"/>
              </w:rPr>
              <w:t xml:space="preserve"> account is needed</w:t>
            </w:r>
          </w:p>
        </w:tc>
      </w:tr>
      <w:tr w:rsidR="00ED4E53" w:rsidRPr="00FC5631" w14:paraId="35F75CCF" w14:textId="77777777" w:rsidTr="00E44A1F">
        <w:trPr>
          <w:trHeight w:val="280"/>
        </w:trPr>
        <w:tc>
          <w:tcPr>
            <w:tcW w:w="1001" w:type="pct"/>
            <w:shd w:val="clear" w:color="auto" w:fill="auto"/>
            <w:noWrap/>
            <w:vAlign w:val="center"/>
            <w:hideMark/>
          </w:tcPr>
          <w:p w14:paraId="43E65A49"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DrawHere</w:t>
            </w:r>
            <w:proofErr w:type="spellEnd"/>
          </w:p>
        </w:tc>
        <w:tc>
          <w:tcPr>
            <w:tcW w:w="610" w:type="pct"/>
            <w:shd w:val="clear" w:color="auto" w:fill="auto"/>
            <w:noWrap/>
            <w:vAlign w:val="center"/>
            <w:hideMark/>
          </w:tcPr>
          <w:p w14:paraId="77227B62" w14:textId="77777777"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0E448C7" w14:textId="77777777" w:rsidR="00D344BA" w:rsidRPr="006842AB" w:rsidRDefault="00204463"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 </w:t>
            </w:r>
            <w:r w:rsidR="00DF0280" w:rsidRPr="006842AB">
              <w:rPr>
                <w:rFonts w:eastAsia="Times New Roman" w:cs="Times New Roman"/>
                <w:color w:val="000000"/>
                <w:sz w:val="20"/>
                <w:szCs w:val="20"/>
                <w:lang w:val="en-US" w:eastAsia="en-US"/>
              </w:rPr>
              <w:t xml:space="preserve">one needs </w:t>
            </w:r>
            <w:r w:rsidRPr="006842AB">
              <w:rPr>
                <w:rFonts w:eastAsia="Times New Roman" w:cs="Times New Roman"/>
                <w:color w:val="000000"/>
                <w:sz w:val="20"/>
                <w:szCs w:val="20"/>
                <w:lang w:val="en-US" w:eastAsia="en-US"/>
              </w:rPr>
              <w:br/>
            </w:r>
            <w:r w:rsidR="00DF0280" w:rsidRPr="006842AB">
              <w:rPr>
                <w:rFonts w:eastAsia="Times New Roman" w:cs="Times New Roman"/>
                <w:color w:val="000000"/>
                <w:sz w:val="20"/>
                <w:szCs w:val="20"/>
                <w:lang w:val="en-US" w:eastAsia="en-US"/>
              </w:rPr>
              <w:t>an</w:t>
            </w:r>
            <w:r w:rsidR="00455104" w:rsidRPr="006842AB">
              <w:rPr>
                <w:rFonts w:eastAsia="Times New Roman" w:cs="Times New Roman"/>
                <w:color w:val="000000"/>
                <w:sz w:val="20"/>
                <w:szCs w:val="20"/>
                <w:lang w:val="en-US" w:eastAsia="en-US"/>
              </w:rPr>
              <w:t xml:space="preserve"> acc</w:t>
            </w:r>
            <w:r w:rsidR="00DF0280" w:rsidRPr="006842AB">
              <w:rPr>
                <w:rFonts w:eastAsia="Times New Roman" w:cs="Times New Roman"/>
                <w:color w:val="000000"/>
                <w:sz w:val="20"/>
                <w:szCs w:val="20"/>
                <w:lang w:val="en-US" w:eastAsia="en-US"/>
              </w:rPr>
              <w:t>ount</w:t>
            </w:r>
            <w:r w:rsidR="00D344BA" w:rsidRPr="006842AB">
              <w:rPr>
                <w:rFonts w:eastAsia="Times New Roman" w:cs="Times New Roman"/>
                <w:color w:val="000000"/>
                <w:sz w:val="20"/>
                <w:szCs w:val="20"/>
                <w:lang w:val="en-US" w:eastAsia="en-US"/>
              </w:rPr>
              <w:t> </w:t>
            </w:r>
          </w:p>
        </w:tc>
        <w:tc>
          <w:tcPr>
            <w:tcW w:w="534" w:type="pct"/>
            <w:vAlign w:val="center"/>
          </w:tcPr>
          <w:p w14:paraId="50C8BC9B"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3FF856A2" w14:textId="77777777" w:rsidR="00D344BA" w:rsidRPr="006842AB" w:rsidRDefault="00455104"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IE</w:t>
            </w:r>
            <w:r w:rsidR="00DF0280" w:rsidRPr="006842AB">
              <w:rPr>
                <w:rFonts w:eastAsia="Times New Roman" w:cs="Times New Roman"/>
                <w:color w:val="000000"/>
                <w:sz w:val="20"/>
                <w:szCs w:val="20"/>
                <w:lang w:val="en-US" w:eastAsia="en-US"/>
              </w:rPr>
              <w:t xml:space="preserve"> </w:t>
            </w:r>
            <w:proofErr w:type="spellStart"/>
            <w:r w:rsidR="00DF0280" w:rsidRPr="006842AB">
              <w:rPr>
                <w:rFonts w:eastAsia="Times New Roman" w:cs="Times New Roman"/>
                <w:color w:val="000000"/>
                <w:sz w:val="20"/>
                <w:szCs w:val="20"/>
                <w:lang w:val="en-US" w:eastAsia="en-US"/>
              </w:rPr>
              <w:t>bookmarklet</w:t>
            </w:r>
            <w:proofErr w:type="spellEnd"/>
          </w:p>
        </w:tc>
        <w:tc>
          <w:tcPr>
            <w:tcW w:w="1219" w:type="pct"/>
          </w:tcPr>
          <w:p w14:paraId="35205F5E" w14:textId="77777777" w:rsidR="00D344BA" w:rsidRPr="006842AB" w:rsidRDefault="00DD0C8C"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Draw</w:t>
            </w:r>
            <w:r w:rsidR="00DF0280" w:rsidRPr="006842AB">
              <w:rPr>
                <w:rFonts w:eastAsia="Times New Roman" w:cs="Times New Roman"/>
                <w:color w:val="000000"/>
                <w:sz w:val="20"/>
                <w:szCs w:val="20"/>
                <w:lang w:val="en-US" w:eastAsia="en-US"/>
              </w:rPr>
              <w:t xml:space="preserve">ing </w:t>
            </w:r>
            <w:r w:rsidR="00271D4D" w:rsidRPr="006842AB">
              <w:rPr>
                <w:rFonts w:eastAsia="Times New Roman" w:cs="Times New Roman"/>
                <w:color w:val="000000"/>
                <w:sz w:val="20"/>
                <w:szCs w:val="20"/>
                <w:lang w:val="en-US" w:eastAsia="en-US"/>
              </w:rPr>
              <w:t>on</w:t>
            </w:r>
            <w:r w:rsidR="00DF0280" w:rsidRPr="006842AB">
              <w:rPr>
                <w:rFonts w:eastAsia="Times New Roman" w:cs="Times New Roman"/>
                <w:color w:val="000000"/>
                <w:sz w:val="20"/>
                <w:szCs w:val="20"/>
                <w:lang w:val="en-US" w:eastAsia="en-US"/>
              </w:rPr>
              <w:t xml:space="preserve"> web-pages</w:t>
            </w:r>
            <w:r w:rsidR="00271D4D" w:rsidRPr="006842AB">
              <w:rPr>
                <w:rFonts w:eastAsia="Times New Roman" w:cs="Times New Roman"/>
                <w:color w:val="000000"/>
                <w:sz w:val="20"/>
                <w:szCs w:val="20"/>
                <w:lang w:val="en-US" w:eastAsia="en-US"/>
              </w:rPr>
              <w:t>,</w:t>
            </w:r>
            <w:r w:rsidR="00271D4D" w:rsidRPr="006842AB">
              <w:rPr>
                <w:rFonts w:eastAsia="Times New Roman" w:cs="Times New Roman"/>
                <w:color w:val="000000"/>
                <w:sz w:val="20"/>
                <w:szCs w:val="20"/>
                <w:lang w:val="en-US" w:eastAsia="en-US"/>
              </w:rPr>
              <w:br/>
              <w:t>shareable</w:t>
            </w:r>
          </w:p>
        </w:tc>
      </w:tr>
      <w:tr w:rsidR="00ED4E53" w:rsidRPr="00FC5631" w14:paraId="63B9954A" w14:textId="77777777" w:rsidTr="00E44A1F">
        <w:trPr>
          <w:trHeight w:val="280"/>
        </w:trPr>
        <w:tc>
          <w:tcPr>
            <w:tcW w:w="1001" w:type="pct"/>
            <w:shd w:val="clear" w:color="auto" w:fill="auto"/>
            <w:noWrap/>
            <w:vAlign w:val="center"/>
            <w:hideMark/>
          </w:tcPr>
          <w:p w14:paraId="6DB04BDC"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ThirdVoice</w:t>
            </w:r>
            <w:proofErr w:type="spellEnd"/>
          </w:p>
        </w:tc>
        <w:tc>
          <w:tcPr>
            <w:tcW w:w="610" w:type="pct"/>
            <w:shd w:val="clear" w:color="auto" w:fill="auto"/>
            <w:noWrap/>
            <w:vAlign w:val="center"/>
            <w:hideMark/>
          </w:tcPr>
          <w:p w14:paraId="1F5B2EE2" w14:textId="77777777" w:rsidR="00D344BA" w:rsidRPr="006842AB" w:rsidRDefault="008814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Dis</w:t>
            </w:r>
            <w:r w:rsidR="00F75DB9" w:rsidRPr="006842AB">
              <w:rPr>
                <w:rFonts w:eastAsia="Times New Roman" w:cs="Times New Roman"/>
                <w:color w:val="000000"/>
                <w:sz w:val="20"/>
                <w:szCs w:val="20"/>
                <w:lang w:val="en-US" w:eastAsia="en-US"/>
              </w:rPr>
              <w:t>co</w:t>
            </w:r>
            <w:r w:rsidRPr="006842AB">
              <w:rPr>
                <w:rFonts w:eastAsia="Times New Roman" w:cs="Times New Roman"/>
                <w:color w:val="000000"/>
                <w:sz w:val="20"/>
                <w:szCs w:val="20"/>
                <w:lang w:val="en-US" w:eastAsia="en-US"/>
              </w:rPr>
              <w:t>nt</w:t>
            </w:r>
            <w:r w:rsidR="00F75DB9" w:rsidRPr="006842AB">
              <w:rPr>
                <w:rFonts w:eastAsia="Times New Roman" w:cs="Times New Roman"/>
                <w:color w:val="000000"/>
                <w:sz w:val="20"/>
                <w:szCs w:val="20"/>
                <w:lang w:val="en-US" w:eastAsia="en-US"/>
              </w:rPr>
              <w:t>inu</w:t>
            </w:r>
            <w:r w:rsidRPr="006842AB">
              <w:rPr>
                <w:rFonts w:eastAsia="Times New Roman" w:cs="Times New Roman"/>
                <w:color w:val="000000"/>
                <w:sz w:val="20"/>
                <w:szCs w:val="20"/>
                <w:lang w:val="en-US" w:eastAsia="en-US"/>
              </w:rPr>
              <w:t xml:space="preserve">ed in 2001 </w:t>
            </w:r>
          </w:p>
        </w:tc>
        <w:tc>
          <w:tcPr>
            <w:tcW w:w="764" w:type="pct"/>
            <w:shd w:val="clear" w:color="auto" w:fill="auto"/>
            <w:noWrap/>
            <w:vAlign w:val="center"/>
            <w:hideMark/>
          </w:tcPr>
          <w:p w14:paraId="0822669A"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AC6D4E6"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28E242D0" w14:textId="77777777" w:rsidR="00D344BA" w:rsidRPr="006842AB" w:rsidRDefault="008814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Browser Plug-in</w:t>
            </w:r>
          </w:p>
        </w:tc>
        <w:tc>
          <w:tcPr>
            <w:tcW w:w="1219" w:type="pct"/>
          </w:tcPr>
          <w:p w14:paraId="0B29F571" w14:textId="77777777" w:rsidR="00D344BA" w:rsidRPr="006842AB" w:rsidRDefault="008814D7"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Commenting web-sites,</w:t>
            </w:r>
            <w:r w:rsidRPr="006842AB">
              <w:rPr>
                <w:rFonts w:eastAsia="Times New Roman" w:cs="Times New Roman"/>
                <w:color w:val="000000"/>
                <w:sz w:val="20"/>
                <w:szCs w:val="20"/>
                <w:lang w:val="en-US" w:eastAsia="en-US"/>
              </w:rPr>
              <w:br/>
              <w:t>anyone could write anything; a lot of criticism from the web-page owners</w:t>
            </w:r>
          </w:p>
        </w:tc>
      </w:tr>
      <w:tr w:rsidR="00ED4E53" w:rsidRPr="00FC5631" w14:paraId="735DF362" w14:textId="77777777" w:rsidTr="00E44A1F">
        <w:trPr>
          <w:trHeight w:val="280"/>
        </w:trPr>
        <w:tc>
          <w:tcPr>
            <w:tcW w:w="1001" w:type="pct"/>
            <w:shd w:val="clear" w:color="auto" w:fill="auto"/>
            <w:noWrap/>
            <w:vAlign w:val="center"/>
            <w:hideMark/>
          </w:tcPr>
          <w:p w14:paraId="61A11C4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Wired Marker</w:t>
            </w:r>
          </w:p>
        </w:tc>
        <w:tc>
          <w:tcPr>
            <w:tcW w:w="610" w:type="pct"/>
            <w:shd w:val="clear" w:color="auto" w:fill="auto"/>
            <w:noWrap/>
            <w:vAlign w:val="center"/>
            <w:hideMark/>
          </w:tcPr>
          <w:p w14:paraId="7CC705A4" w14:textId="77777777" w:rsidR="00D344BA" w:rsidRPr="006842AB" w:rsidRDefault="004E726B"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7A305EB5" w14:textId="77777777"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Creative commons</w:t>
            </w:r>
            <w:r w:rsidR="00D344BA" w:rsidRPr="006842AB">
              <w:rPr>
                <w:rFonts w:eastAsia="Times New Roman" w:cs="Times New Roman"/>
                <w:color w:val="000000"/>
                <w:sz w:val="20"/>
                <w:szCs w:val="20"/>
                <w:lang w:val="en-US" w:eastAsia="en-US"/>
              </w:rPr>
              <w:t> </w:t>
            </w:r>
          </w:p>
        </w:tc>
        <w:tc>
          <w:tcPr>
            <w:tcW w:w="534" w:type="pct"/>
            <w:vAlign w:val="center"/>
          </w:tcPr>
          <w:p w14:paraId="2CAE48F4" w14:textId="77777777"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35319494" w14:textId="77777777"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w:t>
            </w:r>
            <w:r w:rsidR="006200D9" w:rsidRPr="006842AB">
              <w:rPr>
                <w:rFonts w:eastAsia="Times New Roman" w:cs="Times New Roman"/>
                <w:color w:val="000000"/>
                <w:sz w:val="20"/>
                <w:szCs w:val="20"/>
                <w:lang w:val="en-US" w:eastAsia="en-US"/>
              </w:rPr>
              <w:t>f</w:t>
            </w:r>
            <w:r w:rsidRPr="006842AB">
              <w:rPr>
                <w:rFonts w:eastAsia="Times New Roman" w:cs="Times New Roman"/>
                <w:color w:val="000000"/>
                <w:sz w:val="20"/>
                <w:szCs w:val="20"/>
                <w:lang w:val="en-US" w:eastAsia="en-US"/>
              </w:rPr>
              <w:t>ox extension</w:t>
            </w:r>
          </w:p>
        </w:tc>
        <w:tc>
          <w:tcPr>
            <w:tcW w:w="1219" w:type="pct"/>
          </w:tcPr>
          <w:p w14:paraId="4A1DC6BC" w14:textId="77777777" w:rsidR="00D344BA" w:rsidRPr="006842AB" w:rsidRDefault="004E726B"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Highlighting and putting text notes on the fragments of web-documents</w:t>
            </w:r>
          </w:p>
        </w:tc>
      </w:tr>
      <w:tr w:rsidR="00ED4E53" w:rsidRPr="00FC5631" w14:paraId="1380176B" w14:textId="77777777" w:rsidTr="00E44A1F">
        <w:trPr>
          <w:trHeight w:val="280"/>
        </w:trPr>
        <w:tc>
          <w:tcPr>
            <w:tcW w:w="1001" w:type="pct"/>
            <w:shd w:val="clear" w:color="auto" w:fill="auto"/>
            <w:noWrap/>
            <w:vAlign w:val="center"/>
            <w:hideMark/>
          </w:tcPr>
          <w:p w14:paraId="764EF5AD"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Fleck</w:t>
            </w:r>
          </w:p>
        </w:tc>
        <w:tc>
          <w:tcPr>
            <w:tcW w:w="610" w:type="pct"/>
            <w:shd w:val="clear" w:color="auto" w:fill="auto"/>
            <w:noWrap/>
            <w:vAlign w:val="center"/>
            <w:hideMark/>
          </w:tcPr>
          <w:p w14:paraId="4E33F072" w14:textId="77777777" w:rsidR="00D344BA" w:rsidRPr="006842AB" w:rsidRDefault="00D14A7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Tool of 2006,</w:t>
            </w:r>
            <w:r w:rsidRPr="006842AB">
              <w:rPr>
                <w:rFonts w:eastAsia="Times New Roman" w:cs="Times New Roman"/>
                <w:color w:val="000000"/>
                <w:sz w:val="20"/>
                <w:szCs w:val="20"/>
                <w:lang w:val="en-US" w:eastAsia="en-US"/>
              </w:rPr>
              <w:br/>
            </w:r>
            <w:r w:rsidR="007221F5" w:rsidRPr="006842AB">
              <w:rPr>
                <w:rFonts w:eastAsia="Times New Roman" w:cs="Times New Roman"/>
                <w:color w:val="000000"/>
                <w:sz w:val="20"/>
                <w:szCs w:val="20"/>
                <w:lang w:val="en-US" w:eastAsia="en-US"/>
              </w:rPr>
              <w:t>Inactive?</w:t>
            </w:r>
            <w:r w:rsidR="002A6F13" w:rsidRPr="006842AB">
              <w:rPr>
                <w:rFonts w:eastAsia="Times New Roman" w:cs="Times New Roman"/>
                <w:color w:val="000000"/>
                <w:sz w:val="20"/>
                <w:szCs w:val="20"/>
                <w:lang w:val="en-US" w:eastAsia="en-US"/>
              </w:rPr>
              <w:br/>
              <w:t>their site does not exist a</w:t>
            </w:r>
            <w:r w:rsidR="007221F5" w:rsidRPr="006842AB">
              <w:rPr>
                <w:rFonts w:eastAsia="Times New Roman" w:cs="Times New Roman"/>
                <w:color w:val="000000"/>
                <w:sz w:val="20"/>
                <w:szCs w:val="20"/>
                <w:lang w:val="en-US" w:eastAsia="en-US"/>
              </w:rPr>
              <w:t>ny more</w:t>
            </w:r>
          </w:p>
        </w:tc>
        <w:tc>
          <w:tcPr>
            <w:tcW w:w="764" w:type="pct"/>
            <w:shd w:val="clear" w:color="auto" w:fill="auto"/>
            <w:noWrap/>
            <w:vAlign w:val="center"/>
            <w:hideMark/>
          </w:tcPr>
          <w:p w14:paraId="399C3655"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38DD2A74"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17B27A3C"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35081E53"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0333B036" w14:textId="77777777" w:rsidTr="00E44A1F">
        <w:trPr>
          <w:trHeight w:val="280"/>
        </w:trPr>
        <w:tc>
          <w:tcPr>
            <w:tcW w:w="1001" w:type="pct"/>
            <w:shd w:val="clear" w:color="auto" w:fill="auto"/>
            <w:noWrap/>
            <w:vAlign w:val="center"/>
            <w:hideMark/>
          </w:tcPr>
          <w:p w14:paraId="340F1F5D"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http://delicious.com/</w:t>
            </w:r>
          </w:p>
        </w:tc>
        <w:tc>
          <w:tcPr>
            <w:tcW w:w="610" w:type="pct"/>
            <w:shd w:val="clear" w:color="auto" w:fill="auto"/>
            <w:noWrap/>
            <w:vAlign w:val="center"/>
            <w:hideMark/>
          </w:tcPr>
          <w:p w14:paraId="4333152B"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9BFD90E"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 </w:t>
            </w:r>
            <w:r w:rsidR="00D344BA" w:rsidRPr="006842AB">
              <w:rPr>
                <w:rFonts w:eastAsia="Times New Roman" w:cs="Times New Roman"/>
                <w:color w:val="000000"/>
                <w:sz w:val="20"/>
                <w:szCs w:val="20"/>
                <w:lang w:val="en-US" w:eastAsia="en-US"/>
              </w:rPr>
              <w:t> </w:t>
            </w:r>
          </w:p>
        </w:tc>
        <w:tc>
          <w:tcPr>
            <w:tcW w:w="534" w:type="pct"/>
            <w:vAlign w:val="center"/>
          </w:tcPr>
          <w:p w14:paraId="6FF6BE08" w14:textId="77777777" w:rsidR="00D344BA" w:rsidRPr="006842AB" w:rsidRDefault="00C15EE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67E531D7" w14:textId="77777777" w:rsidR="00D344BA" w:rsidRPr="006842AB" w:rsidRDefault="00C15EE6" w:rsidP="00E44A1F">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Bookmarklet</w:t>
            </w:r>
            <w:proofErr w:type="spellEnd"/>
          </w:p>
        </w:tc>
        <w:tc>
          <w:tcPr>
            <w:tcW w:w="1219" w:type="pct"/>
          </w:tcPr>
          <w:p w14:paraId="5EB5E589"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727AD982" w14:textId="77777777" w:rsidTr="00E44A1F">
        <w:trPr>
          <w:trHeight w:val="280"/>
        </w:trPr>
        <w:tc>
          <w:tcPr>
            <w:tcW w:w="1001" w:type="pct"/>
            <w:shd w:val="clear" w:color="auto" w:fill="auto"/>
            <w:noWrap/>
            <w:vAlign w:val="center"/>
            <w:hideMark/>
          </w:tcPr>
          <w:p w14:paraId="70FBA942"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http://evernote.com/</w:t>
            </w:r>
          </w:p>
        </w:tc>
        <w:tc>
          <w:tcPr>
            <w:tcW w:w="610" w:type="pct"/>
            <w:shd w:val="clear" w:color="auto" w:fill="auto"/>
            <w:noWrap/>
            <w:vAlign w:val="center"/>
            <w:hideMark/>
          </w:tcPr>
          <w:p w14:paraId="0199382D"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6E0CCFD1" w14:textId="77777777" w:rsidR="00D344BA" w:rsidRPr="006842AB" w:rsidRDefault="00096190" w:rsidP="00593148">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 </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br/>
            </w:r>
            <w:r w:rsidR="00DD0C8C" w:rsidRPr="006842AB">
              <w:rPr>
                <w:rFonts w:eastAsia="Times New Roman" w:cs="Times New Roman"/>
                <w:color w:val="000000"/>
                <w:sz w:val="20"/>
                <w:szCs w:val="20"/>
                <w:lang w:val="en-US" w:eastAsia="en-US"/>
              </w:rPr>
              <w:t>premium is commercial</w:t>
            </w:r>
          </w:p>
        </w:tc>
        <w:tc>
          <w:tcPr>
            <w:tcW w:w="534" w:type="pct"/>
            <w:vAlign w:val="center"/>
          </w:tcPr>
          <w:p w14:paraId="7C8D6AFA" w14:textId="77777777" w:rsidR="00D344BA" w:rsidRPr="006842AB" w:rsidRDefault="00DD0C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584DED55" w14:textId="77777777" w:rsidR="00D344BA" w:rsidRPr="006842AB" w:rsidRDefault="00DD0C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Server, storage of the documents</w:t>
            </w:r>
          </w:p>
        </w:tc>
        <w:tc>
          <w:tcPr>
            <w:tcW w:w="1219" w:type="pct"/>
          </w:tcPr>
          <w:p w14:paraId="4096C11A" w14:textId="77777777" w:rsidR="00D344BA" w:rsidRPr="006842AB" w:rsidRDefault="007E4839"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With “</w:t>
            </w:r>
            <w:proofErr w:type="spellStart"/>
            <w:r w:rsidRPr="006842AB">
              <w:rPr>
                <w:rFonts w:eastAsia="Times New Roman" w:cs="Times New Roman"/>
                <w:color w:val="000000"/>
                <w:sz w:val="20"/>
                <w:szCs w:val="20"/>
                <w:lang w:val="en-US" w:eastAsia="en-US"/>
              </w:rPr>
              <w:t>skitch</w:t>
            </w:r>
            <w:proofErr w:type="spellEnd"/>
            <w:r w:rsidRPr="006842AB">
              <w:rPr>
                <w:rFonts w:eastAsia="Times New Roman" w:cs="Times New Roman"/>
                <w:color w:val="000000"/>
                <w:sz w:val="20"/>
                <w:szCs w:val="20"/>
                <w:lang w:val="en-US" w:eastAsia="en-US"/>
              </w:rPr>
              <w:t xml:space="preserve">” : annotating </w:t>
            </w:r>
            <w:proofErr w:type="spellStart"/>
            <w:r w:rsidRPr="006842AB">
              <w:rPr>
                <w:rFonts w:eastAsia="Times New Roman" w:cs="Times New Roman"/>
                <w:color w:val="000000"/>
                <w:sz w:val="20"/>
                <w:szCs w:val="20"/>
                <w:lang w:val="en-US" w:eastAsia="en-US"/>
              </w:rPr>
              <w:t>pdf</w:t>
            </w:r>
            <w:proofErr w:type="spellEnd"/>
            <w:r w:rsidRPr="006842AB">
              <w:rPr>
                <w:rFonts w:eastAsia="Times New Roman" w:cs="Times New Roman"/>
                <w:color w:val="000000"/>
                <w:sz w:val="20"/>
                <w:szCs w:val="20"/>
                <w:lang w:val="en-US" w:eastAsia="en-US"/>
              </w:rPr>
              <w:t xml:space="preserve"> and images, not web-pages</w:t>
            </w:r>
          </w:p>
        </w:tc>
      </w:tr>
      <w:tr w:rsidR="00ED4E53" w:rsidRPr="00FC5631" w14:paraId="7341E283" w14:textId="77777777" w:rsidTr="00E44A1F">
        <w:trPr>
          <w:trHeight w:val="280"/>
        </w:trPr>
        <w:tc>
          <w:tcPr>
            <w:tcW w:w="1001" w:type="pct"/>
            <w:shd w:val="clear" w:color="auto" w:fill="auto"/>
            <w:noWrap/>
            <w:vAlign w:val="center"/>
            <w:hideMark/>
          </w:tcPr>
          <w:p w14:paraId="6DF752F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http://webmarginalia.net/</w:t>
            </w:r>
          </w:p>
        </w:tc>
        <w:tc>
          <w:tcPr>
            <w:tcW w:w="610" w:type="pct"/>
            <w:shd w:val="clear" w:color="auto" w:fill="auto"/>
            <w:noWrap/>
            <w:vAlign w:val="center"/>
            <w:hideMark/>
          </w:tcPr>
          <w:p w14:paraId="44371950"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0D2D979"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Pr="006842AB">
              <w:rPr>
                <w:rFonts w:eastAsia="Times New Roman" w:cs="Times New Roman"/>
                <w:color w:val="000000"/>
                <w:sz w:val="20"/>
                <w:szCs w:val="20"/>
                <w:lang w:val="en-US" w:eastAsia="en-US"/>
              </w:rPr>
              <w:br/>
              <w:t>Java Script</w:t>
            </w:r>
          </w:p>
        </w:tc>
        <w:tc>
          <w:tcPr>
            <w:tcW w:w="534" w:type="pct"/>
            <w:vAlign w:val="center"/>
          </w:tcPr>
          <w:p w14:paraId="03EDAE68"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0488F24" w14:textId="7777777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w:t>
            </w:r>
            <w:r w:rsidR="007269AD" w:rsidRPr="006842AB">
              <w:rPr>
                <w:rFonts w:eastAsia="Times New Roman" w:cs="Times New Roman"/>
                <w:color w:val="000000"/>
                <w:sz w:val="20"/>
                <w:szCs w:val="20"/>
                <w:lang w:val="en-US" w:eastAsia="en-US"/>
              </w:rPr>
              <w:t>e</w:t>
            </w:r>
            <w:r w:rsidRPr="006842AB">
              <w:rPr>
                <w:rFonts w:eastAsia="Times New Roman" w:cs="Times New Roman"/>
                <w:color w:val="000000"/>
                <w:sz w:val="20"/>
                <w:szCs w:val="20"/>
                <w:lang w:val="en-US" w:eastAsia="en-US"/>
              </w:rPr>
              <w:t xml:space="preserve">fox, Safari, Chrome, IE, </w:t>
            </w:r>
            <w:r w:rsidRPr="006842AB">
              <w:rPr>
                <w:rFonts w:eastAsia="Times New Roman" w:cs="Times New Roman"/>
                <w:color w:val="000000"/>
                <w:sz w:val="20"/>
                <w:szCs w:val="20"/>
                <w:lang w:val="en-US" w:eastAsia="en-US"/>
              </w:rPr>
              <w:br/>
              <w:t>For Moodle and Open Journal system</w:t>
            </w:r>
          </w:p>
        </w:tc>
        <w:tc>
          <w:tcPr>
            <w:tcW w:w="1219" w:type="pct"/>
          </w:tcPr>
          <w:p w14:paraId="0AA83D3C" w14:textId="77777777" w:rsidR="00D344BA" w:rsidRPr="006842AB" w:rsidRDefault="007269A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Highlighting htm</w:t>
            </w:r>
            <w:r w:rsidR="00096190" w:rsidRPr="006842AB">
              <w:rPr>
                <w:rFonts w:eastAsia="Times New Roman" w:cs="Times New Roman"/>
                <w:color w:val="000000"/>
                <w:sz w:val="20"/>
                <w:szCs w:val="20"/>
                <w:lang w:val="en-US" w:eastAsia="en-US"/>
              </w:rPr>
              <w:t>l</w:t>
            </w:r>
          </w:p>
        </w:tc>
      </w:tr>
      <w:tr w:rsidR="00ED4E53" w:rsidRPr="00FC5631" w14:paraId="3A6EFCB1" w14:textId="77777777" w:rsidTr="00E44A1F">
        <w:trPr>
          <w:trHeight w:val="1036"/>
        </w:trPr>
        <w:tc>
          <w:tcPr>
            <w:tcW w:w="1001" w:type="pct"/>
            <w:shd w:val="clear" w:color="auto" w:fill="auto"/>
            <w:noWrap/>
            <w:vAlign w:val="center"/>
            <w:hideMark/>
          </w:tcPr>
          <w:p w14:paraId="419BB2E0"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http://www.yandell-lab.org/software/mwas.html</w:t>
            </w:r>
          </w:p>
        </w:tc>
        <w:tc>
          <w:tcPr>
            <w:tcW w:w="610" w:type="pct"/>
            <w:shd w:val="clear" w:color="auto" w:fill="auto"/>
            <w:noWrap/>
            <w:vAlign w:val="center"/>
            <w:hideMark/>
          </w:tcPr>
          <w:p w14:paraId="0D2A1BD0"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2379A546"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w:t>
            </w:r>
            <w:r w:rsidR="00D344BA" w:rsidRPr="006842AB">
              <w:rPr>
                <w:rFonts w:eastAsia="Times New Roman" w:cs="Times New Roman"/>
                <w:color w:val="000000"/>
                <w:sz w:val="20"/>
                <w:szCs w:val="20"/>
                <w:lang w:val="en-US" w:eastAsia="en-US"/>
              </w:rPr>
              <w:t> </w:t>
            </w:r>
          </w:p>
        </w:tc>
        <w:tc>
          <w:tcPr>
            <w:tcW w:w="534" w:type="pct"/>
            <w:vAlign w:val="center"/>
          </w:tcPr>
          <w:p w14:paraId="0CC63670"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2B232F85"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7FE2CA11" w14:textId="77777777"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genomes</w:t>
            </w:r>
          </w:p>
        </w:tc>
      </w:tr>
      <w:tr w:rsidR="00ED4E53" w:rsidRPr="00FC5631" w14:paraId="10F52EFD" w14:textId="77777777" w:rsidTr="00E44A1F">
        <w:trPr>
          <w:trHeight w:val="280"/>
        </w:trPr>
        <w:tc>
          <w:tcPr>
            <w:tcW w:w="1001" w:type="pct"/>
            <w:shd w:val="clear" w:color="auto" w:fill="auto"/>
            <w:noWrap/>
            <w:vAlign w:val="center"/>
            <w:hideMark/>
          </w:tcPr>
          <w:p w14:paraId="4EE0D85C"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TrailFire</w:t>
            </w:r>
            <w:proofErr w:type="spellEnd"/>
          </w:p>
        </w:tc>
        <w:tc>
          <w:tcPr>
            <w:tcW w:w="610" w:type="pct"/>
            <w:shd w:val="clear" w:color="auto" w:fill="auto"/>
            <w:noWrap/>
            <w:vAlign w:val="center"/>
            <w:hideMark/>
          </w:tcPr>
          <w:p w14:paraId="22D914E5" w14:textId="77777777" w:rsidR="00D344BA" w:rsidRPr="006842AB" w:rsidRDefault="00E1482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mentioned in 2007</w:t>
            </w:r>
          </w:p>
        </w:tc>
        <w:tc>
          <w:tcPr>
            <w:tcW w:w="764" w:type="pct"/>
            <w:shd w:val="clear" w:color="auto" w:fill="auto"/>
            <w:noWrap/>
            <w:vAlign w:val="center"/>
            <w:hideMark/>
          </w:tcPr>
          <w:p w14:paraId="7D035600"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040742C7"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25997AAD" w14:textId="77777777" w:rsidR="00D344BA" w:rsidRPr="006842AB" w:rsidRDefault="00893CE0"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IE</w:t>
            </w:r>
          </w:p>
        </w:tc>
        <w:tc>
          <w:tcPr>
            <w:tcW w:w="1219" w:type="pct"/>
          </w:tcPr>
          <w:p w14:paraId="0C040309" w14:textId="77777777" w:rsidR="00D344BA" w:rsidRPr="006842AB" w:rsidRDefault="00893CE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(notes) webpages,</w:t>
            </w:r>
            <w:r w:rsidRPr="006842AB">
              <w:rPr>
                <w:rFonts w:eastAsia="Times New Roman" w:cs="Times New Roman"/>
                <w:color w:val="000000"/>
                <w:sz w:val="20"/>
                <w:szCs w:val="20"/>
                <w:lang w:val="en-US" w:eastAsia="en-US"/>
              </w:rPr>
              <w:br/>
            </w:r>
            <w:proofErr w:type="spellStart"/>
            <w:r w:rsidRPr="006842AB">
              <w:rPr>
                <w:rFonts w:eastAsia="Times New Roman" w:cs="Times New Roman"/>
                <w:color w:val="000000"/>
                <w:sz w:val="20"/>
                <w:szCs w:val="20"/>
                <w:lang w:val="en-US" w:eastAsia="en-US"/>
              </w:rPr>
              <w:t>categrozing</w:t>
            </w:r>
            <w:proofErr w:type="spellEnd"/>
            <w:r w:rsidRPr="006842AB">
              <w:rPr>
                <w:rFonts w:eastAsia="Times New Roman" w:cs="Times New Roman"/>
                <w:color w:val="000000"/>
                <w:sz w:val="20"/>
                <w:szCs w:val="20"/>
                <w:lang w:val="en-US" w:eastAsia="en-US"/>
              </w:rPr>
              <w:t xml:space="preserve"> annotated web-pages,</w:t>
            </w:r>
            <w:r w:rsidRPr="006842AB">
              <w:rPr>
                <w:rFonts w:eastAsia="Times New Roman" w:cs="Times New Roman"/>
                <w:color w:val="000000"/>
                <w:sz w:val="20"/>
                <w:szCs w:val="20"/>
                <w:lang w:val="en-US" w:eastAsia="en-US"/>
              </w:rPr>
              <w:br/>
              <w:t>sharing</w:t>
            </w:r>
          </w:p>
        </w:tc>
      </w:tr>
      <w:tr w:rsidR="00ED4E53" w:rsidRPr="00FC5631" w14:paraId="55C35F8A" w14:textId="77777777" w:rsidTr="00E44A1F">
        <w:trPr>
          <w:trHeight w:val="1400"/>
        </w:trPr>
        <w:tc>
          <w:tcPr>
            <w:tcW w:w="1001" w:type="pct"/>
            <w:shd w:val="clear" w:color="auto" w:fill="auto"/>
            <w:noWrap/>
            <w:vAlign w:val="center"/>
            <w:hideMark/>
          </w:tcPr>
          <w:p w14:paraId="291854A9"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REddIT</w:t>
            </w:r>
            <w:proofErr w:type="spellEnd"/>
          </w:p>
        </w:tc>
        <w:tc>
          <w:tcPr>
            <w:tcW w:w="610" w:type="pct"/>
            <w:shd w:val="clear" w:color="auto" w:fill="auto"/>
            <w:noWrap/>
            <w:vAlign w:val="center"/>
            <w:hideMark/>
          </w:tcPr>
          <w:p w14:paraId="2574AC71" w14:textId="77777777" w:rsidR="00D344BA" w:rsidRPr="006842AB" w:rsidRDefault="00C90F2D" w:rsidP="00A42A53">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80824C0" w14:textId="77777777" w:rsidR="00D344BA" w:rsidRPr="006842AB" w:rsidRDefault="00C90F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w:t>
            </w:r>
            <w:r w:rsidR="00D344BA" w:rsidRPr="006842AB">
              <w:rPr>
                <w:rFonts w:eastAsia="Times New Roman" w:cs="Times New Roman"/>
                <w:color w:val="000000"/>
                <w:sz w:val="20"/>
                <w:szCs w:val="20"/>
                <w:lang w:val="en-US" w:eastAsia="en-US"/>
              </w:rPr>
              <w:t> </w:t>
            </w:r>
          </w:p>
        </w:tc>
        <w:tc>
          <w:tcPr>
            <w:tcW w:w="534" w:type="pct"/>
            <w:vAlign w:val="center"/>
          </w:tcPr>
          <w:p w14:paraId="3B7687FB" w14:textId="77777777" w:rsidR="00D344BA" w:rsidRPr="006842AB" w:rsidRDefault="00C90F2D"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4D4B84CB" w14:textId="77777777" w:rsidR="00D344BA" w:rsidRPr="006842AB" w:rsidRDefault="00C90F2D"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server</w:t>
            </w:r>
          </w:p>
        </w:tc>
        <w:tc>
          <w:tcPr>
            <w:tcW w:w="1219" w:type="pct"/>
          </w:tcPr>
          <w:p w14:paraId="65324D11" w14:textId="77777777" w:rsidR="00D344BA" w:rsidRPr="006842AB" w:rsidRDefault="00C90F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Social networking </w:t>
            </w:r>
            <w:r w:rsidRPr="006842AB">
              <w:rPr>
                <w:rFonts w:eastAsia="Times New Roman" w:cs="Times New Roman"/>
                <w:color w:val="000000"/>
                <w:sz w:val="20"/>
                <w:szCs w:val="20"/>
                <w:lang w:val="en-US" w:eastAsia="en-US"/>
              </w:rPr>
              <w:br/>
              <w:t>and news website</w:t>
            </w:r>
          </w:p>
        </w:tc>
      </w:tr>
      <w:tr w:rsidR="00ED4E53" w:rsidRPr="00FC5631" w14:paraId="60B6EF32" w14:textId="77777777" w:rsidTr="00E44A1F">
        <w:trPr>
          <w:trHeight w:val="1400"/>
        </w:trPr>
        <w:tc>
          <w:tcPr>
            <w:tcW w:w="1001" w:type="pct"/>
            <w:shd w:val="clear" w:color="auto" w:fill="auto"/>
            <w:noWrap/>
            <w:vAlign w:val="center"/>
            <w:hideMark/>
          </w:tcPr>
          <w:p w14:paraId="43350D38"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ReframeIT</w:t>
            </w:r>
            <w:proofErr w:type="spellEnd"/>
          </w:p>
        </w:tc>
        <w:tc>
          <w:tcPr>
            <w:tcW w:w="610" w:type="pct"/>
            <w:shd w:val="clear" w:color="auto" w:fill="auto"/>
            <w:vAlign w:val="center"/>
            <w:hideMark/>
          </w:tcPr>
          <w:p w14:paraId="6549003F"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obviously not available any more, only light-weight demo on website, add-ons outdated, integration info missing on official website</w:t>
            </w:r>
          </w:p>
        </w:tc>
        <w:tc>
          <w:tcPr>
            <w:tcW w:w="764" w:type="pct"/>
            <w:shd w:val="clear" w:color="auto" w:fill="auto"/>
            <w:noWrap/>
            <w:vAlign w:val="center"/>
            <w:hideMark/>
          </w:tcPr>
          <w:p w14:paraId="3C9B6819"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30F5608C"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5085B00D"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33BFD0B8"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5867529A" w14:textId="77777777" w:rsidTr="00E44A1F">
        <w:trPr>
          <w:trHeight w:val="2520"/>
        </w:trPr>
        <w:tc>
          <w:tcPr>
            <w:tcW w:w="1001" w:type="pct"/>
            <w:shd w:val="clear" w:color="000000" w:fill="FFFFFF"/>
            <w:noWrap/>
            <w:vAlign w:val="center"/>
            <w:hideMark/>
          </w:tcPr>
          <w:p w14:paraId="65032E86"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Scrible</w:t>
            </w:r>
            <w:proofErr w:type="spellEnd"/>
          </w:p>
        </w:tc>
        <w:tc>
          <w:tcPr>
            <w:tcW w:w="610" w:type="pct"/>
            <w:shd w:val="clear" w:color="000000" w:fill="FFFFFF"/>
            <w:vAlign w:val="center"/>
            <w:hideMark/>
          </w:tcPr>
          <w:p w14:paraId="461CB0F5"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under development: free public beta version available</w:t>
            </w:r>
          </w:p>
        </w:tc>
        <w:tc>
          <w:tcPr>
            <w:tcW w:w="764" w:type="pct"/>
            <w:shd w:val="clear" w:color="000000" w:fill="FFFFFF"/>
            <w:vAlign w:val="center"/>
            <w:hideMark/>
          </w:tcPr>
          <w:p w14:paraId="55BD7E85"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premium, paid edition under development, not yet available</w:t>
            </w:r>
            <w:r w:rsidR="00897785" w:rsidRPr="006842AB">
              <w:rPr>
                <w:rFonts w:eastAsia="Times New Roman" w:cs="Times New Roman"/>
                <w:color w:val="000000"/>
                <w:sz w:val="20"/>
                <w:szCs w:val="20"/>
                <w:lang w:val="en-US" w:eastAsia="en-US"/>
              </w:rPr>
              <w:t>,</w:t>
            </w:r>
            <w:r w:rsidR="00897785" w:rsidRPr="006842AB">
              <w:rPr>
                <w:rFonts w:eastAsia="Times New Roman" w:cs="Times New Roman"/>
                <w:color w:val="000000"/>
                <w:sz w:val="20"/>
                <w:szCs w:val="20"/>
                <w:lang w:val="en-US" w:eastAsia="en-US"/>
              </w:rPr>
              <w:br/>
              <w:t xml:space="preserve">license: </w:t>
            </w:r>
            <w:r w:rsidR="00897785" w:rsidRPr="006842AB">
              <w:rPr>
                <w:rFonts w:eastAsia="Times New Roman" w:cs="Times New Roman"/>
                <w:color w:val="000000"/>
                <w:sz w:val="20"/>
                <w:szCs w:val="20"/>
                <w:lang w:val="en-US" w:eastAsia="en-US"/>
              </w:rPr>
              <w:br/>
              <w:t>no modifications allowed</w:t>
            </w:r>
          </w:p>
        </w:tc>
        <w:tc>
          <w:tcPr>
            <w:tcW w:w="534" w:type="pct"/>
            <w:shd w:val="clear" w:color="000000" w:fill="FFFFFF"/>
            <w:vAlign w:val="center"/>
          </w:tcPr>
          <w:p w14:paraId="61AB9426"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0E5F5BDC"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7B53C988"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03BC61E3" w14:textId="77777777" w:rsidTr="00E44A1F">
        <w:trPr>
          <w:trHeight w:val="2800"/>
        </w:trPr>
        <w:tc>
          <w:tcPr>
            <w:tcW w:w="1001" w:type="pct"/>
            <w:shd w:val="clear" w:color="000000" w:fill="FFFFFF"/>
            <w:noWrap/>
            <w:vAlign w:val="center"/>
            <w:hideMark/>
          </w:tcPr>
          <w:p w14:paraId="0ED8C2E1"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SharedCopy</w:t>
            </w:r>
            <w:proofErr w:type="spellEnd"/>
          </w:p>
        </w:tc>
        <w:tc>
          <w:tcPr>
            <w:tcW w:w="610" w:type="pct"/>
            <w:shd w:val="clear" w:color="000000" w:fill="FFFFFF"/>
            <w:vAlign w:val="center"/>
            <w:hideMark/>
          </w:tcPr>
          <w:p w14:paraId="2CB8D88D"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State uncertain. According to http://en.wikipedia.org/wiki/Web_annotation: Development has stopped. Observe: copyright date of official website: 2012</w:t>
            </w:r>
          </w:p>
        </w:tc>
        <w:tc>
          <w:tcPr>
            <w:tcW w:w="764" w:type="pct"/>
            <w:shd w:val="clear" w:color="000000" w:fill="FFFFFF"/>
            <w:noWrap/>
            <w:vAlign w:val="center"/>
            <w:hideMark/>
          </w:tcPr>
          <w:p w14:paraId="4A587682"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shd w:val="clear" w:color="000000" w:fill="FFFFFF"/>
            <w:vAlign w:val="center"/>
          </w:tcPr>
          <w:p w14:paraId="3EC73889"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7BD0BB67"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11B2643E"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754CF278" w14:textId="77777777" w:rsidTr="00E44A1F">
        <w:trPr>
          <w:trHeight w:val="840"/>
        </w:trPr>
        <w:tc>
          <w:tcPr>
            <w:tcW w:w="1001" w:type="pct"/>
            <w:shd w:val="clear" w:color="auto" w:fill="auto"/>
            <w:noWrap/>
            <w:vAlign w:val="center"/>
            <w:hideMark/>
          </w:tcPr>
          <w:p w14:paraId="6D040041"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ShiftSpace</w:t>
            </w:r>
            <w:proofErr w:type="spellEnd"/>
          </w:p>
        </w:tc>
        <w:tc>
          <w:tcPr>
            <w:tcW w:w="610" w:type="pct"/>
            <w:shd w:val="clear" w:color="auto" w:fill="auto"/>
            <w:noWrap/>
            <w:vAlign w:val="center"/>
            <w:hideMark/>
          </w:tcPr>
          <w:p w14:paraId="4D8A9FB2"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Development has stopped.</w:t>
            </w:r>
          </w:p>
        </w:tc>
        <w:tc>
          <w:tcPr>
            <w:tcW w:w="764" w:type="pct"/>
            <w:shd w:val="clear" w:color="auto" w:fill="auto"/>
            <w:noWrap/>
            <w:vAlign w:val="center"/>
            <w:hideMark/>
          </w:tcPr>
          <w:p w14:paraId="5A1D40A9"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F467ACC"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3DE1B110"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16527B32"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1123FA90" w14:textId="77777777" w:rsidTr="00E44A1F">
        <w:trPr>
          <w:trHeight w:val="1400"/>
        </w:trPr>
        <w:tc>
          <w:tcPr>
            <w:tcW w:w="1001" w:type="pct"/>
            <w:shd w:val="clear" w:color="auto" w:fill="auto"/>
            <w:noWrap/>
            <w:vAlign w:val="center"/>
            <w:hideMark/>
          </w:tcPr>
          <w:p w14:paraId="23FEE67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Skim</w:t>
            </w:r>
          </w:p>
        </w:tc>
        <w:tc>
          <w:tcPr>
            <w:tcW w:w="610" w:type="pct"/>
            <w:shd w:val="clear" w:color="auto" w:fill="auto"/>
            <w:vAlign w:val="center"/>
            <w:hideMark/>
          </w:tcPr>
          <w:p w14:paraId="04DC739F"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84C4F10"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BDS license </w:t>
            </w:r>
            <w:r w:rsidR="00D344BA" w:rsidRPr="006842AB">
              <w:rPr>
                <w:rFonts w:eastAsia="Times New Roman" w:cs="Times New Roman"/>
                <w:color w:val="000000"/>
                <w:sz w:val="20"/>
                <w:szCs w:val="20"/>
                <w:lang w:val="en-US" w:eastAsia="en-US"/>
              </w:rPr>
              <w:t> </w:t>
            </w:r>
          </w:p>
        </w:tc>
        <w:tc>
          <w:tcPr>
            <w:tcW w:w="534" w:type="pct"/>
            <w:vAlign w:val="center"/>
          </w:tcPr>
          <w:p w14:paraId="4281EA69"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0D0A9092" w14:textId="77777777" w:rsidR="00D344BA" w:rsidRPr="006842AB" w:rsidRDefault="0089778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OS X</w:t>
            </w:r>
          </w:p>
        </w:tc>
        <w:tc>
          <w:tcPr>
            <w:tcW w:w="1219" w:type="pct"/>
          </w:tcPr>
          <w:p w14:paraId="6958DD05"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PDF reader and node taker</w:t>
            </w:r>
          </w:p>
        </w:tc>
      </w:tr>
      <w:tr w:rsidR="00ED4E53" w:rsidRPr="00FC5631" w14:paraId="1B13E3DF" w14:textId="77777777" w:rsidTr="00E44A1F">
        <w:trPr>
          <w:trHeight w:val="840"/>
        </w:trPr>
        <w:tc>
          <w:tcPr>
            <w:tcW w:w="1001" w:type="pct"/>
            <w:shd w:val="clear" w:color="000000" w:fill="FFFFFF"/>
            <w:noWrap/>
            <w:vAlign w:val="center"/>
            <w:hideMark/>
          </w:tcPr>
          <w:p w14:paraId="2C500F73" w14:textId="77777777" w:rsidR="00D344BA" w:rsidRPr="006842AB" w:rsidRDefault="00D344BA"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WebNotes</w:t>
            </w:r>
            <w:proofErr w:type="spellEnd"/>
          </w:p>
        </w:tc>
        <w:tc>
          <w:tcPr>
            <w:tcW w:w="610" w:type="pct"/>
            <w:shd w:val="clear" w:color="000000" w:fill="FFFFFF"/>
            <w:noWrap/>
            <w:vAlign w:val="center"/>
            <w:hideMark/>
          </w:tcPr>
          <w:p w14:paraId="166D7DE8"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000000" w:fill="FFFFFF"/>
            <w:noWrap/>
            <w:vAlign w:val="center"/>
            <w:hideMark/>
          </w:tcPr>
          <w:p w14:paraId="0183D991"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platinum /pro</w:t>
            </w:r>
            <w:r w:rsidR="00897785" w:rsidRPr="006842AB">
              <w:rPr>
                <w:rFonts w:eastAsia="Times New Roman" w:cs="Times New Roman"/>
                <w:color w:val="000000"/>
                <w:sz w:val="20"/>
                <w:szCs w:val="20"/>
                <w:lang w:val="en-US" w:eastAsia="en-US"/>
              </w:rPr>
              <w:t>/lite</w:t>
            </w:r>
            <w:r w:rsidRPr="006842AB">
              <w:rPr>
                <w:rFonts w:eastAsia="Times New Roman" w:cs="Times New Roman"/>
                <w:color w:val="000000"/>
                <w:sz w:val="20"/>
                <w:szCs w:val="20"/>
                <w:lang w:val="en-US" w:eastAsia="en-US"/>
              </w:rPr>
              <w:t xml:space="preserve"> version</w:t>
            </w:r>
            <w:r w:rsidR="00897785" w:rsidRPr="006842AB">
              <w:rPr>
                <w:rFonts w:eastAsia="Times New Roman" w:cs="Times New Roman"/>
                <w:color w:val="000000"/>
                <w:sz w:val="20"/>
                <w:szCs w:val="20"/>
                <w:lang w:val="en-US" w:eastAsia="en-US"/>
              </w:rPr>
              <w:t>/,</w:t>
            </w:r>
            <w:r w:rsidR="00897785" w:rsidRPr="006842AB">
              <w:rPr>
                <w:rFonts w:eastAsia="Times New Roman" w:cs="Times New Roman"/>
                <w:color w:val="000000"/>
                <w:sz w:val="20"/>
                <w:szCs w:val="20"/>
                <w:lang w:val="en-US" w:eastAsia="en-US"/>
              </w:rPr>
              <w:br/>
              <w:t>account is needed</w:t>
            </w:r>
            <w:r w:rsidR="00F765B5" w:rsidRPr="006842AB">
              <w:rPr>
                <w:rFonts w:eastAsia="Times New Roman" w:cs="Times New Roman"/>
                <w:color w:val="000000"/>
                <w:sz w:val="20"/>
                <w:szCs w:val="20"/>
                <w:lang w:val="en-US" w:eastAsia="en-US"/>
              </w:rPr>
              <w:t xml:space="preserve">, </w:t>
            </w:r>
            <w:r w:rsidR="00F765B5" w:rsidRPr="006842AB">
              <w:rPr>
                <w:rFonts w:eastAsia="Times New Roman" w:cs="Times New Roman"/>
                <w:color w:val="000000"/>
                <w:sz w:val="20"/>
                <w:szCs w:val="20"/>
                <w:lang w:val="en-US" w:eastAsia="en-US"/>
              </w:rPr>
              <w:br/>
              <w:t>modification under permission</w:t>
            </w:r>
          </w:p>
        </w:tc>
        <w:tc>
          <w:tcPr>
            <w:tcW w:w="534" w:type="pct"/>
            <w:shd w:val="clear" w:color="000000" w:fill="FFFFFF"/>
            <w:vAlign w:val="center"/>
          </w:tcPr>
          <w:p w14:paraId="3A3E5090"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03A589B2"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00A02764" w14:textId="7777777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Adding notes to PDF and web-pages</w:t>
            </w:r>
          </w:p>
        </w:tc>
      </w:tr>
      <w:tr w:rsidR="00F765B5" w:rsidRPr="00FC5631" w14:paraId="66C68A58" w14:textId="77777777" w:rsidTr="00E44A1F">
        <w:trPr>
          <w:trHeight w:val="2962"/>
        </w:trPr>
        <w:tc>
          <w:tcPr>
            <w:tcW w:w="1001" w:type="pct"/>
            <w:shd w:val="clear" w:color="auto" w:fill="auto"/>
            <w:noWrap/>
            <w:vAlign w:val="center"/>
            <w:hideMark/>
          </w:tcPr>
          <w:p w14:paraId="6519B2DC"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JKN</w:t>
            </w:r>
          </w:p>
        </w:tc>
        <w:tc>
          <w:tcPr>
            <w:tcW w:w="610" w:type="pct"/>
            <w:shd w:val="clear" w:color="auto" w:fill="auto"/>
            <w:noWrap/>
            <w:vAlign w:val="center"/>
            <w:hideMark/>
          </w:tcPr>
          <w:p w14:paraId="25EF86E4"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tcPr>
          <w:p w14:paraId="71169644" w14:textId="77777777" w:rsidR="00F765B5" w:rsidRPr="006842AB" w:rsidRDefault="00F765B5" w:rsidP="00E44A1F">
            <w:pPr>
              <w:jc w:val="left"/>
              <w:rPr>
                <w:rFonts w:eastAsia="Times New Roman" w:cs="Times New Roman"/>
                <w:color w:val="0000FF"/>
                <w:sz w:val="20"/>
                <w:szCs w:val="20"/>
                <w:u w:val="single"/>
                <w:lang w:val="en-US" w:eastAsia="en-US"/>
              </w:rPr>
            </w:pPr>
          </w:p>
        </w:tc>
        <w:tc>
          <w:tcPr>
            <w:tcW w:w="534" w:type="pct"/>
            <w:vAlign w:val="center"/>
          </w:tcPr>
          <w:p w14:paraId="0A8FACD0" w14:textId="77777777" w:rsidR="00F765B5" w:rsidRPr="006842AB" w:rsidRDefault="00F765B5" w:rsidP="00E44A1F">
            <w:pPr>
              <w:jc w:val="left"/>
              <w:rPr>
                <w:sz w:val="20"/>
                <w:szCs w:val="20"/>
              </w:rPr>
            </w:pPr>
          </w:p>
        </w:tc>
        <w:tc>
          <w:tcPr>
            <w:tcW w:w="871" w:type="pct"/>
            <w:vAlign w:val="center"/>
          </w:tcPr>
          <w:p w14:paraId="44E54FA6" w14:textId="77777777" w:rsidR="00F765B5" w:rsidRPr="006842AB" w:rsidRDefault="00F765B5" w:rsidP="00E44A1F">
            <w:pPr>
              <w:jc w:val="left"/>
              <w:rPr>
                <w:sz w:val="20"/>
                <w:szCs w:val="20"/>
              </w:rPr>
            </w:pPr>
          </w:p>
        </w:tc>
        <w:tc>
          <w:tcPr>
            <w:tcW w:w="1219" w:type="pct"/>
            <w:vAlign w:val="center"/>
          </w:tcPr>
          <w:p w14:paraId="2C2D73F7" w14:textId="77777777" w:rsidR="00F765B5" w:rsidRPr="006842AB" w:rsidRDefault="00D8582F" w:rsidP="00E44A1F">
            <w:pPr>
              <w:ind w:firstLine="0"/>
              <w:jc w:val="left"/>
              <w:rPr>
                <w:sz w:val="20"/>
                <w:szCs w:val="20"/>
              </w:rPr>
            </w:pPr>
            <w:hyperlink r:id="rId16" w:history="1">
              <w:r w:rsidR="00F765B5" w:rsidRPr="006842AB">
                <w:rPr>
                  <w:rFonts w:eastAsia="Times New Roman" w:cs="Times New Roman"/>
                  <w:color w:val="0000FF"/>
                  <w:sz w:val="20"/>
                  <w:szCs w:val="20"/>
                  <w:u w:val="single"/>
                  <w:lang w:val="en-US" w:eastAsia="en-US"/>
                </w:rPr>
                <w:t xml:space="preserve">http://info.jkn.com/firefox.htm </w:t>
              </w:r>
            </w:hyperlink>
            <w:r w:rsidR="00F765B5" w:rsidRPr="006842AB">
              <w:rPr>
                <w:rFonts w:eastAsia="Times New Roman" w:cs="Times New Roman"/>
                <w:color w:val="0000FF"/>
                <w:sz w:val="20"/>
                <w:szCs w:val="20"/>
                <w:u w:val="single"/>
                <w:lang w:val="en-US" w:eastAsia="en-US"/>
              </w:rPr>
              <w:t xml:space="preserve">,  </w:t>
            </w:r>
            <w:r w:rsidR="00F765B5" w:rsidRPr="006842AB">
              <w:rPr>
                <w:color w:val="000000"/>
                <w:sz w:val="20"/>
                <w:szCs w:val="20"/>
              </w:rPr>
              <w:t xml:space="preserve">Light version with available features: web page annotation, organize and search notes, share notes via email, twitter, and permalink or any other similar </w:t>
            </w:r>
            <w:proofErr w:type="spellStart"/>
            <w:r w:rsidR="00F765B5" w:rsidRPr="006842AB">
              <w:rPr>
                <w:color w:val="000000"/>
                <w:sz w:val="20"/>
                <w:szCs w:val="20"/>
              </w:rPr>
              <w:t>url</w:t>
            </w:r>
            <w:proofErr w:type="spellEnd"/>
            <w:r w:rsidR="00F765B5" w:rsidRPr="006842AB">
              <w:rPr>
                <w:color w:val="000000"/>
                <w:sz w:val="20"/>
                <w:szCs w:val="20"/>
              </w:rPr>
              <w:t xml:space="preserve"> found from annotation evaluation lists - they didn't work at all!</w:t>
            </w:r>
          </w:p>
        </w:tc>
      </w:tr>
      <w:tr w:rsidR="00F765B5" w:rsidRPr="00FC5631" w14:paraId="240BA877" w14:textId="77777777" w:rsidTr="00E44A1F">
        <w:trPr>
          <w:trHeight w:val="280"/>
        </w:trPr>
        <w:tc>
          <w:tcPr>
            <w:tcW w:w="1001" w:type="pct"/>
            <w:shd w:val="clear" w:color="auto" w:fill="auto"/>
            <w:noWrap/>
            <w:vAlign w:val="center"/>
            <w:hideMark/>
          </w:tcPr>
          <w:p w14:paraId="69B633F9" w14:textId="77777777" w:rsidR="00F765B5" w:rsidRPr="006842AB" w:rsidRDefault="00F765B5"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Keeppy</w:t>
            </w:r>
            <w:proofErr w:type="spellEnd"/>
          </w:p>
        </w:tc>
        <w:tc>
          <w:tcPr>
            <w:tcW w:w="610" w:type="pct"/>
            <w:shd w:val="clear" w:color="auto" w:fill="auto"/>
            <w:noWrap/>
            <w:vAlign w:val="center"/>
            <w:hideMark/>
          </w:tcPr>
          <w:p w14:paraId="0DF4C7C7"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764" w:type="pct"/>
            <w:shd w:val="clear" w:color="auto" w:fill="auto"/>
            <w:noWrap/>
            <w:vAlign w:val="center"/>
            <w:hideMark/>
          </w:tcPr>
          <w:p w14:paraId="02A0DB7D" w14:textId="77777777" w:rsidR="00F765B5" w:rsidRPr="006842AB" w:rsidRDefault="00F765B5" w:rsidP="00E44A1F">
            <w:pPr>
              <w:jc w:val="left"/>
              <w:rPr>
                <w:rFonts w:eastAsia="Times New Roman" w:cs="Times New Roman"/>
                <w:color w:val="000000"/>
                <w:sz w:val="20"/>
                <w:szCs w:val="20"/>
                <w:lang w:val="en-US" w:eastAsia="en-US"/>
              </w:rPr>
            </w:pPr>
          </w:p>
        </w:tc>
        <w:tc>
          <w:tcPr>
            <w:tcW w:w="534" w:type="pct"/>
            <w:vAlign w:val="center"/>
          </w:tcPr>
          <w:p w14:paraId="7010F4BE" w14:textId="77777777" w:rsidR="00F765B5" w:rsidRPr="006842AB" w:rsidRDefault="00F765B5" w:rsidP="00E44A1F">
            <w:pPr>
              <w:jc w:val="left"/>
              <w:rPr>
                <w:sz w:val="20"/>
                <w:szCs w:val="20"/>
              </w:rPr>
            </w:pPr>
          </w:p>
        </w:tc>
        <w:tc>
          <w:tcPr>
            <w:tcW w:w="871" w:type="pct"/>
            <w:vAlign w:val="center"/>
          </w:tcPr>
          <w:p w14:paraId="558A0EEA" w14:textId="77777777" w:rsidR="00F765B5" w:rsidRPr="006842AB" w:rsidRDefault="00F765B5" w:rsidP="00E44A1F">
            <w:pPr>
              <w:jc w:val="left"/>
              <w:rPr>
                <w:sz w:val="20"/>
                <w:szCs w:val="20"/>
              </w:rPr>
            </w:pPr>
            <w:r w:rsidRPr="006842AB">
              <w:rPr>
                <w:sz w:val="20"/>
                <w:szCs w:val="20"/>
              </w:rPr>
              <w:t>Server</w:t>
            </w:r>
          </w:p>
        </w:tc>
        <w:tc>
          <w:tcPr>
            <w:tcW w:w="1219" w:type="pct"/>
          </w:tcPr>
          <w:p w14:paraId="2C6B1B86" w14:textId="77777777" w:rsidR="00F765B5" w:rsidRPr="006842AB" w:rsidRDefault="00D8582F" w:rsidP="00E44A1F">
            <w:pPr>
              <w:ind w:firstLine="0"/>
              <w:jc w:val="left"/>
              <w:rPr>
                <w:sz w:val="20"/>
                <w:szCs w:val="20"/>
              </w:rPr>
            </w:pPr>
            <w:hyperlink r:id="rId17" w:history="1">
              <w:r w:rsidR="00F765B5" w:rsidRPr="006842AB">
                <w:rPr>
                  <w:rStyle w:val="Hyperlink"/>
                  <w:rFonts w:eastAsia="Times New Roman" w:cs="Times New Roman"/>
                  <w:sz w:val="20"/>
                  <w:szCs w:val="20"/>
                  <w:lang w:val="en-US" w:eastAsia="en-US"/>
                </w:rPr>
                <w:t>http://www.keeppy.com/</w:t>
              </w:r>
            </w:hyperlink>
            <w:r w:rsidR="00F765B5" w:rsidRPr="006842AB">
              <w:rPr>
                <w:rFonts w:eastAsia="Times New Roman" w:cs="Times New Roman"/>
                <w:color w:val="000000"/>
                <w:sz w:val="20"/>
                <w:szCs w:val="20"/>
                <w:lang w:val="en-US" w:eastAsia="en-US"/>
              </w:rPr>
              <w:t>,  a social network,  relevant for our purposes</w:t>
            </w:r>
          </w:p>
        </w:tc>
      </w:tr>
      <w:tr w:rsidR="00F765B5" w:rsidRPr="00FC5631" w14:paraId="19B0D4DF" w14:textId="77777777" w:rsidTr="00E44A1F">
        <w:trPr>
          <w:trHeight w:val="280"/>
        </w:trPr>
        <w:tc>
          <w:tcPr>
            <w:tcW w:w="1001" w:type="pct"/>
            <w:shd w:val="clear" w:color="auto" w:fill="auto"/>
            <w:noWrap/>
            <w:vAlign w:val="center"/>
            <w:hideMark/>
          </w:tcPr>
          <w:p w14:paraId="6E4AAD54" w14:textId="77777777" w:rsidR="00F765B5" w:rsidRPr="006842AB" w:rsidRDefault="00CB72D9"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L</w:t>
            </w:r>
            <w:r w:rsidR="00F765B5" w:rsidRPr="006842AB">
              <w:rPr>
                <w:rFonts w:eastAsia="Times New Roman" w:cs="Times New Roman"/>
                <w:color w:val="000000"/>
                <w:sz w:val="20"/>
                <w:szCs w:val="20"/>
                <w:lang w:val="en-US" w:eastAsia="en-US"/>
              </w:rPr>
              <w:t>oomp</w:t>
            </w:r>
            <w:proofErr w:type="spellEnd"/>
          </w:p>
        </w:tc>
        <w:tc>
          <w:tcPr>
            <w:tcW w:w="610" w:type="pct"/>
            <w:shd w:val="clear" w:color="auto" w:fill="auto"/>
            <w:noWrap/>
            <w:vAlign w:val="center"/>
            <w:hideMark/>
          </w:tcPr>
          <w:p w14:paraId="41E85006"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0852CE39" w14:textId="77777777" w:rsidR="00F765B5" w:rsidRPr="006842AB" w:rsidRDefault="008745CD" w:rsidP="00E44A1F">
            <w:pPr>
              <w:ind w:firstLine="0"/>
              <w:jc w:val="left"/>
              <w:rPr>
                <w:rFonts w:eastAsia="Times New Roman" w:cs="Times New Roman"/>
                <w:color w:val="0000FF"/>
                <w:sz w:val="20"/>
                <w:szCs w:val="20"/>
                <w:u w:val="single"/>
                <w:lang w:val="en-US" w:eastAsia="en-US"/>
              </w:rPr>
            </w:pPr>
            <w:r w:rsidRPr="006842AB">
              <w:rPr>
                <w:color w:val="000000"/>
                <w:sz w:val="20"/>
                <w:szCs w:val="20"/>
                <w:lang w:val="en-US" w:eastAsia="en-US"/>
              </w:rPr>
              <w:t xml:space="preserve">No </w:t>
            </w:r>
            <w:r w:rsidR="00F765B5" w:rsidRPr="006842AB">
              <w:rPr>
                <w:color w:val="000000"/>
                <w:sz w:val="20"/>
                <w:szCs w:val="20"/>
                <w:lang w:val="en-US" w:eastAsia="en-US"/>
              </w:rPr>
              <w:t>license information, short technical information  and easy access for downloading is missing.</w:t>
            </w:r>
          </w:p>
        </w:tc>
        <w:tc>
          <w:tcPr>
            <w:tcW w:w="534" w:type="pct"/>
            <w:vAlign w:val="center"/>
          </w:tcPr>
          <w:p w14:paraId="6BBE2497" w14:textId="77777777" w:rsidR="00F765B5" w:rsidRPr="006842AB" w:rsidRDefault="00F765B5" w:rsidP="00E44A1F">
            <w:pPr>
              <w:jc w:val="left"/>
              <w:rPr>
                <w:sz w:val="20"/>
                <w:szCs w:val="20"/>
              </w:rPr>
            </w:pPr>
          </w:p>
        </w:tc>
        <w:tc>
          <w:tcPr>
            <w:tcW w:w="871" w:type="pct"/>
            <w:vAlign w:val="center"/>
          </w:tcPr>
          <w:p w14:paraId="788EA46C" w14:textId="77777777" w:rsidR="00F765B5" w:rsidRPr="006842AB" w:rsidRDefault="00F765B5" w:rsidP="00E44A1F">
            <w:pPr>
              <w:jc w:val="left"/>
              <w:rPr>
                <w:sz w:val="20"/>
                <w:szCs w:val="20"/>
              </w:rPr>
            </w:pPr>
          </w:p>
        </w:tc>
        <w:tc>
          <w:tcPr>
            <w:tcW w:w="1219" w:type="pct"/>
          </w:tcPr>
          <w:p w14:paraId="1346AEE9" w14:textId="77777777" w:rsidR="00F765B5" w:rsidRPr="006842AB" w:rsidRDefault="00F765B5" w:rsidP="008729EB">
            <w:pPr>
              <w:jc w:val="left"/>
              <w:rPr>
                <w:sz w:val="20"/>
                <w:szCs w:val="20"/>
              </w:rPr>
            </w:pPr>
            <w:r w:rsidRPr="006842AB">
              <w:rPr>
                <w:color w:val="000000"/>
                <w:sz w:val="20"/>
                <w:szCs w:val="20"/>
                <w:lang w:val="en-US" w:eastAsia="en-US"/>
              </w:rPr>
              <w:t xml:space="preserve">One Click Annotator, a WYSIWYG Web editor for enriching content with </w:t>
            </w:r>
            <w:proofErr w:type="spellStart"/>
            <w:r w:rsidRPr="006842AB">
              <w:rPr>
                <w:color w:val="000000"/>
                <w:sz w:val="20"/>
                <w:szCs w:val="20"/>
                <w:lang w:val="en-US" w:eastAsia="en-US"/>
              </w:rPr>
              <w:t>RDFa</w:t>
            </w:r>
            <w:proofErr w:type="spellEnd"/>
            <w:r w:rsidRPr="006842AB">
              <w:rPr>
                <w:color w:val="000000"/>
                <w:sz w:val="20"/>
                <w:szCs w:val="20"/>
                <w:lang w:val="en-US" w:eastAsia="en-US"/>
              </w:rPr>
              <w:t xml:space="preserve"> annotations</w:t>
            </w:r>
            <w:r w:rsidR="008745CD" w:rsidRPr="006842AB">
              <w:rPr>
                <w:color w:val="000000"/>
                <w:sz w:val="20"/>
                <w:szCs w:val="20"/>
                <w:lang w:val="en-US" w:eastAsia="en-US"/>
              </w:rPr>
              <w:t>,</w:t>
            </w:r>
            <w:r w:rsidR="008745CD" w:rsidRPr="006842AB">
              <w:rPr>
                <w:color w:val="000000"/>
                <w:sz w:val="20"/>
                <w:szCs w:val="20"/>
                <w:lang w:val="en-US" w:eastAsia="en-US"/>
              </w:rPr>
              <w:br/>
            </w:r>
            <w:hyperlink r:id="rId18" w:history="1">
              <w:r w:rsidR="008745CD" w:rsidRPr="006842AB">
                <w:rPr>
                  <w:rFonts w:eastAsia="Times New Roman" w:cs="Times New Roman"/>
                  <w:color w:val="0000FF"/>
                  <w:sz w:val="20"/>
                  <w:szCs w:val="20"/>
                  <w:u w:val="single"/>
                  <w:lang w:val="en-US" w:eastAsia="en-US"/>
                </w:rPr>
                <w:t>http://loomp.org/index.php/home.html</w:t>
              </w:r>
            </w:hyperlink>
            <w:r w:rsidR="008745CD" w:rsidRPr="006842AB">
              <w:rPr>
                <w:rFonts w:eastAsia="Times New Roman" w:cs="Times New Roman"/>
                <w:color w:val="0000FF"/>
                <w:sz w:val="20"/>
                <w:szCs w:val="20"/>
                <w:u w:val="single"/>
                <w:lang w:val="en-US" w:eastAsia="en-US"/>
              </w:rPr>
              <w:t>,</w:t>
            </w:r>
          </w:p>
        </w:tc>
      </w:tr>
      <w:tr w:rsidR="00F765B5" w:rsidRPr="00FC5631" w14:paraId="7C03E62D" w14:textId="77777777" w:rsidTr="00E44A1F">
        <w:trPr>
          <w:trHeight w:val="5034"/>
        </w:trPr>
        <w:tc>
          <w:tcPr>
            <w:tcW w:w="1001" w:type="pct"/>
            <w:shd w:val="clear" w:color="auto" w:fill="auto"/>
            <w:noWrap/>
            <w:vAlign w:val="center"/>
            <w:hideMark/>
          </w:tcPr>
          <w:p w14:paraId="2FE339A4" w14:textId="77777777" w:rsidR="00F765B5" w:rsidRPr="006842AB" w:rsidRDefault="00F765B5"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MarkITUp</w:t>
            </w:r>
            <w:proofErr w:type="spellEnd"/>
          </w:p>
        </w:tc>
        <w:tc>
          <w:tcPr>
            <w:tcW w:w="610" w:type="pct"/>
            <w:shd w:val="clear" w:color="auto" w:fill="auto"/>
            <w:noWrap/>
            <w:vAlign w:val="center"/>
            <w:hideMark/>
          </w:tcPr>
          <w:p w14:paraId="3B271F1F"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66E1BA3B" w14:textId="77777777" w:rsidR="00F765B5" w:rsidRPr="006842AB" w:rsidRDefault="00F765B5" w:rsidP="00E44A1F">
            <w:pPr>
              <w:ind w:firstLine="0"/>
              <w:jc w:val="left"/>
              <w:rPr>
                <w:rFonts w:eastAsia="Times New Roman" w:cs="Times New Roman"/>
                <w:color w:val="0000FF"/>
                <w:sz w:val="20"/>
                <w:szCs w:val="20"/>
                <w:u w:val="single"/>
                <w:lang w:val="en-US" w:eastAsia="en-US"/>
              </w:rPr>
            </w:pPr>
            <w:r w:rsidRPr="006842AB">
              <w:rPr>
                <w:color w:val="000000"/>
                <w:sz w:val="20"/>
                <w:szCs w:val="20"/>
              </w:rPr>
              <w:t xml:space="preserve">MIT/GPL licence, based on former </w:t>
            </w:r>
            <w:proofErr w:type="spellStart"/>
            <w:r w:rsidRPr="006842AB">
              <w:rPr>
                <w:color w:val="000000"/>
                <w:sz w:val="20"/>
                <w:szCs w:val="20"/>
              </w:rPr>
              <w:t>jTagEditor</w:t>
            </w:r>
            <w:proofErr w:type="spellEnd"/>
            <w:r w:rsidRPr="006842AB">
              <w:rPr>
                <w:color w:val="000000"/>
                <w:sz w:val="20"/>
                <w:szCs w:val="20"/>
              </w:rPr>
              <w:t xml:space="preserve">, </w:t>
            </w:r>
          </w:p>
        </w:tc>
        <w:tc>
          <w:tcPr>
            <w:tcW w:w="534" w:type="pct"/>
            <w:vAlign w:val="center"/>
          </w:tcPr>
          <w:p w14:paraId="7CB25EB1" w14:textId="77777777" w:rsidR="00F765B5" w:rsidRPr="006842AB" w:rsidRDefault="00F765B5" w:rsidP="00E44A1F">
            <w:pPr>
              <w:jc w:val="left"/>
              <w:rPr>
                <w:sz w:val="20"/>
                <w:szCs w:val="20"/>
              </w:rPr>
            </w:pPr>
          </w:p>
        </w:tc>
        <w:tc>
          <w:tcPr>
            <w:tcW w:w="871" w:type="pct"/>
            <w:vAlign w:val="center"/>
          </w:tcPr>
          <w:p w14:paraId="61E7B6C4" w14:textId="77777777" w:rsidR="00F765B5" w:rsidRPr="006842AB" w:rsidRDefault="008745CD" w:rsidP="00E44A1F">
            <w:pPr>
              <w:ind w:firstLine="0"/>
              <w:jc w:val="left"/>
              <w:rPr>
                <w:sz w:val="20"/>
                <w:szCs w:val="20"/>
              </w:rPr>
            </w:pPr>
            <w:r w:rsidRPr="006842AB">
              <w:rPr>
                <w:color w:val="000000"/>
                <w:sz w:val="20"/>
                <w:szCs w:val="20"/>
              </w:rPr>
              <w:t xml:space="preserve">needs </w:t>
            </w:r>
            <w:proofErr w:type="spellStart"/>
            <w:r w:rsidRPr="006842AB">
              <w:rPr>
                <w:color w:val="000000"/>
                <w:sz w:val="20"/>
                <w:szCs w:val="20"/>
              </w:rPr>
              <w:t>jQuery</w:t>
            </w:r>
            <w:proofErr w:type="spellEnd"/>
            <w:r w:rsidRPr="006842AB">
              <w:rPr>
                <w:color w:val="000000"/>
                <w:sz w:val="20"/>
                <w:szCs w:val="20"/>
              </w:rPr>
              <w:t xml:space="preserve"> 1.4.2 </w:t>
            </w:r>
            <w:proofErr w:type="spellStart"/>
            <w:r w:rsidRPr="006842AB">
              <w:rPr>
                <w:color w:val="000000"/>
                <w:sz w:val="20"/>
                <w:szCs w:val="20"/>
              </w:rPr>
              <w:t>Javascript</w:t>
            </w:r>
            <w:proofErr w:type="spellEnd"/>
            <w:r w:rsidRPr="006842AB">
              <w:rPr>
                <w:color w:val="000000"/>
                <w:sz w:val="20"/>
                <w:szCs w:val="20"/>
              </w:rPr>
              <w:t xml:space="preserve"> library</w:t>
            </w:r>
          </w:p>
        </w:tc>
        <w:tc>
          <w:tcPr>
            <w:tcW w:w="1219" w:type="pct"/>
          </w:tcPr>
          <w:p w14:paraId="115B70D2" w14:textId="77777777" w:rsidR="00F765B5" w:rsidRPr="006842AB" w:rsidRDefault="008745CD" w:rsidP="00E44A1F">
            <w:pPr>
              <w:ind w:firstLine="0"/>
              <w:jc w:val="left"/>
              <w:rPr>
                <w:sz w:val="20"/>
                <w:szCs w:val="20"/>
              </w:rPr>
            </w:pPr>
            <w:r w:rsidRPr="006842AB">
              <w:rPr>
                <w:color w:val="000000"/>
                <w:sz w:val="20"/>
                <w:szCs w:val="20"/>
              </w:rPr>
              <w:t>Toolbox. Will never be WYSIWYG editor.</w:t>
            </w:r>
            <w:r w:rsidRPr="006842AB">
              <w:rPr>
                <w:sz w:val="20"/>
                <w:szCs w:val="20"/>
              </w:rPr>
              <w:t xml:space="preserve"> </w:t>
            </w:r>
            <w:hyperlink r:id="rId19" w:history="1">
              <w:r w:rsidRPr="006842AB">
                <w:rPr>
                  <w:rFonts w:eastAsia="Times New Roman" w:cs="Times New Roman"/>
                  <w:color w:val="0000FF"/>
                  <w:sz w:val="20"/>
                  <w:szCs w:val="20"/>
                  <w:u w:val="single"/>
                  <w:lang w:val="en-US" w:eastAsia="en-US"/>
                </w:rPr>
                <w:t>http://markitup.jaysalvat.com/home/</w:t>
              </w:r>
            </w:hyperlink>
            <w:r w:rsidRPr="006842AB">
              <w:rPr>
                <w:rFonts w:eastAsia="Times New Roman" w:cs="Times New Roman"/>
                <w:color w:val="0000FF"/>
                <w:sz w:val="20"/>
                <w:szCs w:val="20"/>
                <w:u w:val="single"/>
                <w:lang w:val="en-US" w:eastAsia="en-US"/>
              </w:rPr>
              <w:t>,</w:t>
            </w:r>
          </w:p>
        </w:tc>
      </w:tr>
      <w:tr w:rsidR="00F765B5" w:rsidRPr="00FC5631" w14:paraId="06FBD7C8" w14:textId="77777777" w:rsidTr="00E44A1F">
        <w:trPr>
          <w:trHeight w:val="280"/>
        </w:trPr>
        <w:tc>
          <w:tcPr>
            <w:tcW w:w="1001" w:type="pct"/>
            <w:shd w:val="clear" w:color="auto" w:fill="auto"/>
            <w:noWrap/>
            <w:vAlign w:val="center"/>
            <w:hideMark/>
          </w:tcPr>
          <w:p w14:paraId="3CA24DE6" w14:textId="77777777" w:rsidR="00F765B5" w:rsidRPr="006842AB" w:rsidRDefault="00F765B5"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NotateIT</w:t>
            </w:r>
            <w:proofErr w:type="spellEnd"/>
          </w:p>
        </w:tc>
        <w:tc>
          <w:tcPr>
            <w:tcW w:w="610" w:type="pct"/>
            <w:shd w:val="clear" w:color="auto" w:fill="auto"/>
            <w:noWrap/>
            <w:vAlign w:val="center"/>
            <w:hideMark/>
          </w:tcPr>
          <w:p w14:paraId="39934CA4"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62F0127B" w14:textId="77777777" w:rsidR="00F765B5" w:rsidRPr="006842AB" w:rsidRDefault="00F765B5" w:rsidP="00E44A1F">
            <w:pPr>
              <w:ind w:firstLine="0"/>
              <w:jc w:val="left"/>
              <w:rPr>
                <w:rFonts w:eastAsia="Times New Roman" w:cs="Times New Roman"/>
                <w:color w:val="0000FF"/>
                <w:sz w:val="20"/>
                <w:szCs w:val="20"/>
                <w:u w:val="single"/>
                <w:lang w:val="en-US" w:eastAsia="en-US"/>
              </w:rPr>
            </w:pPr>
            <w:r w:rsidRPr="006842AB">
              <w:rPr>
                <w:color w:val="000000"/>
                <w:sz w:val="20"/>
                <w:szCs w:val="20"/>
              </w:rPr>
              <w:t>not open source</w:t>
            </w:r>
            <w:r w:rsidR="00F4790E" w:rsidRPr="006842AB">
              <w:rPr>
                <w:color w:val="000000"/>
                <w:sz w:val="20"/>
                <w:szCs w:val="20"/>
              </w:rPr>
              <w:t>s</w:t>
            </w:r>
          </w:p>
        </w:tc>
        <w:tc>
          <w:tcPr>
            <w:tcW w:w="534" w:type="pct"/>
            <w:vAlign w:val="center"/>
          </w:tcPr>
          <w:p w14:paraId="2F01EFE5" w14:textId="77777777" w:rsidR="00F765B5" w:rsidRPr="006842AB" w:rsidRDefault="00F765B5" w:rsidP="00E44A1F">
            <w:pPr>
              <w:jc w:val="left"/>
              <w:rPr>
                <w:sz w:val="20"/>
                <w:szCs w:val="20"/>
              </w:rPr>
            </w:pPr>
          </w:p>
        </w:tc>
        <w:tc>
          <w:tcPr>
            <w:tcW w:w="871" w:type="pct"/>
            <w:vAlign w:val="center"/>
          </w:tcPr>
          <w:p w14:paraId="785CFDA7" w14:textId="77777777" w:rsidR="00F765B5" w:rsidRPr="006842AB" w:rsidRDefault="008745CD" w:rsidP="00E44A1F">
            <w:pPr>
              <w:ind w:firstLine="0"/>
              <w:jc w:val="left"/>
              <w:rPr>
                <w:sz w:val="20"/>
                <w:szCs w:val="20"/>
              </w:rPr>
            </w:pPr>
            <w:r w:rsidRPr="006842AB">
              <w:rPr>
                <w:color w:val="000000"/>
                <w:sz w:val="20"/>
                <w:szCs w:val="20"/>
              </w:rPr>
              <w:t>only for Windows, seems not to be compliant with other platforms</w:t>
            </w:r>
          </w:p>
        </w:tc>
        <w:tc>
          <w:tcPr>
            <w:tcW w:w="1219" w:type="pct"/>
          </w:tcPr>
          <w:p w14:paraId="227BEB3A" w14:textId="77777777" w:rsidR="00F765B5" w:rsidRPr="006842AB" w:rsidRDefault="00D8582F" w:rsidP="008729EB">
            <w:pPr>
              <w:ind w:firstLine="0"/>
              <w:jc w:val="left"/>
              <w:rPr>
                <w:sz w:val="20"/>
                <w:szCs w:val="20"/>
              </w:rPr>
            </w:pPr>
            <w:hyperlink r:id="rId20" w:history="1">
              <w:r w:rsidR="008745CD" w:rsidRPr="006842AB">
                <w:rPr>
                  <w:rFonts w:eastAsia="Times New Roman" w:cs="Times New Roman"/>
                  <w:color w:val="0000FF"/>
                  <w:sz w:val="20"/>
                  <w:szCs w:val="20"/>
                  <w:u w:val="single"/>
                  <w:lang w:val="en-US" w:eastAsia="en-US"/>
                </w:rPr>
                <w:t>http://www.notateit.com/</w:t>
              </w:r>
            </w:hyperlink>
          </w:p>
        </w:tc>
      </w:tr>
      <w:tr w:rsidR="00F765B5" w:rsidRPr="00FC5631" w14:paraId="7A77CD20" w14:textId="77777777" w:rsidTr="00E44A1F">
        <w:trPr>
          <w:trHeight w:val="280"/>
        </w:trPr>
        <w:tc>
          <w:tcPr>
            <w:tcW w:w="1001" w:type="pct"/>
            <w:shd w:val="clear" w:color="auto" w:fill="auto"/>
            <w:noWrap/>
            <w:vAlign w:val="center"/>
            <w:hideMark/>
          </w:tcPr>
          <w:p w14:paraId="0691C09E" w14:textId="77777777" w:rsidR="00F765B5" w:rsidRPr="006842AB" w:rsidRDefault="00F765B5" w:rsidP="00CB72D9">
            <w:pPr>
              <w:ind w:firstLine="0"/>
              <w:jc w:val="left"/>
              <w:rPr>
                <w:rFonts w:eastAsia="Times New Roman" w:cs="Times New Roman"/>
                <w:color w:val="000000"/>
                <w:sz w:val="20"/>
                <w:szCs w:val="20"/>
                <w:lang w:val="en-US" w:eastAsia="en-US"/>
              </w:rPr>
            </w:pPr>
            <w:proofErr w:type="spellStart"/>
            <w:r w:rsidRPr="006842AB">
              <w:rPr>
                <w:rFonts w:eastAsia="Times New Roman" w:cs="Times New Roman"/>
                <w:color w:val="000000"/>
                <w:sz w:val="20"/>
                <w:szCs w:val="20"/>
                <w:lang w:val="en-US" w:eastAsia="en-US"/>
              </w:rPr>
              <w:t>WebKlipper</w:t>
            </w:r>
            <w:proofErr w:type="spellEnd"/>
          </w:p>
        </w:tc>
        <w:tc>
          <w:tcPr>
            <w:tcW w:w="610" w:type="pct"/>
            <w:shd w:val="clear" w:color="auto" w:fill="auto"/>
            <w:noWrap/>
            <w:vAlign w:val="center"/>
            <w:hideMark/>
          </w:tcPr>
          <w:p w14:paraId="20972047"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60BE0414" w14:textId="77777777" w:rsidR="00F765B5" w:rsidRPr="006842AB" w:rsidRDefault="00F4790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F765B5" w:rsidRPr="006842AB">
              <w:rPr>
                <w:rFonts w:eastAsia="Times New Roman" w:cs="Times New Roman"/>
                <w:color w:val="000000"/>
                <w:sz w:val="20"/>
                <w:szCs w:val="20"/>
                <w:lang w:val="en-US" w:eastAsia="en-US"/>
              </w:rPr>
              <w:t> </w:t>
            </w:r>
          </w:p>
        </w:tc>
        <w:tc>
          <w:tcPr>
            <w:tcW w:w="534" w:type="pct"/>
            <w:vAlign w:val="center"/>
          </w:tcPr>
          <w:p w14:paraId="74AF6D9F" w14:textId="77777777" w:rsidR="00F765B5" w:rsidRPr="006842AB" w:rsidRDefault="00F765B5" w:rsidP="00E44A1F">
            <w:pPr>
              <w:jc w:val="left"/>
              <w:rPr>
                <w:rFonts w:eastAsia="Times New Roman" w:cs="Times New Roman"/>
                <w:color w:val="000000"/>
                <w:sz w:val="20"/>
                <w:szCs w:val="20"/>
                <w:lang w:val="en-US" w:eastAsia="en-US"/>
              </w:rPr>
            </w:pPr>
          </w:p>
        </w:tc>
        <w:tc>
          <w:tcPr>
            <w:tcW w:w="871" w:type="pct"/>
            <w:vAlign w:val="center"/>
          </w:tcPr>
          <w:p w14:paraId="090D5E5B" w14:textId="77777777" w:rsidR="00F765B5" w:rsidRPr="006842AB" w:rsidRDefault="00F765B5" w:rsidP="00E44A1F">
            <w:pPr>
              <w:jc w:val="left"/>
              <w:rPr>
                <w:rFonts w:eastAsia="Times New Roman" w:cs="Times New Roman"/>
                <w:color w:val="000000"/>
                <w:sz w:val="20"/>
                <w:szCs w:val="20"/>
                <w:lang w:val="en-US" w:eastAsia="en-US"/>
              </w:rPr>
            </w:pPr>
          </w:p>
        </w:tc>
        <w:tc>
          <w:tcPr>
            <w:tcW w:w="1219" w:type="pct"/>
          </w:tcPr>
          <w:p w14:paraId="60E98A9F" w14:textId="77777777" w:rsidR="00F765B5" w:rsidRPr="006842AB" w:rsidRDefault="00F765B5" w:rsidP="008729EB">
            <w:pPr>
              <w:jc w:val="left"/>
              <w:rPr>
                <w:rFonts w:eastAsia="Times New Roman" w:cs="Times New Roman"/>
                <w:color w:val="000000"/>
                <w:sz w:val="20"/>
                <w:szCs w:val="20"/>
                <w:lang w:val="en-US" w:eastAsia="en-US"/>
              </w:rPr>
            </w:pPr>
          </w:p>
        </w:tc>
      </w:tr>
    </w:tbl>
    <w:p w14:paraId="61053CE2" w14:textId="77777777" w:rsidR="009B54F3" w:rsidRDefault="009B54F3" w:rsidP="009B54F3"/>
    <w:p w14:paraId="20FD9879" w14:textId="77777777" w:rsidR="009B54F3" w:rsidRDefault="000F4E73" w:rsidP="001A4416">
      <w:r>
        <w:t>As one can see</w:t>
      </w:r>
      <w:r w:rsidR="00BF4655">
        <w:t>,</w:t>
      </w:r>
      <w:r>
        <w:t xml:space="preserve"> </w:t>
      </w:r>
      <w:r w:rsidR="00E04E00">
        <w:t xml:space="preserve">there </w:t>
      </w:r>
      <w:r w:rsidR="000760E6">
        <w:t>were</w:t>
      </w:r>
      <w:r w:rsidR="00E04E00">
        <w:t xml:space="preserve"> not that </w:t>
      </w:r>
      <w:r w:rsidR="00882018">
        <w:t xml:space="preserve">many </w:t>
      </w:r>
      <w:r w:rsidR="00E04E00">
        <w:t xml:space="preserve">open-software tools with suitable functionality </w:t>
      </w:r>
      <w:r w:rsidR="000760E6">
        <w:t>a</w:t>
      </w:r>
      <w:r w:rsidR="00E04E00">
        <w:t>vailable</w:t>
      </w:r>
      <w:ins w:id="13" w:author="Daan Broeder" w:date="2014-10-21T21:17:00Z">
        <w:r w:rsidR="002113E5">
          <w:t xml:space="preserve"> </w:t>
        </w:r>
      </w:ins>
      <w:r w:rsidR="002113E5">
        <w:t>and m</w:t>
      </w:r>
      <w:r w:rsidR="00E04E00">
        <w:t xml:space="preserve">oreover, not many of them were well-documented.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w:t>
      </w:r>
      <w:r w:rsidR="002113E5">
        <w:t xml:space="preserve">the </w:t>
      </w:r>
      <w:r w:rsidR="00E04E00">
        <w:t xml:space="preserve">DASISH web-annotator client. </w:t>
      </w:r>
    </w:p>
    <w:p w14:paraId="3BCF22CA" w14:textId="77777777" w:rsidR="000B61B9" w:rsidRDefault="00302868" w:rsidP="006A4CC7">
      <w:r w:rsidRPr="00E04E00">
        <w:rPr>
          <w:i/>
        </w:rPr>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w:t>
      </w:r>
      <w:r w:rsidR="00940D6A">
        <w:t>back-end</w:t>
      </w:r>
      <w:r>
        <w:t xml:space="preserve"> database can be adjusted. </w:t>
      </w:r>
    </w:p>
    <w:p w14:paraId="44441133" w14:textId="37D28B43" w:rsidR="001042B5" w:rsidRDefault="00302868" w:rsidP="00892C2B">
      <w:r w:rsidRPr="006A4CC7">
        <w:rPr>
          <w:i/>
        </w:rPr>
        <w:t>Wired-Marker’s</w:t>
      </w:r>
      <w:r>
        <w:t xml:space="preserve"> </w:t>
      </w:r>
      <w:r w:rsidR="008B78DF">
        <w:t xml:space="preserve">annotation </w:t>
      </w:r>
      <w:r w:rsidR="00BA2133">
        <w:t xml:space="preserve">functionality, though limited, still </w:t>
      </w:r>
      <w:r w:rsidR="008B78DF">
        <w:t xml:space="preserve">is </w:t>
      </w:r>
      <w:r w:rsidR="000E172B">
        <w:t xml:space="preserve">in line with </w:t>
      </w:r>
      <w:r w:rsidR="008B78DF">
        <w:t>our goals</w:t>
      </w:r>
      <w:r w:rsidR="000E172B">
        <w:t xml:space="preserve">: </w:t>
      </w:r>
      <w:r w:rsidR="00D43FBE">
        <w:t>select</w:t>
      </w:r>
      <w:r w:rsidR="008B78DF">
        <w:t xml:space="preserve"> </w:t>
      </w:r>
      <w:r w:rsidR="000E172B">
        <w:t>a text fragment of a</w:t>
      </w:r>
      <w:r w:rsidR="00A1277E">
        <w:t>n arbitrary</w:t>
      </w:r>
      <w:r w:rsidR="000E172B">
        <w:t xml:space="preserve"> web-document</w:t>
      </w:r>
      <w:r w:rsidR="00531773">
        <w:t>,</w:t>
      </w:r>
      <w:r w:rsidR="000E172B">
        <w:t xml:space="preserve"> mark</w:t>
      </w:r>
      <w:r w:rsidR="008B78DF">
        <w:t xml:space="preserve"> it</w:t>
      </w:r>
      <w:r w:rsidR="000E172B">
        <w:t xml:space="preserve"> </w:t>
      </w:r>
      <w:r w:rsidR="008B78DF">
        <w:t xml:space="preserve">with </w:t>
      </w:r>
      <w:r w:rsidR="000E172B">
        <w:t xml:space="preserve">a </w:t>
      </w:r>
      <w:r w:rsidR="008B78DF">
        <w:t xml:space="preserve">specific </w:t>
      </w:r>
      <w:r w:rsidR="000E172B">
        <w:t xml:space="preserve">colour and </w:t>
      </w:r>
      <w:r w:rsidR="008B78DF">
        <w:t xml:space="preserve">add </w:t>
      </w:r>
      <w:r w:rsidR="000E172B">
        <w:t xml:space="preserve">a text </w:t>
      </w:r>
      <w:r w:rsidR="008B78DF">
        <w:t xml:space="preserve">comment </w:t>
      </w:r>
      <w:r w:rsidR="000E172B">
        <w:t>(an annotation body)</w:t>
      </w:r>
      <w:r w:rsidR="00531773">
        <w:t>.</w:t>
      </w:r>
      <w:r w:rsidR="000E172B">
        <w:t xml:space="preserve"> </w:t>
      </w:r>
      <w:r w:rsidR="00D43FBE">
        <w:t xml:space="preserve">Aggregating </w:t>
      </w:r>
      <w:r w:rsidR="008B78DF">
        <w:t xml:space="preserve"> </w:t>
      </w:r>
      <w:r w:rsidR="00E6624F" w:rsidRPr="001042B5">
        <w:rPr>
          <w:i/>
        </w:rPr>
        <w:t>Wired-Marker</w:t>
      </w:r>
      <w:r w:rsidR="00E6624F">
        <w:t xml:space="preserve"> </w:t>
      </w:r>
      <w:r w:rsidR="00D43FBE">
        <w:t xml:space="preserve">annotations in bundles </w:t>
      </w:r>
      <w:r w:rsidR="00E6624F">
        <w:t xml:space="preserve">is implemented </w:t>
      </w:r>
      <w:r w:rsidR="00D43FBE">
        <w:t>by a</w:t>
      </w:r>
      <w:r w:rsidR="00E6624F">
        <w:t xml:space="preserve"> collection of pre-defined folders. Each</w:t>
      </w:r>
      <w:r w:rsidR="001042B5">
        <w:t xml:space="preserve"> </w:t>
      </w:r>
      <w:r w:rsidR="00E6624F">
        <w:t xml:space="preserve">folder contains annotations made by a </w:t>
      </w:r>
      <w:r w:rsidR="001042B5">
        <w:t>certain marker (colour). For instance, in the red folder all annotations made by the red marker are collected.</w:t>
      </w:r>
      <w:r w:rsidR="00E6624F">
        <w:t xml:space="preserve"> </w:t>
      </w:r>
    </w:p>
    <w:p w14:paraId="14766824" w14:textId="02549FAF" w:rsidR="00520EE9" w:rsidRDefault="00AE6BCF" w:rsidP="00892C2B">
      <w:r>
        <w:t xml:space="preserve">It was possible to extend the </w:t>
      </w:r>
      <w:r w:rsidR="001042B5">
        <w:t xml:space="preserve">Wired-Marker </w:t>
      </w:r>
      <w:r>
        <w:t>code so that the extension could communicate wit</w:t>
      </w:r>
      <w:r w:rsidR="00BF4655">
        <w:t>h</w:t>
      </w:r>
      <w:r>
        <w:t xml:space="preserve"> the server to retrieve a</w:t>
      </w:r>
      <w:r w:rsidR="00892C2B">
        <w:t>n</w:t>
      </w:r>
      <w:r>
        <w:t xml:space="preserve"> anno</w:t>
      </w:r>
      <w:r w:rsidR="00892C2B">
        <w:t>tation from the database or send</w:t>
      </w:r>
      <w:r>
        <w:t xml:space="preserve"> a created annotation to the </w:t>
      </w:r>
      <w:r w:rsidR="00940D6A">
        <w:t>back-end</w:t>
      </w:r>
      <w:r>
        <w:t xml:space="preserve">.  </w:t>
      </w:r>
      <w:r w:rsidR="00520EE9">
        <w:t xml:space="preserve"> </w:t>
      </w:r>
    </w:p>
    <w:p w14:paraId="1D85EEDE" w14:textId="77777777" w:rsidR="00616EC6" w:rsidRDefault="00520EE9" w:rsidP="009B54F3">
      <w:r>
        <w:t xml:space="preserve">Another tool, called </w:t>
      </w:r>
      <w:proofErr w:type="spellStart"/>
      <w:r w:rsidRPr="006A4CC7">
        <w:rPr>
          <w:i/>
        </w:rPr>
        <w:t>PundIt</w:t>
      </w:r>
      <w:proofErr w:type="spellEnd"/>
      <w:r>
        <w:t xml:space="preserve"> can do more than </w:t>
      </w:r>
      <w:r w:rsidRPr="00237E68">
        <w:rPr>
          <w:i/>
        </w:rPr>
        <w:t>Wired-Marker</w:t>
      </w:r>
      <w:r>
        <w:t xml:space="preserve">, </w:t>
      </w:r>
      <w:r w:rsidR="00AC54B2">
        <w:t>but unfortunate</w:t>
      </w:r>
      <w:r w:rsidR="00616EC6">
        <w:t xml:space="preserve">ly </w:t>
      </w:r>
      <w:r w:rsidR="002113E5">
        <w:t xml:space="preserve">at </w:t>
      </w:r>
      <w:r w:rsidR="00616EC6">
        <w:t xml:space="preserve">the time when DASISH task 5.6 team had to make a decision, it was not yet available and it got </w:t>
      </w:r>
      <w:r w:rsidR="002113E5">
        <w:t xml:space="preserve">an </w:t>
      </w:r>
      <w:r w:rsidR="00616EC6">
        <w:t xml:space="preserve">Open Source license </w:t>
      </w:r>
      <w:r w:rsidR="002113E5">
        <w:t xml:space="preserve">only </w:t>
      </w:r>
      <w:r w:rsidR="00616EC6">
        <w:t xml:space="preserve">after  </w:t>
      </w:r>
      <w:r w:rsidR="002113E5">
        <w:t xml:space="preserve">the </w:t>
      </w:r>
      <w:r w:rsidR="00616EC6">
        <w:t xml:space="preserve">development of DWAN had </w:t>
      </w:r>
      <w:r w:rsidR="00DB5FA8">
        <w:t xml:space="preserve">already </w:t>
      </w:r>
      <w:r w:rsidR="00616EC6">
        <w:t>started.</w:t>
      </w:r>
    </w:p>
    <w:p w14:paraId="3629808F" w14:textId="77777777" w:rsidR="009B54F3" w:rsidRPr="00AC51E7" w:rsidRDefault="009B54F3" w:rsidP="006842AB">
      <w:pPr>
        <w:pStyle w:val="Heading2"/>
      </w:pPr>
      <w:bookmarkStart w:id="14" w:name="_Toc276640536"/>
      <w:r w:rsidRPr="00AC51E7">
        <w:t>Developments after September 2012</w:t>
      </w:r>
      <w:bookmarkEnd w:id="14"/>
      <w:r w:rsidRPr="00AC51E7">
        <w:t xml:space="preserve"> </w:t>
      </w:r>
    </w:p>
    <w:p w14:paraId="7135B37B" w14:textId="348095DD" w:rsidR="00616EC6" w:rsidRDefault="00616EC6" w:rsidP="00892C2B">
      <w:proofErr w:type="spellStart"/>
      <w:r w:rsidRPr="00892C2B">
        <w:rPr>
          <w:i/>
        </w:rPr>
        <w:t>PundIt</w:t>
      </w:r>
      <w:proofErr w:type="spellEnd"/>
      <w:r>
        <w:t xml:space="preserve"> allows </w:t>
      </w:r>
      <w:r w:rsidR="002113E5">
        <w:t>annotating</w:t>
      </w:r>
      <w:r>
        <w:t xml:space="preserve"> images and their fragments</w:t>
      </w:r>
      <w:r w:rsidR="00BD0F09" w:rsidRPr="00BD0F09">
        <w:t xml:space="preserve">. Moreover the tool allows </w:t>
      </w:r>
      <w:r w:rsidR="0039679C">
        <w:t>aggregating</w:t>
      </w:r>
      <w:r>
        <w:t xml:space="preserve"> annotations into notebooks</w:t>
      </w:r>
      <w:r w:rsidR="002113E5">
        <w:t xml:space="preserve"> </w:t>
      </w:r>
      <w:r w:rsidR="0039679C">
        <w:t>which</w:t>
      </w:r>
      <w:r w:rsidR="00892C2B">
        <w:t xml:space="preserve"> can be viewed as a generalised </w:t>
      </w:r>
      <w:r>
        <w:t xml:space="preserve">version of </w:t>
      </w:r>
      <w:r w:rsidR="007E08F1">
        <w:t xml:space="preserve">the </w:t>
      </w:r>
      <w:r w:rsidR="001042B5">
        <w:t xml:space="preserve">“coloured folders” </w:t>
      </w:r>
      <w:r w:rsidR="007E08F1">
        <w:t>aggregation facility</w:t>
      </w:r>
      <w:r>
        <w:t xml:space="preserve"> of </w:t>
      </w:r>
      <w:r w:rsidRPr="00892C2B">
        <w:rPr>
          <w:i/>
        </w:rPr>
        <w:t>Wired Marker</w:t>
      </w:r>
      <w:r w:rsidR="001042B5">
        <w:rPr>
          <w:i/>
        </w:rPr>
        <w:t>.</w:t>
      </w:r>
      <w:r w:rsidR="00E6624F">
        <w:t xml:space="preserve"> </w:t>
      </w:r>
      <w:proofErr w:type="spellStart"/>
      <w:r w:rsidRPr="00892C2B">
        <w:rPr>
          <w:i/>
        </w:rPr>
        <w:t>PundIt</w:t>
      </w:r>
      <w:proofErr w:type="spellEnd"/>
      <w:r>
        <w:t xml:space="preserve"> has a feature</w:t>
      </w:r>
      <w:r w:rsidR="00BF4655">
        <w:t>,</w:t>
      </w:r>
      <w:r>
        <w:t xml:space="preserve"> which in some cases may be considered as </w:t>
      </w:r>
      <w:r w:rsidR="00990186">
        <w:t xml:space="preserve">an </w:t>
      </w:r>
      <w:r w:rsidR="00237E68">
        <w:t xml:space="preserve">inconvenience, and thus it gives more points to </w:t>
      </w:r>
      <w:r w:rsidR="00237E68" w:rsidRPr="00237E68">
        <w:rPr>
          <w:i/>
        </w:rPr>
        <w:t>Wired Marker</w:t>
      </w:r>
      <w:r w:rsidR="00237E68">
        <w:t xml:space="preserve"> because </w:t>
      </w:r>
      <w:r w:rsidR="00237E68" w:rsidRPr="00237E68">
        <w:rPr>
          <w:i/>
        </w:rPr>
        <w:t>Wired Marker</w:t>
      </w:r>
      <w:r w:rsidR="00237E68">
        <w:t xml:space="preserve"> does not have it.</w:t>
      </w:r>
      <w:r w:rsidR="0039679C">
        <w:t xml:space="preserve"> </w:t>
      </w:r>
      <w:r>
        <w:t xml:space="preserve">While creating an annotation, a user must think in terms of </w:t>
      </w:r>
      <w:r w:rsidR="00892C2B">
        <w:t xml:space="preserve">a triple </w:t>
      </w:r>
      <w:r w:rsidR="00AC54B2" w:rsidRPr="00892C2B">
        <w:rPr>
          <w:i/>
        </w:rPr>
        <w:t>Object-</w:t>
      </w:r>
      <w:r w:rsidR="00C720AD" w:rsidRPr="00892C2B">
        <w:rPr>
          <w:i/>
        </w:rPr>
        <w:t>Predicate-Subject</w:t>
      </w:r>
      <w:r w:rsidR="00C720AD">
        <w:t xml:space="preserve">, for instance “Karl </w:t>
      </w:r>
      <w:r w:rsidR="004910F3">
        <w:t>Marx</w:t>
      </w:r>
      <w:r w:rsidR="00C720AD">
        <w:t>” (subject) “talks about” (predicate) “</w:t>
      </w:r>
      <w:proofErr w:type="spellStart"/>
      <w:r w:rsidR="00C720AD">
        <w:t>Kapital</w:t>
      </w:r>
      <w:proofErr w:type="spellEnd"/>
      <w:r w:rsidR="00C720AD">
        <w:t xml:space="preserve">” (object).  “Karl </w:t>
      </w:r>
      <w:r w:rsidR="004910F3">
        <w:t>Marx</w:t>
      </w:r>
      <w:r w:rsidR="00C720AD">
        <w:t>” denote</w:t>
      </w:r>
      <w:r w:rsidR="00237E68">
        <w:t>s</w:t>
      </w:r>
      <w:r w:rsidR="00C720AD">
        <w:t xml:space="preserve"> not only a piece of text </w:t>
      </w:r>
      <w:r w:rsidR="00077FDB">
        <w:t xml:space="preserve">but it is rather a wider notion, an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fragments representing Karl Marks on the web-pages.</w:t>
      </w:r>
    </w:p>
    <w:p w14:paraId="68E11D81" w14:textId="1E28087B" w:rsidR="005C72AF" w:rsidRPr="008B410B" w:rsidRDefault="006A614A" w:rsidP="008B410B">
      <w:pPr>
        <w:rPr>
          <w:rFonts w:eastAsia="Times New Roman" w:cs="Times New Roman"/>
        </w:rPr>
      </w:pPr>
      <w:proofErr w:type="spellStart"/>
      <w:r w:rsidRPr="00892C2B">
        <w:rPr>
          <w:i/>
        </w:rPr>
        <w:t>ReframeIt</w:t>
      </w:r>
      <w:proofErr w:type="spellEnd"/>
      <w:r>
        <w:t xml:space="preserve"> has appeared as a Firefox add-on for commenting web-pages and sharing it via Facebook, Twitter, Blogger, </w:t>
      </w:r>
      <w:proofErr w:type="spellStart"/>
      <w:r>
        <w:rPr>
          <w:rFonts w:eastAsia="Times New Roman" w:cs="Times New Roman"/>
        </w:rPr>
        <w:t>FriendFeed</w:t>
      </w:r>
      <w:proofErr w:type="spellEnd"/>
      <w:r>
        <w:rPr>
          <w:rFonts w:eastAsia="Times New Roman" w:cs="Times New Roman"/>
        </w:rPr>
        <w:t xml:space="preserve">, </w:t>
      </w:r>
      <w:proofErr w:type="spellStart"/>
      <w:r>
        <w:rPr>
          <w:rFonts w:eastAsia="Times New Roman" w:cs="Times New Roman"/>
        </w:rPr>
        <w:t>Wordpress</w:t>
      </w:r>
      <w:proofErr w:type="spellEnd"/>
      <w:r>
        <w:rPr>
          <w:rFonts w:eastAsia="Times New Roman" w:cs="Times New Roman"/>
        </w:rPr>
        <w:t>, RSS, HTML, e-mails.</w:t>
      </w:r>
    </w:p>
    <w:p w14:paraId="1F35BF92" w14:textId="77777777" w:rsidR="009B54F3" w:rsidRPr="00085FCC" w:rsidRDefault="009B54F3" w:rsidP="006842AB">
      <w:pPr>
        <w:pStyle w:val="Heading1"/>
      </w:pPr>
      <w:bookmarkStart w:id="15" w:name="_Toc276640537"/>
      <w:r w:rsidRPr="00085FCC">
        <w:t>D</w:t>
      </w:r>
      <w:r>
        <w:t>ASISH</w:t>
      </w:r>
      <w:r w:rsidRPr="00085FCC">
        <w:t xml:space="preserve"> Web Annotator (DWAN)</w:t>
      </w:r>
      <w:bookmarkEnd w:id="15"/>
    </w:p>
    <w:p w14:paraId="6C03187B" w14:textId="77777777" w:rsidR="009B54F3" w:rsidRPr="00FC5A7C" w:rsidRDefault="009B54F3" w:rsidP="006842AB">
      <w:pPr>
        <w:pStyle w:val="Heading2"/>
      </w:pPr>
      <w:bookmarkStart w:id="16" w:name="_Ref275791606"/>
      <w:bookmarkStart w:id="17" w:name="_Toc276640538"/>
      <w:r w:rsidRPr="00FC5A7C">
        <w:t>Framework architecture</w:t>
      </w:r>
      <w:bookmarkEnd w:id="16"/>
      <w:bookmarkEnd w:id="17"/>
    </w:p>
    <w:p w14:paraId="4DCF1BB9" w14:textId="7C7590B4" w:rsidR="00A41291" w:rsidRDefault="00C86C3D" w:rsidP="00327CE2">
      <w:r>
        <w:t xml:space="preserve">The </w:t>
      </w:r>
      <w:r w:rsidR="00CF50F4">
        <w:t xml:space="preserve">DWAN design assumes multiple </w:t>
      </w:r>
      <w:r w:rsidR="00E32166" w:rsidRPr="00AB2EFD">
        <w:t xml:space="preserve">clients working together with a </w:t>
      </w:r>
      <w:r w:rsidR="00E32166">
        <w:t xml:space="preserve">single </w:t>
      </w:r>
      <w:r w:rsidR="00940D6A">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 xml:space="preserve">web service </w:t>
      </w:r>
      <w:r w:rsidR="002113E5">
        <w:t xml:space="preserve">that is </w:t>
      </w:r>
      <w:r w:rsidR="00E32166" w:rsidRPr="00AB2EFD">
        <w:t>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r w:rsidR="002113E5">
        <w:t>target-annotated</w:t>
      </w:r>
      <w:r w:rsidR="00327CA1">
        <w:t xml:space="preserve"> documents </w:t>
      </w:r>
      <w:r w:rsidR="002113E5">
        <w:t>are</w:t>
      </w:r>
      <w:r w:rsidR="00E32166" w:rsidRPr="00AB2EFD">
        <w:t xml:space="preserve"> stored in </w:t>
      </w:r>
      <w:r w:rsidR="00E32166">
        <w:t xml:space="preserve">a </w:t>
      </w:r>
      <w:r w:rsidR="002113E5">
        <w:t>d</w:t>
      </w:r>
      <w:r w:rsidR="00001756">
        <w:t>ata</w:t>
      </w:r>
      <w:r w:rsidR="002113E5">
        <w:t>base that can be shared with other tools in the framework</w:t>
      </w:r>
      <w:r w:rsidR="006D7235">
        <w:t>,</w:t>
      </w:r>
      <w:r w:rsidR="005E42F6">
        <w:t xml:space="preserve"> see </w:t>
      </w:r>
      <w:r w:rsidR="005E42F6">
        <w:fldChar w:fldCharType="begin"/>
      </w:r>
      <w:r w:rsidR="005E42F6">
        <w:instrText xml:space="preserve"> REF _Ref276636967 \h </w:instrText>
      </w:r>
      <w:r w:rsidR="005E42F6">
        <w:fldChar w:fldCharType="separate"/>
      </w:r>
      <w:r w:rsidR="005E42F6">
        <w:t xml:space="preserve">Figure </w:t>
      </w:r>
      <w:r w:rsidR="005E42F6">
        <w:rPr>
          <w:noProof/>
        </w:rPr>
        <w:t>2</w:t>
      </w:r>
      <w:r w:rsidR="005E42F6">
        <w:fldChar w:fldCharType="end"/>
      </w:r>
      <w:r w:rsidR="006D7235">
        <w:t>.</w:t>
      </w:r>
      <w:r w:rsidR="00E32166" w:rsidRPr="00AB2EFD">
        <w:t xml:space="preserve"> </w:t>
      </w:r>
      <w:r w:rsidR="00E32166">
        <w:t>The digital storage for annotations and related resources is provided by TLA-MPI</w:t>
      </w:r>
      <w:r w:rsidR="00E32166">
        <w:rPr>
          <w:rStyle w:val="FootnoteReference"/>
        </w:rPr>
        <w:footnoteReference w:id="6"/>
      </w:r>
      <w:r w:rsidR="00E32166">
        <w:t xml:space="preserve">. </w:t>
      </w:r>
      <w:r w:rsidR="00327CE2">
        <w:t xml:space="preserve"> </w:t>
      </w:r>
    </w:p>
    <w:p w14:paraId="1D67578F" w14:textId="74AC9EBA" w:rsidR="00327CE2" w:rsidRPr="003A574D" w:rsidRDefault="00327CE2" w:rsidP="00327CE2">
      <w:r>
        <w:t xml:space="preserve">DWAN is also especially meant to cater for </w:t>
      </w:r>
      <w:r w:rsidR="002113E5">
        <w:t xml:space="preserve">domain </w:t>
      </w:r>
      <w:r>
        <w:t xml:space="preserve">specific tools </w:t>
      </w:r>
      <w:r w:rsidR="002113E5">
        <w:t xml:space="preserve">such as within linguistics, </w:t>
      </w:r>
      <w:r>
        <w:t>that through their use of linguistic data formats can annotate specific linguistic items such as lexical items, annotation tags etc.</w:t>
      </w:r>
      <w:r w:rsidR="001C2983">
        <w:t xml:space="preserve"> Tools for other domains can be integrated without problems, the data-model underlying the DWAN framework is discipline agnostic.</w:t>
      </w:r>
    </w:p>
    <w:p w14:paraId="16C0883A" w14:textId="77777777" w:rsidR="005E42F6" w:rsidRDefault="005E42F6" w:rsidP="005E42F6">
      <w:pPr>
        <w:keepNext/>
      </w:pPr>
      <w:r>
        <w:rPr>
          <w:noProof/>
          <w:lang w:val="en-US" w:eastAsia="en-US"/>
        </w:rPr>
        <w:drawing>
          <wp:inline distT="0" distB="0" distL="0" distR="0" wp14:anchorId="3A4C1A45" wp14:editId="27964D69">
            <wp:extent cx="4388642" cy="3202728"/>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2.25.13.png"/>
                    <pic:cNvPicPr/>
                  </pic:nvPicPr>
                  <pic:blipFill>
                    <a:blip r:embed="rId21">
                      <a:extLst>
                        <a:ext uri="{28A0092B-C50C-407E-A947-70E740481C1C}">
                          <a14:useLocalDpi xmlns:a14="http://schemas.microsoft.com/office/drawing/2010/main" val="0"/>
                        </a:ext>
                      </a:extLst>
                    </a:blip>
                    <a:stretch>
                      <a:fillRect/>
                    </a:stretch>
                  </pic:blipFill>
                  <pic:spPr>
                    <a:xfrm>
                      <a:off x="0" y="0"/>
                      <a:ext cx="4389558" cy="3203397"/>
                    </a:xfrm>
                    <a:prstGeom prst="rect">
                      <a:avLst/>
                    </a:prstGeom>
                  </pic:spPr>
                </pic:pic>
              </a:graphicData>
            </a:graphic>
          </wp:inline>
        </w:drawing>
      </w:r>
    </w:p>
    <w:p w14:paraId="2096CA24" w14:textId="35235A0F" w:rsidR="009B54F3" w:rsidRDefault="005E42F6" w:rsidP="005E42F6">
      <w:pPr>
        <w:pStyle w:val="Caption"/>
      </w:pPr>
      <w:bookmarkStart w:id="18" w:name="_Ref276636967"/>
      <w:r>
        <w:t xml:space="preserve">Figure </w:t>
      </w:r>
      <w:r>
        <w:fldChar w:fldCharType="begin"/>
      </w:r>
      <w:r>
        <w:instrText xml:space="preserve"> SEQ Figure \* ARABIC </w:instrText>
      </w:r>
      <w:r>
        <w:fldChar w:fldCharType="separate"/>
      </w:r>
      <w:r w:rsidR="00857FAA">
        <w:rPr>
          <w:noProof/>
        </w:rPr>
        <w:t>2</w:t>
      </w:r>
      <w:r>
        <w:fldChar w:fldCharType="end"/>
      </w:r>
      <w:bookmarkEnd w:id="18"/>
      <w:r>
        <w:t>. DWAN framework in more detail</w:t>
      </w:r>
    </w:p>
    <w:p w14:paraId="53D57B9A" w14:textId="08786366" w:rsidR="009B54F3" w:rsidRPr="00AC51E7" w:rsidRDefault="009B54F3" w:rsidP="006842AB">
      <w:pPr>
        <w:pStyle w:val="Heading2"/>
      </w:pPr>
      <w:bookmarkStart w:id="19" w:name="_Ref275791626"/>
      <w:bookmarkStart w:id="20" w:name="_Ref275792318"/>
      <w:bookmarkStart w:id="21" w:name="_Toc276640539"/>
      <w:r w:rsidRPr="00AC51E7">
        <w:t xml:space="preserve">DWAN’s </w:t>
      </w:r>
      <w:r w:rsidR="00D43FBE">
        <w:t xml:space="preserve">Data </w:t>
      </w:r>
      <w:r w:rsidRPr="00AC51E7">
        <w:t>Model and its connection to Open Annotation Model</w:t>
      </w:r>
      <w:bookmarkEnd w:id="19"/>
      <w:bookmarkEnd w:id="20"/>
      <w:bookmarkEnd w:id="21"/>
    </w:p>
    <w:p w14:paraId="3FF3A973" w14:textId="3A036FAD" w:rsidR="00DD7C31" w:rsidRPr="00054EC0" w:rsidRDefault="00AF0231" w:rsidP="00054EC0">
      <w:pPr>
        <w:rPr>
          <w:lang w:val="en-US"/>
        </w:rPr>
      </w:pPr>
      <w:r>
        <w:rPr>
          <w:noProof/>
          <w:lang w:val="en-US" w:eastAsia="en-US"/>
        </w:rPr>
        <w:drawing>
          <wp:anchor distT="0" distB="0" distL="114300" distR="114300" simplePos="0" relativeHeight="251675648" behindDoc="0" locked="0" layoutInCell="1" allowOverlap="1" wp14:anchorId="0D2F7139" wp14:editId="2B4AFB27">
            <wp:simplePos x="0" y="0"/>
            <wp:positionH relativeFrom="column">
              <wp:posOffset>0</wp:posOffset>
            </wp:positionH>
            <wp:positionV relativeFrom="paragraph">
              <wp:posOffset>1473835</wp:posOffset>
            </wp:positionV>
            <wp:extent cx="5029200" cy="4154170"/>
            <wp:effectExtent l="0" t="0" r="0" b="1143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29200" cy="4154170"/>
                    </a:xfrm>
                    <a:prstGeom prst="rect">
                      <a:avLst/>
                    </a:prstGeom>
                  </pic:spPr>
                </pic:pic>
              </a:graphicData>
            </a:graphic>
            <wp14:sizeRelH relativeFrom="page">
              <wp14:pctWidth>0</wp14:pctWidth>
            </wp14:sizeRelH>
            <wp14:sizeRelV relativeFrom="page">
              <wp14:pctHeight>0</wp14:pctHeight>
            </wp14:sizeRelV>
          </wp:anchor>
        </w:drawing>
      </w:r>
      <w:r w:rsidR="00C86C3D">
        <w:t xml:space="preserve">The </w:t>
      </w:r>
      <w:r w:rsidR="009B54F3" w:rsidRPr="00AC51E7">
        <w:rPr>
          <w:i/>
          <w:iCs/>
        </w:rPr>
        <w:t>Annotation</w:t>
      </w:r>
      <w:r w:rsidR="009B54F3" w:rsidRPr="00AC51E7">
        <w:t xml:space="preserve"> </w:t>
      </w:r>
      <w:r w:rsidR="001C2983">
        <w:t xml:space="preserve">class </w:t>
      </w:r>
      <w:r w:rsidR="009B54F3" w:rsidRPr="00AC51E7">
        <w:t>is the core of the model</w:t>
      </w:r>
      <w:r w:rsidR="00F34EF7">
        <w:t xml:space="preserve"> </w:t>
      </w:r>
      <w:r w:rsidR="00657A2E">
        <w:t>(see</w:t>
      </w:r>
      <w:r w:rsidR="00857FAA">
        <w:t xml:space="preserve"> </w:t>
      </w:r>
      <w:r w:rsidR="00857FAA">
        <w:fldChar w:fldCharType="begin"/>
      </w:r>
      <w:r w:rsidR="00857FAA">
        <w:instrText xml:space="preserve"> REF _Ref276638083 \h </w:instrText>
      </w:r>
      <w:r w:rsidR="00857FAA">
        <w:fldChar w:fldCharType="separate"/>
      </w:r>
      <w:r w:rsidR="00857FAA">
        <w:t xml:space="preserve">Figure </w:t>
      </w:r>
      <w:r w:rsidR="00857FAA">
        <w:rPr>
          <w:noProof/>
        </w:rPr>
        <w:t>3</w:t>
      </w:r>
      <w:r w:rsidR="00857FAA">
        <w:fldChar w:fldCharType="end"/>
      </w:r>
      <w:r w:rsidR="00F34EF7">
        <w:t>)</w:t>
      </w:r>
      <w:r w:rsidR="009B54F3" w:rsidRPr="00AC51E7">
        <w:t xml:space="preserve">. The relations </w:t>
      </w:r>
      <w:r w:rsidR="009B54F3" w:rsidRPr="00AC51E7">
        <w:rPr>
          <w:i/>
          <w:iCs/>
        </w:rPr>
        <w:t>Annotation - Target</w:t>
      </w:r>
      <w:r w:rsidR="009B54F3" w:rsidRPr="00AC51E7">
        <w:t xml:space="preserve">, </w:t>
      </w:r>
      <w:r w:rsidR="009B54F3" w:rsidRPr="00AC51E7">
        <w:rPr>
          <w:i/>
          <w:iCs/>
        </w:rPr>
        <w:t>Target - Source</w:t>
      </w:r>
      <w:r w:rsidR="009B54F3" w:rsidRPr="00AC51E7">
        <w:t xml:space="preserve">, </w:t>
      </w:r>
      <w:r w:rsidR="009B54F3" w:rsidRPr="00AC51E7">
        <w:rPr>
          <w:i/>
          <w:iCs/>
        </w:rPr>
        <w:t>Target - Cached Representation</w:t>
      </w:r>
      <w:r w:rsidR="009B54F3" w:rsidRPr="00AC51E7">
        <w:t xml:space="preserve"> closely follow </w:t>
      </w:r>
      <w:r w:rsidR="00D60F6D">
        <w:t xml:space="preserve">the </w:t>
      </w:r>
      <w:r w:rsidR="009B54F3" w:rsidRPr="002A18FD">
        <w:rPr>
          <w:i/>
        </w:rPr>
        <w:t>Open Annotation</w:t>
      </w:r>
      <w:r w:rsidR="009B54F3" w:rsidRPr="002A18FD">
        <w:t xml:space="preserve"> (OA) standar</w:t>
      </w:r>
      <w:r w:rsidR="00DD7C31">
        <w:t>d</w:t>
      </w:r>
      <w:r w:rsidR="009B54F3" w:rsidRPr="00AC51E7">
        <w:t xml:space="preserve">. </w:t>
      </w:r>
      <w:r w:rsidR="00DD7C31">
        <w:t xml:space="preserve"> </w:t>
      </w:r>
      <w:r w:rsidR="00DD7C31">
        <w:rPr>
          <w:lang w:val="en-US"/>
        </w:rPr>
        <w:t>The Open Annotation Core Data Model specifies an interoperable framework for creating associations between related resources, annotations, using a methodology that conforms to the Architecture of the World Wide Web</w:t>
      </w:r>
      <w:r w:rsidR="00DE0CB1">
        <w:rPr>
          <w:rStyle w:val="FootnoteReference"/>
          <w:lang w:val="en-US"/>
        </w:rPr>
        <w:footnoteReference w:id="7"/>
      </w:r>
      <w:r w:rsidR="0038312D">
        <w:rPr>
          <w:lang w:val="en-US"/>
        </w:rPr>
        <w:t xml:space="preserve"> (W3C).</w:t>
      </w:r>
      <w:r w:rsidR="00DD7C31">
        <w:rPr>
          <w:lang w:val="en-US"/>
        </w:rPr>
        <w:t xml:space="preserve"> </w:t>
      </w:r>
      <w:r w:rsidR="00054EC0">
        <w:rPr>
          <w:lang w:val="en-US"/>
        </w:rPr>
        <w:t xml:space="preserve"> In OA an</w:t>
      </w:r>
      <w:r w:rsidR="00DD7C31">
        <w:rPr>
          <w:lang w:val="en-US"/>
        </w:rPr>
        <w:t xml:space="preserve"> Annotation is considered to be a set of connected resources, typically including a body and target, where the body is somehow about the target. The full model supports additional functionality, enabling semantic annotations, embedding content, selecting segments of resources, choosing the appropriate representation of a resource and providing styling hints for consuming clients.</w:t>
      </w:r>
    </w:p>
    <w:p w14:paraId="01B866D7" w14:textId="099653B3" w:rsidR="00F24EBA" w:rsidRDefault="007C4513" w:rsidP="0051007B">
      <w:r>
        <w:rPr>
          <w:noProof/>
          <w:lang w:eastAsia="en-US"/>
        </w:rPr>
        <mc:AlternateContent>
          <mc:Choice Requires="wps">
            <w:drawing>
              <wp:anchor distT="0" distB="0" distL="114300" distR="114300" simplePos="0" relativeHeight="251672576" behindDoc="0" locked="0" layoutInCell="1" allowOverlap="1" wp14:anchorId="52A77B91" wp14:editId="7A041493">
                <wp:simplePos x="0" y="0"/>
                <wp:positionH relativeFrom="column">
                  <wp:posOffset>228600</wp:posOffset>
                </wp:positionH>
                <wp:positionV relativeFrom="paragraph">
                  <wp:posOffset>4137025</wp:posOffset>
                </wp:positionV>
                <wp:extent cx="5486400" cy="457200"/>
                <wp:effectExtent l="0" t="0" r="0" b="0"/>
                <wp:wrapThrough wrapText="bothSides">
                  <wp:wrapPolygon edited="0">
                    <wp:start x="0" y="0"/>
                    <wp:lineTo x="0" y="20400"/>
                    <wp:lineTo x="21500" y="20400"/>
                    <wp:lineTo x="2150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5486400" cy="4572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6E1A201" w14:textId="255BBF4E" w:rsidR="00C9063D" w:rsidRPr="00A94ED8" w:rsidRDefault="00C9063D" w:rsidP="00857FAA">
                            <w:pPr>
                              <w:pStyle w:val="Caption"/>
                              <w:rPr>
                                <w:rFonts w:ascii="Times" w:hAnsi="Times"/>
                                <w:noProof/>
                                <w:sz w:val="22"/>
                              </w:rPr>
                            </w:pPr>
                            <w:bookmarkStart w:id="22" w:name="_Ref276638083"/>
                            <w:r>
                              <w:t xml:space="preserve">Figure </w:t>
                            </w:r>
                            <w:r>
                              <w:fldChar w:fldCharType="begin"/>
                            </w:r>
                            <w:r>
                              <w:instrText xml:space="preserve"> SEQ Figure \* ARABIC </w:instrText>
                            </w:r>
                            <w:r>
                              <w:fldChar w:fldCharType="separate"/>
                            </w:r>
                            <w:r>
                              <w:rPr>
                                <w:noProof/>
                              </w:rPr>
                              <w:t>3</w:t>
                            </w:r>
                            <w:r>
                              <w:fldChar w:fldCharType="end"/>
                            </w:r>
                            <w:bookmarkEnd w:id="22"/>
                            <w:r>
                              <w:t>.  DWAN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7" type="#_x0000_t202" style="position:absolute;left:0;text-align:left;margin-left:18pt;margin-top:325.75pt;width:6in;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" stroked="f">
                <v:textbox inset="0,0,0,0">
                  <w:txbxContent>
                    <w:p w14:paraId="26E1A201" w14:textId="255BBF4E" w:rsidR="00C9063D" w:rsidRPr="00A94ED8" w:rsidRDefault="00C9063D" w:rsidP="00857FAA">
                      <w:pPr>
                        <w:pStyle w:val="Caption"/>
                        <w:rPr>
                          <w:rFonts w:ascii="Times" w:hAnsi="Times"/>
                          <w:noProof/>
                          <w:sz w:val="22"/>
                        </w:rPr>
                      </w:pPr>
                      <w:bookmarkStart w:id="23" w:name="_Ref276638083"/>
                      <w:r>
                        <w:t xml:space="preserve">Figure </w:t>
                      </w:r>
                      <w:r>
                        <w:fldChar w:fldCharType="begin"/>
                      </w:r>
                      <w:r>
                        <w:instrText xml:space="preserve"> SEQ Figure \* ARABIC </w:instrText>
                      </w:r>
                      <w:r>
                        <w:fldChar w:fldCharType="separate"/>
                      </w:r>
                      <w:r>
                        <w:rPr>
                          <w:noProof/>
                        </w:rPr>
                        <w:t>3</w:t>
                      </w:r>
                      <w:r>
                        <w:fldChar w:fldCharType="end"/>
                      </w:r>
                      <w:bookmarkEnd w:id="23"/>
                      <w:r>
                        <w:t>.  DWAN data model</w:t>
                      </w:r>
                    </w:p>
                  </w:txbxContent>
                </v:textbox>
                <w10:wrap type="through"/>
              </v:shape>
            </w:pict>
          </mc:Fallback>
        </mc:AlternateContent>
      </w:r>
      <w:r w:rsidR="009B54F3" w:rsidRPr="00AC51E7">
        <w:t xml:space="preserve">An </w:t>
      </w:r>
      <w:r w:rsidR="0051007B">
        <w:t>a</w:t>
      </w:r>
      <w:r w:rsidR="009B54F3" w:rsidRPr="00AC51E7">
        <w:t>nnotation</w:t>
      </w:r>
      <w:r w:rsidR="00054EC0">
        <w:t xml:space="preserve"> in DWAN</w:t>
      </w:r>
      <w:r w:rsidR="009B54F3" w:rsidRPr="00AC51E7">
        <w:t xml:space="preserve">, i.e. an </w:t>
      </w:r>
      <w:r w:rsidR="0039679C">
        <w:t xml:space="preserve"> </w:t>
      </w:r>
      <w:r w:rsidR="009B54F3" w:rsidRPr="00AC51E7">
        <w:t xml:space="preserve">of the class </w:t>
      </w:r>
      <w:r w:rsidR="009B54F3" w:rsidRPr="00AC51E7">
        <w:rPr>
          <w:i/>
          <w:iCs/>
        </w:rPr>
        <w:t>Annotation</w:t>
      </w:r>
      <w:r w:rsidR="009B54F3" w:rsidRPr="00AC51E7">
        <w:t xml:space="preserve">, is a structure that contains necessary information about </w:t>
      </w:r>
      <w:r w:rsidR="0038312D">
        <w:t xml:space="preserve">the </w:t>
      </w:r>
      <w:r w:rsidR="009B54F3" w:rsidRPr="00AC51E7">
        <w:t xml:space="preserve">user's annotation. In particular it contains the annotation's identifier, the reference to the owner and the time of creation. An owner is either the </w:t>
      </w:r>
      <w:r w:rsidR="0029132C">
        <w:t>principal</w:t>
      </w:r>
      <w:r w:rsidR="009B54F3" w:rsidRPr="00AC51E7">
        <w:t xml:space="preserve"> who has created the annotation or a </w:t>
      </w:r>
      <w:r w:rsidR="0029132C">
        <w:t>principal</w:t>
      </w:r>
      <w:r w:rsidR="009B54F3" w:rsidRPr="00AC51E7">
        <w:t xml:space="preserve"> to whom the ownership has been assigned.</w:t>
      </w:r>
      <w:r w:rsidR="00BD0F09">
        <w:rPr>
          <w:rStyle w:val="FootnoteReference"/>
        </w:rPr>
        <w:footnoteReference w:id="8"/>
      </w:r>
      <w:r w:rsidR="009B54F3" w:rsidRPr="00AC51E7">
        <w:t xml:space="preserve"> </w:t>
      </w:r>
      <w:r w:rsidR="00112438">
        <w:t xml:space="preserve"> </w:t>
      </w:r>
    </w:p>
    <w:p w14:paraId="1A4DF337" w14:textId="77777777" w:rsidR="00112438" w:rsidRPr="00AC51E7" w:rsidRDefault="00112438" w:rsidP="00112438">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t>principal</w:t>
      </w:r>
      <w:r w:rsidRPr="00AC51E7">
        <w:t xml:space="preserve"> can be related to an annotation by means of one of </w:t>
      </w:r>
      <w:r>
        <w:t xml:space="preserve">three access modes: </w:t>
      </w:r>
      <w:r w:rsidRPr="00AC51E7">
        <w:rPr>
          <w:i/>
          <w:iCs/>
        </w:rPr>
        <w:t>reader</w:t>
      </w:r>
      <w:r w:rsidRPr="00AC51E7">
        <w:t xml:space="preserve">, </w:t>
      </w:r>
      <w:r w:rsidRPr="00AC51E7">
        <w:rPr>
          <w:i/>
          <w:iCs/>
        </w:rPr>
        <w:t>writer</w:t>
      </w:r>
      <w:r>
        <w:rPr>
          <w:i/>
          <w:iCs/>
        </w:rPr>
        <w:t>, none</w:t>
      </w:r>
      <w:r w:rsidRPr="00AC51E7">
        <w:t>.</w:t>
      </w:r>
    </w:p>
    <w:p w14:paraId="3B7845CC" w14:textId="5566DB58" w:rsidR="00112438" w:rsidRPr="00AC51E7" w:rsidRDefault="00112438" w:rsidP="00112438">
      <w:r w:rsidRPr="00AC51E7">
        <w:t xml:space="preserve">An annotation can have one or more </w:t>
      </w:r>
      <w:r w:rsidRPr="00AC51E7">
        <w:rPr>
          <w:i/>
          <w:iCs/>
        </w:rPr>
        <w:t>targets</w:t>
      </w:r>
      <w:r w:rsidRPr="00AC51E7">
        <w:t>. A tar</w:t>
      </w:r>
      <w:r>
        <w:t xml:space="preserve">get (i.e. </w:t>
      </w:r>
      <w:r w:rsidR="001E6901">
        <w:t xml:space="preserve">instantiation </w:t>
      </w:r>
      <w:r>
        <w:t xml:space="preserve">of the </w:t>
      </w:r>
      <w:r w:rsidRPr="00C13446">
        <w:rPr>
          <w:i/>
        </w:rPr>
        <w:t>Target</w:t>
      </w:r>
      <w:r>
        <w:t xml:space="preserve"> </w:t>
      </w:r>
      <w:r w:rsidRPr="00AC51E7">
        <w:t xml:space="preserve">class) contains the reference to the web-document (a </w:t>
      </w:r>
      <w:r w:rsidRPr="00AC51E7">
        <w:rPr>
          <w:i/>
          <w:iCs/>
        </w:rPr>
        <w:t>source</w:t>
      </w:r>
      <w:r w:rsidRPr="00AC51E7">
        <w:t>) and the precise description of the document's fragment</w:t>
      </w:r>
      <w:r>
        <w:t>,</w:t>
      </w:r>
      <w:r w:rsidRPr="00AC51E7">
        <w:t xml:space="preserve"> which is actually annotated. </w:t>
      </w:r>
      <w:r w:rsidR="001E6901">
        <w:t xml:space="preserve">A </w:t>
      </w:r>
      <w:r w:rsidRPr="00AC51E7">
        <w:t xml:space="preserve">target </w:t>
      </w:r>
      <w:r w:rsidR="007E08F1">
        <w:t>can also</w:t>
      </w:r>
      <w:r w:rsidR="001E6901">
        <w:t xml:space="preserve"> be related </w:t>
      </w:r>
      <w:r w:rsidRPr="00AC51E7">
        <w:t>to one or more cached representations</w:t>
      </w:r>
      <w:r w:rsidR="00667510">
        <w:t xml:space="preserve">. A cached representation </w:t>
      </w:r>
      <w:r w:rsidR="008643CD">
        <w:t xml:space="preserve">is </w:t>
      </w:r>
      <w:r w:rsidR="00A30626">
        <w:t xml:space="preserve">a </w:t>
      </w:r>
      <w:r w:rsidR="008643CD">
        <w:t xml:space="preserve">stored record that </w:t>
      </w:r>
      <w:r w:rsidR="00667510">
        <w:t xml:space="preserve">contains </w:t>
      </w:r>
      <w:r w:rsidR="008643CD">
        <w:t xml:space="preserve">representations </w:t>
      </w:r>
      <w:r w:rsidRPr="00AC51E7">
        <w:t xml:space="preserve">of the relevant parts of the </w:t>
      </w:r>
      <w:r w:rsidR="001E6901">
        <w:t>anno</w:t>
      </w:r>
      <w:r w:rsidR="00F86764">
        <w:t>t</w:t>
      </w:r>
      <w:r w:rsidR="001E6901">
        <w:t>ated</w:t>
      </w:r>
      <w:r>
        <w:t xml:space="preserve"> document</w:t>
      </w:r>
      <w:r w:rsidRPr="00AC51E7">
        <w:t xml:space="preserve"> </w:t>
      </w:r>
      <w:r w:rsidR="008643CD">
        <w:t xml:space="preserve">together </w:t>
      </w:r>
      <w:r w:rsidRPr="00AC51E7">
        <w:t>with the descriptions of the</w:t>
      </w:r>
      <w:r w:rsidR="008643CD">
        <w:t>ir</w:t>
      </w:r>
      <w:r w:rsidRPr="00AC51E7">
        <w:t xml:space="preserve"> </w:t>
      </w:r>
      <w:r w:rsidR="008643CD">
        <w:t xml:space="preserve">respective </w:t>
      </w:r>
      <w:r w:rsidRPr="00AC51E7">
        <w:t>annotated fragments.</w:t>
      </w:r>
    </w:p>
    <w:p w14:paraId="101A7229" w14:textId="79C6341D" w:rsidR="00112438" w:rsidRDefault="00112438" w:rsidP="00112438">
      <w:r>
        <w:t>The s</w:t>
      </w:r>
      <w:r w:rsidRPr="00AC51E7">
        <w:t xml:space="preserve">emantics of an annotation is given in its body. In the implementation a body </w:t>
      </w:r>
      <w:r>
        <w:t>is</w:t>
      </w:r>
      <w:r w:rsidRPr="00AC51E7">
        <w:t xml:space="preserve"> an arbitrary text or an </w:t>
      </w:r>
      <w:r>
        <w:t>XML</w:t>
      </w:r>
      <w:r w:rsidRPr="00AC51E7">
        <w:t xml:space="preserve"> text. In both cases a </w:t>
      </w:r>
      <w:r w:rsidR="00095BCD" w:rsidRPr="00AC51E7">
        <w:t>client must give a precise MIME-type</w:t>
      </w:r>
      <w:r w:rsidRPr="00AC51E7">
        <w:t>. For instance, a body can be a plain text</w:t>
      </w:r>
      <w:r>
        <w:t>,</w:t>
      </w:r>
      <w:r w:rsidRPr="00AC51E7">
        <w:t xml:space="preserve"> which describes a </w:t>
      </w:r>
      <w:r w:rsidR="00095BCD">
        <w:t xml:space="preserve">specific </w:t>
      </w:r>
      <w:r w:rsidRPr="00AC51E7">
        <w:t>relation (like contradiction) between two fragments of some web-document. In this case the body should contain references to the targets that represent these two fragments</w:t>
      </w:r>
      <w:r>
        <w:t xml:space="preserve"> and the document.  </w:t>
      </w:r>
      <w:r w:rsidRPr="00AC51E7">
        <w:t>Annotations can be gathered in notebooks.</w:t>
      </w:r>
    </w:p>
    <w:p w14:paraId="619A5A92" w14:textId="758702A4" w:rsidR="002B6162" w:rsidRDefault="00AD007D" w:rsidP="004C2791">
      <w:pPr>
        <w:rPr>
          <w:lang w:val="en-US" w:eastAsia="en-US"/>
        </w:rPr>
      </w:pPr>
      <w:r>
        <w:t xml:space="preserve">DWAN model has been designed with </w:t>
      </w:r>
      <w:r w:rsidRPr="003D4AD9">
        <w:rPr>
          <w:i/>
        </w:rPr>
        <w:t>Open</w:t>
      </w:r>
      <w:r w:rsidR="003D4AD9" w:rsidRPr="003D4AD9">
        <w:rPr>
          <w:i/>
        </w:rPr>
        <w:t xml:space="preserve"> </w:t>
      </w:r>
      <w:r w:rsidRPr="003D4AD9">
        <w:rPr>
          <w:i/>
        </w:rPr>
        <w:t>Annotation</w:t>
      </w:r>
      <w:r>
        <w:t xml:space="preserve"> in mind, and therefore </w:t>
      </w:r>
      <w:r w:rsidR="003D4AD9">
        <w:t xml:space="preserve">the </w:t>
      </w:r>
      <w:r w:rsidR="00BB2862">
        <w:t>mapping</w:t>
      </w:r>
      <w:r w:rsidR="003D4AD9">
        <w:t xml:space="preserve"> between DWAN-model components and </w:t>
      </w:r>
      <w:r w:rsidR="00BB2862">
        <w:t xml:space="preserve">open-annotation concepts </w:t>
      </w:r>
      <w:r w:rsidR="003D4AD9">
        <w:t xml:space="preserve"> </w:t>
      </w:r>
      <w:r w:rsidR="00BB2862">
        <w:t xml:space="preserve">is build in a natural way. </w:t>
      </w:r>
      <w:r>
        <w:t xml:space="preserve">The targets of DWAN model correspond to the instances of the open annotation class </w:t>
      </w:r>
      <w:proofErr w:type="spellStart"/>
      <w:r w:rsidR="0096047B">
        <w:rPr>
          <w:rStyle w:val="HTMLCode"/>
        </w:rPr>
        <w:t>oa:SpecificResource</w:t>
      </w:r>
      <w:proofErr w:type="spellEnd"/>
      <w:r w:rsidR="0096047B">
        <w:rPr>
          <w:rStyle w:val="HTMLCode"/>
        </w:rPr>
        <w:t xml:space="preserve">, </w:t>
      </w:r>
      <w:r w:rsidR="0096047B">
        <w:t>see</w:t>
      </w:r>
      <w:r w:rsidR="008854EE">
        <w:t xml:space="preserve"> </w:t>
      </w:r>
      <w:r w:rsidR="008854EE">
        <w:fldChar w:fldCharType="begin"/>
      </w:r>
      <w:r w:rsidR="008854EE">
        <w:instrText xml:space="preserve"> REF _Ref276639845 \h </w:instrText>
      </w:r>
      <w:r w:rsidR="008854EE">
        <w:fldChar w:fldCharType="separate"/>
      </w:r>
      <w:r w:rsidR="008854EE">
        <w:t xml:space="preserve">Figure </w:t>
      </w:r>
      <w:r w:rsidR="008854EE">
        <w:rPr>
          <w:noProof/>
        </w:rPr>
        <w:t>4</w:t>
      </w:r>
      <w:r w:rsidR="008854EE">
        <w:fldChar w:fldCharType="end"/>
      </w:r>
      <w:r w:rsidR="0096047B">
        <w:t>. M</w:t>
      </w:r>
      <w:r w:rsidR="009247B1">
        <w:t xml:space="preserve">ultiple target sources are represented as instances of </w:t>
      </w:r>
      <w:proofErr w:type="spellStart"/>
      <w:r w:rsidR="009247B1">
        <w:rPr>
          <w:rStyle w:val="HTMLCode"/>
        </w:rPr>
        <w:t>oa:Composite</w:t>
      </w:r>
      <w:proofErr w:type="spellEnd"/>
      <w:r w:rsidR="009247B1">
        <w:t xml:space="preserve">. Each of </w:t>
      </w:r>
      <w:proofErr w:type="spellStart"/>
      <w:r w:rsidR="009247B1">
        <w:rPr>
          <w:rStyle w:val="HTMLCode"/>
        </w:rPr>
        <w:t>oa:item</w:t>
      </w:r>
      <w:proofErr w:type="spellEnd"/>
      <w:r w:rsidR="009247B1">
        <w:t xml:space="preserve"> of the composite is either an instance of </w:t>
      </w:r>
      <w:proofErr w:type="spellStart"/>
      <w:r w:rsidR="009247B1">
        <w:rPr>
          <w:rStyle w:val="HTMLCode"/>
        </w:rPr>
        <w:t>oa:SpecificResource</w:t>
      </w:r>
      <w:proofErr w:type="spellEnd"/>
      <w:r w:rsidR="009247B1">
        <w:t xml:space="preserve"> or </w:t>
      </w:r>
      <w:proofErr w:type="spellStart"/>
      <w:r w:rsidR="009247B1">
        <w:rPr>
          <w:rStyle w:val="HTMLCode"/>
        </w:rPr>
        <w:t>oa:Composite</w:t>
      </w:r>
      <w:proofErr w:type="spellEnd"/>
      <w:r w:rsidR="009247B1">
        <w:t xml:space="preserve">. </w:t>
      </w:r>
    </w:p>
    <w:p w14:paraId="79917E68" w14:textId="2BADA011" w:rsidR="004263DE" w:rsidRDefault="00857FAA" w:rsidP="004C2791">
      <w:pPr>
        <w:rPr>
          <w:rFonts w:eastAsia="Times New Roman" w:cs="Times New Roman"/>
        </w:rPr>
      </w:pPr>
      <w:r>
        <w:rPr>
          <w:noProof/>
          <w:lang w:eastAsia="en-US"/>
        </w:rPr>
        <mc:AlternateContent>
          <mc:Choice Requires="wps">
            <w:drawing>
              <wp:anchor distT="0" distB="0" distL="114300" distR="114300" simplePos="0" relativeHeight="251674624" behindDoc="0" locked="0" layoutInCell="1" allowOverlap="1" wp14:anchorId="3EE27036" wp14:editId="0FF79EC3">
                <wp:simplePos x="0" y="0"/>
                <wp:positionH relativeFrom="column">
                  <wp:posOffset>0</wp:posOffset>
                </wp:positionH>
                <wp:positionV relativeFrom="paragraph">
                  <wp:posOffset>6686550</wp:posOffset>
                </wp:positionV>
                <wp:extent cx="5715000" cy="298450"/>
                <wp:effectExtent l="0" t="0" r="0" b="0"/>
                <wp:wrapThrough wrapText="bothSides">
                  <wp:wrapPolygon edited="0">
                    <wp:start x="0" y="0"/>
                    <wp:lineTo x="0"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7150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C267D9C" w14:textId="7D5F35C5" w:rsidR="00C9063D" w:rsidRPr="0088553D" w:rsidRDefault="00C9063D" w:rsidP="00857FAA">
                            <w:pPr>
                              <w:pStyle w:val="Caption"/>
                              <w:rPr>
                                <w:rFonts w:ascii="Times" w:hAnsi="Times"/>
                                <w:noProof/>
                                <w:sz w:val="22"/>
                              </w:rPr>
                            </w:pPr>
                            <w:bookmarkStart w:id="24" w:name="_Ref276639845"/>
                            <w:r>
                              <w:t xml:space="preserve">Figure </w:t>
                            </w:r>
                            <w:r>
                              <w:fldChar w:fldCharType="begin"/>
                            </w:r>
                            <w:r>
                              <w:instrText xml:space="preserve"> SEQ Figure \* ARABIC </w:instrText>
                            </w:r>
                            <w:r>
                              <w:fldChar w:fldCharType="separate"/>
                            </w:r>
                            <w:r>
                              <w:rPr>
                                <w:noProof/>
                              </w:rPr>
                              <w:t>4</w:t>
                            </w:r>
                            <w:r>
                              <w:fldChar w:fldCharType="end"/>
                            </w:r>
                            <w:bookmarkEnd w:id="24"/>
                            <w:r>
                              <w:t>. Example of an OA  representation. 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28" type="#_x0000_t202" style="position:absolute;left:0;text-align:left;margin-left:0;margin-top:526.5pt;width:450pt;height:2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" stroked="f">
                <v:textbox style="mso-fit-shape-to-text:t" inset="0,0,0,0">
                  <w:txbxContent>
                    <w:p w14:paraId="3C267D9C" w14:textId="7D5F35C5" w:rsidR="00C9063D" w:rsidRPr="0088553D" w:rsidRDefault="00C9063D" w:rsidP="00857FAA">
                      <w:pPr>
                        <w:pStyle w:val="Caption"/>
                        <w:rPr>
                          <w:rFonts w:ascii="Times" w:hAnsi="Times"/>
                          <w:noProof/>
                          <w:sz w:val="22"/>
                        </w:rPr>
                      </w:pPr>
                      <w:bookmarkStart w:id="25" w:name="_Ref276639845"/>
                      <w:r>
                        <w:t xml:space="preserve">Figure </w:t>
                      </w:r>
                      <w:r>
                        <w:fldChar w:fldCharType="begin"/>
                      </w:r>
                      <w:r>
                        <w:instrText xml:space="preserve"> SEQ Figure \* ARABIC </w:instrText>
                      </w:r>
                      <w:r>
                        <w:fldChar w:fldCharType="separate"/>
                      </w:r>
                      <w:r>
                        <w:rPr>
                          <w:noProof/>
                        </w:rPr>
                        <w:t>4</w:t>
                      </w:r>
                      <w:r>
                        <w:fldChar w:fldCharType="end"/>
                      </w:r>
                      <w:bookmarkEnd w:id="25"/>
                      <w:r>
                        <w:t>. Example of an OA  representation. Target</w:t>
                      </w:r>
                    </w:p>
                  </w:txbxContent>
                </v:textbox>
                <w10:wrap type="through"/>
              </v:shape>
            </w:pict>
          </mc:Fallback>
        </mc:AlternateContent>
      </w:r>
      <w:r>
        <w:rPr>
          <w:noProof/>
          <w:lang w:val="en-US" w:eastAsia="en-US"/>
        </w:rPr>
        <w:drawing>
          <wp:anchor distT="0" distB="0" distL="114300" distR="114300" simplePos="0" relativeHeight="251667456" behindDoc="0" locked="0" layoutInCell="1" allowOverlap="1" wp14:anchorId="646E5257" wp14:editId="4BF7BB8C">
            <wp:simplePos x="0" y="0"/>
            <wp:positionH relativeFrom="column">
              <wp:posOffset>0</wp:posOffset>
            </wp:positionH>
            <wp:positionV relativeFrom="paragraph">
              <wp:posOffset>1600200</wp:posOffset>
            </wp:positionV>
            <wp:extent cx="5715000" cy="50292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5029200"/>
                    </a:xfrm>
                    <a:prstGeom prst="rect">
                      <a:avLst/>
                    </a:prstGeom>
                  </pic:spPr>
                </pic:pic>
              </a:graphicData>
            </a:graphic>
          </wp:anchor>
        </w:drawing>
      </w:r>
      <w:r w:rsidR="009247B1" w:rsidRPr="009247B1">
        <w:rPr>
          <w:lang w:val="en-US" w:eastAsia="en-US"/>
        </w:rPr>
        <w:t xml:space="preserve">A cached representation of an annotated </w:t>
      </w:r>
      <w:r w:rsidR="001A7E41">
        <w:rPr>
          <w:lang w:val="en-US" w:eastAsia="en-US"/>
        </w:rPr>
        <w:t xml:space="preserve">target </w:t>
      </w:r>
      <w:r w:rsidR="009247B1" w:rsidRPr="009247B1">
        <w:rPr>
          <w:lang w:val="en-US" w:eastAsia="en-US"/>
        </w:rPr>
        <w:t xml:space="preserve">source is referred via the </w:t>
      </w:r>
      <w:r w:rsidR="001A7E41">
        <w:rPr>
          <w:lang w:val="en-US" w:eastAsia="en-US"/>
        </w:rPr>
        <w:t>target’s</w:t>
      </w:r>
      <w:r w:rsidR="009247B1" w:rsidRPr="009247B1">
        <w:rPr>
          <w:lang w:val="en-US" w:eastAsia="en-US"/>
        </w:rPr>
        <w:t xml:space="preserve"> state, see the figure above. The properties </w:t>
      </w:r>
      <w:proofErr w:type="spellStart"/>
      <w:r w:rsidR="009247B1" w:rsidRPr="009247B1">
        <w:rPr>
          <w:rFonts w:ascii="Courier" w:hAnsi="Courier" w:cs="Courier"/>
          <w:sz w:val="20"/>
          <w:szCs w:val="20"/>
          <w:lang w:val="en-US" w:eastAsia="en-US"/>
        </w:rPr>
        <w:t>oa:hasState</w:t>
      </w:r>
      <w:proofErr w:type="spellEnd"/>
      <w:r w:rsidR="009247B1" w:rsidRPr="009247B1">
        <w:rPr>
          <w:lang w:val="en-US" w:eastAsia="en-US"/>
        </w:rPr>
        <w:t xml:space="preserve"> and </w:t>
      </w:r>
      <w:proofErr w:type="spellStart"/>
      <w:r w:rsidR="009247B1" w:rsidRPr="009247B1">
        <w:rPr>
          <w:rFonts w:ascii="Courier" w:hAnsi="Courier" w:cs="Courier"/>
          <w:sz w:val="20"/>
          <w:szCs w:val="20"/>
          <w:lang w:val="en-US" w:eastAsia="en-US"/>
        </w:rPr>
        <w:t>oa:cachedSource</w:t>
      </w:r>
      <w:proofErr w:type="spellEnd"/>
      <w:r w:rsidR="009247B1" w:rsidRPr="009247B1">
        <w:rPr>
          <w:lang w:val="en-US" w:eastAsia="en-US"/>
        </w:rPr>
        <w:t xml:space="preserve"> are used. The metadata of the cached representation are presented via dc-properties and </w:t>
      </w:r>
      <w:proofErr w:type="spellStart"/>
      <w:r w:rsidR="009247B1" w:rsidRPr="009247B1">
        <w:rPr>
          <w:lang w:val="en-US" w:eastAsia="en-US"/>
        </w:rPr>
        <w:t>dctypes</w:t>
      </w:r>
      <w:proofErr w:type="spellEnd"/>
      <w:r w:rsidR="009247B1" w:rsidRPr="009247B1">
        <w:rPr>
          <w:lang w:val="en-US" w:eastAsia="en-US"/>
        </w:rPr>
        <w:t>:</w:t>
      </w:r>
      <w:r w:rsidR="009247B1">
        <w:rPr>
          <w:lang w:val="en-US" w:eastAsia="en-US"/>
        </w:rPr>
        <w:t xml:space="preserve"> </w:t>
      </w:r>
      <w:proofErr w:type="spellStart"/>
      <w:r w:rsidR="009247B1" w:rsidRPr="009247B1">
        <w:rPr>
          <w:rFonts w:eastAsia="Times New Roman"/>
          <w:lang w:val="en-US" w:eastAsia="en-US"/>
        </w:rPr>
        <w:t>mimeType</w:t>
      </w:r>
      <w:proofErr w:type="spellEnd"/>
      <w:r w:rsidR="009247B1" w:rsidRPr="009247B1">
        <w:rPr>
          <w:rFonts w:eastAsia="Times New Roman"/>
          <w:lang w:val="en-US" w:eastAsia="en-US"/>
        </w:rPr>
        <w:t xml:space="preserve"> is presented as </w:t>
      </w:r>
      <w:r w:rsidR="009247B1" w:rsidRPr="009247B1">
        <w:rPr>
          <w:rFonts w:ascii="Courier" w:hAnsi="Courier" w:cs="Courier"/>
          <w:sz w:val="20"/>
          <w:szCs w:val="20"/>
          <w:lang w:val="en-US" w:eastAsia="en-US"/>
        </w:rPr>
        <w:t>​</w:t>
      </w:r>
      <w:proofErr w:type="spellStart"/>
      <w:r w:rsidR="009247B1" w:rsidRPr="009247B1">
        <w:rPr>
          <w:rFonts w:ascii="Courier" w:hAnsi="Courier" w:cs="Courier"/>
          <w:sz w:val="20"/>
          <w:szCs w:val="20"/>
          <w:lang w:val="en-US" w:eastAsia="en-US"/>
        </w:rPr>
        <w:t>dc:format</w:t>
      </w:r>
      <w:proofErr w:type="spellEnd"/>
      <w:r w:rsidR="009247B1" w:rsidRPr="009247B1">
        <w:rPr>
          <w:rFonts w:eastAsia="Times New Roman"/>
          <w:lang w:val="en-US" w:eastAsia="en-US"/>
        </w:rPr>
        <w:t>,</w:t>
      </w:r>
      <w:r w:rsidR="009247B1">
        <w:rPr>
          <w:lang w:val="en-US" w:eastAsia="en-US"/>
        </w:rPr>
        <w:t xml:space="preserve"> </w:t>
      </w:r>
      <w:r w:rsidR="009247B1" w:rsidRPr="009247B1">
        <w:rPr>
          <w:rFonts w:eastAsia="Times New Roman"/>
          <w:lang w:val="en-US" w:eastAsia="en-US"/>
        </w:rPr>
        <w:t xml:space="preserve">tool is presented as </w:t>
      </w:r>
      <w:r w:rsidR="009247B1" w:rsidRPr="009247B1">
        <w:rPr>
          <w:rFonts w:eastAsia="Times New Roman"/>
          <w:sz w:val="20"/>
          <w:szCs w:val="20"/>
          <w:lang w:val="en-US" w:eastAsia="en-US"/>
        </w:rPr>
        <w:t>​</w:t>
      </w:r>
      <w:proofErr w:type="spellStart"/>
      <w:r w:rsidR="009247B1" w:rsidRPr="009247B1">
        <w:rPr>
          <w:rFonts w:ascii="Courier" w:hAnsi="Courier" w:cs="Courier"/>
          <w:sz w:val="20"/>
          <w:szCs w:val="20"/>
          <w:lang w:val="en-US" w:eastAsia="en-US"/>
        </w:rPr>
        <w:t>dc:publisher</w:t>
      </w:r>
      <w:proofErr w:type="spellEnd"/>
      <w:r w:rsidR="009247B1" w:rsidRPr="009247B1">
        <w:rPr>
          <w:rFonts w:eastAsia="Times New Roman"/>
          <w:lang w:val="en-US" w:eastAsia="en-US"/>
        </w:rPr>
        <w:t>,</w:t>
      </w:r>
      <w:r w:rsidR="009247B1">
        <w:rPr>
          <w:lang w:val="en-US" w:eastAsia="en-US"/>
        </w:rPr>
        <w:t xml:space="preserve"> </w:t>
      </w:r>
      <w:r w:rsidR="009247B1" w:rsidRPr="009247B1">
        <w:rPr>
          <w:rFonts w:eastAsia="Times New Roman"/>
          <w:lang w:val="en-US" w:eastAsia="en-US"/>
        </w:rPr>
        <w:t xml:space="preserve">type is presented as </w:t>
      </w:r>
      <w:r w:rsidR="009247B1" w:rsidRPr="009247B1">
        <w:rPr>
          <w:rFonts w:eastAsia="Times New Roman"/>
          <w:sz w:val="20"/>
          <w:szCs w:val="20"/>
          <w:lang w:val="en-US" w:eastAsia="en-US"/>
        </w:rPr>
        <w:t>​</w:t>
      </w:r>
      <w:proofErr w:type="spellStart"/>
      <w:r w:rsidR="009247B1" w:rsidRPr="009247B1">
        <w:rPr>
          <w:rFonts w:ascii="Courier" w:hAnsi="Courier" w:cs="Courier"/>
          <w:sz w:val="20"/>
          <w:szCs w:val="20"/>
          <w:lang w:val="en-US" w:eastAsia="en-US"/>
        </w:rPr>
        <w:t>dc:description</w:t>
      </w:r>
      <w:proofErr w:type="spellEnd"/>
      <w:r w:rsidR="009247B1" w:rsidRPr="009247B1">
        <w:rPr>
          <w:rFonts w:eastAsia="Times New Roman"/>
          <w:lang w:val="en-US" w:eastAsia="en-US"/>
        </w:rPr>
        <w:t>; note that ​</w:t>
      </w:r>
      <w:proofErr w:type="spellStart"/>
      <w:r w:rsidR="009247B1" w:rsidRPr="009247B1">
        <w:rPr>
          <w:rFonts w:ascii="Courier" w:hAnsi="Courier" w:cs="Courier"/>
          <w:sz w:val="20"/>
          <w:szCs w:val="20"/>
          <w:lang w:val="en-US" w:eastAsia="en-US"/>
        </w:rPr>
        <w:t>dc:type</w:t>
      </w:r>
      <w:proofErr w:type="spellEnd"/>
      <w:r w:rsidR="009247B1" w:rsidRPr="009247B1">
        <w:rPr>
          <w:rFonts w:eastAsia="Times New Roman"/>
          <w:lang w:val="en-US" w:eastAsia="en-US"/>
        </w:rPr>
        <w:t xml:space="preserve"> cannot be used here because its value must (recommended) be from the DCMI Type Vocabulary</w:t>
      </w:r>
      <w:r w:rsidR="00177779">
        <w:rPr>
          <w:rStyle w:val="FootnoteReference"/>
          <w:rFonts w:eastAsia="Times New Roman"/>
          <w:lang w:val="en-US" w:eastAsia="en-US"/>
        </w:rPr>
        <w:footnoteReference w:id="9"/>
      </w:r>
      <w:r w:rsidR="009247B1" w:rsidRPr="009247B1">
        <w:rPr>
          <w:rFonts w:eastAsia="Times New Roman"/>
          <w:lang w:val="en-US" w:eastAsia="en-US"/>
        </w:rPr>
        <w:t xml:space="preserve">; therefore, e.g. "screenshot" would not be a good value here. Moreover, a cached representation must have one of the </w:t>
      </w:r>
      <w:proofErr w:type="spellStart"/>
      <w:r w:rsidR="009247B1" w:rsidRPr="009247B1">
        <w:rPr>
          <w:rFonts w:eastAsia="Times New Roman"/>
          <w:lang w:val="en-US" w:eastAsia="en-US"/>
        </w:rPr>
        <w:t>dctypes</w:t>
      </w:r>
      <w:proofErr w:type="spellEnd"/>
      <w:r w:rsidR="009247B1" w:rsidRPr="009247B1">
        <w:rPr>
          <w:rFonts w:eastAsia="Times New Roman"/>
          <w:lang w:val="en-US" w:eastAsia="en-US"/>
        </w:rPr>
        <w:t xml:space="preserve"> as </w:t>
      </w:r>
      <w:proofErr w:type="spellStart"/>
      <w:r w:rsidR="009247B1" w:rsidRPr="009247B1">
        <w:rPr>
          <w:rFonts w:ascii="Courier" w:hAnsi="Courier" w:cs="Courier"/>
          <w:sz w:val="20"/>
          <w:szCs w:val="20"/>
          <w:lang w:val="en-US" w:eastAsia="en-US"/>
        </w:rPr>
        <w:t>rdf:type</w:t>
      </w:r>
      <w:proofErr w:type="spellEnd"/>
      <w:r w:rsidR="009247B1" w:rsidRPr="009247B1">
        <w:rPr>
          <w:rFonts w:eastAsia="Times New Roman"/>
          <w:lang w:val="en-US" w:eastAsia="en-US"/>
        </w:rPr>
        <w:t xml:space="preserve">, and it must be compliant with </w:t>
      </w:r>
      <w:proofErr w:type="spellStart"/>
      <w:r w:rsidR="009247B1" w:rsidRPr="009247B1">
        <w:rPr>
          <w:rFonts w:ascii="Courier" w:eastAsia="Times New Roman" w:hAnsi="Courier"/>
          <w:sz w:val="20"/>
          <w:szCs w:val="20"/>
          <w:lang w:val="en-US" w:eastAsia="en-US"/>
        </w:rPr>
        <w:t>dc:format</w:t>
      </w:r>
      <w:proofErr w:type="spellEnd"/>
      <w:r w:rsidR="009247B1" w:rsidRPr="009247B1">
        <w:rPr>
          <w:rFonts w:ascii="Courier" w:eastAsia="Times New Roman" w:hAnsi="Courier"/>
          <w:sz w:val="20"/>
          <w:szCs w:val="20"/>
          <w:lang w:val="en-US" w:eastAsia="en-US"/>
        </w:rPr>
        <w:t xml:space="preserve"> value</w:t>
      </w:r>
      <w:r w:rsidR="009247B1" w:rsidRPr="009247B1">
        <w:rPr>
          <w:rFonts w:eastAsia="Times New Roman"/>
          <w:lang w:val="en-US" w:eastAsia="en-US"/>
        </w:rPr>
        <w:t xml:space="preserve">. For instance, if </w:t>
      </w:r>
      <w:proofErr w:type="spellStart"/>
      <w:r w:rsidR="009247B1" w:rsidRPr="00FB2683">
        <w:rPr>
          <w:rFonts w:ascii="Courier" w:eastAsia="Times New Roman" w:hAnsi="Courier"/>
          <w:sz w:val="20"/>
          <w:szCs w:val="20"/>
          <w:lang w:val="en-US" w:eastAsia="en-US"/>
        </w:rPr>
        <w:t>dc:format</w:t>
      </w:r>
      <w:proofErr w:type="spellEnd"/>
      <w:r w:rsidR="009247B1" w:rsidRPr="009247B1">
        <w:rPr>
          <w:rFonts w:eastAsia="Times New Roman"/>
          <w:lang w:val="en-US" w:eastAsia="en-US"/>
        </w:rPr>
        <w:t xml:space="preserve"> is "image/</w:t>
      </w:r>
      <w:proofErr w:type="spellStart"/>
      <w:r w:rsidR="009247B1" w:rsidRPr="009247B1">
        <w:rPr>
          <w:rFonts w:eastAsia="Times New Roman"/>
          <w:lang w:val="en-US" w:eastAsia="en-US"/>
        </w:rPr>
        <w:t>png</w:t>
      </w:r>
      <w:proofErr w:type="spellEnd"/>
      <w:r w:rsidR="009247B1" w:rsidRPr="009247B1">
        <w:rPr>
          <w:rFonts w:eastAsia="Times New Roman"/>
          <w:lang w:val="en-US" w:eastAsia="en-US"/>
        </w:rPr>
        <w:t xml:space="preserve">" then the corresponding </w:t>
      </w:r>
      <w:proofErr w:type="spellStart"/>
      <w:r w:rsidR="009247B1" w:rsidRPr="009247B1">
        <w:rPr>
          <w:rFonts w:ascii="Courier" w:hAnsi="Courier" w:cs="Courier"/>
          <w:sz w:val="20"/>
          <w:szCs w:val="20"/>
          <w:lang w:val="en-US" w:eastAsia="en-US"/>
        </w:rPr>
        <w:t>rdf:type</w:t>
      </w:r>
      <w:proofErr w:type="spellEnd"/>
      <w:r w:rsidR="009247B1" w:rsidRPr="009247B1">
        <w:rPr>
          <w:rFonts w:eastAsia="Times New Roman"/>
          <w:lang w:val="en-US" w:eastAsia="en-US"/>
        </w:rPr>
        <w:t xml:space="preserve"> must be </w:t>
      </w:r>
      <w:proofErr w:type="spellStart"/>
      <w:r w:rsidR="009247B1" w:rsidRPr="009247B1">
        <w:rPr>
          <w:rFonts w:ascii="Courier" w:hAnsi="Courier" w:cs="Courier"/>
          <w:sz w:val="20"/>
          <w:szCs w:val="20"/>
          <w:lang w:val="en-US" w:eastAsia="en-US"/>
        </w:rPr>
        <w:t>dctypes:Image</w:t>
      </w:r>
      <w:proofErr w:type="spellEnd"/>
      <w:r w:rsidR="009247B1" w:rsidRPr="009247B1">
        <w:rPr>
          <w:rFonts w:eastAsia="Times New Roman"/>
          <w:lang w:val="en-US" w:eastAsia="en-US"/>
        </w:rPr>
        <w:t>.</w:t>
      </w:r>
    </w:p>
    <w:p w14:paraId="5DAB6725" w14:textId="6816B49E" w:rsidR="009247B1" w:rsidRDefault="009247B1" w:rsidP="00347119">
      <w:pPr>
        <w:spacing w:before="240"/>
        <w:rPr>
          <w:rFonts w:eastAsia="Times New Roman" w:cs="Times New Roman"/>
        </w:rPr>
      </w:pPr>
      <w:r>
        <w:rPr>
          <w:rFonts w:eastAsia="Times New Roman" w:cs="Times New Roman"/>
        </w:rPr>
        <w:t>A principal</w:t>
      </w:r>
      <w:r w:rsidR="001A7E41">
        <w:rPr>
          <w:rFonts w:eastAsia="Times New Roman" w:cs="Times New Roman"/>
        </w:rPr>
        <w:t xml:space="preserve"> </w:t>
      </w:r>
      <w:r>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Pr>
          <w:rFonts w:eastAsia="Times New Roman" w:cs="Times New Roman"/>
        </w:rPr>
        <w:t xml:space="preserve">recommends to use </w:t>
      </w:r>
      <w:proofErr w:type="spellStart"/>
      <w:r w:rsidRPr="00FB2683">
        <w:rPr>
          <w:rFonts w:ascii="Courier" w:eastAsia="Times New Roman" w:hAnsi="Courier" w:cs="Times New Roman"/>
        </w:rPr>
        <w:t>foaf</w:t>
      </w:r>
      <w:proofErr w:type="spellEnd"/>
      <w:r>
        <w:rPr>
          <w:rFonts w:eastAsia="Times New Roman" w:cs="Times New Roman"/>
        </w:rPr>
        <w:t xml:space="preserve"> namespace, see ​</w:t>
      </w:r>
      <w:hyperlink r:id="rId24" w:history="1">
        <w:r>
          <w:rPr>
            <w:rStyle w:val="Hyperlink"/>
            <w:rFonts w:eastAsia="Times New Roman" w:cs="Times New Roman"/>
          </w:rPr>
          <w:t>http://xmlns.com/foaf/spec/</w:t>
        </w:r>
      </w:hyperlink>
      <w:r>
        <w:rPr>
          <w:rFonts w:eastAsia="Times New Roman" w:cs="Times New Roman"/>
        </w:rPr>
        <w:t xml:space="preserve">. This data model is designed for social networks, and in principle suits DASISH schema for a user and permission lists. There is one little technical inconvenience: </w:t>
      </w:r>
      <w:proofErr w:type="spellStart"/>
      <w:r>
        <w:rPr>
          <w:rFonts w:eastAsia="Times New Roman" w:cs="Times New Roman"/>
        </w:rPr>
        <w:t>foaf</w:t>
      </w:r>
      <w:proofErr w:type="spellEnd"/>
      <w:r>
        <w:rPr>
          <w:rFonts w:eastAsia="Times New Roman" w:cs="Times New Roman"/>
        </w:rPr>
        <w:t xml:space="preserve"> agents do not have a property which can be used to define permission types (reader, writer) directly. For now, permissions are represented via property </w:t>
      </w:r>
      <w:proofErr w:type="spellStart"/>
      <w:r>
        <w:rPr>
          <w:rStyle w:val="HTMLCode"/>
        </w:rPr>
        <w:t>foaf:topic_interest</w:t>
      </w:r>
      <w:proofErr w:type="spellEnd"/>
      <w:r>
        <w:rPr>
          <w:rFonts w:eastAsia="Times New Roman" w:cs="Times New Roman"/>
        </w:rPr>
        <w:t xml:space="preserve">. </w:t>
      </w:r>
      <w:r w:rsidR="00CE2251">
        <w:rPr>
          <w:rFonts w:eastAsia="Times New Roman" w:cs="Times New Roman"/>
        </w:rPr>
        <w:t>For an e</w:t>
      </w:r>
      <w:r>
        <w:rPr>
          <w:rFonts w:eastAsia="Times New Roman" w:cs="Times New Roman"/>
        </w:rPr>
        <w:t>xample</w:t>
      </w:r>
      <w:r w:rsidR="00CE2251">
        <w:rPr>
          <w:rFonts w:eastAsia="Times New Roman" w:cs="Times New Roman"/>
        </w:rPr>
        <w:t xml:space="preserve">, see </w:t>
      </w:r>
      <w:r w:rsidR="00CA3529">
        <w:rPr>
          <w:rFonts w:eastAsia="Times New Roman" w:cs="Times New Roman"/>
        </w:rPr>
        <w:fldChar w:fldCharType="begin"/>
      </w:r>
      <w:r w:rsidR="00CA3529">
        <w:rPr>
          <w:rFonts w:eastAsia="Times New Roman" w:cs="Times New Roman"/>
        </w:rPr>
        <w:instrText xml:space="preserve"> REF _Ref274571314 \h </w:instrText>
      </w:r>
      <w:r w:rsidR="00CA3529">
        <w:rPr>
          <w:rFonts w:eastAsia="Times New Roman" w:cs="Times New Roman"/>
        </w:rPr>
      </w:r>
      <w:r w:rsidR="00CA3529">
        <w:rPr>
          <w:rFonts w:eastAsia="Times New Roman" w:cs="Times New Roman"/>
        </w:rPr>
        <w:fldChar w:fldCharType="separate"/>
      </w:r>
      <w:r w:rsidR="00CA3529">
        <w:t xml:space="preserve">Figure </w:t>
      </w:r>
      <w:r w:rsidR="00CA3529">
        <w:rPr>
          <w:noProof/>
        </w:rPr>
        <w:t>5</w:t>
      </w:r>
      <w:r w:rsidR="00CA3529">
        <w:rPr>
          <w:rFonts w:eastAsia="Times New Roman" w:cs="Times New Roman"/>
        </w:rPr>
        <w:fldChar w:fldCharType="end"/>
      </w:r>
      <w:r w:rsidR="008854EE">
        <w:rPr>
          <w:rFonts w:eastAsia="Times New Roman" w:cs="Times New Roman"/>
        </w:rPr>
        <w:t>.</w:t>
      </w:r>
    </w:p>
    <w:p w14:paraId="13A0F0F4" w14:textId="77777777" w:rsidR="0096047B" w:rsidRDefault="008B40E3" w:rsidP="0096047B">
      <w:pPr>
        <w:keepNext/>
      </w:pPr>
      <w:r>
        <w:rPr>
          <w:rFonts w:eastAsia="Times New Roman"/>
          <w:noProof/>
          <w:lang w:val="en-US" w:eastAsia="en-US"/>
        </w:rPr>
        <w:drawing>
          <wp:inline distT="0" distB="0" distL="0" distR="0" wp14:anchorId="27455923" wp14:editId="2A795102">
            <wp:extent cx="5080635" cy="492540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5">
                      <a:extLst>
                        <a:ext uri="{28A0092B-C50C-407E-A947-70E740481C1C}">
                          <a14:useLocalDpi xmlns:a14="http://schemas.microsoft.com/office/drawing/2010/main" val="0"/>
                        </a:ext>
                      </a:extLst>
                    </a:blip>
                    <a:stretch>
                      <a:fillRect/>
                    </a:stretch>
                  </pic:blipFill>
                  <pic:spPr>
                    <a:xfrm>
                      <a:off x="0" y="0"/>
                      <a:ext cx="5081318" cy="4926064"/>
                    </a:xfrm>
                    <a:prstGeom prst="rect">
                      <a:avLst/>
                    </a:prstGeom>
                  </pic:spPr>
                </pic:pic>
              </a:graphicData>
            </a:graphic>
          </wp:inline>
        </w:drawing>
      </w:r>
    </w:p>
    <w:p w14:paraId="20487372" w14:textId="77777777" w:rsidR="00FB2683" w:rsidRPr="009247B1" w:rsidRDefault="0096047B" w:rsidP="0096047B">
      <w:pPr>
        <w:pStyle w:val="Caption"/>
      </w:pPr>
      <w:bookmarkStart w:id="26" w:name="_Ref274571314"/>
      <w:r>
        <w:t xml:space="preserve">Figure </w:t>
      </w:r>
      <w:r>
        <w:fldChar w:fldCharType="begin"/>
      </w:r>
      <w:r>
        <w:instrText xml:space="preserve"> SEQ Figure \* ARABIC </w:instrText>
      </w:r>
      <w:r>
        <w:fldChar w:fldCharType="separate"/>
      </w:r>
      <w:r w:rsidR="00857FAA">
        <w:rPr>
          <w:noProof/>
        </w:rPr>
        <w:t>5</w:t>
      </w:r>
      <w:r>
        <w:fldChar w:fldCharType="end"/>
      </w:r>
      <w:bookmarkEnd w:id="26"/>
      <w:r>
        <w:t>. Example of an OA representation. Principal.</w:t>
      </w:r>
    </w:p>
    <w:p w14:paraId="168195BD" w14:textId="77777777" w:rsidR="008B40E3" w:rsidRDefault="008B40E3" w:rsidP="004C2791"/>
    <w:p w14:paraId="63954416" w14:textId="5CB7D033" w:rsidR="004263DE" w:rsidRDefault="00FB2683" w:rsidP="004C2791">
      <w:r>
        <w:t xml:space="preserve">An annotation body in DASISH can be any correct </w:t>
      </w:r>
      <w:r w:rsidR="00A47CA7">
        <w:t xml:space="preserve">XML </w:t>
      </w:r>
      <w:r>
        <w:t>or a text. A generic</w:t>
      </w:r>
      <w:r w:rsidR="00DF25F5">
        <w:t xml:space="preserve"> way to present such bodies in </w:t>
      </w:r>
      <w:r w:rsidRPr="00DF25F5">
        <w:rPr>
          <w:i/>
        </w:rPr>
        <w:t>Open Annotation</w:t>
      </w:r>
      <w:r>
        <w:t xml:space="preserve"> is to consider a body, which (typically) has attributes and elements, as instances of </w:t>
      </w:r>
      <w:proofErr w:type="spellStart"/>
      <w:r>
        <w:rPr>
          <w:rStyle w:val="HTMLCode"/>
        </w:rPr>
        <w:t>oa:Composite</w:t>
      </w:r>
      <w:proofErr w:type="spellEnd"/>
      <w:r>
        <w:t xml:space="preserve">. Any element and any attribute of the body becomes an </w:t>
      </w:r>
      <w:proofErr w:type="spellStart"/>
      <w:r>
        <w:t>oa:item</w:t>
      </w:r>
      <w:proofErr w:type="spellEnd"/>
      <w:r>
        <w:t xml:space="preserve"> of the body. If an element has sub-elements, it is an instance of </w:t>
      </w:r>
      <w:proofErr w:type="spellStart"/>
      <w:r>
        <w:t>oa:Composite</w:t>
      </w:r>
      <w:proofErr w:type="spellEnd"/>
      <w:r>
        <w:t xml:space="preserve"> as well, etc. An attribute or an element with now sub-elements has one of the </w:t>
      </w:r>
      <w:proofErr w:type="spellStart"/>
      <w:r>
        <w:t>dc</w:t>
      </w:r>
      <w:r w:rsidR="00285A9B">
        <w:t>:</w:t>
      </w:r>
      <w:r>
        <w:t>types</w:t>
      </w:r>
      <w:proofErr w:type="spellEnd"/>
      <w:r>
        <w:t xml:space="preserve"> and one of the </w:t>
      </w:r>
      <w:proofErr w:type="spellStart"/>
      <w:r>
        <w:t>dc:formats</w:t>
      </w:r>
      <w:proofErr w:type="spellEnd"/>
      <w:r>
        <w:t xml:space="preserve">, and possibly additional relevant properties, such as </w:t>
      </w:r>
      <w:proofErr w:type="spellStart"/>
      <w:r>
        <w:rPr>
          <w:rStyle w:val="HTMLCode"/>
        </w:rPr>
        <w:t>cnt:chars</w:t>
      </w:r>
      <w:proofErr w:type="spellEnd"/>
      <w:r>
        <w:t xml:space="preserve"> for text values.</w:t>
      </w:r>
    </w:p>
    <w:p w14:paraId="4896516B" w14:textId="77777777" w:rsidR="005957E3" w:rsidRPr="005957E3" w:rsidRDefault="009B54F3" w:rsidP="005957E3">
      <w:pPr>
        <w:pStyle w:val="Heading2"/>
      </w:pPr>
      <w:bookmarkStart w:id="27" w:name="_Ref275791453"/>
      <w:bookmarkStart w:id="28" w:name="_Toc276640540"/>
      <w:r w:rsidRPr="005957E3">
        <w:t xml:space="preserve">DWAN </w:t>
      </w:r>
      <w:r w:rsidR="00940D6A" w:rsidRPr="005957E3">
        <w:t>Back-end</w:t>
      </w:r>
      <w:bookmarkEnd w:id="27"/>
      <w:bookmarkEnd w:id="28"/>
    </w:p>
    <w:p w14:paraId="78AA2307" w14:textId="49BE53D5" w:rsidR="009B54F3" w:rsidRPr="00AC51E7" w:rsidRDefault="009B54F3" w:rsidP="005957E3">
      <w:pPr>
        <w:pStyle w:val="Heading3"/>
      </w:pPr>
      <w:bookmarkStart w:id="29" w:name="_Toc276640541"/>
      <w:r w:rsidRPr="00AC51E7">
        <w:t>Architecture</w:t>
      </w:r>
      <w:r w:rsidR="00164199">
        <w:t xml:space="preserve"> in a nutshell</w:t>
      </w:r>
      <w:bookmarkEnd w:id="29"/>
    </w:p>
    <w:p w14:paraId="320EA9E5" w14:textId="445C8DD3" w:rsidR="009B54F3" w:rsidRDefault="00164199" w:rsidP="000F39F5">
      <w:r>
        <w:t>The core of the back</w:t>
      </w:r>
      <w:r w:rsidR="00B63011">
        <w:t xml:space="preserve">-end is the </w:t>
      </w:r>
      <w:proofErr w:type="spellStart"/>
      <w:r w:rsidR="00B63011">
        <w:t>Postgres</w:t>
      </w:r>
      <w:proofErr w:type="spellEnd"/>
      <w:r w:rsidR="00B63011">
        <w:rPr>
          <w:rStyle w:val="FootnoteReference"/>
        </w:rPr>
        <w:footnoteReference w:id="10"/>
      </w:r>
      <w:r w:rsidR="00650A35">
        <w:t xml:space="preserve"> data</w:t>
      </w:r>
      <w:r w:rsidR="001D7AE0">
        <w:t xml:space="preserve">base where all </w:t>
      </w:r>
      <w:r>
        <w:t>annotations and related structures are stored, together with information about principals.  The task of the back</w:t>
      </w:r>
      <w:r w:rsidR="001D7AE0">
        <w:t>-</w:t>
      </w:r>
      <w:r>
        <w:t>end software is to connect a c</w:t>
      </w:r>
      <w:r w:rsidR="00650A35">
        <w:t>lient with the database. The back</w:t>
      </w:r>
      <w:r w:rsidR="001D7AE0">
        <w:t>-</w:t>
      </w:r>
      <w:r w:rsidR="00650A35">
        <w:t>end software accepts a request from the client</w:t>
      </w:r>
      <w:r w:rsidR="001E3352">
        <w:t xml:space="preserve"> tool</w:t>
      </w:r>
      <w:r w:rsidR="00650A35">
        <w:t>, validates</w:t>
      </w:r>
      <w:r w:rsidR="001D7AE0">
        <w:t xml:space="preserve"> it, and </w:t>
      </w:r>
      <w:r w:rsidR="00266042">
        <w:t>translates it</w:t>
      </w:r>
      <w:r w:rsidR="00B63011">
        <w:t xml:space="preserve"> </w:t>
      </w:r>
      <w:r w:rsidR="00266042">
        <w:t>in</w:t>
      </w:r>
      <w:r w:rsidR="001E3352">
        <w:t>to database queries</w:t>
      </w:r>
      <w:r w:rsidR="00650A35">
        <w:t xml:space="preserve">. </w:t>
      </w:r>
      <w:r w:rsidR="002F66F2">
        <w:t xml:space="preserve">The </w:t>
      </w:r>
      <w:r w:rsidR="00650A35">
        <w:t xml:space="preserve">back-end software translates </w:t>
      </w:r>
      <w:r w:rsidR="002F66F2">
        <w:t>the database content</w:t>
      </w:r>
      <w:r w:rsidR="00650A35">
        <w:t xml:space="preserve"> and sends </w:t>
      </w:r>
      <w:r w:rsidR="002F66F2">
        <w:t xml:space="preserve">it </w:t>
      </w:r>
      <w:r w:rsidR="00650A35">
        <w:t>to the client.</w:t>
      </w:r>
    </w:p>
    <w:p w14:paraId="06456F07" w14:textId="6CE663FF" w:rsidR="00650A35" w:rsidRDefault="00650A35" w:rsidP="000F39F5">
      <w:r>
        <w:t xml:space="preserve">The backend-software is a multi-layered </w:t>
      </w:r>
      <w:r w:rsidR="00266042">
        <w:t>project</w:t>
      </w:r>
      <w:r>
        <w:t xml:space="preserve">. Its outermost layer generated by </w:t>
      </w:r>
      <w:r w:rsidRPr="00650A35">
        <w:rPr>
          <w:i/>
        </w:rPr>
        <w:t>Jersey Framework</w:t>
      </w:r>
      <w:r w:rsidR="001D7AE0">
        <w:rPr>
          <w:rStyle w:val="FootnoteReference"/>
          <w:i/>
        </w:rPr>
        <w:footnoteReference w:id="11"/>
      </w:r>
      <w:r>
        <w:t xml:space="preserve"> whi</w:t>
      </w:r>
      <w:r w:rsidR="001D7AE0">
        <w:t>ch is responsible for connecting database-</w:t>
      </w:r>
      <w:r>
        <w:t xml:space="preserve">managing software with the web-server (e.g. </w:t>
      </w:r>
      <w:r w:rsidRPr="00650A35">
        <w:rPr>
          <w:i/>
        </w:rPr>
        <w:t>Tomcat</w:t>
      </w:r>
      <w:r w:rsidR="001D7AE0">
        <w:rPr>
          <w:rStyle w:val="FootnoteReference"/>
          <w:i/>
        </w:rPr>
        <w:footnoteReference w:id="12"/>
      </w:r>
      <w:r>
        <w:t xml:space="preserve">) which hosts the database. Jersey shell is not written by </w:t>
      </w:r>
      <w:r w:rsidR="001D7AE0">
        <w:t>DWAN</w:t>
      </w:r>
      <w:r>
        <w:t xml:space="preserve"> developers, but used </w:t>
      </w:r>
      <w:r w:rsidR="001D7AE0">
        <w:t>as a library of program modules.</w:t>
      </w:r>
    </w:p>
    <w:p w14:paraId="4103137A" w14:textId="6F3D099F" w:rsidR="001D7AE0" w:rsidRDefault="001D7AE0" w:rsidP="002F66F2">
      <w:r>
        <w:t xml:space="preserve">The remaining layers are designed and implemented by DWAN developers in </w:t>
      </w:r>
      <w:r w:rsidR="002F66F2">
        <w:t xml:space="preserve">Java. </w:t>
      </w:r>
      <w:r>
        <w:t>Next to the Jersey shell there is a package containing REST methods which accept client requests in the form of http-stri</w:t>
      </w:r>
      <w:r w:rsidR="00266042">
        <w:t>ngs, possibly together with</w:t>
      </w:r>
      <w:r>
        <w:t xml:space="preserve"> XML-bodies for more complex</w:t>
      </w:r>
      <w:r w:rsidR="00193152">
        <w:t xml:space="preserve"> requests</w:t>
      </w:r>
      <w:r>
        <w:t xml:space="preserve">. For instance when posting an annotation a client has to send it as an XML file. </w:t>
      </w:r>
      <w:r w:rsidR="00880D67">
        <w:t xml:space="preserve">This XML file is </w:t>
      </w:r>
      <w:proofErr w:type="spellStart"/>
      <w:r w:rsidR="00880D67" w:rsidRPr="00880D67">
        <w:rPr>
          <w:i/>
        </w:rPr>
        <w:t>deserialised</w:t>
      </w:r>
      <w:proofErr w:type="spellEnd"/>
      <w:r w:rsidR="00880D67">
        <w:t xml:space="preserve"> within the POST-annotation REST method into a Java instance of the class Annotation, using JAXB technology</w:t>
      </w:r>
      <w:r w:rsidR="00880D67">
        <w:rPr>
          <w:rStyle w:val="FootnoteReference"/>
        </w:rPr>
        <w:footnoteReference w:id="13"/>
      </w:r>
      <w:r w:rsidR="00880D67">
        <w:t xml:space="preserve">. </w:t>
      </w:r>
      <w:r w:rsidR="00266042">
        <w:t xml:space="preserve">The other way around, REST methods also </w:t>
      </w:r>
      <w:r w:rsidR="00880D67">
        <w:t xml:space="preserve">translate data-base responds </w:t>
      </w:r>
      <w:r w:rsidR="00266042">
        <w:t>in</w:t>
      </w:r>
      <w:r w:rsidR="00880D67">
        <w:t>to interpretable by the c</w:t>
      </w:r>
      <w:r w:rsidR="007078CE">
        <w:t xml:space="preserve">lients </w:t>
      </w:r>
      <w:r w:rsidR="00266042">
        <w:t>presentations</w:t>
      </w:r>
      <w:r w:rsidR="007078CE">
        <w:t xml:space="preserve">. For instance, </w:t>
      </w:r>
      <w:r w:rsidR="00880D67">
        <w:t xml:space="preserve">when getting an annotation, the respond from the data-base, which constructed as a java object, is </w:t>
      </w:r>
      <w:r w:rsidR="00880D67" w:rsidRPr="00880D67">
        <w:rPr>
          <w:i/>
        </w:rPr>
        <w:t>serialized</w:t>
      </w:r>
      <w:r w:rsidR="00880D67">
        <w:t xml:space="preserve"> by </w:t>
      </w:r>
      <w:r w:rsidR="007078CE">
        <w:t>the GET-</w:t>
      </w:r>
      <w:r w:rsidR="00880D67">
        <w:t>annotation REST method</w:t>
      </w:r>
      <w:r w:rsidR="007078CE">
        <w:t xml:space="preserve"> into an XML file,  which is sent to the client.  The client is responsible for converting it into a user-friendly form.</w:t>
      </w:r>
    </w:p>
    <w:p w14:paraId="3621829A" w14:textId="56A7BA4E" w:rsidR="007078CE" w:rsidRDefault="007078CE" w:rsidP="001E0AFC">
      <w:r>
        <w:t xml:space="preserve">REST methods do not perform calls to the database directly. </w:t>
      </w:r>
      <w:r w:rsidR="001E0AFC">
        <w:t xml:space="preserve">A REST method uses </w:t>
      </w:r>
      <w:r w:rsidR="001E0AFC" w:rsidRPr="001E0AFC">
        <w:rPr>
          <w:i/>
        </w:rPr>
        <w:t>Data Access Objects</w:t>
      </w:r>
      <w:r w:rsidR="001E0AFC">
        <w:t xml:space="preserve"> (DAO’s) that take a REST request together with its parameters and translate it into a </w:t>
      </w:r>
      <w:proofErr w:type="spellStart"/>
      <w:r w:rsidR="001E0AFC">
        <w:t>Postgres</w:t>
      </w:r>
      <w:proofErr w:type="spellEnd"/>
      <w:r w:rsidR="001E0AFC">
        <w:t xml:space="preserve"> database command.  For instance, a GET request is typically translated into a SELET </w:t>
      </w:r>
      <w:r w:rsidR="00266042">
        <w:t>command</w:t>
      </w:r>
      <w:r w:rsidR="001376FA">
        <w:t xml:space="preserve"> of </w:t>
      </w:r>
      <w:proofErr w:type="spellStart"/>
      <w:r w:rsidR="001376FA">
        <w:t>PostgreSQL</w:t>
      </w:r>
      <w:proofErr w:type="spellEnd"/>
      <w:r w:rsidR="001E0AFC">
        <w:t xml:space="preserve">. A POST an PUT requests are translated into INSERT and UPDATE commands respectively.  To be precise, a REST method does not call DAO objects directly but uses an intermediate layer, a </w:t>
      </w:r>
      <w:r w:rsidR="001E0AFC" w:rsidRPr="00266042">
        <w:rPr>
          <w:i/>
        </w:rPr>
        <w:t>dispatcher</w:t>
      </w:r>
      <w:r w:rsidR="001E0AFC">
        <w:t xml:space="preserve"> class.  This is because a REST request can be interpr</w:t>
      </w:r>
      <w:r w:rsidR="001376FA">
        <w:t xml:space="preserve">eted  not as a single </w:t>
      </w:r>
      <w:proofErr w:type="spellStart"/>
      <w:r w:rsidR="001376FA">
        <w:t>PostgreSQL</w:t>
      </w:r>
      <w:proofErr w:type="spellEnd"/>
      <w:r w:rsidR="001E0AFC">
        <w:t xml:space="preserve"> command but is a chain of such commands. </w:t>
      </w:r>
      <w:r w:rsidR="0016634F">
        <w:t xml:space="preserve"> For instance, when getting an annotation, </w:t>
      </w:r>
      <w:r w:rsidR="00266042">
        <w:t xml:space="preserve"> first </w:t>
      </w:r>
      <w:r w:rsidR="0016634F">
        <w:t>user</w:t>
      </w:r>
      <w:r w:rsidR="00266042">
        <w:t>s</w:t>
      </w:r>
      <w:r w:rsidR="0016634F">
        <w:t xml:space="preserve"> access rights must be checked via a separate DAO. If the logged-in user has “read” rights for the requested annotation, then GET</w:t>
      </w:r>
      <w:r w:rsidR="00266042">
        <w:t>-</w:t>
      </w:r>
      <w:r w:rsidR="0016634F">
        <w:t>annotation request is to b</w:t>
      </w:r>
      <w:r w:rsidR="00266042">
        <w:t>e fulfilled. Otherwise, the GET-</w:t>
      </w:r>
      <w:r w:rsidR="0016634F">
        <w:t xml:space="preserve">annotation method return 403 status: access forbidden. </w:t>
      </w:r>
      <w:r w:rsidR="00266042">
        <w:t>Thus, t</w:t>
      </w:r>
      <w:r w:rsidR="001E0AFC">
        <w:t xml:space="preserve">he intermediate dispatcher object </w:t>
      </w:r>
      <w:r w:rsidR="0016634F">
        <w:t xml:space="preserve">is responsible for turning a REST request into a sound chain of </w:t>
      </w:r>
      <w:r w:rsidR="00266042">
        <w:t xml:space="preserve">the </w:t>
      </w:r>
      <w:r w:rsidR="0016634F">
        <w:t xml:space="preserve">calls of </w:t>
      </w:r>
      <w:r w:rsidR="00266042">
        <w:t xml:space="preserve">the necessary </w:t>
      </w:r>
      <w:r w:rsidR="0016634F">
        <w:t>DAO objects.</w:t>
      </w:r>
      <w:r w:rsidR="001E0AFC">
        <w:t xml:space="preserve"> The DAO layer is the innermost layer of the backend software. </w:t>
      </w:r>
    </w:p>
    <w:p w14:paraId="41CD19FD" w14:textId="77777777" w:rsidR="001D7AE0" w:rsidRDefault="001D7AE0" w:rsidP="000F39F5"/>
    <w:p w14:paraId="779894D3" w14:textId="77777777" w:rsidR="0096047B" w:rsidRDefault="009B54F3" w:rsidP="0096047B">
      <w:pPr>
        <w:keepNext/>
      </w:pPr>
      <w:r>
        <w:rPr>
          <w:noProof/>
          <w:lang w:val="en-US" w:eastAsia="en-US"/>
        </w:rPr>
        <w:drawing>
          <wp:inline distT="0" distB="0" distL="0" distR="0" wp14:anchorId="0B258389" wp14:editId="3933CF06">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33924C4D" w14:textId="77777777" w:rsidR="009B54F3" w:rsidRDefault="0096047B" w:rsidP="0096047B">
      <w:pPr>
        <w:pStyle w:val="Caption"/>
      </w:pPr>
      <w:r>
        <w:t xml:space="preserve">Figure </w:t>
      </w:r>
      <w:r>
        <w:fldChar w:fldCharType="begin"/>
      </w:r>
      <w:r>
        <w:instrText xml:space="preserve"> SEQ Figure \* ARABIC </w:instrText>
      </w:r>
      <w:r>
        <w:fldChar w:fldCharType="separate"/>
      </w:r>
      <w:r w:rsidR="00857FAA">
        <w:rPr>
          <w:noProof/>
        </w:rPr>
        <w:t>6</w:t>
      </w:r>
      <w:r>
        <w:fldChar w:fldCharType="end"/>
      </w:r>
      <w:r>
        <w:t>. The DWAN-</w:t>
      </w:r>
      <w:r w:rsidR="00940D6A">
        <w:t>back-end</w:t>
      </w:r>
      <w:r>
        <w:t xml:space="preserve"> architecture</w:t>
      </w:r>
    </w:p>
    <w:p w14:paraId="0E860450" w14:textId="77777777" w:rsidR="00A47CA7" w:rsidRDefault="009B54F3" w:rsidP="00AC5B10">
      <w:pPr>
        <w:pStyle w:val="Heading3"/>
        <w:ind w:left="1004"/>
        <w:rPr>
          <w:ins w:id="30" w:author="Daan Broeder" w:date="2014-10-22T10:06:00Z"/>
        </w:rPr>
      </w:pPr>
      <w:bookmarkStart w:id="31" w:name="_Toc276640542"/>
      <w:r w:rsidRPr="00406B4D">
        <w:t>Database and Database Access Objects</w:t>
      </w:r>
      <w:bookmarkEnd w:id="31"/>
    </w:p>
    <w:p w14:paraId="4660187A" w14:textId="3F98CCB0" w:rsidR="00054EC0" w:rsidRDefault="001376FA" w:rsidP="004C2791">
      <w:r>
        <w:t xml:space="preserve">A </w:t>
      </w:r>
      <w:proofErr w:type="spellStart"/>
      <w:r>
        <w:t>Postgres</w:t>
      </w:r>
      <w:proofErr w:type="spellEnd"/>
      <w:r w:rsidR="009B54F3">
        <w:t xml:space="preserve"> </w:t>
      </w:r>
      <w:r w:rsidR="00F40027">
        <w:t xml:space="preserve">relational </w:t>
      </w:r>
      <w:r w:rsidR="009B54F3">
        <w:t xml:space="preserve">database provides storage for all the core </w:t>
      </w:r>
      <w:r w:rsidR="00A47CA7">
        <w:t xml:space="preserve">information </w:t>
      </w:r>
      <w:r w:rsidR="009B54F3">
        <w:t xml:space="preserve">resources: annotations, targets, cached representations, </w:t>
      </w:r>
      <w:r w:rsidR="00131439">
        <w:t>principals</w:t>
      </w:r>
      <w:r w:rsidR="009B54F3">
        <w:t xml:space="preserve"> and no</w:t>
      </w:r>
      <w:r w:rsidR="00443507">
        <w:t>tebooks. The database contains five</w:t>
      </w:r>
      <w:r w:rsidR="009B54F3">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rsidR="009B54F3">
        <w:t xml:space="preserve"> </w:t>
      </w:r>
      <w:r w:rsidR="000019D0">
        <w:t>(</w:t>
      </w:r>
      <w:r w:rsidR="009C3E4E">
        <w:t xml:space="preserve">an </w:t>
      </w:r>
      <w:r w:rsidR="000019D0">
        <w:t xml:space="preserve">identifier of type </w:t>
      </w:r>
      <w:proofErr w:type="spellStart"/>
      <w:r w:rsidR="00131439" w:rsidRPr="000019D0">
        <w:rPr>
          <w:i/>
        </w:rPr>
        <w:t>xml</w:t>
      </w:r>
      <w:r w:rsidR="000019D0" w:rsidRPr="000019D0">
        <w:rPr>
          <w:i/>
        </w:rPr>
        <w:t>:id</w:t>
      </w:r>
      <w:proofErr w:type="spellEnd"/>
      <w:r w:rsidR="000019D0">
        <w:t>)</w:t>
      </w:r>
      <w:r w:rsidR="009B54F3">
        <w:t xml:space="preserve">. </w:t>
      </w:r>
      <w:r w:rsidR="000019D0">
        <w:t xml:space="preserve">This identifier is a part of the URI through which a </w:t>
      </w:r>
      <w:r w:rsidR="00A47CA7">
        <w:t xml:space="preserve">DWAN </w:t>
      </w:r>
      <w:r w:rsidR="000019D0">
        <w:t xml:space="preserve">client accesses an instance of the resource. </w:t>
      </w:r>
      <w:r w:rsidR="009B54F3">
        <w:t xml:space="preserve">URI has the form </w:t>
      </w:r>
      <w:r w:rsidR="000019D0">
        <w:t>&lt;service-</w:t>
      </w:r>
      <w:proofErr w:type="spellStart"/>
      <w:r w:rsidR="000019D0">
        <w:t>uri</w:t>
      </w:r>
      <w:proofErr w:type="spellEnd"/>
      <w:r w:rsidR="000019D0">
        <w:t>&gt;</w:t>
      </w:r>
      <w:r w:rsidR="009B54F3">
        <w:t>/</w:t>
      </w:r>
      <w:r w:rsidR="000019D0">
        <w:t>&lt;resource</w:t>
      </w:r>
      <w:r w:rsidR="009B54F3">
        <w:t>/</w:t>
      </w:r>
      <w:r w:rsidR="000019D0">
        <w:t>&lt;id&gt;, e.g.</w:t>
      </w:r>
    </w:p>
    <w:p w14:paraId="6F97C8A0" w14:textId="77777777" w:rsidR="00054EC0" w:rsidRDefault="000019D0" w:rsidP="004C2791">
      <w:r>
        <w:t xml:space="preserve"> </w:t>
      </w:r>
      <w:r w:rsidR="009B54F3" w:rsidRPr="000019D0">
        <w:rPr>
          <w:i/>
        </w:rPr>
        <w:t>https:/dasish.mpi.nl/api/annotations/e3c83</w:t>
      </w:r>
      <w:r w:rsidRPr="000019D0">
        <w:rPr>
          <w:i/>
        </w:rPr>
        <w:t>4f0-34c4-11e3-aa6e-0800200c9a66</w:t>
      </w:r>
      <w:r w:rsidR="009B54F3">
        <w:t xml:space="preserve">. </w:t>
      </w:r>
    </w:p>
    <w:p w14:paraId="2CF886D5" w14:textId="77777777" w:rsidR="009B54F3" w:rsidRDefault="000019D0" w:rsidP="00054EC0">
      <w:r>
        <w:t xml:space="preserve">Each of five resource tables has its column </w:t>
      </w:r>
      <w:r w:rsidRPr="000019D0">
        <w:rPr>
          <w:i/>
        </w:rPr>
        <w:t>external id</w:t>
      </w:r>
      <w:r>
        <w:t xml:space="preserve">, that keeps </w:t>
      </w:r>
      <w:r w:rsidR="00F40027">
        <w:t xml:space="preserve">public </w:t>
      </w:r>
      <w:r>
        <w:t>identifiers.</w:t>
      </w:r>
      <w:r w:rsidR="009B54F3">
        <w:t xml:space="preserve"> </w:t>
      </w:r>
      <w:r>
        <w:t>From the programming point of view a</w:t>
      </w:r>
      <w:r w:rsidR="009B54F3">
        <w:t xml:space="preserve">n external identifier is a UUID string generated by the server when a resource, e.g. an annotation, is added to the database. </w:t>
      </w: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555951A6" w14:textId="77777777" w:rsidR="009B54F3" w:rsidRDefault="009B54F3" w:rsidP="004C2791">
      <w:r>
        <w:t>Further</w:t>
      </w:r>
      <w:r w:rsidR="00F40027">
        <w:t>more</w:t>
      </w:r>
      <w:r>
        <w:t>, there is a number of join tables representing the relations between the resources, which are described as relations between th</w:t>
      </w:r>
      <w:r w:rsidR="009C3E4E">
        <w:t>e resource classes</w:t>
      </w:r>
      <w:r>
        <w:t xml:space="preserve">. These relations </w:t>
      </w:r>
      <w:r w:rsidR="00AC5B10">
        <w:t xml:space="preserve">create </w:t>
      </w:r>
      <w:r>
        <w:t>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xml:space="preserve">. As one can see, cached representations have the lowest position in this hierarchy. This hierarchy induces a "cascading" mechanism of adding and deleting resources in the database. For instance, removal of an annotation from the database triggers the removal of its targets, except </w:t>
      </w:r>
      <w:r w:rsidR="00F40027">
        <w:t xml:space="preserve">for </w:t>
      </w:r>
      <w:r>
        <w:t xml:space="preserve">the ones to which other annotations </w:t>
      </w:r>
      <w:r w:rsidR="00B57542">
        <w:t xml:space="preserve">still </w:t>
      </w:r>
      <w:r>
        <w:t>refer. In turn, removal of the targets triggers removal of all the corresponding cached representations unless some other targets refer to a cached representation under consideration.</w:t>
      </w:r>
    </w:p>
    <w:p w14:paraId="5E9E36F4" w14:textId="31D7BE6C" w:rsidR="009B54F3" w:rsidRDefault="009B54F3" w:rsidP="004C2791">
      <w:r w:rsidRPr="003F53F7">
        <w:rPr>
          <w:i/>
        </w:rPr>
        <w:t>Database Access Objects</w:t>
      </w:r>
      <w:r>
        <w:t xml:space="preserve"> (DAO's) are used to programmatically access the data in the database. The DAO mechanism allows to form and call SQL database commands like SELECT, UPD</w:t>
      </w:r>
      <w:r w:rsidR="00E50A04">
        <w:t xml:space="preserve">ATE, INSERT, </w:t>
      </w:r>
      <w:r w:rsidR="00F40027">
        <w:t xml:space="preserve">and </w:t>
      </w:r>
      <w:r w:rsidR="00E50A04">
        <w:t>DELETE from Java</w:t>
      </w:r>
      <w:r>
        <w:t xml:space="preserve"> methods. </w:t>
      </w:r>
      <w:r w:rsidR="00F40027">
        <w:t xml:space="preserve">Methods </w:t>
      </w:r>
      <w:r>
        <w:t xml:space="preserve">for basic manipulations over resources (retrieving, updating, adding and deleting) are </w:t>
      </w:r>
      <w:r w:rsidR="00F40027">
        <w:t xml:space="preserve">defined </w:t>
      </w:r>
      <w:r>
        <w:t xml:space="preserve">in the corresponding DAO java interface. For instance, </w:t>
      </w:r>
      <w:r w:rsidR="00F04E24">
        <w:t xml:space="preserve">the </w:t>
      </w:r>
      <w:r>
        <w:t>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 tables </w:t>
      </w:r>
      <w:r w:rsidRPr="00412586">
        <w:rPr>
          <w:i/>
        </w:rPr>
        <w:t>annotation-targets</w:t>
      </w:r>
      <w:r w:rsidR="00412586">
        <w:t xml:space="preserve"> and </w:t>
      </w:r>
      <w:r w:rsidRPr="00412586">
        <w:rPr>
          <w:i/>
        </w:rPr>
        <w:t>annotations-principals-permissions</w:t>
      </w:r>
      <w:r>
        <w:t>. By a basic operation we mean an operation</w:t>
      </w:r>
      <w:r w:rsidR="001376FA">
        <w:t xml:space="preserve">, </w:t>
      </w:r>
      <w:r>
        <w:t>which demands a single SQL</w:t>
      </w:r>
      <w:r w:rsidR="00461779">
        <w:t xml:space="preserve"> </w:t>
      </w:r>
      <w:r w:rsidR="005B6B18">
        <w:t>statement</w:t>
      </w:r>
      <w:r>
        <w:t xml:space="preserve">. </w:t>
      </w:r>
      <w:r w:rsidR="00F04E24">
        <w:t xml:space="preserve">The interfaces are implemented using </w:t>
      </w:r>
      <w:proofErr w:type="spellStart"/>
      <w:r w:rsidR="00F04E24" w:rsidRPr="001904E6">
        <w:rPr>
          <w:i/>
        </w:rPr>
        <w:t>SpringDAO</w:t>
      </w:r>
      <w:proofErr w:type="spellEnd"/>
      <w:r w:rsidR="00A40CB4">
        <w:rPr>
          <w:rStyle w:val="FootnoteReference"/>
          <w:i/>
        </w:rPr>
        <w:footnoteReference w:id="14"/>
      </w:r>
      <w:r w:rsidR="00F04E24">
        <w:t>, which utilises a JDBC</w:t>
      </w:r>
      <w:r w:rsidR="00A40CB4">
        <w:rPr>
          <w:rStyle w:val="FootnoteReference"/>
        </w:rPr>
        <w:footnoteReference w:id="15"/>
      </w:r>
      <w:r w:rsidR="00F04E24">
        <w:t xml:space="preserve"> connection to access the data store.</w:t>
      </w:r>
      <w:r>
        <w:t xml:space="preserve"> </w:t>
      </w:r>
      <w:r w:rsidR="009A0D07">
        <w:t>For instance,</w:t>
      </w:r>
      <w:r w:rsidR="00461779">
        <w:t xml:space="preserve"> the </w:t>
      </w:r>
      <w:r w:rsidRPr="009A0D07">
        <w:rPr>
          <w:i/>
        </w:rPr>
        <w:t>add annotation</w:t>
      </w:r>
      <w:r>
        <w:t xml:space="preserve"> </w:t>
      </w:r>
      <w:r w:rsidR="00461779">
        <w:t xml:space="preserve">method </w:t>
      </w:r>
      <w:r>
        <w:t>is implemented in JdbcAnnotationDao.java class as a single java method. As one expects, this method forms and calls a</w:t>
      </w:r>
      <w:r w:rsidR="00305F74">
        <w:t xml:space="preserve">n INSERT command for the table </w:t>
      </w:r>
      <w:r w:rsidRPr="00305F74">
        <w:rPr>
          <w:i/>
        </w:rPr>
        <w:t>annotation</w:t>
      </w:r>
      <w:r>
        <w:t>.</w:t>
      </w:r>
    </w:p>
    <w:p w14:paraId="76AF0CD3" w14:textId="051BFA9A" w:rsidR="009B54F3" w:rsidRDefault="009B54F3" w:rsidP="004C2791">
      <w:r>
        <w:t>Due</w:t>
      </w:r>
      <w:r w:rsidR="007D0065">
        <w:t xml:space="preserve"> </w:t>
      </w:r>
      <w:r>
        <w:t>to the presence of join tables there must be a mechanism that takes care</w:t>
      </w:r>
      <w:r w:rsidR="00F05B88">
        <w:t xml:space="preserve"> of</w:t>
      </w:r>
      <w:r w:rsidR="00DA1573">
        <w:t xml:space="preserve"> </w:t>
      </w:r>
      <w:r w:rsidR="005B6B18">
        <w:t xml:space="preserve">correctly </w:t>
      </w:r>
      <w:r>
        <w:t>sequencing</w:t>
      </w:r>
      <w:r w:rsidR="00461779">
        <w:t xml:space="preserve"> </w:t>
      </w:r>
      <w:r>
        <w:t>basic operations. For instance, consider a complete procedure of deleting an annotation. The annotation's internal database identifie</w:t>
      </w:r>
      <w:r w:rsidR="00AE6512">
        <w:t xml:space="preserve">r occurs in three join tables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 tables are removed, then the join tables have references to the non-existing annotation (via its internal identifier)</w:t>
      </w:r>
      <w:r w:rsidR="00F05B88">
        <w:t xml:space="preserve">, </w:t>
      </w:r>
      <w:r w:rsidR="00253D78">
        <w:t>and t</w:t>
      </w:r>
      <w:r>
        <w:t xml:space="preserve">he database </w:t>
      </w:r>
      <w:r w:rsidR="00253D78">
        <w:t xml:space="preserve">will </w:t>
      </w:r>
      <w:r>
        <w:t>signal an integrity error. To prevent such errors we have i</w:t>
      </w:r>
      <w:r w:rsidR="00305F74">
        <w:t xml:space="preserve">ntroduced a java class </w:t>
      </w:r>
      <w:r w:rsidRPr="00305F74">
        <w:rPr>
          <w:i/>
        </w:rPr>
        <w:t>DB</w:t>
      </w:r>
      <w:r w:rsidR="00305F74" w:rsidRPr="00305F74">
        <w:rPr>
          <w:i/>
        </w:rPr>
        <w:t>Dispatcher.java</w:t>
      </w:r>
      <w:r w:rsidR="00C9063D">
        <w:rPr>
          <w:i/>
        </w:rPr>
        <w:t>,</w:t>
      </w:r>
      <w:r>
        <w:t xml:space="preserve"> which calls the methods from the DAO implementations in the correct order. Moreover it triggers cascading of the operations when necessary. For instance, complete </w:t>
      </w:r>
      <w:r w:rsidR="00F04E24">
        <w:t xml:space="preserve">deletion </w:t>
      </w:r>
      <w:r>
        <w:t>of an annotation amount</w:t>
      </w:r>
      <w:r w:rsidR="00F05B88">
        <w:t>s</w:t>
      </w:r>
      <w:r>
        <w:t xml:space="preserve"> to purging the join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w:t>
      </w:r>
      <w:r w:rsidR="00F04E24">
        <w:t>un</w:t>
      </w:r>
      <w:r>
        <w:t xml:space="preserve">used targets. </w:t>
      </w:r>
    </w:p>
    <w:p w14:paraId="348BE0DB" w14:textId="77777777" w:rsidR="00443507" w:rsidRDefault="00443507" w:rsidP="004C2791">
      <w:r>
        <w:t>Auxiliary r</w:t>
      </w:r>
      <w:r w:rsidRPr="00C32C50">
        <w:t xml:space="preserve">esource-info </w:t>
      </w:r>
      <w:r>
        <w:t>classes generated by JAXB for the corresponding xml types</w:t>
      </w:r>
      <w:r w:rsidRPr="00C32C50">
        <w:t xml:space="preserve"> </w:t>
      </w:r>
      <w:proofErr w:type="spellStart"/>
      <w:r w:rsidRPr="00B45AEF">
        <w:rPr>
          <w:i/>
        </w:rPr>
        <w:t>TargetInfo</w:t>
      </w:r>
      <w:proofErr w:type="spellEnd"/>
      <w:r w:rsidRPr="00C32C50">
        <w:t xml:space="preserve">, </w:t>
      </w:r>
      <w:proofErr w:type="spellStart"/>
      <w:r w:rsidRPr="00B45AEF">
        <w:rPr>
          <w:i/>
        </w:rPr>
        <w:t>AnnotationInfo</w:t>
      </w:r>
      <w:proofErr w:type="spellEnd"/>
      <w:r w:rsidRPr="00C32C50">
        <w:t xml:space="preserve">, </w:t>
      </w:r>
      <w:proofErr w:type="spellStart"/>
      <w:r w:rsidRPr="00B45AEF">
        <w:rPr>
          <w:i/>
        </w:rPr>
        <w:t>NotebookInfo</w:t>
      </w:r>
      <w:proofErr w:type="spellEnd"/>
      <w:r w:rsidRPr="00C32C50">
        <w:t xml:space="preserve"> contain reference</w:t>
      </w:r>
      <w:r w:rsidR="00F05B88">
        <w:t>s</w:t>
      </w:r>
      <w:r w:rsidRPr="00C32C50">
        <w:t xml:space="preserve"> to the corresponding resource plus the most important information about the resource.</w:t>
      </w:r>
    </w:p>
    <w:p w14:paraId="753E021B" w14:textId="77777777" w:rsidR="009B54F3" w:rsidRPr="00AC51E7" w:rsidRDefault="009B54F3" w:rsidP="006842AB">
      <w:pPr>
        <w:pStyle w:val="Heading3"/>
        <w:ind w:left="1004"/>
      </w:pPr>
      <w:bookmarkStart w:id="32" w:name="_Toc276640543"/>
      <w:r w:rsidRPr="00AC51E7">
        <w:t>REST Application Programming Interface</w:t>
      </w:r>
      <w:bookmarkEnd w:id="32"/>
    </w:p>
    <w:p w14:paraId="66E3A9C3" w14:textId="77777777" w:rsidR="009B54F3" w:rsidRPr="00AC51E7" w:rsidRDefault="009B54F3" w:rsidP="004C2791">
      <w:r w:rsidRPr="00AC51E7">
        <w:t xml:space="preserve">The server and a client communicate with each other by means of </w:t>
      </w:r>
      <w:r w:rsidR="00F05B88">
        <w:t xml:space="preserve">a </w:t>
      </w:r>
      <w:r w:rsidRPr="00AC51E7">
        <w:t xml:space="preserve">REST Application Programming Interface (API). </w:t>
      </w:r>
      <w:r w:rsidR="007D0212">
        <w:t xml:space="preserve">A </w:t>
      </w:r>
      <w:r w:rsidRPr="00AC51E7">
        <w:t xml:space="preserve">REST API is a collection of requests </w:t>
      </w:r>
      <w:r w:rsidR="0048575E">
        <w:t>that</w:t>
      </w:r>
      <w:r w:rsidR="0048575E" w:rsidRPr="00AC51E7">
        <w:t xml:space="preserve"> </w:t>
      </w:r>
      <w:r w:rsidRPr="00AC51E7">
        <w:t xml:space="preserve">the server must recognise and respond </w:t>
      </w:r>
      <w:r w:rsidR="00513368">
        <w:t>to</w:t>
      </w:r>
      <w:r w:rsidR="00C2079F">
        <w:t>,</w:t>
      </w:r>
      <w:r w:rsidR="00513368">
        <w:t xml:space="preserve"> </w:t>
      </w:r>
      <w:r w:rsidRPr="00AC51E7">
        <w:t xml:space="preserve">in an appropriate way. </w:t>
      </w:r>
      <w:r w:rsidR="007D0212">
        <w:t>Requests are made by means of a URL</w:t>
      </w:r>
      <w:r w:rsidRPr="00AC51E7">
        <w:t xml:space="preserve"> starting with the server's location specified by the type of requested resource and its identifier when applicable. </w:t>
      </w:r>
    </w:p>
    <w:p w14:paraId="46F483AB" w14:textId="77777777" w:rsidR="009B54F3" w:rsidRPr="00AC51E7" w:rsidRDefault="005A7AC1" w:rsidP="004C2791">
      <w:r>
        <w:t>R</w:t>
      </w:r>
      <w:r w:rsidR="009B54F3" w:rsidRPr="00AC51E7">
        <w:t xml:space="preserve">equests </w:t>
      </w:r>
      <w:r w:rsidR="007D0212">
        <w:t xml:space="preserve">of method type GET </w:t>
      </w:r>
      <w:r w:rsidR="009B54F3" w:rsidRPr="00AC51E7">
        <w:t xml:space="preserve">are used to retrieve information about resources stored in the </w:t>
      </w:r>
      <w:r w:rsidR="007D0212">
        <w:t>database</w:t>
      </w:r>
      <w:r w:rsidR="009B54F3" w:rsidRPr="00AC51E7">
        <w:t xml:space="preserve">. For </w:t>
      </w:r>
      <w:r w:rsidR="007D0212">
        <w:t xml:space="preserve">these </w:t>
      </w:r>
      <w:r w:rsidR="009B54F3" w:rsidRPr="00AC51E7">
        <w:t xml:space="preserve">GET requests </w:t>
      </w:r>
      <w:r w:rsidR="007D0212">
        <w:t>the URL generally contains</w:t>
      </w:r>
      <w:r w:rsidR="009B54F3" w:rsidRPr="00AC51E7">
        <w:t xml:space="preserve"> the identifier of a requested resource</w:t>
      </w:r>
      <w:r w:rsidR="007D0212">
        <w:t xml:space="preserve"> (as</w:t>
      </w:r>
      <w:r w:rsidR="009B54F3" w:rsidRPr="00AC51E7">
        <w:t xml:space="preserve"> </w:t>
      </w:r>
      <w:r w:rsidR="0071581B">
        <w:t xml:space="preserve">a </w:t>
      </w:r>
      <w:r w:rsidR="0071581B" w:rsidRPr="0071581B">
        <w:rPr>
          <w:i/>
        </w:rPr>
        <w:t xml:space="preserve">path request </w:t>
      </w:r>
      <w:r w:rsidR="009B54F3" w:rsidRPr="0071581B">
        <w:rPr>
          <w:i/>
        </w:rPr>
        <w:t>parameter</w:t>
      </w:r>
      <w:r>
        <w:t>)</w:t>
      </w:r>
      <w:r w:rsidR="009B54F3" w:rsidRPr="00AC51E7">
        <w:t xml:space="preserve">. For instance, it can be the identifier of an annotation or the identifier of a cached representation. Passing a </w:t>
      </w:r>
      <w:r w:rsidR="0071581B">
        <w:t>principal</w:t>
      </w:r>
      <w:r w:rsidR="009B54F3" w:rsidRPr="00AC51E7">
        <w:t xml:space="preserve"> identifier as a parameter is not </w:t>
      </w:r>
      <w:r w:rsidR="007D0212">
        <w:t>required</w:t>
      </w:r>
      <w:r w:rsidR="009B54F3" w:rsidRPr="00AC51E7">
        <w:t xml:space="preserve">, because the active principal is known from the session via an </w:t>
      </w:r>
      <w:r w:rsidR="0048575E">
        <w:t xml:space="preserve">authentication </w:t>
      </w:r>
      <w:r w:rsidR="00B92FAE">
        <w:t xml:space="preserve">procedure e.g. provided by </w:t>
      </w:r>
      <w:r w:rsidR="009B54F3" w:rsidRPr="00142B48">
        <w:rPr>
          <w:i/>
        </w:rPr>
        <w:t>Shibboleth</w:t>
      </w:r>
      <w:r w:rsidR="00EC0D99">
        <w:t xml:space="preserve">, which is a </w:t>
      </w:r>
      <w:r w:rsidR="00B92FAE">
        <w:rPr>
          <w:rFonts w:eastAsia="Times New Roman" w:cs="Times New Roman"/>
        </w:rPr>
        <w:t>“</w:t>
      </w:r>
      <w:r w:rsidR="00EC0D99">
        <w:rPr>
          <w:rFonts w:eastAsia="Times New Roman" w:cs="Times New Roman"/>
        </w:rPr>
        <w:t>an open-source project that provides Single Sign-On capabilities and allows sites to make informed authorization decisions for individual access of protected online resources in a privacy-preserving manner</w:t>
      </w:r>
      <w:r w:rsidR="00B92FAE">
        <w:rPr>
          <w:rFonts w:eastAsia="Times New Roman" w:cs="Times New Roman"/>
        </w:rPr>
        <w:t>”</w:t>
      </w:r>
      <w:r w:rsidR="00EC0D99">
        <w:rPr>
          <w:rStyle w:val="FootnoteReference"/>
          <w:i/>
        </w:rPr>
        <w:t xml:space="preserve"> </w:t>
      </w:r>
      <w:r w:rsidR="00EC0D99">
        <w:rPr>
          <w:rStyle w:val="FootnoteReference"/>
          <w:i/>
        </w:rPr>
        <w:footnoteReference w:id="16"/>
      </w:r>
      <w:r w:rsidR="009B54F3" w:rsidRPr="00AC51E7">
        <w:t xml:space="preserve">. A PUT (resp. DELETE) request is used to update (resp. delete) the resource </w:t>
      </w:r>
      <w:r w:rsidR="00552142">
        <w:t>of which the</w:t>
      </w:r>
      <w:r w:rsidR="00552142" w:rsidRPr="00AC51E7">
        <w:t xml:space="preserve"> </w:t>
      </w:r>
      <w:r w:rsidR="009B54F3" w:rsidRPr="00AC51E7">
        <w:t>identifier is give</w:t>
      </w:r>
      <w:r w:rsidR="00142B48">
        <w:t>n as a request parameter. Only</w:t>
      </w:r>
      <w:r w:rsidR="00F9590E">
        <w:t xml:space="preserve"> </w:t>
      </w:r>
      <w:r w:rsidR="00552142">
        <w:t>the</w:t>
      </w:r>
      <w:r w:rsidR="00142B48">
        <w:t xml:space="preserve"> </w:t>
      </w:r>
      <w:r w:rsidR="00142B48" w:rsidRPr="00142B48">
        <w:rPr>
          <w:i/>
        </w:rPr>
        <w:t>owner</w:t>
      </w:r>
      <w:r w:rsidR="009B54F3" w:rsidRPr="00AC51E7">
        <w:t xml:space="preserve"> has DELETE rights. POST is performed when a client wants to create a new annotation. </w:t>
      </w:r>
      <w:r w:rsidR="00266203">
        <w:t>Most</w:t>
      </w:r>
      <w:r w:rsidR="0071581B">
        <w:t xml:space="preserve"> information necessary to fulfi</w:t>
      </w:r>
      <w:r w:rsidR="009B54F3" w:rsidRPr="00AC51E7">
        <w:t>l a PUT or POST request is not given as a request para</w:t>
      </w:r>
      <w:r w:rsidR="00266203">
        <w:t>meter, but given serialized in the</w:t>
      </w:r>
      <w:r w:rsidR="009B54F3" w:rsidRPr="00AC51E7">
        <w:t xml:space="preserve"> request body. For instance, to submit an annotation a client needs to fill in the request body with the XML-</w:t>
      </w:r>
      <w:r w:rsidR="006320B2">
        <w:t xml:space="preserve">element corresponding to class </w:t>
      </w:r>
      <w:r w:rsidR="009B54F3" w:rsidRPr="006320B2">
        <w:rPr>
          <w:i/>
        </w:rPr>
        <w:t>Annotation</w:t>
      </w:r>
      <w:r w:rsidR="009B54F3" w:rsidRPr="00AC51E7">
        <w:t xml:space="preserve">. All the information necessary to create an annotation should be placed in the corresponding nodes of the XML-element. </w:t>
      </w:r>
    </w:p>
    <w:p w14:paraId="2D6C0B31" w14:textId="77777777" w:rsidR="009E00FE" w:rsidRDefault="009B54F3" w:rsidP="004C2791">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w:t>
      </w:r>
      <w:r w:rsidR="002B5E6A">
        <w:t xml:space="preserve">XML </w:t>
      </w:r>
      <w:r w:rsidR="009E00FE">
        <w:t xml:space="preserve">document of type </w:t>
      </w:r>
      <w:r w:rsidR="009E00FE" w:rsidRPr="009E00FE">
        <w:rPr>
          <w:i/>
        </w:rPr>
        <w:t>envelope</w:t>
      </w:r>
      <w:r w:rsidR="009E00FE">
        <w:t xml:space="preserve">, which contains </w:t>
      </w:r>
      <w:r w:rsidR="00D01511">
        <w:t xml:space="preserve">a </w:t>
      </w:r>
      <w:r w:rsidR="009E00FE">
        <w:t>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w:t>
      </w:r>
      <w:r w:rsidR="00D01511">
        <w:t xml:space="preserve">a </w:t>
      </w:r>
      <w:r w:rsidR="00762C8A">
        <w:t>cached representation for the corresponding target id.</w:t>
      </w:r>
    </w:p>
    <w:p w14:paraId="24F62900" w14:textId="77777777" w:rsidR="00762C8A" w:rsidRDefault="00762C8A" w:rsidP="004C2791">
      <w:r w:rsidRPr="00AC51E7">
        <w:t xml:space="preserve">In the case of failure </w:t>
      </w:r>
      <w:r>
        <w:t>of the request</w:t>
      </w:r>
      <w:r w:rsidR="00C2079F">
        <w:t>,</w:t>
      </w:r>
      <w:r>
        <w:t xml:space="preserve"> </w:t>
      </w:r>
      <w:r w:rsidRPr="00AC51E7">
        <w:t xml:space="preserve">the </w:t>
      </w:r>
      <w:r>
        <w:t xml:space="preserve">corresponding </w:t>
      </w:r>
      <w:r w:rsidRPr="00AC51E7">
        <w:t xml:space="preserve">error status </w:t>
      </w:r>
      <w:r>
        <w:t>(with the detailed message when necessary) is</w:t>
      </w:r>
      <w:r w:rsidRPr="00AC51E7">
        <w:t xml:space="preserve"> returned, e.</w:t>
      </w:r>
      <w:r w:rsidR="00C2079F">
        <w:t>g</w:t>
      </w:r>
      <w:r w:rsidRPr="00AC51E7">
        <w:t xml:space="preserve">. 401 </w:t>
      </w:r>
      <w:r w:rsidRPr="00266203">
        <w:rPr>
          <w:i/>
        </w:rPr>
        <w:t>Unauthorized access</w:t>
      </w:r>
      <w:r w:rsidRPr="00AC51E7">
        <w:t xml:space="preserve"> if the principal is not logged in </w:t>
      </w:r>
      <w:r>
        <w:t xml:space="preserve">(except for the log-in service). </w:t>
      </w:r>
    </w:p>
    <w:p w14:paraId="128FA272" w14:textId="77777777" w:rsidR="009B54F3" w:rsidRDefault="00266203" w:rsidP="004C2791">
      <w:r>
        <w:t xml:space="preserve">Before describing the requests </w:t>
      </w:r>
      <w:r w:rsidR="00DB0B9B">
        <w:t xml:space="preserve">in more detail </w:t>
      </w:r>
      <w:r>
        <w:t xml:space="preserve">we give the list of </w:t>
      </w:r>
      <w:r w:rsidR="00EF3495">
        <w:t xml:space="preserve">used </w:t>
      </w:r>
      <w:r>
        <w:t>no</w:t>
      </w:r>
      <w:r w:rsidR="00EF3495">
        <w:t>tations</w:t>
      </w:r>
      <w:r w:rsidR="0096047B">
        <w:t xml:space="preserve"> in </w:t>
      </w:r>
      <w:r w:rsidR="0096047B">
        <w:fldChar w:fldCharType="begin"/>
      </w:r>
      <w:r w:rsidR="0096047B">
        <w:instrText xml:space="preserve"> REF _Ref274312902 \h </w:instrText>
      </w:r>
      <w:r w:rsidR="0096047B">
        <w:fldChar w:fldCharType="separate"/>
      </w:r>
      <w:r w:rsidR="005853A7">
        <w:t xml:space="preserve">Table </w:t>
      </w:r>
      <w:r w:rsidR="005853A7">
        <w:rPr>
          <w:noProof/>
        </w:rPr>
        <w:t>2</w:t>
      </w:r>
      <w:r w:rsidR="0096047B">
        <w:fldChar w:fldCharType="end"/>
      </w:r>
      <w:r>
        <w:t xml:space="preserve">. </w:t>
      </w:r>
    </w:p>
    <w:p w14:paraId="2B57A0CB" w14:textId="77777777" w:rsidR="00583440" w:rsidRPr="00AC51E7" w:rsidRDefault="00583440" w:rsidP="00583440"/>
    <w:p w14:paraId="5BC05A1F" w14:textId="77777777" w:rsidR="0096047B" w:rsidRDefault="0096047B" w:rsidP="0096047B">
      <w:pPr>
        <w:pStyle w:val="Caption"/>
        <w:keepNext/>
      </w:pPr>
      <w:bookmarkStart w:id="33" w:name="_Ref274312902"/>
      <w:r>
        <w:t xml:space="preserve">Table </w:t>
      </w:r>
      <w:r>
        <w:fldChar w:fldCharType="begin"/>
      </w:r>
      <w:r>
        <w:instrText xml:space="preserve"> SEQ Table \* ARABIC </w:instrText>
      </w:r>
      <w:r>
        <w:fldChar w:fldCharType="separate"/>
      </w:r>
      <w:r w:rsidR="005853A7">
        <w:rPr>
          <w:noProof/>
        </w:rPr>
        <w:t>2</w:t>
      </w:r>
      <w:r>
        <w:fldChar w:fldCharType="end"/>
      </w:r>
      <w:bookmarkEnd w:id="33"/>
      <w:r>
        <w:t>. Notations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3A527882" w14:textId="77777777" w:rsidTr="0009243D">
        <w:trPr>
          <w:tblHeader/>
          <w:tblCellSpacing w:w="15" w:type="dxa"/>
        </w:trPr>
        <w:tc>
          <w:tcPr>
            <w:tcW w:w="0" w:type="auto"/>
            <w:shd w:val="clear" w:color="auto" w:fill="auto"/>
            <w:vAlign w:val="center"/>
            <w:hideMark/>
          </w:tcPr>
          <w:p w14:paraId="7D4E30F3" w14:textId="77777777" w:rsidR="009B54F3" w:rsidRPr="003A28CF" w:rsidRDefault="009B54F3" w:rsidP="00E02A1C">
            <w:pPr>
              <w:rPr>
                <w:rFonts w:eastAsia="Times New Roman" w:cs="Times New Roman"/>
                <w:b/>
                <w:bCs/>
                <w:szCs w:val="22"/>
              </w:rPr>
            </w:pPr>
            <w:r w:rsidRPr="003A28CF">
              <w:rPr>
                <w:rFonts w:eastAsia="Times New Roman" w:cs="Times New Roman"/>
                <w:b/>
                <w:bCs/>
                <w:szCs w:val="22"/>
              </w:rPr>
              <w:t>notation</w:t>
            </w:r>
          </w:p>
        </w:tc>
        <w:tc>
          <w:tcPr>
            <w:tcW w:w="6462" w:type="dxa"/>
            <w:shd w:val="clear" w:color="auto" w:fill="auto"/>
            <w:vAlign w:val="center"/>
            <w:hideMark/>
          </w:tcPr>
          <w:p w14:paraId="3BB8C460" w14:textId="77777777" w:rsidR="009B54F3" w:rsidRPr="003A28CF" w:rsidRDefault="009B54F3" w:rsidP="00E02A1C">
            <w:pPr>
              <w:jc w:val="right"/>
              <w:rPr>
                <w:rFonts w:eastAsia="Times New Roman" w:cs="Times New Roman"/>
                <w:b/>
                <w:bCs/>
                <w:szCs w:val="22"/>
              </w:rPr>
            </w:pPr>
            <w:r w:rsidRPr="003A28CF">
              <w:rPr>
                <w:rFonts w:eastAsia="Times New Roman" w:cs="Times New Roman"/>
                <w:b/>
                <w:bCs/>
                <w:szCs w:val="22"/>
              </w:rPr>
              <w:t>meaning</w:t>
            </w:r>
          </w:p>
        </w:tc>
      </w:tr>
      <w:tr w:rsidR="009B54F3" w:rsidRPr="00AC51E7" w14:paraId="33ADFC43" w14:textId="77777777" w:rsidTr="0009243D">
        <w:trPr>
          <w:tblCellSpacing w:w="15" w:type="dxa"/>
        </w:trPr>
        <w:tc>
          <w:tcPr>
            <w:tcW w:w="0" w:type="auto"/>
            <w:shd w:val="clear" w:color="auto" w:fill="auto"/>
            <w:vAlign w:val="center"/>
            <w:hideMark/>
          </w:tcPr>
          <w:p w14:paraId="08E5E0B5" w14:textId="77777777" w:rsidR="00166819" w:rsidRPr="00166819" w:rsidRDefault="00166819" w:rsidP="00E02A1C">
            <w:pPr>
              <w:rPr>
                <w:rFonts w:ascii="Times New Roman" w:hAnsi="Times New Roman" w:cs="Times New Roman"/>
                <w:i/>
                <w:szCs w:val="22"/>
              </w:rPr>
            </w:pPr>
            <w:r w:rsidRPr="00166819">
              <w:rPr>
                <w:rFonts w:ascii="Times New Roman" w:hAnsi="Times New Roman" w:cs="Times New Roman"/>
                <w:i/>
                <w:szCs w:val="22"/>
              </w:rPr>
              <w:t>a</w:t>
            </w:r>
            <w:r w:rsidR="009B54F3" w:rsidRPr="00166819">
              <w:rPr>
                <w:rFonts w:ascii="Times New Roman" w:hAnsi="Times New Roman" w:cs="Times New Roman"/>
                <w:i/>
                <w:szCs w:val="22"/>
              </w:rPr>
              <w:t>id</w:t>
            </w:r>
          </w:p>
        </w:tc>
        <w:tc>
          <w:tcPr>
            <w:tcW w:w="6462" w:type="dxa"/>
            <w:shd w:val="clear" w:color="auto" w:fill="auto"/>
            <w:vAlign w:val="center"/>
            <w:hideMark/>
          </w:tcPr>
          <w:p w14:paraId="75EA2C2F"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annotation identifier</w:t>
            </w:r>
          </w:p>
        </w:tc>
      </w:tr>
      <w:tr w:rsidR="009B54F3" w:rsidRPr="00AC51E7" w14:paraId="3CF5CA2E" w14:textId="77777777" w:rsidTr="0009243D">
        <w:trPr>
          <w:tblCellSpacing w:w="15" w:type="dxa"/>
        </w:trPr>
        <w:tc>
          <w:tcPr>
            <w:tcW w:w="0" w:type="auto"/>
            <w:shd w:val="clear" w:color="auto" w:fill="auto"/>
            <w:vAlign w:val="center"/>
            <w:hideMark/>
          </w:tcPr>
          <w:p w14:paraId="34B3737A" w14:textId="77777777" w:rsidR="009B54F3" w:rsidRPr="00166819" w:rsidRDefault="009B54F3" w:rsidP="00E02A1C">
            <w:pPr>
              <w:rPr>
                <w:rFonts w:ascii="Times New Roman" w:eastAsia="Times New Roman" w:hAnsi="Times New Roman" w:cs="Times New Roman"/>
                <w:i/>
                <w:szCs w:val="22"/>
              </w:rPr>
            </w:pPr>
            <w:proofErr w:type="spellStart"/>
            <w:r w:rsidRPr="00166819">
              <w:rPr>
                <w:rFonts w:ascii="Times New Roman" w:hAnsi="Times New Roman" w:cs="Times New Roman"/>
                <w:i/>
                <w:szCs w:val="22"/>
              </w:rPr>
              <w:t>cid</w:t>
            </w:r>
            <w:proofErr w:type="spellEnd"/>
          </w:p>
        </w:tc>
        <w:tc>
          <w:tcPr>
            <w:tcW w:w="6462" w:type="dxa"/>
            <w:shd w:val="clear" w:color="auto" w:fill="auto"/>
            <w:vAlign w:val="center"/>
            <w:hideMark/>
          </w:tcPr>
          <w:p w14:paraId="6361E0B1"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cached-representation identifier</w:t>
            </w:r>
          </w:p>
        </w:tc>
      </w:tr>
      <w:tr w:rsidR="009B54F3" w:rsidRPr="00AC51E7" w14:paraId="4CB41779" w14:textId="77777777" w:rsidTr="0009243D">
        <w:trPr>
          <w:tblCellSpacing w:w="15" w:type="dxa"/>
        </w:trPr>
        <w:tc>
          <w:tcPr>
            <w:tcW w:w="0" w:type="auto"/>
            <w:shd w:val="clear" w:color="auto" w:fill="auto"/>
            <w:vAlign w:val="center"/>
            <w:hideMark/>
          </w:tcPr>
          <w:p w14:paraId="3C5A256C" w14:textId="77777777" w:rsidR="009B54F3" w:rsidRPr="00166819" w:rsidRDefault="009B54F3" w:rsidP="00E02A1C">
            <w:pPr>
              <w:rPr>
                <w:rFonts w:ascii="Times New Roman" w:eastAsia="Times New Roman" w:hAnsi="Times New Roman" w:cs="Times New Roman"/>
                <w:i/>
                <w:szCs w:val="22"/>
              </w:rPr>
            </w:pPr>
            <w:proofErr w:type="spellStart"/>
            <w:r w:rsidRPr="00166819">
              <w:rPr>
                <w:rFonts w:ascii="Times New Roman" w:hAnsi="Times New Roman" w:cs="Times New Roman"/>
                <w:i/>
                <w:szCs w:val="22"/>
              </w:rPr>
              <w:t>datetime</w:t>
            </w:r>
            <w:proofErr w:type="spellEnd"/>
          </w:p>
        </w:tc>
        <w:tc>
          <w:tcPr>
            <w:tcW w:w="6462" w:type="dxa"/>
            <w:shd w:val="clear" w:color="auto" w:fill="auto"/>
            <w:vAlign w:val="center"/>
            <w:hideMark/>
          </w:tcPr>
          <w:p w14:paraId="695A6A7C"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 xml:space="preserve">date and time, including time zone, </w:t>
            </w:r>
            <w:r w:rsidR="003A28CF" w:rsidRPr="003A28CF">
              <w:rPr>
                <w:rFonts w:eastAsia="Times New Roman" w:cs="Times New Roman"/>
                <w:szCs w:val="22"/>
              </w:rPr>
              <w:br/>
            </w:r>
            <w:r w:rsidRPr="003A28CF">
              <w:rPr>
                <w:rFonts w:eastAsia="Times New Roman" w:cs="Times New Roman"/>
                <w:szCs w:val="22"/>
              </w:rPr>
              <w:t xml:space="preserve">as defined in </w:t>
            </w:r>
            <w:hyperlink r:id="rId27" w:anchor="dateTime" w:history="1">
              <w:r w:rsidRPr="003A28CF">
                <w:rPr>
                  <w:rFonts w:eastAsia="Times New Roman" w:cs="Times New Roman"/>
                  <w:color w:val="0000FF"/>
                  <w:szCs w:val="22"/>
                  <w:u w:val="single"/>
                </w:rPr>
                <w:t>http://www.w3.org/TR/xmlschema-2/#dateTime</w:t>
              </w:r>
            </w:hyperlink>
            <w:r w:rsidRPr="003A28CF">
              <w:rPr>
                <w:rFonts w:eastAsia="Times New Roman" w:cs="Times New Roman"/>
                <w:szCs w:val="22"/>
              </w:rPr>
              <w:t xml:space="preserve"> </w:t>
            </w:r>
          </w:p>
        </w:tc>
      </w:tr>
      <w:tr w:rsidR="009B54F3" w:rsidRPr="00AC51E7" w14:paraId="3B80A076" w14:textId="77777777" w:rsidTr="0009243D">
        <w:trPr>
          <w:tblCellSpacing w:w="15" w:type="dxa"/>
        </w:trPr>
        <w:tc>
          <w:tcPr>
            <w:tcW w:w="0" w:type="auto"/>
            <w:shd w:val="clear" w:color="auto" w:fill="auto"/>
            <w:vAlign w:val="center"/>
            <w:hideMark/>
          </w:tcPr>
          <w:p w14:paraId="33F56389" w14:textId="77777777" w:rsidR="009B54F3" w:rsidRPr="00166819" w:rsidRDefault="009B54F3" w:rsidP="00E02A1C">
            <w:pPr>
              <w:rPr>
                <w:rFonts w:ascii="Times New Roman" w:eastAsia="Times New Roman" w:hAnsi="Times New Roman" w:cs="Times New Roman"/>
                <w:i/>
                <w:szCs w:val="22"/>
              </w:rPr>
            </w:pPr>
            <w:proofErr w:type="spellStart"/>
            <w:r w:rsidRPr="00166819">
              <w:rPr>
                <w:rFonts w:ascii="Times New Roman" w:hAnsi="Times New Roman" w:cs="Times New Roman"/>
                <w:i/>
                <w:szCs w:val="22"/>
              </w:rPr>
              <w:t>nid</w:t>
            </w:r>
            <w:proofErr w:type="spellEnd"/>
          </w:p>
        </w:tc>
        <w:tc>
          <w:tcPr>
            <w:tcW w:w="6462" w:type="dxa"/>
            <w:shd w:val="clear" w:color="auto" w:fill="auto"/>
            <w:vAlign w:val="center"/>
            <w:hideMark/>
          </w:tcPr>
          <w:p w14:paraId="67F84BCB"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notebook identifier</w:t>
            </w:r>
          </w:p>
        </w:tc>
      </w:tr>
      <w:tr w:rsidR="009B54F3" w:rsidRPr="00AC51E7" w14:paraId="01CB8DF7" w14:textId="77777777" w:rsidTr="0009243D">
        <w:trPr>
          <w:tblCellSpacing w:w="15" w:type="dxa"/>
        </w:trPr>
        <w:tc>
          <w:tcPr>
            <w:tcW w:w="0" w:type="auto"/>
            <w:shd w:val="clear" w:color="auto" w:fill="auto"/>
            <w:vAlign w:val="center"/>
            <w:hideMark/>
          </w:tcPr>
          <w:p w14:paraId="5098900E"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prefix</w:t>
            </w:r>
          </w:p>
        </w:tc>
        <w:tc>
          <w:tcPr>
            <w:tcW w:w="6462" w:type="dxa"/>
            <w:shd w:val="clear" w:color="auto" w:fill="auto"/>
            <w:vAlign w:val="center"/>
            <w:hideMark/>
          </w:tcPr>
          <w:p w14:paraId="07DB43FA"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the prefix of a namespace</w:t>
            </w:r>
          </w:p>
        </w:tc>
      </w:tr>
      <w:tr w:rsidR="009B54F3" w:rsidRPr="00AC51E7" w14:paraId="2B2F2B6E" w14:textId="77777777" w:rsidTr="0009243D">
        <w:trPr>
          <w:tblCellSpacing w:w="15" w:type="dxa"/>
        </w:trPr>
        <w:tc>
          <w:tcPr>
            <w:tcW w:w="0" w:type="auto"/>
            <w:shd w:val="clear" w:color="auto" w:fill="auto"/>
            <w:vAlign w:val="center"/>
            <w:hideMark/>
          </w:tcPr>
          <w:p w14:paraId="7911DC6C" w14:textId="77777777" w:rsidR="009B54F3" w:rsidRPr="00166819" w:rsidRDefault="009B54F3" w:rsidP="00E02A1C">
            <w:pPr>
              <w:rPr>
                <w:rFonts w:ascii="Times New Roman" w:eastAsia="Times New Roman" w:hAnsi="Times New Roman" w:cs="Times New Roman"/>
                <w:i/>
                <w:szCs w:val="22"/>
              </w:rPr>
            </w:pPr>
            <w:proofErr w:type="spellStart"/>
            <w:r w:rsidRPr="00166819">
              <w:rPr>
                <w:rFonts w:ascii="Times New Roman" w:hAnsi="Times New Roman" w:cs="Times New Roman"/>
                <w:i/>
                <w:szCs w:val="22"/>
              </w:rPr>
              <w:t>tid</w:t>
            </w:r>
            <w:proofErr w:type="spellEnd"/>
          </w:p>
        </w:tc>
        <w:tc>
          <w:tcPr>
            <w:tcW w:w="6462" w:type="dxa"/>
            <w:shd w:val="clear" w:color="auto" w:fill="auto"/>
            <w:vAlign w:val="center"/>
            <w:hideMark/>
          </w:tcPr>
          <w:p w14:paraId="3D421512"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target identifier</w:t>
            </w:r>
          </w:p>
        </w:tc>
      </w:tr>
      <w:tr w:rsidR="009B54F3" w:rsidRPr="00AC51E7" w14:paraId="26BFC13A" w14:textId="77777777" w:rsidTr="0009243D">
        <w:trPr>
          <w:tblCellSpacing w:w="15" w:type="dxa"/>
        </w:trPr>
        <w:tc>
          <w:tcPr>
            <w:tcW w:w="0" w:type="auto"/>
            <w:shd w:val="clear" w:color="auto" w:fill="auto"/>
            <w:vAlign w:val="center"/>
            <w:hideMark/>
          </w:tcPr>
          <w:p w14:paraId="4BA1F746"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text</w:t>
            </w:r>
          </w:p>
        </w:tc>
        <w:tc>
          <w:tcPr>
            <w:tcW w:w="6462" w:type="dxa"/>
            <w:shd w:val="clear" w:color="auto" w:fill="auto"/>
            <w:vAlign w:val="center"/>
            <w:hideMark/>
          </w:tcPr>
          <w:p w14:paraId="1F9809E1"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some text</w:t>
            </w:r>
          </w:p>
        </w:tc>
      </w:tr>
      <w:tr w:rsidR="009B54F3" w:rsidRPr="00AC51E7" w14:paraId="1796C2B5" w14:textId="77777777" w:rsidTr="0009243D">
        <w:trPr>
          <w:tblCellSpacing w:w="15" w:type="dxa"/>
        </w:trPr>
        <w:tc>
          <w:tcPr>
            <w:tcW w:w="0" w:type="auto"/>
            <w:shd w:val="clear" w:color="auto" w:fill="auto"/>
            <w:vAlign w:val="center"/>
            <w:hideMark/>
          </w:tcPr>
          <w:p w14:paraId="2564824C" w14:textId="77777777" w:rsidR="009B54F3" w:rsidRPr="00166819" w:rsidRDefault="009B54F3" w:rsidP="00E02A1C">
            <w:pPr>
              <w:rPr>
                <w:rFonts w:ascii="Times New Roman" w:eastAsia="Times New Roman" w:hAnsi="Times New Roman" w:cs="Times New Roman"/>
                <w:i/>
                <w:szCs w:val="22"/>
              </w:rPr>
            </w:pPr>
            <w:proofErr w:type="spellStart"/>
            <w:r w:rsidRPr="00166819">
              <w:rPr>
                <w:rFonts w:ascii="Times New Roman" w:hAnsi="Times New Roman" w:cs="Times New Roman"/>
                <w:i/>
                <w:szCs w:val="22"/>
              </w:rPr>
              <w:t>prid</w:t>
            </w:r>
            <w:proofErr w:type="spellEnd"/>
          </w:p>
        </w:tc>
        <w:tc>
          <w:tcPr>
            <w:tcW w:w="6462" w:type="dxa"/>
            <w:shd w:val="clear" w:color="auto" w:fill="auto"/>
            <w:vAlign w:val="center"/>
            <w:hideMark/>
          </w:tcPr>
          <w:p w14:paraId="1BE7683E"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principal's id</w:t>
            </w:r>
          </w:p>
        </w:tc>
      </w:tr>
      <w:tr w:rsidR="009B54F3" w:rsidRPr="00AC51E7" w14:paraId="37B150AE" w14:textId="77777777" w:rsidTr="0009243D">
        <w:trPr>
          <w:tblCellSpacing w:w="15" w:type="dxa"/>
        </w:trPr>
        <w:tc>
          <w:tcPr>
            <w:tcW w:w="0" w:type="auto"/>
            <w:shd w:val="clear" w:color="auto" w:fill="auto"/>
            <w:vAlign w:val="center"/>
            <w:hideMark/>
          </w:tcPr>
          <w:p w14:paraId="0DB8455E"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URI</w:t>
            </w:r>
          </w:p>
        </w:tc>
        <w:tc>
          <w:tcPr>
            <w:tcW w:w="6462" w:type="dxa"/>
            <w:shd w:val="clear" w:color="auto" w:fill="auto"/>
            <w:vAlign w:val="center"/>
            <w:hideMark/>
          </w:tcPr>
          <w:p w14:paraId="7149CFAF"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 xml:space="preserve">URI, as defined in </w:t>
            </w:r>
            <w:hyperlink r:id="rId28" w:history="1">
              <w:r w:rsidRPr="003A28CF">
                <w:rPr>
                  <w:rFonts w:eastAsia="Times New Roman" w:cs="Times New Roman"/>
                  <w:color w:val="0000FF"/>
                  <w:szCs w:val="22"/>
                  <w:u w:val="single"/>
                </w:rPr>
                <w:t>http://tools.ietf.org/html/rfc3986</w:t>
              </w:r>
            </w:hyperlink>
            <w:r w:rsidRPr="003A28CF">
              <w:rPr>
                <w:rFonts w:eastAsia="Times New Roman" w:cs="Times New Roman"/>
                <w:szCs w:val="22"/>
              </w:rPr>
              <w:t xml:space="preserve"> </w:t>
            </w:r>
          </w:p>
        </w:tc>
      </w:tr>
      <w:tr w:rsidR="009B54F3" w:rsidRPr="00AC51E7" w14:paraId="30DB5773" w14:textId="77777777" w:rsidTr="0009243D">
        <w:trPr>
          <w:tblCellSpacing w:w="15" w:type="dxa"/>
        </w:trPr>
        <w:tc>
          <w:tcPr>
            <w:tcW w:w="0" w:type="auto"/>
            <w:shd w:val="clear" w:color="auto" w:fill="auto"/>
            <w:vAlign w:val="center"/>
            <w:hideMark/>
          </w:tcPr>
          <w:p w14:paraId="2870F077" w14:textId="77777777" w:rsidR="009B54F3" w:rsidRPr="00166819" w:rsidRDefault="009B54F3" w:rsidP="00E02A1C">
            <w:pPr>
              <w:rPr>
                <w:rFonts w:ascii="Times New Roman" w:eastAsia="Times New Roman" w:hAnsi="Times New Roman" w:cs="Times New Roman"/>
                <w:i/>
                <w:szCs w:val="22"/>
              </w:rPr>
            </w:pPr>
            <w:r w:rsidRPr="00166819">
              <w:rPr>
                <w:rFonts w:ascii="Times New Roman" w:eastAsia="Times New Roman" w:hAnsi="Times New Roman" w:cs="Times New Roman"/>
                <w:i/>
                <w:szCs w:val="22"/>
              </w:rPr>
              <w:t>Principal</w:t>
            </w:r>
          </w:p>
        </w:tc>
        <w:tc>
          <w:tcPr>
            <w:tcW w:w="6462" w:type="dxa"/>
            <w:shd w:val="clear" w:color="auto" w:fill="auto"/>
            <w:vAlign w:val="center"/>
            <w:hideMark/>
          </w:tcPr>
          <w:p w14:paraId="0FC5C320"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a user (person) or a group of users</w:t>
            </w:r>
          </w:p>
        </w:tc>
      </w:tr>
    </w:tbl>
    <w:p w14:paraId="69B6B2C9" w14:textId="77777777" w:rsidR="00DB0B9B" w:rsidRDefault="00DB0B9B" w:rsidP="009B54F3"/>
    <w:p w14:paraId="20F5CB52" w14:textId="77777777" w:rsidR="009B54F3" w:rsidRPr="00AC51E7" w:rsidRDefault="00DB0B9B" w:rsidP="009B54F3">
      <w:pPr>
        <w:rPr>
          <w:rFonts w:eastAsia="Times New Roman"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1085DDC3" w14:textId="77777777" w:rsidR="009B54F3" w:rsidRPr="00AC51E7" w:rsidRDefault="009B54F3" w:rsidP="009B54F3">
      <w:pPr>
        <w:spacing w:before="100" w:beforeAutospacing="1" w:after="100" w:afterAutospacing="1"/>
        <w:outlineLvl w:val="2"/>
        <w:rPr>
          <w:rFonts w:eastAsia="Times New Roman" w:cs="Times New Roman"/>
          <w:b/>
          <w:bCs/>
          <w:sz w:val="27"/>
          <w:szCs w:val="27"/>
        </w:rPr>
      </w:pPr>
      <w:r w:rsidRPr="00AC51E7">
        <w:rPr>
          <w:rFonts w:eastAsia="Times New Roman" w:cs="Times New Roman"/>
          <w:b/>
          <w:bCs/>
          <w:sz w:val="27"/>
          <w:szCs w:val="27"/>
        </w:rPr>
        <w:t>Principal realm</w:t>
      </w:r>
    </w:p>
    <w:p w14:paraId="7A993490"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3</w:t>
      </w:r>
      <w:r>
        <w:fldChar w:fldCharType="end"/>
      </w:r>
      <w:r>
        <w:t xml:space="preserve">. API for resource </w:t>
      </w:r>
      <w:r w:rsidRPr="0096047B">
        <w:rPr>
          <w:i/>
        </w:rPr>
        <w:t>Principal</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AC51E7" w14:paraId="04340324" w14:textId="77777777" w:rsidTr="00C60E7A">
        <w:trPr>
          <w:tblHeader/>
          <w:tblCellSpacing w:w="15" w:type="dxa"/>
        </w:trPr>
        <w:tc>
          <w:tcPr>
            <w:tcW w:w="0" w:type="auto"/>
            <w:vAlign w:val="center"/>
            <w:hideMark/>
          </w:tcPr>
          <w:p w14:paraId="62827764" w14:textId="77777777" w:rsidR="009B54F3" w:rsidRPr="00793B08" w:rsidRDefault="009B54F3" w:rsidP="00E02A1C">
            <w:pPr>
              <w:rPr>
                <w:rFonts w:eastAsia="Times New Roman" w:cs="Times New Roman"/>
                <w:b/>
                <w:bCs/>
                <w:szCs w:val="22"/>
              </w:rPr>
            </w:pPr>
            <w:r w:rsidRPr="00793B08">
              <w:rPr>
                <w:rFonts w:eastAsia="Times New Roman" w:cs="Times New Roman"/>
                <w:b/>
                <w:bCs/>
                <w:szCs w:val="22"/>
              </w:rPr>
              <w:t>Resource</w:t>
            </w:r>
          </w:p>
        </w:tc>
        <w:tc>
          <w:tcPr>
            <w:tcW w:w="0" w:type="auto"/>
            <w:vAlign w:val="center"/>
            <w:hideMark/>
          </w:tcPr>
          <w:p w14:paraId="422B1391" w14:textId="77777777" w:rsidR="009B54F3" w:rsidRPr="00793B08" w:rsidRDefault="009B54F3" w:rsidP="00E02A1C">
            <w:pPr>
              <w:rPr>
                <w:rFonts w:eastAsia="Times New Roman" w:cs="Times New Roman"/>
                <w:b/>
                <w:bCs/>
                <w:szCs w:val="22"/>
              </w:rPr>
            </w:pPr>
            <w:r w:rsidRPr="00793B08">
              <w:rPr>
                <w:rFonts w:eastAsia="Times New Roman" w:cs="Times New Roman"/>
                <w:b/>
                <w:bCs/>
                <w:szCs w:val="22"/>
              </w:rPr>
              <w:t>Description</w:t>
            </w:r>
          </w:p>
        </w:tc>
        <w:tc>
          <w:tcPr>
            <w:tcW w:w="0" w:type="auto"/>
            <w:vAlign w:val="center"/>
            <w:hideMark/>
          </w:tcPr>
          <w:p w14:paraId="099A6C28" w14:textId="77777777" w:rsidR="009B54F3" w:rsidRPr="00793B08" w:rsidRDefault="009B54F3" w:rsidP="00E02A1C">
            <w:pPr>
              <w:jc w:val="right"/>
              <w:rPr>
                <w:rFonts w:eastAsia="Times New Roman" w:cs="Times New Roman"/>
                <w:b/>
                <w:bCs/>
                <w:szCs w:val="22"/>
              </w:rPr>
            </w:pPr>
            <w:r w:rsidRPr="00793B08">
              <w:rPr>
                <w:rFonts w:eastAsia="Times New Roman" w:cs="Times New Roman"/>
                <w:b/>
                <w:bCs/>
                <w:szCs w:val="22"/>
              </w:rPr>
              <w:t xml:space="preserve">Return </w:t>
            </w:r>
            <w:r w:rsidR="002341BD">
              <w:rPr>
                <w:rFonts w:eastAsia="Times New Roman" w:cs="Times New Roman"/>
                <w:b/>
                <w:bCs/>
                <w:szCs w:val="22"/>
              </w:rPr>
              <w:t xml:space="preserve">(xml) </w:t>
            </w:r>
            <w:r w:rsidRPr="00793B08">
              <w:rPr>
                <w:rFonts w:eastAsia="Times New Roman" w:cs="Times New Roman"/>
                <w:b/>
                <w:bCs/>
                <w:szCs w:val="22"/>
              </w:rPr>
              <w:t>type</w:t>
            </w:r>
          </w:p>
        </w:tc>
      </w:tr>
      <w:tr w:rsidR="009B54F3" w:rsidRPr="00AC51E7" w14:paraId="31E9AA63" w14:textId="77777777" w:rsidTr="00FC6C4A">
        <w:trPr>
          <w:tblCellSpacing w:w="15" w:type="dxa"/>
        </w:trPr>
        <w:tc>
          <w:tcPr>
            <w:tcW w:w="0" w:type="auto"/>
            <w:vAlign w:val="center"/>
            <w:hideMark/>
          </w:tcPr>
          <w:p w14:paraId="5A692FED"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 xml:space="preserve">GET </w:t>
            </w:r>
            <w:proofErr w:type="spellStart"/>
            <w:r w:rsidRPr="00793B08">
              <w:rPr>
                <w:rFonts w:eastAsia="Times New Roman" w:cs="Times New Roman"/>
                <w:szCs w:val="22"/>
              </w:rPr>
              <w:t>api</w:t>
            </w:r>
            <w:proofErr w:type="spellEnd"/>
            <w:r w:rsidRPr="00793B08">
              <w:rPr>
                <w:rFonts w:eastAsia="Times New Roman" w:cs="Times New Roman"/>
                <w:szCs w:val="22"/>
              </w:rPr>
              <w:t>/authentication/login</w:t>
            </w:r>
          </w:p>
        </w:tc>
        <w:tc>
          <w:tcPr>
            <w:tcW w:w="0" w:type="auto"/>
            <w:vAlign w:val="center"/>
            <w:hideMark/>
          </w:tcPr>
          <w:p w14:paraId="10608B9D"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R</w:t>
            </w:r>
            <w:r w:rsidR="009B54F3" w:rsidRPr="00793B08">
              <w:rPr>
                <w:rFonts w:eastAsia="Times New Roman" w:cs="Times New Roman"/>
                <w:szCs w:val="22"/>
              </w:rPr>
              <w:t>edirects to the login page, if the principal is not logged-in, or messages otherwise</w:t>
            </w:r>
            <w:r>
              <w:rPr>
                <w:rFonts w:eastAsia="Times New Roman" w:cs="Times New Roman"/>
                <w:szCs w:val="22"/>
              </w:rPr>
              <w:t>.</w:t>
            </w:r>
          </w:p>
        </w:tc>
        <w:tc>
          <w:tcPr>
            <w:tcW w:w="0" w:type="auto"/>
            <w:vAlign w:val="center"/>
            <w:hideMark/>
          </w:tcPr>
          <w:p w14:paraId="62D8CAD1"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String message</w:t>
            </w:r>
          </w:p>
        </w:tc>
      </w:tr>
      <w:tr w:rsidR="009B54F3" w:rsidRPr="00AC51E7" w14:paraId="368F268B" w14:textId="77777777" w:rsidTr="00FC6C4A">
        <w:trPr>
          <w:tblCellSpacing w:w="15" w:type="dxa"/>
        </w:trPr>
        <w:tc>
          <w:tcPr>
            <w:tcW w:w="0" w:type="auto"/>
            <w:vAlign w:val="center"/>
            <w:hideMark/>
          </w:tcPr>
          <w:p w14:paraId="6C3A7878"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 xml:space="preserve">GET </w:t>
            </w:r>
            <w:proofErr w:type="spellStart"/>
            <w:r w:rsidRPr="00793B08">
              <w:rPr>
                <w:rFonts w:eastAsia="Times New Roman" w:cs="Times New Roman"/>
                <w:szCs w:val="22"/>
              </w:rPr>
              <w:t>api</w:t>
            </w:r>
            <w:proofErr w:type="spellEnd"/>
            <w:r w:rsidRPr="00793B08">
              <w:rPr>
                <w:rFonts w:eastAsia="Times New Roman" w:cs="Times New Roman"/>
                <w:szCs w:val="22"/>
              </w:rPr>
              <w:t>/authentication/principal</w:t>
            </w:r>
          </w:p>
        </w:tc>
        <w:tc>
          <w:tcPr>
            <w:tcW w:w="0" w:type="auto"/>
            <w:vAlign w:val="center"/>
            <w:hideMark/>
          </w:tcPr>
          <w:p w14:paraId="1A2C9200"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 xml:space="preserve">Returns </w:t>
            </w:r>
            <w:r w:rsidR="009B54F3" w:rsidRPr="00793B08">
              <w:rPr>
                <w:rFonts w:eastAsia="Times New Roman" w:cs="Times New Roman"/>
                <w:szCs w:val="22"/>
              </w:rPr>
              <w:t>logged-in principal</w:t>
            </w:r>
            <w:r>
              <w:rPr>
                <w:rFonts w:eastAsia="Times New Roman" w:cs="Times New Roman"/>
                <w:szCs w:val="22"/>
              </w:rPr>
              <w:t>.</w:t>
            </w:r>
          </w:p>
        </w:tc>
        <w:tc>
          <w:tcPr>
            <w:tcW w:w="0" w:type="auto"/>
            <w:vAlign w:val="center"/>
            <w:hideMark/>
          </w:tcPr>
          <w:p w14:paraId="3AE9CDF6"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09B3765F" w14:textId="77777777" w:rsidTr="00FC6C4A">
        <w:trPr>
          <w:tblCellSpacing w:w="15" w:type="dxa"/>
        </w:trPr>
        <w:tc>
          <w:tcPr>
            <w:tcW w:w="0" w:type="auto"/>
            <w:vAlign w:val="center"/>
            <w:hideMark/>
          </w:tcPr>
          <w:p w14:paraId="2CC6639C"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 xml:space="preserve">GET </w:t>
            </w:r>
            <w:proofErr w:type="spellStart"/>
            <w:r w:rsidRPr="00793B08">
              <w:rPr>
                <w:rFonts w:eastAsia="Times New Roman" w:cs="Times New Roman"/>
                <w:szCs w:val="22"/>
              </w:rPr>
              <w:t>api</w:t>
            </w:r>
            <w:proofErr w:type="spellEnd"/>
            <w:r w:rsidRPr="00793B08">
              <w:rPr>
                <w:rFonts w:eastAsia="Times New Roman" w:cs="Times New Roman"/>
                <w:szCs w:val="22"/>
              </w:rPr>
              <w:t>/principals/</w:t>
            </w:r>
            <w:proofErr w:type="spellStart"/>
            <w:r w:rsidRPr="0054734A">
              <w:rPr>
                <w:rFonts w:ascii="Times New Roman" w:hAnsi="Times New Roman" w:cs="Times New Roman"/>
                <w:i/>
                <w:szCs w:val="22"/>
              </w:rPr>
              <w:t>prid</w:t>
            </w:r>
            <w:proofErr w:type="spellEnd"/>
            <w:r w:rsidRPr="0054734A">
              <w:rPr>
                <w:rFonts w:ascii="Times New Roman" w:eastAsia="Times New Roman" w:hAnsi="Times New Roman" w:cs="Times New Roman"/>
                <w:i/>
                <w:szCs w:val="22"/>
              </w:rPr>
              <w:t xml:space="preserve"> </w:t>
            </w:r>
          </w:p>
        </w:tc>
        <w:tc>
          <w:tcPr>
            <w:tcW w:w="0" w:type="auto"/>
            <w:vAlign w:val="center"/>
            <w:hideMark/>
          </w:tcPr>
          <w:p w14:paraId="51E82B97"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 xml:space="preserve">Returns </w:t>
            </w:r>
            <w:r w:rsidR="009B54F3" w:rsidRPr="00793B08">
              <w:rPr>
                <w:rFonts w:eastAsia="Times New Roman" w:cs="Times New Roman"/>
                <w:szCs w:val="22"/>
              </w:rPr>
              <w:t xml:space="preserve">principal with the given </w:t>
            </w:r>
            <w:proofErr w:type="spellStart"/>
            <w:r w:rsidR="009B54F3" w:rsidRPr="00793B08">
              <w:rPr>
                <w:rFonts w:eastAsia="Times New Roman" w:cs="Times New Roman"/>
                <w:szCs w:val="22"/>
              </w:rPr>
              <w:t>prid</w:t>
            </w:r>
            <w:proofErr w:type="spellEnd"/>
            <w:r>
              <w:rPr>
                <w:rFonts w:eastAsia="Times New Roman" w:cs="Times New Roman"/>
                <w:szCs w:val="22"/>
              </w:rPr>
              <w:t>.</w:t>
            </w:r>
          </w:p>
        </w:tc>
        <w:tc>
          <w:tcPr>
            <w:tcW w:w="0" w:type="auto"/>
            <w:vAlign w:val="center"/>
            <w:hideMark/>
          </w:tcPr>
          <w:p w14:paraId="52DD2A7A"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756201D5" w14:textId="77777777" w:rsidTr="00FC6C4A">
        <w:trPr>
          <w:tblCellSpacing w:w="15" w:type="dxa"/>
        </w:trPr>
        <w:tc>
          <w:tcPr>
            <w:tcW w:w="0" w:type="auto"/>
            <w:vAlign w:val="center"/>
            <w:hideMark/>
          </w:tcPr>
          <w:p w14:paraId="44D0CB24"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 xml:space="preserve">GET </w:t>
            </w:r>
            <w:proofErr w:type="spellStart"/>
            <w:r w:rsidRPr="00793B08">
              <w:rPr>
                <w:rFonts w:eastAsia="Times New Roman" w:cs="Times New Roman"/>
                <w:szCs w:val="22"/>
              </w:rPr>
              <w:t>api</w:t>
            </w:r>
            <w:proofErr w:type="spellEnd"/>
            <w:r w:rsidRPr="00793B08">
              <w:rPr>
                <w:rFonts w:eastAsia="Times New Roman" w:cs="Times New Roman"/>
                <w:szCs w:val="22"/>
              </w:rPr>
              <w:t>/principals/</w:t>
            </w:r>
            <w:proofErr w:type="spellStart"/>
            <w:r w:rsidRPr="0054734A">
              <w:rPr>
                <w:rFonts w:ascii="Times New Roman" w:hAnsi="Times New Roman" w:cs="Times New Roman"/>
                <w:i/>
                <w:szCs w:val="22"/>
              </w:rPr>
              <w:t>prid</w:t>
            </w:r>
            <w:proofErr w:type="spellEnd"/>
            <w:r w:rsidRPr="00793B08">
              <w:rPr>
                <w:rFonts w:eastAsia="Times New Roman" w:cs="Times New Roman"/>
                <w:szCs w:val="22"/>
              </w:rPr>
              <w:t>/current</w:t>
            </w:r>
          </w:p>
        </w:tc>
        <w:tc>
          <w:tcPr>
            <w:tcW w:w="0" w:type="auto"/>
            <w:vAlign w:val="center"/>
            <w:hideMark/>
          </w:tcPr>
          <w:p w14:paraId="190DF980" w14:textId="77777777" w:rsidR="009B54F3" w:rsidRPr="00793B08" w:rsidRDefault="001136A9" w:rsidP="00FC6C4A">
            <w:pPr>
              <w:ind w:firstLine="0"/>
              <w:jc w:val="left"/>
              <w:rPr>
                <w:rFonts w:eastAsia="Times New Roman" w:cs="Times New Roman"/>
                <w:szCs w:val="22"/>
              </w:rPr>
            </w:pPr>
            <w:r w:rsidRPr="001136A9">
              <w:rPr>
                <w:rFonts w:ascii="Times New Roman" w:hAnsi="Times New Roman" w:cs="Times New Roman"/>
                <w:szCs w:val="22"/>
              </w:rPr>
              <w:t>Returns</w:t>
            </w:r>
            <w:r>
              <w:rPr>
                <w:rFonts w:ascii="Courier" w:hAnsi="Courier" w:cs="Courier"/>
                <w:szCs w:val="22"/>
              </w:rPr>
              <w:t xml:space="preserve"> </w:t>
            </w:r>
            <w:r w:rsidR="009B54F3" w:rsidRPr="0054734A">
              <w:rPr>
                <w:rFonts w:ascii="Times New Roman" w:hAnsi="Times New Roman" w:cs="Times New Roman"/>
                <w:i/>
                <w:szCs w:val="22"/>
              </w:rPr>
              <w:t>true</w:t>
            </w:r>
            <w:r w:rsidR="009B54F3" w:rsidRPr="00793B08">
              <w:rPr>
                <w:rFonts w:eastAsia="Times New Roman" w:cs="Times New Roman"/>
                <w:szCs w:val="22"/>
              </w:rPr>
              <w:t xml:space="preserve"> if the </w:t>
            </w:r>
            <w:proofErr w:type="spellStart"/>
            <w:r w:rsidR="009B54F3" w:rsidRPr="00793B08">
              <w:rPr>
                <w:rFonts w:eastAsia="Times New Roman" w:cs="Times New Roman"/>
                <w:i/>
                <w:iCs/>
                <w:szCs w:val="22"/>
              </w:rPr>
              <w:t>prid</w:t>
            </w:r>
            <w:proofErr w:type="spellEnd"/>
            <w:r w:rsidR="009B54F3" w:rsidRPr="00793B08">
              <w:rPr>
                <w:rFonts w:eastAsia="Times New Roman" w:cs="Times New Roman"/>
                <w:szCs w:val="22"/>
              </w:rPr>
              <w:t xml:space="preserve"> is logged-in; </w:t>
            </w:r>
            <w:r w:rsidR="009B54F3" w:rsidRPr="0054734A">
              <w:rPr>
                <w:rFonts w:ascii="Times New Roman" w:hAnsi="Times New Roman" w:cs="Times New Roman"/>
                <w:i/>
                <w:szCs w:val="22"/>
              </w:rPr>
              <w:t>false</w:t>
            </w:r>
            <w:r w:rsidR="009B54F3" w:rsidRPr="00793B08">
              <w:rPr>
                <w:rFonts w:eastAsia="Times New Roman" w:cs="Times New Roman"/>
                <w:szCs w:val="22"/>
              </w:rPr>
              <w:t xml:space="preserve"> otherwise</w:t>
            </w:r>
            <w:r>
              <w:rPr>
                <w:rFonts w:eastAsia="Times New Roman" w:cs="Times New Roman"/>
                <w:szCs w:val="22"/>
              </w:rPr>
              <w:t>.</w:t>
            </w:r>
          </w:p>
        </w:tc>
        <w:tc>
          <w:tcPr>
            <w:tcW w:w="0" w:type="auto"/>
            <w:vAlign w:val="center"/>
            <w:hideMark/>
          </w:tcPr>
          <w:p w14:paraId="482959AC" w14:textId="77777777" w:rsidR="009B54F3" w:rsidRPr="00793B08" w:rsidRDefault="009B54F3" w:rsidP="00FC6C4A">
            <w:pPr>
              <w:jc w:val="left"/>
              <w:rPr>
                <w:rFonts w:eastAsia="Times New Roman" w:cs="Times New Roman"/>
                <w:szCs w:val="22"/>
              </w:rPr>
            </w:pPr>
            <w:proofErr w:type="spellStart"/>
            <w:r w:rsidRPr="00793B08">
              <w:rPr>
                <w:rFonts w:eastAsia="Times New Roman" w:cs="Times New Roman"/>
                <w:szCs w:val="22"/>
              </w:rPr>
              <w:t>CurrenPrincipalInfo</w:t>
            </w:r>
            <w:proofErr w:type="spellEnd"/>
          </w:p>
        </w:tc>
      </w:tr>
      <w:tr w:rsidR="009B54F3" w:rsidRPr="00AC51E7" w14:paraId="3C14E4F9" w14:textId="77777777" w:rsidTr="00FC6C4A">
        <w:trPr>
          <w:tblCellSpacing w:w="15" w:type="dxa"/>
        </w:trPr>
        <w:tc>
          <w:tcPr>
            <w:tcW w:w="0" w:type="auto"/>
            <w:vAlign w:val="center"/>
            <w:hideMark/>
          </w:tcPr>
          <w:p w14:paraId="4BED4D3A"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api/principals/info?email=</w:t>
            </w:r>
            <w:r w:rsidRPr="0054734A">
              <w:rPr>
                <w:rFonts w:ascii="Times New Roman" w:hAnsi="Times New Roman" w:cs="Times New Roman"/>
                <w:i/>
                <w:szCs w:val="22"/>
              </w:rPr>
              <w:t>user@mail.com</w:t>
            </w:r>
            <w:r w:rsidRPr="00793B08">
              <w:rPr>
                <w:rFonts w:eastAsia="Times New Roman" w:cs="Times New Roman"/>
                <w:szCs w:val="22"/>
              </w:rPr>
              <w:t xml:space="preserve"> </w:t>
            </w:r>
          </w:p>
        </w:tc>
        <w:tc>
          <w:tcPr>
            <w:tcW w:w="0" w:type="auto"/>
            <w:vAlign w:val="center"/>
            <w:hideMark/>
          </w:tcPr>
          <w:p w14:paraId="69B885DB"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Returns t</w:t>
            </w:r>
            <w:r w:rsidR="00136ABA">
              <w:rPr>
                <w:rFonts w:eastAsia="Times New Roman" w:cs="Times New Roman"/>
                <w:szCs w:val="22"/>
              </w:rPr>
              <w:t>he principal with the given e-mail address</w:t>
            </w:r>
            <w:r>
              <w:rPr>
                <w:rFonts w:eastAsia="Times New Roman" w:cs="Times New Roman"/>
                <w:szCs w:val="22"/>
              </w:rPr>
              <w:t>.</w:t>
            </w:r>
            <w:r w:rsidR="00136ABA">
              <w:rPr>
                <w:rFonts w:eastAsia="Times New Roman" w:cs="Times New Roman"/>
                <w:szCs w:val="22"/>
              </w:rPr>
              <w:t xml:space="preserve"> </w:t>
            </w:r>
          </w:p>
        </w:tc>
        <w:tc>
          <w:tcPr>
            <w:tcW w:w="0" w:type="auto"/>
            <w:vAlign w:val="center"/>
            <w:hideMark/>
          </w:tcPr>
          <w:p w14:paraId="66F40FF4"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1E2DBE05" w14:textId="77777777" w:rsidTr="00FC6C4A">
        <w:trPr>
          <w:tblCellSpacing w:w="15" w:type="dxa"/>
        </w:trPr>
        <w:tc>
          <w:tcPr>
            <w:tcW w:w="0" w:type="auto"/>
            <w:vAlign w:val="center"/>
            <w:hideMark/>
          </w:tcPr>
          <w:p w14:paraId="08A0FC6D"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 xml:space="preserve">GET </w:t>
            </w:r>
            <w:proofErr w:type="spellStart"/>
            <w:r w:rsidRPr="00793B08">
              <w:rPr>
                <w:rFonts w:eastAsia="Times New Roman" w:cs="Times New Roman"/>
                <w:szCs w:val="22"/>
              </w:rPr>
              <w:t>api</w:t>
            </w:r>
            <w:proofErr w:type="spellEnd"/>
            <w:r w:rsidRPr="00793B08">
              <w:rPr>
                <w:rFonts w:eastAsia="Times New Roman" w:cs="Times New Roman"/>
                <w:szCs w:val="22"/>
              </w:rPr>
              <w:t>/principals/admin</w:t>
            </w:r>
          </w:p>
        </w:tc>
        <w:tc>
          <w:tcPr>
            <w:tcW w:w="0" w:type="auto"/>
            <w:vAlign w:val="center"/>
            <w:hideMark/>
          </w:tcPr>
          <w:p w14:paraId="23009E84" w14:textId="77777777" w:rsidR="009B54F3" w:rsidRPr="00793B08" w:rsidRDefault="001136A9" w:rsidP="00FC6C4A">
            <w:pPr>
              <w:ind w:firstLine="0"/>
              <w:jc w:val="left"/>
              <w:rPr>
                <w:rFonts w:eastAsia="Times New Roman" w:cs="Times New Roman"/>
                <w:szCs w:val="22"/>
              </w:rPr>
            </w:pPr>
            <w:r>
              <w:rPr>
                <w:rFonts w:eastAsia="Times New Roman" w:cs="Times New Roman"/>
                <w:szCs w:val="22"/>
              </w:rPr>
              <w:t>Returns t</w:t>
            </w:r>
            <w:r w:rsidR="009B54F3" w:rsidRPr="00793B08">
              <w:rPr>
                <w:rFonts w:eastAsia="Times New Roman" w:cs="Times New Roman"/>
                <w:szCs w:val="22"/>
              </w:rPr>
              <w:t>he string with the name and the e-mail of DWAN admin</w:t>
            </w:r>
            <w:r>
              <w:rPr>
                <w:rFonts w:eastAsia="Times New Roman" w:cs="Times New Roman"/>
                <w:szCs w:val="22"/>
              </w:rPr>
              <w:t>.</w:t>
            </w:r>
          </w:p>
        </w:tc>
        <w:tc>
          <w:tcPr>
            <w:tcW w:w="0" w:type="auto"/>
            <w:vAlign w:val="center"/>
            <w:hideMark/>
          </w:tcPr>
          <w:p w14:paraId="69CDFB47"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String</w:t>
            </w:r>
          </w:p>
        </w:tc>
      </w:tr>
    </w:tbl>
    <w:p w14:paraId="5BDF7685" w14:textId="77777777" w:rsidR="004263DE" w:rsidRDefault="004263DE" w:rsidP="009B54F3">
      <w:pPr>
        <w:spacing w:before="100" w:beforeAutospacing="1" w:after="100" w:afterAutospacing="1"/>
        <w:outlineLvl w:val="2"/>
        <w:rPr>
          <w:rFonts w:eastAsia="Times New Roman" w:cs="Times New Roman"/>
          <w:b/>
          <w:bCs/>
          <w:sz w:val="27"/>
          <w:szCs w:val="27"/>
        </w:rPr>
      </w:pPr>
      <w:bookmarkStart w:id="34" w:name="user-content-annotations"/>
      <w:bookmarkEnd w:id="34"/>
    </w:p>
    <w:p w14:paraId="26D2A8B4" w14:textId="77777777" w:rsidR="004263DE" w:rsidRDefault="004263DE" w:rsidP="009B54F3">
      <w:pPr>
        <w:spacing w:before="100" w:beforeAutospacing="1" w:after="100" w:afterAutospacing="1"/>
        <w:outlineLvl w:val="2"/>
        <w:rPr>
          <w:rFonts w:eastAsia="Times New Roman" w:cs="Times New Roman"/>
          <w:b/>
          <w:bCs/>
          <w:sz w:val="27"/>
          <w:szCs w:val="27"/>
        </w:rPr>
      </w:pPr>
    </w:p>
    <w:p w14:paraId="7A9ED9CE" w14:textId="77777777" w:rsidR="004263DE" w:rsidRDefault="004263DE" w:rsidP="009B54F3">
      <w:pPr>
        <w:spacing w:before="100" w:beforeAutospacing="1" w:after="100" w:afterAutospacing="1"/>
        <w:outlineLvl w:val="2"/>
        <w:rPr>
          <w:rFonts w:eastAsia="Times New Roman" w:cs="Times New Roman"/>
          <w:b/>
          <w:bCs/>
          <w:sz w:val="27"/>
          <w:szCs w:val="27"/>
        </w:rPr>
      </w:pPr>
    </w:p>
    <w:p w14:paraId="3FA08377" w14:textId="77777777" w:rsidR="00BB1254" w:rsidRDefault="00BB1254" w:rsidP="009B54F3">
      <w:pPr>
        <w:spacing w:before="100" w:beforeAutospacing="1" w:after="100" w:afterAutospacing="1"/>
        <w:outlineLvl w:val="2"/>
        <w:rPr>
          <w:rFonts w:eastAsia="Times New Roman" w:cs="Times New Roman"/>
          <w:b/>
          <w:bCs/>
          <w:sz w:val="27"/>
          <w:szCs w:val="27"/>
        </w:rPr>
      </w:pPr>
      <w:bookmarkStart w:id="35" w:name="_GoBack"/>
      <w:bookmarkEnd w:id="35"/>
    </w:p>
    <w:p w14:paraId="3B169A90" w14:textId="77777777" w:rsidR="009B54F3" w:rsidRPr="00AC51E7" w:rsidRDefault="009B54F3" w:rsidP="009B54F3">
      <w:pPr>
        <w:spacing w:before="100" w:beforeAutospacing="1" w:after="100" w:afterAutospacing="1"/>
        <w:outlineLvl w:val="2"/>
        <w:rPr>
          <w:rFonts w:eastAsia="Times New Roman" w:cs="Times New Roman"/>
          <w:b/>
          <w:bCs/>
          <w:sz w:val="27"/>
          <w:szCs w:val="27"/>
        </w:rPr>
      </w:pPr>
      <w:r w:rsidRPr="00AC51E7">
        <w:rPr>
          <w:rFonts w:eastAsia="Times New Roman" w:cs="Times New Roman"/>
          <w:b/>
          <w:bCs/>
          <w:sz w:val="27"/>
          <w:szCs w:val="27"/>
        </w:rPr>
        <w:t>Annotations</w:t>
      </w:r>
    </w:p>
    <w:p w14:paraId="6D346159" w14:textId="77777777" w:rsidR="009B54F3" w:rsidRPr="00AC51E7" w:rsidRDefault="009B54F3" w:rsidP="009B54F3">
      <w:pPr>
        <w:spacing w:before="100" w:beforeAutospacing="1" w:after="100" w:afterAutospacing="1"/>
        <w:rPr>
          <w:rFonts w:cs="Times New Roman"/>
          <w:szCs w:val="20"/>
        </w:rPr>
      </w:pPr>
      <w:proofErr w:type="spellStart"/>
      <w:r w:rsidRPr="00AC51E7">
        <w:rPr>
          <w:rFonts w:cs="Times New Roman"/>
          <w:b/>
          <w:bCs/>
          <w:szCs w:val="20"/>
        </w:rPr>
        <w:t>api</w:t>
      </w:r>
      <w:proofErr w:type="spellEnd"/>
      <w:r w:rsidRPr="00AC51E7">
        <w:rPr>
          <w:rFonts w:cs="Times New Roman"/>
          <w:b/>
          <w:bCs/>
          <w:szCs w:val="20"/>
        </w:rPr>
        <w:t>/annotations</w:t>
      </w:r>
    </w:p>
    <w:p w14:paraId="0D8787C6"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4</w:t>
      </w:r>
      <w:r>
        <w:fldChar w:fldCharType="end"/>
      </w:r>
      <w:r>
        <w:t xml:space="preserve">. API for resource </w:t>
      </w:r>
      <w:r w:rsidRPr="0096047B">
        <w:rPr>
          <w:i/>
        </w:rPr>
        <w:t>Annotation</w:t>
      </w:r>
      <w:r>
        <w:t>. Part A.</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3BF46C05" w14:textId="77777777" w:rsidTr="00F016F9">
        <w:trPr>
          <w:tblHeader/>
          <w:tblCellSpacing w:w="15" w:type="dxa"/>
        </w:trPr>
        <w:tc>
          <w:tcPr>
            <w:tcW w:w="3276" w:type="dxa"/>
            <w:vAlign w:val="center"/>
            <w:hideMark/>
          </w:tcPr>
          <w:p w14:paraId="237074E6"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Resource</w:t>
            </w:r>
          </w:p>
        </w:tc>
        <w:tc>
          <w:tcPr>
            <w:tcW w:w="3073" w:type="dxa"/>
            <w:vAlign w:val="center"/>
            <w:hideMark/>
          </w:tcPr>
          <w:p w14:paraId="2C415759"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Description</w:t>
            </w:r>
          </w:p>
        </w:tc>
        <w:tc>
          <w:tcPr>
            <w:tcW w:w="2648" w:type="dxa"/>
            <w:vAlign w:val="center"/>
            <w:hideMark/>
          </w:tcPr>
          <w:p w14:paraId="61C0C939" w14:textId="77777777" w:rsidR="009B54F3" w:rsidRPr="006B0F8C" w:rsidRDefault="009B54F3" w:rsidP="00E02A1C">
            <w:pPr>
              <w:jc w:val="right"/>
              <w:rPr>
                <w:rFonts w:eastAsia="Times New Roman" w:cs="Times New Roman"/>
                <w:b/>
                <w:bCs/>
                <w:szCs w:val="22"/>
              </w:rPr>
            </w:pPr>
            <w:r w:rsidRPr="006B0F8C">
              <w:rPr>
                <w:rFonts w:eastAsia="Times New Roman" w:cs="Times New Roman"/>
                <w:b/>
                <w:bCs/>
                <w:szCs w:val="22"/>
              </w:rPr>
              <w:t xml:space="preserve">Return </w:t>
            </w:r>
            <w:r w:rsidR="00E41E77">
              <w:rPr>
                <w:rFonts w:eastAsia="Times New Roman" w:cs="Times New Roman"/>
                <w:b/>
                <w:bCs/>
                <w:szCs w:val="22"/>
              </w:rPr>
              <w:t>(</w:t>
            </w:r>
            <w:r w:rsidRPr="006B0F8C">
              <w:rPr>
                <w:rFonts w:eastAsia="Times New Roman" w:cs="Times New Roman"/>
                <w:b/>
                <w:bCs/>
                <w:szCs w:val="22"/>
              </w:rPr>
              <w:t>xml</w:t>
            </w:r>
            <w:r w:rsidR="00E41E77">
              <w:rPr>
                <w:rFonts w:eastAsia="Times New Roman" w:cs="Times New Roman"/>
                <w:b/>
                <w:bCs/>
                <w:szCs w:val="22"/>
              </w:rPr>
              <w:t>)</w:t>
            </w:r>
            <w:r w:rsidRPr="006B0F8C">
              <w:rPr>
                <w:rFonts w:eastAsia="Times New Roman" w:cs="Times New Roman"/>
                <w:b/>
                <w:bCs/>
                <w:szCs w:val="22"/>
              </w:rPr>
              <w:t xml:space="preserve"> type</w:t>
            </w:r>
          </w:p>
        </w:tc>
      </w:tr>
      <w:tr w:rsidR="009B54F3" w:rsidRPr="006B0F8C" w14:paraId="257AA48B" w14:textId="77777777" w:rsidTr="00FC6C4A">
        <w:trPr>
          <w:tblCellSpacing w:w="15" w:type="dxa"/>
        </w:trPr>
        <w:tc>
          <w:tcPr>
            <w:tcW w:w="3276" w:type="dxa"/>
            <w:vAlign w:val="center"/>
            <w:hideMark/>
          </w:tcPr>
          <w:p w14:paraId="2AE0CD44" w14:textId="77777777" w:rsidR="00F016F9" w:rsidRDefault="009B54F3" w:rsidP="00FC6C4A">
            <w:pPr>
              <w:jc w:val="left"/>
              <w:rPr>
                <w:rFonts w:eastAsia="Times New Roman" w:cs="Times New Roman"/>
                <w:szCs w:val="22"/>
              </w:rPr>
            </w:pPr>
            <w:r w:rsidRPr="006B0F8C">
              <w:rPr>
                <w:rFonts w:eastAsia="Times New Roman" w:cs="Times New Roman"/>
                <w:szCs w:val="22"/>
              </w:rPr>
              <w:t xml:space="preserve">GET </w:t>
            </w:r>
            <w:proofErr w:type="spellStart"/>
            <w:r w:rsidRPr="006B0F8C">
              <w:rPr>
                <w:rFonts w:eastAsia="Times New Roman" w:cs="Times New Roman"/>
                <w:szCs w:val="22"/>
              </w:rPr>
              <w:t>api</w:t>
            </w:r>
            <w:proofErr w:type="spellEnd"/>
            <w:r w:rsidRPr="006B0F8C">
              <w:rPr>
                <w:rFonts w:eastAsia="Times New Roman" w:cs="Times New Roman"/>
                <w:szCs w:val="22"/>
              </w:rPr>
              <w:t>/annotations?</w:t>
            </w:r>
          </w:p>
          <w:p w14:paraId="0D2F6E31" w14:textId="77777777" w:rsidR="00F016F9" w:rsidRDefault="009B54F3" w:rsidP="00FC6C4A">
            <w:pPr>
              <w:jc w:val="left"/>
              <w:rPr>
                <w:rFonts w:eastAsia="Times New Roman" w:cs="Times New Roman"/>
                <w:szCs w:val="22"/>
              </w:rPr>
            </w:pPr>
            <w:r w:rsidRPr="006B0F8C">
              <w:rPr>
                <w:rFonts w:eastAsia="Times New Roman" w:cs="Times New Roman"/>
                <w:szCs w:val="22"/>
              </w:rPr>
              <w:t>link=</w:t>
            </w:r>
            <w:r w:rsidRPr="0054734A">
              <w:rPr>
                <w:rFonts w:ascii="Times New Roman" w:hAnsi="Times New Roman" w:cs="Times New Roman"/>
                <w:i/>
                <w:szCs w:val="22"/>
              </w:rPr>
              <w:t>URI</w:t>
            </w:r>
            <w:r w:rsidRPr="006B0F8C">
              <w:rPr>
                <w:rFonts w:eastAsia="Times New Roman" w:cs="Times New Roman"/>
                <w:szCs w:val="22"/>
              </w:rPr>
              <w:t>&amp;</w:t>
            </w:r>
            <w:r w:rsidRPr="006B0F8C">
              <w:rPr>
                <w:rFonts w:eastAsia="Times New Roman" w:cs="Times New Roman"/>
                <w:szCs w:val="22"/>
              </w:rPr>
              <w:br/>
              <w:t>text=</w:t>
            </w:r>
            <w:r w:rsidRPr="0054734A">
              <w:rPr>
                <w:rFonts w:ascii="Times New Roman" w:hAnsi="Times New Roman" w:cs="Times New Roman"/>
                <w:i/>
                <w:szCs w:val="22"/>
              </w:rPr>
              <w:t>text</w:t>
            </w:r>
            <w:r w:rsidRPr="006B0F8C">
              <w:rPr>
                <w:rFonts w:eastAsia="Times New Roman" w:cs="Times New Roman"/>
                <w:szCs w:val="22"/>
              </w:rPr>
              <w:t>&amp;</w:t>
            </w:r>
          </w:p>
          <w:p w14:paraId="6FA30206" w14:textId="77777777" w:rsidR="00F016F9" w:rsidRDefault="009B54F3" w:rsidP="00FC6C4A">
            <w:pPr>
              <w:jc w:val="left"/>
              <w:rPr>
                <w:rFonts w:eastAsia="Times New Roman" w:cs="Times New Roman"/>
                <w:szCs w:val="22"/>
              </w:rPr>
            </w:pPr>
            <w:r w:rsidRPr="006B0F8C">
              <w:rPr>
                <w:rFonts w:eastAsia="Times New Roman" w:cs="Times New Roman"/>
                <w:szCs w:val="22"/>
              </w:rPr>
              <w:t>acce</w:t>
            </w:r>
            <w:r w:rsidR="00F016F9">
              <w:rPr>
                <w:rFonts w:eastAsia="Times New Roman" w:cs="Times New Roman"/>
                <w:szCs w:val="22"/>
              </w:rPr>
              <w:t>ss=[[</w:t>
            </w:r>
            <w:r w:rsidR="00F016F9" w:rsidRPr="0054734A">
              <w:rPr>
                <w:rFonts w:ascii="Times New Roman" w:eastAsia="Times New Roman" w:hAnsi="Times New Roman" w:cs="Times New Roman"/>
                <w:i/>
                <w:szCs w:val="22"/>
              </w:rPr>
              <w:t>read, write</w:t>
            </w:r>
            <w:r w:rsidRPr="006B0F8C">
              <w:rPr>
                <w:rFonts w:eastAsia="Times New Roman" w:cs="Times New Roman"/>
                <w:szCs w:val="22"/>
              </w:rPr>
              <w:t>]]&amp;</w:t>
            </w:r>
            <w:r w:rsidR="009534FE" w:rsidRPr="006B0F8C">
              <w:rPr>
                <w:rFonts w:eastAsia="Times New Roman" w:cs="Times New Roman"/>
                <w:szCs w:val="22"/>
              </w:rPr>
              <w:t xml:space="preserve"> </w:t>
            </w:r>
            <w:r w:rsidRPr="006B0F8C">
              <w:rPr>
                <w:rFonts w:eastAsia="Times New Roman" w:cs="Times New Roman"/>
                <w:szCs w:val="22"/>
              </w:rPr>
              <w:t>owner=</w:t>
            </w:r>
            <w:proofErr w:type="spellStart"/>
            <w:r w:rsidRPr="006B0F8C">
              <w:rPr>
                <w:rFonts w:ascii="Courier" w:hAnsi="Courier" w:cs="Courier"/>
                <w:szCs w:val="22"/>
              </w:rPr>
              <w:t>prid</w:t>
            </w:r>
            <w:proofErr w:type="spellEnd"/>
            <w:r w:rsidRPr="006B0F8C">
              <w:rPr>
                <w:rFonts w:eastAsia="Times New Roman" w:cs="Times New Roman"/>
                <w:szCs w:val="22"/>
              </w:rPr>
              <w:t>&amp;</w:t>
            </w:r>
          </w:p>
          <w:p w14:paraId="5B91912C" w14:textId="77777777" w:rsidR="00F016F9" w:rsidRDefault="009B54F3" w:rsidP="00FC6C4A">
            <w:pPr>
              <w:jc w:val="left"/>
              <w:rPr>
                <w:rFonts w:eastAsia="Times New Roman" w:cs="Times New Roman"/>
                <w:szCs w:val="22"/>
              </w:rPr>
            </w:pPr>
            <w:r w:rsidRPr="006B0F8C">
              <w:rPr>
                <w:rFonts w:eastAsia="Times New Roman" w:cs="Times New Roman"/>
                <w:szCs w:val="22"/>
              </w:rPr>
              <w:t>after=</w:t>
            </w:r>
            <w:r w:rsidRPr="00C13260">
              <w:rPr>
                <w:rFonts w:ascii="Times New Roman" w:hAnsi="Times New Roman" w:cs="Times New Roman"/>
                <w:i/>
                <w:szCs w:val="22"/>
              </w:rPr>
              <w:t>datetime1</w:t>
            </w:r>
            <w:r w:rsidRPr="006B0F8C">
              <w:rPr>
                <w:rFonts w:eastAsia="Times New Roman" w:cs="Times New Roman"/>
                <w:szCs w:val="22"/>
              </w:rPr>
              <w:t>&amp;</w:t>
            </w:r>
          </w:p>
          <w:p w14:paraId="7A7B1B86"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before=</w:t>
            </w:r>
            <w:r w:rsidRPr="00C13260">
              <w:rPr>
                <w:rFonts w:ascii="Times New Roman" w:hAnsi="Times New Roman" w:cs="Times New Roman"/>
                <w:i/>
                <w:szCs w:val="22"/>
              </w:rPr>
              <w:t>datetime2</w:t>
            </w:r>
            <w:r w:rsidRPr="006B0F8C">
              <w:rPr>
                <w:rFonts w:eastAsia="Times New Roman" w:cs="Times New Roman"/>
                <w:szCs w:val="22"/>
              </w:rPr>
              <w:t xml:space="preserve"> </w:t>
            </w:r>
          </w:p>
        </w:tc>
        <w:tc>
          <w:tcPr>
            <w:tcW w:w="3073" w:type="dxa"/>
            <w:vAlign w:val="center"/>
            <w:hideMark/>
          </w:tcPr>
          <w:p w14:paraId="5FDBDC03" w14:textId="77777777" w:rsidR="009B54F3" w:rsidRPr="006B0F8C" w:rsidRDefault="006B0F8C"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eturns </w:t>
            </w:r>
            <w:r>
              <w:rPr>
                <w:rFonts w:eastAsia="Times New Roman" w:cs="Times New Roman"/>
                <w:szCs w:val="22"/>
              </w:rPr>
              <w:t>the</w:t>
            </w:r>
            <w:r w:rsidR="00253D78">
              <w:rPr>
                <w:rFonts w:eastAsia="Times New Roman" w:cs="Times New Roman"/>
                <w:szCs w:val="22"/>
              </w:rPr>
              <w:t xml:space="preserve"> annotations</w:t>
            </w:r>
            <w:r>
              <w:rPr>
                <w:rFonts w:eastAsia="Times New Roman" w:cs="Times New Roman"/>
                <w:szCs w:val="22"/>
              </w:rPr>
              <w:t xml:space="preserve"> filtered </w:t>
            </w:r>
            <w:r w:rsidR="009B54F3" w:rsidRPr="006B0F8C">
              <w:rPr>
                <w:rFonts w:eastAsia="Times New Roman" w:cs="Times New Roman"/>
                <w:szCs w:val="22"/>
              </w:rPr>
              <w:t>by the request parameters list of info-s of th</w:t>
            </w:r>
            <w:r>
              <w:rPr>
                <w:rFonts w:eastAsia="Times New Roman" w:cs="Times New Roman"/>
                <w:szCs w:val="22"/>
              </w:rPr>
              <w:t xml:space="preserve">e </w:t>
            </w:r>
            <w:r w:rsidR="009B54F3" w:rsidRPr="006B0F8C">
              <w:rPr>
                <w:rFonts w:eastAsia="Times New Roman" w:cs="Times New Roman"/>
                <w:szCs w:val="22"/>
              </w:rPr>
              <w:t>annotations</w:t>
            </w:r>
            <w:r>
              <w:rPr>
                <w:rFonts w:eastAsia="Times New Roman" w:cs="Times New Roman"/>
                <w:szCs w:val="22"/>
              </w:rPr>
              <w:t xml:space="preserve"> </w:t>
            </w:r>
            <w:r w:rsidR="00F016F9">
              <w:rPr>
                <w:rFonts w:eastAsia="Times New Roman" w:cs="Times New Roman"/>
                <w:szCs w:val="22"/>
              </w:rPr>
              <w:t xml:space="preserve">to which the </w:t>
            </w:r>
            <w:r w:rsidR="009B54F3" w:rsidRPr="006B0F8C">
              <w:rPr>
                <w:rFonts w:eastAsia="Times New Roman" w:cs="Times New Roman"/>
                <w:szCs w:val="22"/>
              </w:rPr>
              <w:t>logged</w:t>
            </w:r>
            <w:r w:rsidR="00F016F9">
              <w:rPr>
                <w:rFonts w:eastAsia="Times New Roman" w:cs="Times New Roman"/>
                <w:szCs w:val="22"/>
              </w:rPr>
              <w:t>-in</w:t>
            </w:r>
            <w:r w:rsidR="009B54F3" w:rsidRPr="006B0F8C">
              <w:rPr>
                <w:rFonts w:eastAsia="Times New Roman" w:cs="Times New Roman"/>
                <w:szCs w:val="22"/>
              </w:rPr>
              <w:t xml:space="preserve"> principal has </w:t>
            </w:r>
            <w:r w:rsidR="009B54F3" w:rsidRPr="00F016F9">
              <w:rPr>
                <w:rFonts w:eastAsia="Times New Roman" w:cs="Times New Roman"/>
                <w:i/>
                <w:szCs w:val="22"/>
              </w:rPr>
              <w:t>read</w:t>
            </w:r>
            <w:r w:rsidR="00F016F9">
              <w:rPr>
                <w:rFonts w:eastAsia="Times New Roman" w:cs="Times New Roman"/>
                <w:szCs w:val="22"/>
              </w:rPr>
              <w:t xml:space="preserve"> </w:t>
            </w:r>
            <w:r w:rsidR="009B54F3" w:rsidRPr="006B0F8C">
              <w:rPr>
                <w:rFonts w:eastAsia="Times New Roman" w:cs="Times New Roman"/>
                <w:szCs w:val="22"/>
              </w:rPr>
              <w:t>(resp.</w:t>
            </w:r>
            <w:r w:rsidR="00F016F9">
              <w:rPr>
                <w:rFonts w:eastAsia="Times New Roman" w:cs="Times New Roman"/>
                <w:szCs w:val="22"/>
              </w:rPr>
              <w:t xml:space="preserve"> </w:t>
            </w:r>
            <w:r w:rsidR="009B54F3" w:rsidRPr="00F016F9">
              <w:rPr>
                <w:rFonts w:eastAsia="Times New Roman" w:cs="Times New Roman"/>
                <w:i/>
                <w:szCs w:val="22"/>
              </w:rPr>
              <w:t>write</w:t>
            </w:r>
            <w:r w:rsidR="009B54F3" w:rsidRPr="006B0F8C">
              <w:rPr>
                <w:rFonts w:eastAsia="Times New Roman" w:cs="Times New Roman"/>
                <w:szCs w:val="22"/>
              </w:rPr>
              <w:t>) access</w:t>
            </w:r>
            <w:r>
              <w:rPr>
                <w:rFonts w:eastAsia="Times New Roman" w:cs="Times New Roman"/>
                <w:szCs w:val="22"/>
              </w:rPr>
              <w:t>. Their link</w:t>
            </w:r>
            <w:r w:rsidR="00F016F9">
              <w:rPr>
                <w:rFonts w:eastAsia="Times New Roman" w:cs="Times New Roman"/>
                <w:szCs w:val="22"/>
              </w:rPr>
              <w:t>s</w:t>
            </w:r>
            <w:r>
              <w:rPr>
                <w:rFonts w:eastAsia="Times New Roman" w:cs="Times New Roman"/>
                <w:szCs w:val="22"/>
              </w:rPr>
              <w:t xml:space="preserve"> contain </w:t>
            </w:r>
            <w:proofErr w:type="spellStart"/>
            <w:r w:rsidRPr="00F016F9">
              <w:rPr>
                <w:rFonts w:eastAsia="Times New Roman" w:cs="Times New Roman"/>
                <w:i/>
                <w:szCs w:val="22"/>
              </w:rPr>
              <w:t>uri</w:t>
            </w:r>
            <w:proofErr w:type="spellEnd"/>
            <w:r>
              <w:rPr>
                <w:rFonts w:eastAsia="Times New Roman" w:cs="Times New Roman"/>
                <w:szCs w:val="22"/>
              </w:rPr>
              <w:t xml:space="preserve">, </w:t>
            </w:r>
            <w:r w:rsidR="009B54F3" w:rsidRPr="006B0F8C">
              <w:rPr>
                <w:rFonts w:eastAsia="Times New Roman" w:cs="Times New Roman"/>
                <w:szCs w:val="22"/>
              </w:rPr>
              <w:t>the</w:t>
            </w:r>
            <w:r>
              <w:rPr>
                <w:rFonts w:eastAsia="Times New Roman" w:cs="Times New Roman"/>
                <w:szCs w:val="22"/>
              </w:rPr>
              <w:t xml:space="preserve">ir bodies contain </w:t>
            </w:r>
            <w:r w:rsidRPr="00F016F9">
              <w:rPr>
                <w:rFonts w:eastAsia="Times New Roman" w:cs="Times New Roman"/>
                <w:i/>
                <w:szCs w:val="22"/>
              </w:rPr>
              <w:t>t</w:t>
            </w:r>
            <w:r w:rsidR="00F016F9" w:rsidRPr="00F016F9">
              <w:rPr>
                <w:rFonts w:eastAsia="Times New Roman" w:cs="Times New Roman"/>
                <w:i/>
                <w:szCs w:val="22"/>
              </w:rPr>
              <w:t>ext</w:t>
            </w:r>
            <w:r w:rsidR="009B54F3" w:rsidRPr="006B0F8C">
              <w:rPr>
                <w:rFonts w:eastAsia="Times New Roman" w:cs="Times New Roman"/>
                <w:szCs w:val="22"/>
              </w:rPr>
              <w:t xml:space="preserve">. Moreover, these annotations are created between </w:t>
            </w:r>
            <w:r w:rsidR="009B54F3" w:rsidRPr="00F016F9">
              <w:rPr>
                <w:rFonts w:ascii="Times New Roman" w:hAnsi="Times New Roman" w:cs="Times New Roman"/>
                <w:i/>
                <w:szCs w:val="22"/>
              </w:rPr>
              <w:t>datetime1</w:t>
            </w:r>
            <w:r w:rsidR="009B54F3" w:rsidRPr="00F016F9">
              <w:rPr>
                <w:rFonts w:ascii="Times New Roman" w:eastAsia="Times New Roman" w:hAnsi="Times New Roman" w:cs="Times New Roman"/>
                <w:szCs w:val="22"/>
              </w:rPr>
              <w:t xml:space="preserve"> and </w:t>
            </w:r>
            <w:r w:rsidR="009B54F3" w:rsidRPr="00F016F9">
              <w:rPr>
                <w:rFonts w:ascii="Times New Roman" w:hAnsi="Times New Roman" w:cs="Times New Roman"/>
                <w:i/>
                <w:szCs w:val="22"/>
              </w:rPr>
              <w:t>datetime2</w:t>
            </w:r>
            <w:r w:rsidR="009B54F3" w:rsidRPr="00F016F9">
              <w:rPr>
                <w:rFonts w:ascii="Times New Roman" w:eastAsia="Times New Roman" w:hAnsi="Times New Roman" w:cs="Times New Roman"/>
                <w:szCs w:val="22"/>
              </w:rPr>
              <w:t>.</w:t>
            </w:r>
            <w:r w:rsidR="009B54F3" w:rsidRPr="006B0F8C">
              <w:rPr>
                <w:rFonts w:eastAsia="Times New Roman" w:cs="Times New Roman"/>
                <w:szCs w:val="22"/>
              </w:rPr>
              <w:t xml:space="preserve"> If the parameter </w:t>
            </w:r>
            <w:r w:rsidR="009B54F3" w:rsidRPr="00F016F9">
              <w:rPr>
                <w:rFonts w:eastAsia="Times New Roman" w:cs="Times New Roman"/>
                <w:i/>
                <w:szCs w:val="22"/>
              </w:rPr>
              <w:t>link</w:t>
            </w:r>
            <w:r w:rsidR="009B54F3" w:rsidRPr="006B0F8C">
              <w:rPr>
                <w:rFonts w:eastAsia="Times New Roman" w:cs="Times New Roman"/>
                <w:szCs w:val="22"/>
              </w:rPr>
              <w:t xml:space="preserve"> is omitted, then considers all annotated objects to which </w:t>
            </w:r>
            <w:r w:rsidR="00F016F9">
              <w:rPr>
                <w:rFonts w:ascii="Courier" w:hAnsi="Courier" w:cs="Courier"/>
                <w:szCs w:val="22"/>
              </w:rPr>
              <w:t xml:space="preserve">the </w:t>
            </w:r>
            <w:r w:rsidR="00F016F9" w:rsidRPr="00F016F9">
              <w:rPr>
                <w:rFonts w:ascii="Times New Roman" w:hAnsi="Times New Roman" w:cs="Times New Roman"/>
                <w:szCs w:val="22"/>
              </w:rPr>
              <w:t>principal</w:t>
            </w:r>
            <w:r w:rsidR="009B54F3" w:rsidRPr="006B0F8C">
              <w:rPr>
                <w:rFonts w:eastAsia="Times New Roman" w:cs="Times New Roman"/>
                <w:szCs w:val="22"/>
              </w:rPr>
              <w:t xml:space="preserve"> has </w:t>
            </w:r>
            <w:r w:rsidR="009B54F3" w:rsidRPr="00F016F9">
              <w:rPr>
                <w:rFonts w:eastAsia="Times New Roman" w:cs="Times New Roman"/>
                <w:i/>
                <w:szCs w:val="22"/>
              </w:rPr>
              <w:t>read</w:t>
            </w:r>
            <w:r w:rsidR="009B54F3" w:rsidRPr="006B0F8C">
              <w:rPr>
                <w:rFonts w:eastAsia="Times New Roman" w:cs="Times New Roman"/>
                <w:szCs w:val="22"/>
              </w:rPr>
              <w:t>/</w:t>
            </w:r>
            <w:r w:rsidR="009B54F3" w:rsidRPr="00F016F9">
              <w:rPr>
                <w:rFonts w:eastAsia="Times New Roman" w:cs="Times New Roman"/>
                <w:i/>
                <w:szCs w:val="22"/>
              </w:rPr>
              <w:t>write</w:t>
            </w:r>
            <w:r w:rsidR="009B54F3" w:rsidRPr="006B0F8C">
              <w:rPr>
                <w:rFonts w:eastAsia="Times New Roman" w:cs="Times New Roman"/>
                <w:szCs w:val="22"/>
              </w:rPr>
              <w:t xml:space="preserve"> access. The default </w:t>
            </w:r>
            <w:r w:rsidR="009B54F3" w:rsidRPr="00C13260">
              <w:rPr>
                <w:rFonts w:ascii="Times New Roman" w:hAnsi="Times New Roman" w:cs="Times New Roman"/>
                <w:i/>
                <w:szCs w:val="22"/>
              </w:rPr>
              <w:t>datetime1</w:t>
            </w:r>
            <w:r w:rsidR="009B54F3" w:rsidRPr="006B0F8C">
              <w:rPr>
                <w:rFonts w:eastAsia="Times New Roman" w:cs="Times New Roman"/>
                <w:szCs w:val="22"/>
              </w:rPr>
              <w:t xml:space="preserve">is 01 Jan 1970, 00:00. The default </w:t>
            </w:r>
            <w:r w:rsidR="009B54F3" w:rsidRPr="00C13260">
              <w:rPr>
                <w:rFonts w:ascii="Times New Roman" w:hAnsi="Times New Roman" w:cs="Times New Roman"/>
                <w:i/>
                <w:szCs w:val="22"/>
              </w:rPr>
              <w:t>datetime2</w:t>
            </w:r>
            <w:r w:rsidR="009B54F3" w:rsidRPr="006B0F8C">
              <w:rPr>
                <w:rFonts w:eastAsia="Times New Roman" w:cs="Times New Roman"/>
                <w:szCs w:val="22"/>
              </w:rPr>
              <w:t xml:space="preserve"> is today.</w:t>
            </w:r>
          </w:p>
        </w:tc>
        <w:tc>
          <w:tcPr>
            <w:tcW w:w="2648" w:type="dxa"/>
            <w:vAlign w:val="center"/>
            <w:hideMark/>
          </w:tcPr>
          <w:p w14:paraId="10945481" w14:textId="77777777" w:rsidR="009B54F3" w:rsidRPr="006B0F8C" w:rsidRDefault="009B54F3" w:rsidP="00FC6C4A">
            <w:pPr>
              <w:ind w:firstLine="0"/>
              <w:jc w:val="left"/>
              <w:rPr>
                <w:rFonts w:eastAsia="Times New Roman" w:cs="Times New Roman"/>
                <w:szCs w:val="22"/>
              </w:rPr>
            </w:pPr>
            <w:proofErr w:type="spellStart"/>
            <w:r w:rsidRPr="006B0F8C">
              <w:rPr>
                <w:rFonts w:eastAsia="Times New Roman" w:cs="Times New Roman"/>
                <w:szCs w:val="22"/>
              </w:rPr>
              <w:t>AnnotationInfoList</w:t>
            </w:r>
            <w:proofErr w:type="spellEnd"/>
          </w:p>
        </w:tc>
      </w:tr>
      <w:tr w:rsidR="009B54F3" w:rsidRPr="006B0F8C" w14:paraId="43279EE9" w14:textId="77777777" w:rsidTr="00FC6C4A">
        <w:trPr>
          <w:tblCellSpacing w:w="15" w:type="dxa"/>
        </w:trPr>
        <w:tc>
          <w:tcPr>
            <w:tcW w:w="3276" w:type="dxa"/>
            <w:vAlign w:val="center"/>
            <w:hideMark/>
          </w:tcPr>
          <w:p w14:paraId="6D072D81"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 xml:space="preserve">POST </w:t>
            </w:r>
            <w:proofErr w:type="spellStart"/>
            <w:r w:rsidRPr="006B0F8C">
              <w:rPr>
                <w:rFonts w:eastAsia="Times New Roman" w:cs="Times New Roman"/>
                <w:szCs w:val="22"/>
              </w:rPr>
              <w:t>api</w:t>
            </w:r>
            <w:proofErr w:type="spellEnd"/>
            <w:r w:rsidRPr="006B0F8C">
              <w:rPr>
                <w:rFonts w:eastAsia="Times New Roman" w:cs="Times New Roman"/>
                <w:szCs w:val="22"/>
              </w:rPr>
              <w:t>/annotations</w:t>
            </w:r>
          </w:p>
        </w:tc>
        <w:tc>
          <w:tcPr>
            <w:tcW w:w="3073" w:type="dxa"/>
            <w:vAlign w:val="center"/>
            <w:hideMark/>
          </w:tcPr>
          <w:p w14:paraId="476992DE"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Adds a new annotation by picking up its XML-serialization from the request body.</w:t>
            </w:r>
          </w:p>
        </w:tc>
        <w:tc>
          <w:tcPr>
            <w:tcW w:w="2648" w:type="dxa"/>
            <w:vAlign w:val="center"/>
            <w:hideMark/>
          </w:tcPr>
          <w:p w14:paraId="383422CB"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 xml:space="preserve">Envelope </w:t>
            </w:r>
            <w:proofErr w:type="spellStart"/>
            <w:r w:rsidRPr="006B0F8C">
              <w:rPr>
                <w:rFonts w:eastAsia="Times New Roman" w:cs="Times New Roman"/>
                <w:szCs w:val="22"/>
              </w:rPr>
              <w:t>AnnotationResponseBody</w:t>
            </w:r>
            <w:proofErr w:type="spellEnd"/>
          </w:p>
        </w:tc>
      </w:tr>
    </w:tbl>
    <w:p w14:paraId="62083054" w14:textId="77777777" w:rsidR="009534FE" w:rsidRDefault="009534FE" w:rsidP="009534FE">
      <w:pPr>
        <w:pStyle w:val="CommentText"/>
      </w:pPr>
    </w:p>
    <w:p w14:paraId="6F32DEA1" w14:textId="77777777" w:rsidR="009D0492" w:rsidRDefault="009534FE" w:rsidP="009534FE">
      <w:pPr>
        <w:pStyle w:val="CommentText"/>
      </w:pPr>
      <w:r>
        <w:t>In the GET request  for the future we may add a namespace par</w:t>
      </w:r>
      <w:r w:rsidR="009D0492">
        <w:t>a</w:t>
      </w:r>
      <w:r>
        <w:t xml:space="preserve">meter, </w:t>
      </w:r>
      <w:r>
        <w:rPr>
          <w:i/>
        </w:rPr>
        <w:t>ns</w:t>
      </w:r>
      <w:r>
        <w:t xml:space="preserve"> . </w:t>
      </w:r>
      <w:r w:rsidR="009D0492">
        <w:t xml:space="preserve"> It may be used to make queries on </w:t>
      </w:r>
      <w:proofErr w:type="spellStart"/>
      <w:r w:rsidR="009D0492">
        <w:t>XPath</w:t>
      </w:r>
      <w:proofErr w:type="spellEnd"/>
      <w:r w:rsidR="009D0492">
        <w:t xml:space="preserve"> for xml annotation bodies. For instance,  the following query </w:t>
      </w:r>
    </w:p>
    <w:p w14:paraId="0D93B7B5" w14:textId="77777777" w:rsidR="009D0492" w:rsidRPr="009D0492" w:rsidRDefault="009D0492" w:rsidP="009534FE">
      <w:pPr>
        <w:pStyle w:val="CommentText"/>
        <w:rPr>
          <w:sz w:val="20"/>
          <w:szCs w:val="20"/>
        </w:rPr>
      </w:pPr>
      <w:r w:rsidRPr="009D0492">
        <w:rPr>
          <w:rFonts w:cs="Helvetica"/>
          <w:sz w:val="20"/>
          <w:szCs w:val="20"/>
          <w:lang w:val="en-US"/>
        </w:rPr>
        <w:t>api/annotations?ns=rdf:http%3A%2F%2Fwww.w3.org%2F1999%2F02%2F22-rdf-syntax-ns%23&amp;ns=owl:http%3A%2F%2Fwww.w3.org%2F2002%2F07%2Fowl%23&amp;xpath=//owl:sameAs[</w:t>
      </w:r>
      <w:proofErr w:type="spellStart"/>
      <w:r w:rsidRPr="009D0492">
        <w:rPr>
          <w:rFonts w:cs="Helvetica"/>
          <w:sz w:val="20"/>
          <w:szCs w:val="20"/>
          <w:lang w:val="en-US"/>
        </w:rPr>
        <w:t>rdf:resource</w:t>
      </w:r>
      <w:proofErr w:type="spellEnd"/>
      <w:r w:rsidRPr="009D0492">
        <w:rPr>
          <w:rFonts w:cs="Helvetica"/>
          <w:sz w:val="20"/>
          <w:szCs w:val="20"/>
          <w:lang w:val="en-US"/>
        </w:rPr>
        <w:t>="example:2"]</w:t>
      </w:r>
    </w:p>
    <w:p w14:paraId="76FB5FE9" w14:textId="77777777" w:rsidR="009D0492" w:rsidRDefault="009D0492" w:rsidP="009534FE">
      <w:pPr>
        <w:pStyle w:val="CommentText"/>
      </w:pPr>
      <w:r>
        <w:t>is used to find an annotation with the body:</w:t>
      </w:r>
    </w:p>
    <w:p w14:paraId="249B6096" w14:textId="77777777" w:rsidR="009D0492" w:rsidRPr="00C40D7B" w:rsidRDefault="009D0492" w:rsidP="00C40D7B"/>
    <w:p w14:paraId="77D5268B" w14:textId="77777777" w:rsidR="008E3D0A" w:rsidRDefault="009D0492" w:rsidP="009534FE">
      <w:pPr>
        <w:pStyle w:val="CommentText"/>
        <w:rPr>
          <w:rFonts w:ascii="Helvetica" w:hAnsi="Helvetica" w:cs="Helvetica"/>
          <w:color w:val="000096"/>
          <w:sz w:val="20"/>
          <w:szCs w:val="20"/>
          <w:lang w:val="en-US"/>
        </w:rPr>
      </w:pPr>
      <w:r w:rsidRPr="009D0492">
        <w:rPr>
          <w:rFonts w:ascii="Helvetica" w:hAnsi="Helvetica" w:cs="Helvetica"/>
          <w:color w:val="000096"/>
          <w:sz w:val="20"/>
          <w:szCs w:val="20"/>
          <w:lang w:val="en-US"/>
        </w:rPr>
        <w:t>&lt;</w:t>
      </w:r>
      <w:proofErr w:type="spellStart"/>
      <w:r w:rsidRPr="009D0492">
        <w:rPr>
          <w:rFonts w:ascii="Helvetica" w:hAnsi="Helvetica" w:cs="Helvetica"/>
          <w:color w:val="000096"/>
          <w:sz w:val="20"/>
          <w:szCs w:val="20"/>
          <w:lang w:val="en-US"/>
        </w:rPr>
        <w:t>rdf:RDF</w:t>
      </w:r>
      <w:proofErr w:type="spellEnd"/>
    </w:p>
    <w:p w14:paraId="47348A59" w14:textId="77777777" w:rsidR="009D0492" w:rsidRPr="009D0492" w:rsidRDefault="009D0492" w:rsidP="009534FE">
      <w:pPr>
        <w:pStyle w:val="CommentText"/>
        <w:rPr>
          <w:rFonts w:ascii="Helvetica" w:hAnsi="Helvetica" w:cs="Helvetica"/>
          <w:sz w:val="20"/>
          <w:szCs w:val="20"/>
          <w:lang w:val="en-US"/>
        </w:rPr>
      </w:pPr>
      <w:proofErr w:type="spellStart"/>
      <w:r w:rsidRPr="009D0492">
        <w:rPr>
          <w:rFonts w:ascii="Helvetica" w:hAnsi="Helvetica" w:cs="Helvetica"/>
          <w:color w:val="1399CC"/>
          <w:sz w:val="20"/>
          <w:szCs w:val="20"/>
          <w:lang w:val="en-US"/>
        </w:rPr>
        <w:t>xmlns:rdf</w:t>
      </w:r>
      <w:proofErr w:type="spellEnd"/>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w:t>
      </w:r>
      <w:hyperlink r:id="rId29" w:history="1">
        <w:r w:rsidRPr="009D0492">
          <w:rPr>
            <w:rFonts w:ascii="Helvetica" w:hAnsi="Helvetica" w:cs="Helvetica"/>
            <w:color w:val="0000E9"/>
            <w:sz w:val="20"/>
            <w:szCs w:val="20"/>
            <w:u w:val="single" w:color="0000E9"/>
            <w:lang w:val="en-US"/>
          </w:rPr>
          <w:t>http://www.w3.org/1999/02/22-rdf-syntax-ns#</w:t>
        </w:r>
      </w:hyperlink>
      <w:r w:rsidRPr="009D0492">
        <w:rPr>
          <w:rFonts w:ascii="Helvetica" w:hAnsi="Helvetica" w:cs="Helvetica"/>
          <w:color w:val="993303"/>
          <w:sz w:val="20"/>
          <w:szCs w:val="20"/>
          <w:lang w:val="en-US"/>
        </w:rPr>
        <w:t>"</w:t>
      </w:r>
      <w:r w:rsidRPr="009D0492">
        <w:rPr>
          <w:rFonts w:ascii="Helvetica" w:hAnsi="Helvetica" w:cs="Helvetica"/>
          <w:color w:val="F5834C"/>
          <w:sz w:val="20"/>
          <w:szCs w:val="20"/>
          <w:lang w:val="en-US"/>
        </w:rPr>
        <w:t xml:space="preserve"> </w:t>
      </w:r>
      <w:r w:rsidR="008E3D0A">
        <w:rPr>
          <w:rFonts w:ascii="Helvetica" w:hAnsi="Helvetica" w:cs="Helvetica"/>
          <w:color w:val="F5834C"/>
          <w:sz w:val="20"/>
          <w:szCs w:val="20"/>
          <w:lang w:val="en-US"/>
        </w:rPr>
        <w:t xml:space="preserve">   </w:t>
      </w:r>
      <w:proofErr w:type="spellStart"/>
      <w:r w:rsidRPr="009D0492">
        <w:rPr>
          <w:rFonts w:ascii="Helvetica" w:hAnsi="Helvetica" w:cs="Helvetica"/>
          <w:color w:val="1399CC"/>
          <w:sz w:val="20"/>
          <w:szCs w:val="20"/>
          <w:lang w:val="en-US"/>
        </w:rPr>
        <w:t>xmlns:owl</w:t>
      </w:r>
      <w:proofErr w:type="spellEnd"/>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w:t>
      </w:r>
      <w:hyperlink r:id="rId30" w:history="1">
        <w:r w:rsidRPr="009D0492">
          <w:rPr>
            <w:rFonts w:ascii="Helvetica" w:hAnsi="Helvetica" w:cs="Helvetica"/>
            <w:color w:val="0000E9"/>
            <w:sz w:val="20"/>
            <w:szCs w:val="20"/>
            <w:u w:val="single" w:color="0000E9"/>
            <w:lang w:val="en-US"/>
          </w:rPr>
          <w:t>http://www.w3.org/2002/07/owl#</w:t>
        </w:r>
      </w:hyperlink>
      <w:r w:rsidRPr="009D0492">
        <w:rPr>
          <w:rFonts w:ascii="Helvetica" w:hAnsi="Helvetica" w:cs="Helvetica"/>
          <w:color w:val="993303"/>
          <w:sz w:val="20"/>
          <w:szCs w:val="20"/>
          <w:lang w:val="en-US"/>
        </w:rPr>
        <w:t>"</w:t>
      </w:r>
      <w:r w:rsidRPr="009D0492">
        <w:rPr>
          <w:rFonts w:ascii="Helvetica" w:hAnsi="Helvetica" w:cs="Helvetica"/>
          <w:color w:val="000096"/>
          <w:sz w:val="20"/>
          <w:szCs w:val="20"/>
          <w:lang w:val="en-US"/>
        </w:rPr>
        <w:t>&gt;</w:t>
      </w:r>
      <w:r w:rsidRPr="009D0492">
        <w:rPr>
          <w:rFonts w:ascii="Helvetica" w:hAnsi="Helvetica" w:cs="Helvetica"/>
          <w:sz w:val="20"/>
          <w:szCs w:val="20"/>
          <w:lang w:val="en-US"/>
        </w:rPr>
        <w:t> </w:t>
      </w:r>
    </w:p>
    <w:p w14:paraId="45AC48E1" w14:textId="77777777" w:rsidR="009D0492" w:rsidRPr="009D0492" w:rsidRDefault="009D0492" w:rsidP="009534FE">
      <w:pPr>
        <w:pStyle w:val="CommentText"/>
        <w:rPr>
          <w:rFonts w:ascii="Helvetica" w:hAnsi="Helvetica" w:cs="Helvetica"/>
          <w:color w:val="F5834C"/>
          <w:sz w:val="20"/>
          <w:szCs w:val="20"/>
          <w:lang w:val="en-US"/>
        </w:rPr>
      </w:pPr>
      <w:r w:rsidRPr="009D0492">
        <w:rPr>
          <w:rFonts w:ascii="Helvetica" w:hAnsi="Helvetica" w:cs="Helvetica"/>
          <w:color w:val="000096"/>
          <w:sz w:val="20"/>
          <w:szCs w:val="20"/>
          <w:lang w:val="en-US"/>
        </w:rPr>
        <w:t>&lt;</w:t>
      </w:r>
      <w:proofErr w:type="spellStart"/>
      <w:r w:rsidRPr="009D0492">
        <w:rPr>
          <w:rFonts w:ascii="Helvetica" w:hAnsi="Helvetica" w:cs="Helvetica"/>
          <w:color w:val="000096"/>
          <w:sz w:val="20"/>
          <w:szCs w:val="20"/>
          <w:lang w:val="en-US"/>
        </w:rPr>
        <w:t>owl:sameAs</w:t>
      </w:r>
      <w:proofErr w:type="spellEnd"/>
      <w:r w:rsidRPr="009D0492">
        <w:rPr>
          <w:rFonts w:ascii="Helvetica" w:hAnsi="Helvetica" w:cs="Helvetica"/>
          <w:color w:val="F5834C"/>
          <w:sz w:val="20"/>
          <w:szCs w:val="20"/>
          <w:lang w:val="en-US"/>
        </w:rPr>
        <w:t xml:space="preserve"> </w:t>
      </w:r>
      <w:proofErr w:type="spellStart"/>
      <w:r w:rsidRPr="009D0492">
        <w:rPr>
          <w:rFonts w:ascii="Helvetica" w:hAnsi="Helvetica" w:cs="Helvetica"/>
          <w:color w:val="F5834C"/>
          <w:sz w:val="20"/>
          <w:szCs w:val="20"/>
          <w:lang w:val="en-US"/>
        </w:rPr>
        <w:t>rdf:about</w:t>
      </w:r>
      <w:proofErr w:type="spellEnd"/>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"example:1"</w:t>
      </w:r>
      <w:r w:rsidRPr="009D0492">
        <w:rPr>
          <w:rFonts w:ascii="Helvetica" w:hAnsi="Helvetica" w:cs="Helvetica"/>
          <w:color w:val="F5834C"/>
          <w:sz w:val="20"/>
          <w:szCs w:val="20"/>
          <w:lang w:val="en-US"/>
        </w:rPr>
        <w:t xml:space="preserve"> </w:t>
      </w:r>
    </w:p>
    <w:p w14:paraId="7D74C3B0" w14:textId="77777777" w:rsidR="009D0492" w:rsidRPr="009D0492" w:rsidRDefault="009D0492" w:rsidP="009534FE">
      <w:pPr>
        <w:pStyle w:val="CommentText"/>
        <w:rPr>
          <w:rFonts w:ascii="Helvetica" w:hAnsi="Helvetica" w:cs="Helvetica"/>
          <w:color w:val="000096"/>
          <w:sz w:val="20"/>
          <w:szCs w:val="20"/>
          <w:lang w:val="en-US"/>
        </w:rPr>
      </w:pPr>
      <w:proofErr w:type="spellStart"/>
      <w:r w:rsidRPr="009D0492">
        <w:rPr>
          <w:rFonts w:ascii="Helvetica" w:hAnsi="Helvetica" w:cs="Helvetica"/>
          <w:color w:val="F5834C"/>
          <w:sz w:val="20"/>
          <w:szCs w:val="20"/>
          <w:lang w:val="en-US"/>
        </w:rPr>
        <w:t>rdf:resource</w:t>
      </w:r>
      <w:proofErr w:type="spellEnd"/>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"example:2"</w:t>
      </w:r>
      <w:r w:rsidRPr="009D0492">
        <w:rPr>
          <w:rFonts w:ascii="Helvetica" w:hAnsi="Helvetica" w:cs="Helvetica"/>
          <w:color w:val="000096"/>
          <w:sz w:val="20"/>
          <w:szCs w:val="20"/>
          <w:lang w:val="en-US"/>
        </w:rPr>
        <w:t>/&gt;</w:t>
      </w:r>
    </w:p>
    <w:p w14:paraId="038442FC" w14:textId="77777777" w:rsidR="009D0492" w:rsidRPr="009D0492" w:rsidRDefault="009D0492" w:rsidP="009534FE">
      <w:pPr>
        <w:pStyle w:val="CommentText"/>
        <w:rPr>
          <w:sz w:val="20"/>
          <w:szCs w:val="20"/>
        </w:rPr>
      </w:pPr>
      <w:r w:rsidRPr="009D0492">
        <w:rPr>
          <w:rFonts w:ascii="Helvetica" w:hAnsi="Helvetica" w:cs="Helvetica"/>
          <w:sz w:val="20"/>
          <w:szCs w:val="20"/>
          <w:lang w:val="en-US"/>
        </w:rPr>
        <w:t> </w:t>
      </w:r>
      <w:r w:rsidRPr="009D0492">
        <w:rPr>
          <w:rFonts w:ascii="Helvetica" w:hAnsi="Helvetica" w:cs="Helvetica"/>
          <w:color w:val="000096"/>
          <w:sz w:val="20"/>
          <w:szCs w:val="20"/>
          <w:lang w:val="en-US"/>
        </w:rPr>
        <w:t>&lt;/</w:t>
      </w:r>
      <w:proofErr w:type="spellStart"/>
      <w:r w:rsidRPr="009D0492">
        <w:rPr>
          <w:rFonts w:ascii="Helvetica" w:hAnsi="Helvetica" w:cs="Helvetica"/>
          <w:color w:val="000096"/>
          <w:sz w:val="20"/>
          <w:szCs w:val="20"/>
          <w:lang w:val="en-US"/>
        </w:rPr>
        <w:t>rdf:RDF</w:t>
      </w:r>
      <w:proofErr w:type="spellEnd"/>
      <w:r w:rsidRPr="009D0492">
        <w:rPr>
          <w:rFonts w:ascii="Helvetica" w:hAnsi="Helvetica" w:cs="Helvetica"/>
          <w:color w:val="000096"/>
          <w:sz w:val="20"/>
          <w:szCs w:val="20"/>
          <w:lang w:val="en-US"/>
        </w:rPr>
        <w:t>&gt;</w:t>
      </w:r>
    </w:p>
    <w:p w14:paraId="040A5D65" w14:textId="77777777" w:rsidR="009B54F3" w:rsidRPr="00560CE9" w:rsidRDefault="009B54F3" w:rsidP="009B54F3">
      <w:pPr>
        <w:spacing w:before="100" w:beforeAutospacing="1" w:after="100" w:afterAutospacing="1"/>
        <w:rPr>
          <w:rFonts w:cs="Times New Roman"/>
        </w:rPr>
      </w:pPr>
      <w:proofErr w:type="spellStart"/>
      <w:r w:rsidRPr="00560CE9">
        <w:rPr>
          <w:rFonts w:cs="Times New Roman"/>
          <w:b/>
          <w:bCs/>
        </w:rPr>
        <w:t>api</w:t>
      </w:r>
      <w:proofErr w:type="spellEnd"/>
      <w:r w:rsidRPr="00560CE9">
        <w:rPr>
          <w:rFonts w:cs="Times New Roman"/>
          <w:b/>
          <w:bCs/>
        </w:rPr>
        <w:t>/annotations/</w:t>
      </w:r>
      <w:r w:rsidRPr="00560CE9">
        <w:rPr>
          <w:rFonts w:ascii="Courier" w:hAnsi="Courier" w:cs="Courier"/>
          <w:b/>
          <w:bCs/>
        </w:rPr>
        <w:t>aid</w:t>
      </w:r>
    </w:p>
    <w:p w14:paraId="1CADA6BD" w14:textId="77777777" w:rsidR="009B54F3" w:rsidRPr="006B0F8C" w:rsidRDefault="009B54F3" w:rsidP="00583440">
      <w:pPr>
        <w:rPr>
          <w:rFonts w:eastAsia="Times New Roman"/>
          <w:szCs w:val="22"/>
        </w:rPr>
      </w:pPr>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r w:rsidRPr="00D62B95">
        <w:t>principal</w:t>
      </w:r>
      <w:r w:rsidR="00D62B95">
        <w:t xml:space="preserve"> </w:t>
      </w:r>
      <w:r w:rsidRPr="00D62B95">
        <w:t xml:space="preserve">has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(s)he does not have privileges</w:t>
      </w:r>
      <w:r w:rsidR="002E260C">
        <w:t>,</w:t>
      </w:r>
      <w:r w:rsidR="00D62B95">
        <w:t xml:space="preserve"> the status 403 </w:t>
      </w:r>
      <w:r w:rsidR="00D62B95" w:rsidRPr="00D62B95">
        <w:rPr>
          <w:i/>
        </w:rPr>
        <w:t>Forbidden</w:t>
      </w:r>
      <w:r w:rsidR="00D62B95">
        <w:t xml:space="preserve"> is return</w:t>
      </w:r>
      <w:r w:rsidR="00181106">
        <w:t>ed</w:t>
      </w:r>
      <w:r w:rsidR="00D62B95">
        <w:t>.</w:t>
      </w:r>
    </w:p>
    <w:p w14:paraId="4CE2593B"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5</w:t>
      </w:r>
      <w:r>
        <w:fldChar w:fldCharType="end"/>
      </w:r>
      <w:r>
        <w:t xml:space="preserve">. API for resource </w:t>
      </w:r>
      <w:r w:rsidRPr="0096047B">
        <w:rPr>
          <w:i/>
        </w:rPr>
        <w:t>Annotation</w:t>
      </w:r>
      <w:r>
        <w:t>. Part B.</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8"/>
        <w:gridCol w:w="3259"/>
        <w:gridCol w:w="2579"/>
      </w:tblGrid>
      <w:tr w:rsidR="00C13260" w:rsidRPr="006B0F8C" w14:paraId="158E495E" w14:textId="77777777" w:rsidTr="00B95279">
        <w:trPr>
          <w:tblHeader/>
          <w:tblCellSpacing w:w="15" w:type="dxa"/>
        </w:trPr>
        <w:tc>
          <w:tcPr>
            <w:tcW w:w="0" w:type="auto"/>
            <w:vAlign w:val="center"/>
            <w:hideMark/>
          </w:tcPr>
          <w:p w14:paraId="22860B98"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Resource</w:t>
            </w:r>
          </w:p>
        </w:tc>
        <w:tc>
          <w:tcPr>
            <w:tcW w:w="0" w:type="auto"/>
            <w:vAlign w:val="center"/>
            <w:hideMark/>
          </w:tcPr>
          <w:p w14:paraId="0B7793EC"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Description</w:t>
            </w:r>
          </w:p>
        </w:tc>
        <w:tc>
          <w:tcPr>
            <w:tcW w:w="0" w:type="auto"/>
            <w:vAlign w:val="center"/>
            <w:hideMark/>
          </w:tcPr>
          <w:p w14:paraId="05728613" w14:textId="77777777" w:rsidR="009B54F3" w:rsidRPr="006B0F8C" w:rsidRDefault="009B54F3" w:rsidP="00E02A1C">
            <w:pPr>
              <w:jc w:val="right"/>
              <w:rPr>
                <w:rFonts w:eastAsia="Times New Roman" w:cs="Times New Roman"/>
                <w:b/>
                <w:bCs/>
                <w:szCs w:val="22"/>
              </w:rPr>
            </w:pPr>
            <w:r w:rsidRPr="006B0F8C">
              <w:rPr>
                <w:rFonts w:eastAsia="Times New Roman" w:cs="Times New Roman"/>
                <w:b/>
                <w:bCs/>
                <w:szCs w:val="22"/>
              </w:rPr>
              <w:t xml:space="preserve">Return </w:t>
            </w:r>
            <w:r w:rsidR="009357AB">
              <w:rPr>
                <w:rFonts w:eastAsia="Times New Roman" w:cs="Times New Roman"/>
                <w:b/>
                <w:bCs/>
                <w:szCs w:val="22"/>
              </w:rPr>
              <w:t>(</w:t>
            </w:r>
            <w:r w:rsidRPr="006B0F8C">
              <w:rPr>
                <w:rFonts w:eastAsia="Times New Roman" w:cs="Times New Roman"/>
                <w:b/>
                <w:bCs/>
                <w:szCs w:val="22"/>
              </w:rPr>
              <w:t>xml</w:t>
            </w:r>
            <w:r w:rsidR="009357AB">
              <w:rPr>
                <w:rFonts w:eastAsia="Times New Roman" w:cs="Times New Roman"/>
                <w:b/>
                <w:bCs/>
                <w:szCs w:val="22"/>
              </w:rPr>
              <w:t>)</w:t>
            </w:r>
            <w:r w:rsidRPr="006B0F8C">
              <w:rPr>
                <w:rFonts w:eastAsia="Times New Roman" w:cs="Times New Roman"/>
                <w:b/>
                <w:bCs/>
                <w:szCs w:val="22"/>
              </w:rPr>
              <w:t xml:space="preserve"> type</w:t>
            </w:r>
          </w:p>
        </w:tc>
      </w:tr>
      <w:tr w:rsidR="00C13260" w:rsidRPr="006B0F8C" w14:paraId="353740B0" w14:textId="77777777" w:rsidTr="00FC6C4A">
        <w:trPr>
          <w:tblCellSpacing w:w="15" w:type="dxa"/>
        </w:trPr>
        <w:tc>
          <w:tcPr>
            <w:tcW w:w="0" w:type="auto"/>
            <w:vAlign w:val="center"/>
            <w:hideMark/>
          </w:tcPr>
          <w:p w14:paraId="0EA1530C"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 xml:space="preserve">GET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00C13260" w:rsidRPr="00C13260">
              <w:rPr>
                <w:rFonts w:eastAsia="Times New Roman" w:cs="Times New Roman"/>
                <w:i/>
                <w:szCs w:val="22"/>
              </w:rPr>
              <w:t>aid</w:t>
            </w:r>
          </w:p>
        </w:tc>
        <w:tc>
          <w:tcPr>
            <w:tcW w:w="0" w:type="auto"/>
            <w:vAlign w:val="center"/>
            <w:hideMark/>
          </w:tcPr>
          <w:p w14:paraId="5DFBBA2A" w14:textId="77777777" w:rsidR="009B54F3" w:rsidRPr="006B0F8C" w:rsidRDefault="00E47895"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eturns the annotation that has this</w:t>
            </w:r>
            <w:r w:rsidR="00C13260">
              <w:rPr>
                <w:rFonts w:eastAsia="Times New Roman" w:cs="Times New Roman"/>
                <w:szCs w:val="22"/>
              </w:rPr>
              <w:t xml:space="preserve"> </w:t>
            </w:r>
            <w:r w:rsidR="00C13260" w:rsidRPr="00C13260">
              <w:rPr>
                <w:rFonts w:eastAsia="Times New Roman" w:cs="Times New Roman"/>
                <w:i/>
                <w:szCs w:val="22"/>
              </w:rPr>
              <w:t>aid</w:t>
            </w:r>
            <w:r w:rsidR="00C13260">
              <w:rPr>
                <w:rFonts w:eastAsia="Times New Roman" w:cs="Times New Roman"/>
                <w:szCs w:val="22"/>
              </w:rPr>
              <w:t>.</w:t>
            </w:r>
            <w:r w:rsidR="009B54F3" w:rsidRPr="006B0F8C">
              <w:rPr>
                <w:rFonts w:eastAsia="Times New Roman" w:cs="Times New Roman"/>
                <w:szCs w:val="22"/>
              </w:rPr>
              <w:t xml:space="preserve"> </w:t>
            </w:r>
          </w:p>
        </w:tc>
        <w:tc>
          <w:tcPr>
            <w:tcW w:w="0" w:type="auto"/>
            <w:vAlign w:val="center"/>
            <w:hideMark/>
          </w:tcPr>
          <w:p w14:paraId="1D21D00D"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Annotation</w:t>
            </w:r>
          </w:p>
        </w:tc>
      </w:tr>
      <w:tr w:rsidR="00C13260" w:rsidRPr="006B0F8C" w14:paraId="110BDAFF" w14:textId="77777777" w:rsidTr="00FC6C4A">
        <w:trPr>
          <w:tblCellSpacing w:w="15" w:type="dxa"/>
        </w:trPr>
        <w:tc>
          <w:tcPr>
            <w:tcW w:w="0" w:type="auto"/>
            <w:vAlign w:val="center"/>
            <w:hideMark/>
          </w:tcPr>
          <w:p w14:paraId="23B98218"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 xml:space="preserve">GET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00C13260" w:rsidRPr="00C13260">
              <w:rPr>
                <w:rFonts w:eastAsia="Times New Roman" w:cs="Times New Roman"/>
                <w:i/>
                <w:szCs w:val="22"/>
              </w:rPr>
              <w:t>aid</w:t>
            </w:r>
            <w:r w:rsidRPr="006B0F8C">
              <w:rPr>
                <w:rFonts w:eastAsia="Times New Roman" w:cs="Times New Roman"/>
                <w:szCs w:val="22"/>
              </w:rPr>
              <w:t>/targets</w:t>
            </w:r>
          </w:p>
        </w:tc>
        <w:tc>
          <w:tcPr>
            <w:tcW w:w="0" w:type="auto"/>
            <w:vAlign w:val="center"/>
            <w:hideMark/>
          </w:tcPr>
          <w:p w14:paraId="1EC0AA9D" w14:textId="77777777" w:rsidR="009B54F3" w:rsidRPr="006B0F8C" w:rsidRDefault="00F016F9"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eturns the list of the </w:t>
            </w:r>
            <w:proofErr w:type="spellStart"/>
            <w:r w:rsidR="009B54F3" w:rsidRPr="00C13260">
              <w:rPr>
                <w:rFonts w:ascii="Times New Roman" w:hAnsi="Times New Roman" w:cs="Times New Roman"/>
                <w:i/>
                <w:szCs w:val="22"/>
              </w:rPr>
              <w:t>tid</w:t>
            </w:r>
            <w:proofErr w:type="spellEnd"/>
            <w:r w:rsidR="009B54F3" w:rsidRPr="006B0F8C">
              <w:rPr>
                <w:rFonts w:eastAsia="Times New Roman" w:cs="Times New Roman"/>
                <w:szCs w:val="22"/>
              </w:rPr>
              <w:t xml:space="preserve">-s of all the targets of </w:t>
            </w:r>
            <w:r w:rsidR="009B54F3" w:rsidRPr="00C13260">
              <w:rPr>
                <w:rFonts w:ascii="Times New Roman" w:hAnsi="Times New Roman" w:cs="Times New Roman"/>
                <w:i/>
                <w:szCs w:val="22"/>
              </w:rPr>
              <w:t>aid</w:t>
            </w:r>
            <w:r>
              <w:rPr>
                <w:rFonts w:ascii="Courier" w:hAnsi="Courier" w:cs="Courier"/>
                <w:szCs w:val="22"/>
              </w:rPr>
              <w:t>.</w:t>
            </w:r>
            <w:r w:rsidR="009B54F3" w:rsidRPr="006B0F8C">
              <w:rPr>
                <w:rFonts w:eastAsia="Times New Roman" w:cs="Times New Roman"/>
                <w:szCs w:val="22"/>
              </w:rPr>
              <w:t xml:space="preserve"> </w:t>
            </w:r>
          </w:p>
        </w:tc>
        <w:tc>
          <w:tcPr>
            <w:tcW w:w="0" w:type="auto"/>
            <w:vAlign w:val="center"/>
            <w:hideMark/>
          </w:tcPr>
          <w:p w14:paraId="605DFEFB" w14:textId="77777777" w:rsidR="009B54F3" w:rsidRPr="006B0F8C" w:rsidRDefault="009B54F3" w:rsidP="00FC6C4A">
            <w:pPr>
              <w:jc w:val="left"/>
              <w:rPr>
                <w:rFonts w:eastAsia="Times New Roman" w:cs="Times New Roman"/>
                <w:szCs w:val="22"/>
              </w:rPr>
            </w:pPr>
            <w:proofErr w:type="spellStart"/>
            <w:r w:rsidRPr="006B0F8C">
              <w:rPr>
                <w:rFonts w:eastAsia="Times New Roman" w:cs="Times New Roman"/>
                <w:szCs w:val="22"/>
              </w:rPr>
              <w:t>ReferenceList</w:t>
            </w:r>
            <w:proofErr w:type="spellEnd"/>
          </w:p>
        </w:tc>
      </w:tr>
      <w:tr w:rsidR="00C13260" w:rsidRPr="006B0F8C" w14:paraId="53078E32" w14:textId="77777777" w:rsidTr="00FC6C4A">
        <w:trPr>
          <w:tblCellSpacing w:w="15" w:type="dxa"/>
        </w:trPr>
        <w:tc>
          <w:tcPr>
            <w:tcW w:w="0" w:type="auto"/>
            <w:vAlign w:val="center"/>
            <w:hideMark/>
          </w:tcPr>
          <w:p w14:paraId="0EDD2D20" w14:textId="77777777" w:rsidR="009B54F3" w:rsidRPr="006B0F8C" w:rsidRDefault="009B54F3" w:rsidP="00C13260">
            <w:pPr>
              <w:rPr>
                <w:rFonts w:eastAsia="Times New Roman" w:cs="Times New Roman"/>
                <w:szCs w:val="22"/>
              </w:rPr>
            </w:pPr>
            <w:r w:rsidRPr="006B0F8C">
              <w:rPr>
                <w:rFonts w:eastAsia="Times New Roman" w:cs="Times New Roman"/>
                <w:szCs w:val="22"/>
              </w:rPr>
              <w:t xml:space="preserve">DELETE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00C13260" w:rsidRPr="00C13260">
              <w:rPr>
                <w:rFonts w:eastAsia="Times New Roman" w:cs="Times New Roman"/>
                <w:i/>
                <w:szCs w:val="22"/>
              </w:rPr>
              <w:t>aid</w:t>
            </w:r>
            <w:r w:rsidRPr="006B0F8C">
              <w:rPr>
                <w:rFonts w:eastAsia="Times New Roman" w:cs="Times New Roman"/>
                <w:szCs w:val="22"/>
              </w:rPr>
              <w:t xml:space="preserve"> </w:t>
            </w:r>
          </w:p>
        </w:tc>
        <w:tc>
          <w:tcPr>
            <w:tcW w:w="0" w:type="auto"/>
            <w:vAlign w:val="center"/>
            <w:hideMark/>
          </w:tcPr>
          <w:p w14:paraId="5618D8D9" w14:textId="77777777" w:rsidR="009B54F3" w:rsidRPr="006B0F8C" w:rsidRDefault="00F016F9"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emoves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from the database, together with all its targets to which no other annotation refers</w:t>
            </w:r>
          </w:p>
        </w:tc>
        <w:tc>
          <w:tcPr>
            <w:tcW w:w="0" w:type="auto"/>
            <w:vAlign w:val="center"/>
            <w:hideMark/>
          </w:tcPr>
          <w:p w14:paraId="1243EDD4" w14:textId="77777777" w:rsidR="009B54F3" w:rsidRPr="006B0F8C" w:rsidRDefault="00BB4B89" w:rsidP="00FC6C4A">
            <w:pPr>
              <w:ind w:firstLine="0"/>
              <w:jc w:val="left"/>
              <w:rPr>
                <w:rFonts w:eastAsia="Times New Roman" w:cs="Times New Roman"/>
                <w:szCs w:val="22"/>
              </w:rPr>
            </w:pPr>
            <w:r>
              <w:rPr>
                <w:rFonts w:eastAsia="Times New Roman" w:cs="Times New Roman"/>
                <w:szCs w:val="22"/>
              </w:rPr>
              <w:t>String messaging</w:t>
            </w:r>
            <w:r w:rsidR="00C13260">
              <w:rPr>
                <w:rFonts w:eastAsia="Times New Roman" w:cs="Times New Roman"/>
                <w:szCs w:val="22"/>
              </w:rPr>
              <w:t xml:space="preserve"> how many rows </w:t>
            </w:r>
            <w:r w:rsidR="00EC2698">
              <w:rPr>
                <w:rFonts w:eastAsia="Times New Roman" w:cs="Times New Roman"/>
                <w:szCs w:val="22"/>
              </w:rPr>
              <w:t>have been</w:t>
            </w:r>
            <w:r w:rsidR="00C13260">
              <w:rPr>
                <w:rFonts w:eastAsia="Times New Roman" w:cs="Times New Roman"/>
                <w:szCs w:val="22"/>
              </w:rPr>
              <w:t xml:space="preserve"> deleted (should ne 0 or 1)</w:t>
            </w:r>
          </w:p>
        </w:tc>
      </w:tr>
      <w:tr w:rsidR="00C13260" w:rsidRPr="006B0F8C" w14:paraId="1026C455" w14:textId="77777777" w:rsidTr="00FC6C4A">
        <w:trPr>
          <w:tblCellSpacing w:w="15" w:type="dxa"/>
        </w:trPr>
        <w:tc>
          <w:tcPr>
            <w:tcW w:w="0" w:type="auto"/>
            <w:vAlign w:val="center"/>
            <w:hideMark/>
          </w:tcPr>
          <w:p w14:paraId="63E6E622" w14:textId="77777777" w:rsidR="009B54F3" w:rsidRPr="006B0F8C" w:rsidRDefault="009B54F3" w:rsidP="00C13260">
            <w:pPr>
              <w:rPr>
                <w:rFonts w:eastAsia="Times New Roman" w:cs="Times New Roman"/>
                <w:szCs w:val="22"/>
              </w:rPr>
            </w:pPr>
            <w:r w:rsidRPr="006B0F8C">
              <w:rPr>
                <w:rFonts w:eastAsia="Times New Roman" w:cs="Times New Roman"/>
                <w:szCs w:val="22"/>
              </w:rPr>
              <w:t xml:space="preserve">PUT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00C13260" w:rsidRPr="00C13260">
              <w:rPr>
                <w:rFonts w:eastAsia="Times New Roman" w:cs="Times New Roman"/>
                <w:i/>
                <w:szCs w:val="22"/>
              </w:rPr>
              <w:t>aid</w:t>
            </w:r>
            <w:r w:rsidRPr="006B0F8C">
              <w:rPr>
                <w:rFonts w:eastAsia="Times New Roman" w:cs="Times New Roman"/>
                <w:szCs w:val="22"/>
              </w:rPr>
              <w:t xml:space="preserve"> </w:t>
            </w:r>
          </w:p>
        </w:tc>
        <w:tc>
          <w:tcPr>
            <w:tcW w:w="0" w:type="auto"/>
            <w:vAlign w:val="center"/>
            <w:hideMark/>
          </w:tcPr>
          <w:p w14:paraId="2C179B9E" w14:textId="77777777" w:rsidR="009B54F3" w:rsidRPr="006B0F8C" w:rsidRDefault="008E138E" w:rsidP="00FC6C4A">
            <w:pPr>
              <w:ind w:firstLine="0"/>
              <w:jc w:val="left"/>
              <w:rPr>
                <w:rFonts w:eastAsia="Times New Roman" w:cs="Times New Roman"/>
                <w:szCs w:val="22"/>
              </w:rPr>
            </w:pPr>
            <w:r>
              <w:rPr>
                <w:rFonts w:eastAsia="Times New Roman" w:cs="Times New Roman"/>
                <w:szCs w:val="22"/>
              </w:rPr>
              <w:t>U</w:t>
            </w:r>
            <w:r w:rsidRPr="006B0F8C">
              <w:rPr>
                <w:rFonts w:eastAsia="Times New Roman" w:cs="Times New Roman"/>
                <w:szCs w:val="22"/>
              </w:rPr>
              <w:t xml:space="preserve">pdates </w:t>
            </w:r>
            <w:r w:rsidR="009B54F3" w:rsidRPr="006B0F8C">
              <w:rPr>
                <w:rFonts w:eastAsia="Times New Roman" w:cs="Times New Roman"/>
                <w:szCs w:val="22"/>
              </w:rPr>
              <w:t xml:space="preserve">the annotation with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For instance, it is used when </w:t>
            </w:r>
            <w:proofErr w:type="spellStart"/>
            <w:r w:rsidR="009B54F3" w:rsidRPr="00C13260">
              <w:rPr>
                <w:rFonts w:ascii="Times New Roman" w:hAnsi="Times New Roman" w:cs="Times New Roman"/>
                <w:i/>
                <w:szCs w:val="22"/>
              </w:rPr>
              <w:t>prid</w:t>
            </w:r>
            <w:proofErr w:type="spellEnd"/>
            <w:r w:rsidR="009B54F3" w:rsidRPr="006B0F8C">
              <w:rPr>
                <w:rFonts w:eastAsia="Times New Roman" w:cs="Times New Roman"/>
                <w:szCs w:val="22"/>
              </w:rPr>
              <w:t xml:space="preserve"> wants to correct typos in the annotation body </w:t>
            </w:r>
            <w:r w:rsidR="00C13260">
              <w:rPr>
                <w:rFonts w:eastAsia="Times New Roman" w:cs="Times New Roman"/>
                <w:szCs w:val="22"/>
              </w:rPr>
              <w:t>and</w:t>
            </w:r>
            <w:r w:rsidR="009B54F3" w:rsidRPr="006B0F8C">
              <w:rPr>
                <w:rFonts w:eastAsia="Times New Roman" w:cs="Times New Roman"/>
                <w:szCs w:val="22"/>
              </w:rPr>
              <w:t xml:space="preserve"> change annotated fragments. (See PUT </w:t>
            </w:r>
            <w:proofErr w:type="spellStart"/>
            <w:r w:rsidR="009B54F3" w:rsidRPr="006B0F8C">
              <w:rPr>
                <w:rFonts w:eastAsia="Times New Roman" w:cs="Times New Roman"/>
                <w:szCs w:val="22"/>
              </w:rPr>
              <w:t>api</w:t>
            </w:r>
            <w:proofErr w:type="spellEnd"/>
            <w:r w:rsidR="009B54F3" w:rsidRPr="006B0F8C">
              <w:rPr>
                <w:rFonts w:eastAsia="Times New Roman" w:cs="Times New Roman"/>
                <w:szCs w:val="22"/>
              </w:rPr>
              <w:t>/annotations/</w:t>
            </w:r>
            <w:r w:rsidR="009B54F3" w:rsidRPr="00C13260">
              <w:rPr>
                <w:rFonts w:ascii="Times New Roman" w:hAnsi="Times New Roman" w:cs="Times New Roman"/>
                <w:i/>
                <w:szCs w:val="22"/>
              </w:rPr>
              <w:t>aid</w:t>
            </w:r>
            <w:r w:rsidR="009B54F3" w:rsidRPr="006B0F8C">
              <w:rPr>
                <w:rFonts w:eastAsia="Times New Roman" w:cs="Times New Roman"/>
                <w:szCs w:val="22"/>
              </w:rPr>
              <w:t xml:space="preserve">/body for correcting body only.) The serialized representation of the updated annotation is given in the request body. </w:t>
            </w:r>
          </w:p>
        </w:tc>
        <w:tc>
          <w:tcPr>
            <w:tcW w:w="0" w:type="auto"/>
            <w:vAlign w:val="center"/>
            <w:hideMark/>
          </w:tcPr>
          <w:p w14:paraId="20B9BA24"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 xml:space="preserve">Envelope </w:t>
            </w:r>
            <w:proofErr w:type="spellStart"/>
            <w:r w:rsidRPr="006B0F8C">
              <w:rPr>
                <w:rFonts w:eastAsia="Times New Roman" w:cs="Times New Roman"/>
                <w:szCs w:val="22"/>
              </w:rPr>
              <w:t>AnnotationResponseBody</w:t>
            </w:r>
            <w:proofErr w:type="spellEnd"/>
          </w:p>
        </w:tc>
      </w:tr>
      <w:tr w:rsidR="00C13260" w:rsidRPr="006B0F8C" w14:paraId="2F661590" w14:textId="77777777" w:rsidTr="00FC6C4A">
        <w:trPr>
          <w:tblCellSpacing w:w="15" w:type="dxa"/>
        </w:trPr>
        <w:tc>
          <w:tcPr>
            <w:tcW w:w="0" w:type="auto"/>
            <w:vAlign w:val="center"/>
            <w:hideMark/>
          </w:tcPr>
          <w:p w14:paraId="3A46AEC5" w14:textId="77777777" w:rsidR="009B54F3" w:rsidRPr="006B0F8C" w:rsidRDefault="009B54F3" w:rsidP="00C13260">
            <w:pPr>
              <w:rPr>
                <w:rFonts w:eastAsia="Times New Roman" w:cs="Times New Roman"/>
                <w:szCs w:val="22"/>
              </w:rPr>
            </w:pPr>
            <w:r w:rsidRPr="006B0F8C">
              <w:rPr>
                <w:rFonts w:eastAsia="Times New Roman" w:cs="Times New Roman"/>
                <w:szCs w:val="22"/>
              </w:rPr>
              <w:t xml:space="preserve">PUT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00C13260" w:rsidRPr="00C13260">
              <w:rPr>
                <w:rFonts w:eastAsia="Times New Roman" w:cs="Times New Roman"/>
                <w:i/>
                <w:szCs w:val="22"/>
              </w:rPr>
              <w:t>aid</w:t>
            </w:r>
            <w:r w:rsidRPr="006B0F8C">
              <w:rPr>
                <w:rFonts w:eastAsia="Times New Roman" w:cs="Times New Roman"/>
                <w:szCs w:val="22"/>
              </w:rPr>
              <w:t>/body</w:t>
            </w:r>
          </w:p>
        </w:tc>
        <w:tc>
          <w:tcPr>
            <w:tcW w:w="0" w:type="auto"/>
            <w:vAlign w:val="center"/>
            <w:hideMark/>
          </w:tcPr>
          <w:p w14:paraId="44AB96C1"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U</w:t>
            </w:r>
            <w:r w:rsidR="009B54F3" w:rsidRPr="006B0F8C">
              <w:rPr>
                <w:rFonts w:eastAsia="Times New Roman" w:cs="Times New Roman"/>
                <w:szCs w:val="22"/>
              </w:rPr>
              <w:t xml:space="preserve">pdates the body of the annotation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Used e.g. for correcting typos in the text part. </w:t>
            </w:r>
          </w:p>
        </w:tc>
        <w:tc>
          <w:tcPr>
            <w:tcW w:w="0" w:type="auto"/>
            <w:vAlign w:val="center"/>
            <w:hideMark/>
          </w:tcPr>
          <w:p w14:paraId="05C34621"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 xml:space="preserve">Envelope </w:t>
            </w:r>
            <w:proofErr w:type="spellStart"/>
            <w:r w:rsidRPr="006B0F8C">
              <w:rPr>
                <w:rFonts w:eastAsia="Times New Roman" w:cs="Times New Roman"/>
                <w:szCs w:val="22"/>
              </w:rPr>
              <w:t>AnnotationResponseBody</w:t>
            </w:r>
            <w:proofErr w:type="spellEnd"/>
          </w:p>
        </w:tc>
      </w:tr>
      <w:tr w:rsidR="00C13260" w:rsidRPr="006B0F8C" w14:paraId="7079820D" w14:textId="77777777" w:rsidTr="00FC6C4A">
        <w:trPr>
          <w:tblCellSpacing w:w="15" w:type="dxa"/>
        </w:trPr>
        <w:tc>
          <w:tcPr>
            <w:tcW w:w="0" w:type="auto"/>
            <w:vAlign w:val="center"/>
            <w:hideMark/>
          </w:tcPr>
          <w:p w14:paraId="7A560A47" w14:textId="77777777" w:rsidR="009B54F3" w:rsidRPr="006B0F8C" w:rsidRDefault="009B54F3" w:rsidP="00E02A1C">
            <w:pPr>
              <w:rPr>
                <w:rFonts w:eastAsia="Times New Roman" w:cs="Times New Roman"/>
                <w:szCs w:val="22"/>
              </w:rPr>
            </w:pPr>
            <w:r w:rsidRPr="006B0F8C">
              <w:rPr>
                <w:rFonts w:eastAsia="Times New Roman" w:cs="Times New Roman"/>
                <w:szCs w:val="22"/>
              </w:rPr>
              <w:t xml:space="preserve">GET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Pr="00C13260">
              <w:rPr>
                <w:rFonts w:ascii="Times New Roman" w:hAnsi="Times New Roman" w:cs="Times New Roman"/>
                <w:i/>
                <w:szCs w:val="22"/>
              </w:rPr>
              <w:t>aid</w:t>
            </w:r>
            <w:r w:rsidRPr="006B0F8C">
              <w:rPr>
                <w:rFonts w:eastAsia="Times New Roman" w:cs="Times New Roman"/>
                <w:szCs w:val="22"/>
              </w:rPr>
              <w:t>/permissions</w:t>
            </w:r>
          </w:p>
        </w:tc>
        <w:tc>
          <w:tcPr>
            <w:tcW w:w="0" w:type="auto"/>
            <w:vAlign w:val="center"/>
            <w:hideMark/>
          </w:tcPr>
          <w:p w14:paraId="51D5453F"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 xml:space="preserve">List of permissions for the </w:t>
            </w:r>
            <w:r w:rsidRPr="00C13260">
              <w:rPr>
                <w:rFonts w:eastAsia="Times New Roman" w:cs="Times New Roman"/>
                <w:i/>
                <w:szCs w:val="22"/>
              </w:rPr>
              <w:t>aid</w:t>
            </w:r>
            <w:r w:rsidR="009B54F3" w:rsidRPr="006B0F8C">
              <w:rPr>
                <w:rFonts w:eastAsia="Times New Roman" w:cs="Times New Roman"/>
                <w:szCs w:val="22"/>
              </w:rPr>
              <w:t>.</w:t>
            </w:r>
            <w:r>
              <w:rPr>
                <w:rFonts w:eastAsia="Times New Roman" w:cs="Times New Roman"/>
                <w:szCs w:val="22"/>
              </w:rPr>
              <w:t xml:space="preserve"> In user is not included in the list his access is defined by </w:t>
            </w:r>
            <w:r w:rsidRPr="00C13260">
              <w:rPr>
                <w:rFonts w:eastAsia="Times New Roman" w:cs="Times New Roman"/>
                <w:i/>
                <w:szCs w:val="22"/>
              </w:rPr>
              <w:t>public</w:t>
            </w:r>
            <w:r>
              <w:rPr>
                <w:rFonts w:eastAsia="Times New Roman" w:cs="Times New Roman"/>
                <w:szCs w:val="22"/>
              </w:rPr>
              <w:t xml:space="preserve"> attribute.</w:t>
            </w:r>
          </w:p>
        </w:tc>
        <w:tc>
          <w:tcPr>
            <w:tcW w:w="0" w:type="auto"/>
            <w:vAlign w:val="center"/>
            <w:hideMark/>
          </w:tcPr>
          <w:p w14:paraId="7DCE5AAC" w14:textId="77777777" w:rsidR="009B54F3" w:rsidRPr="006B0F8C" w:rsidRDefault="009B54F3" w:rsidP="00FC6C4A">
            <w:pPr>
              <w:ind w:firstLine="0"/>
              <w:jc w:val="left"/>
              <w:rPr>
                <w:rFonts w:eastAsia="Times New Roman" w:cs="Times New Roman"/>
                <w:szCs w:val="22"/>
              </w:rPr>
            </w:pPr>
            <w:proofErr w:type="spellStart"/>
            <w:r w:rsidRPr="006B0F8C">
              <w:rPr>
                <w:rFonts w:eastAsia="Times New Roman" w:cs="Times New Roman"/>
                <w:szCs w:val="22"/>
              </w:rPr>
              <w:t>PermissionList</w:t>
            </w:r>
            <w:proofErr w:type="spellEnd"/>
          </w:p>
        </w:tc>
      </w:tr>
      <w:tr w:rsidR="00C13260" w:rsidRPr="006B0F8C" w14:paraId="6BDE44E6" w14:textId="77777777" w:rsidTr="00FC6C4A">
        <w:trPr>
          <w:tblCellSpacing w:w="15" w:type="dxa"/>
        </w:trPr>
        <w:tc>
          <w:tcPr>
            <w:tcW w:w="0" w:type="auto"/>
            <w:vAlign w:val="center"/>
            <w:hideMark/>
          </w:tcPr>
          <w:p w14:paraId="007F1973" w14:textId="77777777" w:rsidR="009B54F3" w:rsidRPr="006B0F8C" w:rsidRDefault="009B54F3" w:rsidP="00E02A1C">
            <w:pPr>
              <w:rPr>
                <w:rFonts w:eastAsia="Times New Roman" w:cs="Times New Roman"/>
                <w:szCs w:val="22"/>
              </w:rPr>
            </w:pPr>
            <w:r w:rsidRPr="006B0F8C">
              <w:rPr>
                <w:rFonts w:eastAsia="Times New Roman" w:cs="Times New Roman"/>
                <w:szCs w:val="22"/>
              </w:rPr>
              <w:t xml:space="preserve">PUT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Pr="00C13260">
              <w:rPr>
                <w:rFonts w:ascii="Times New Roman" w:hAnsi="Times New Roman" w:cs="Times New Roman"/>
                <w:i/>
                <w:szCs w:val="22"/>
              </w:rPr>
              <w:t>aid</w:t>
            </w:r>
            <w:r w:rsidRPr="006B0F8C">
              <w:rPr>
                <w:rFonts w:eastAsia="Times New Roman" w:cs="Times New Roman"/>
                <w:szCs w:val="22"/>
              </w:rPr>
              <w:t>/permissions</w:t>
            </w:r>
          </w:p>
        </w:tc>
        <w:tc>
          <w:tcPr>
            <w:tcW w:w="0" w:type="auto"/>
            <w:vAlign w:val="center"/>
            <w:hideMark/>
          </w:tcPr>
          <w:p w14:paraId="26FFF379"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Updates the permission list. New permission list is given serialized in the request body.</w:t>
            </w:r>
          </w:p>
        </w:tc>
        <w:tc>
          <w:tcPr>
            <w:tcW w:w="0" w:type="auto"/>
            <w:vAlign w:val="center"/>
            <w:hideMark/>
          </w:tcPr>
          <w:p w14:paraId="442C2041"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E</w:t>
            </w:r>
            <w:r w:rsidR="009B54F3" w:rsidRPr="006B0F8C">
              <w:rPr>
                <w:rFonts w:eastAsia="Times New Roman" w:cs="Times New Roman"/>
                <w:szCs w:val="22"/>
              </w:rPr>
              <w:t xml:space="preserve">nvelope </w:t>
            </w:r>
            <w:proofErr w:type="spellStart"/>
            <w:r w:rsidR="009B54F3" w:rsidRPr="006B0F8C">
              <w:rPr>
                <w:rFonts w:eastAsia="Times New Roman" w:cs="Times New Roman"/>
                <w:szCs w:val="22"/>
              </w:rPr>
              <w:t>PermissionResponseBody</w:t>
            </w:r>
            <w:proofErr w:type="spellEnd"/>
          </w:p>
        </w:tc>
      </w:tr>
      <w:tr w:rsidR="00C13260" w:rsidRPr="006B0F8C" w14:paraId="08FC6B3E" w14:textId="77777777" w:rsidTr="00FC6C4A">
        <w:trPr>
          <w:tblCellSpacing w:w="15" w:type="dxa"/>
        </w:trPr>
        <w:tc>
          <w:tcPr>
            <w:tcW w:w="0" w:type="auto"/>
            <w:vAlign w:val="center"/>
            <w:hideMark/>
          </w:tcPr>
          <w:p w14:paraId="490627A3" w14:textId="77777777" w:rsidR="009B54F3" w:rsidRPr="006B0F8C" w:rsidRDefault="009B54F3" w:rsidP="00E02A1C">
            <w:pPr>
              <w:rPr>
                <w:rFonts w:eastAsia="Times New Roman" w:cs="Times New Roman"/>
                <w:szCs w:val="22"/>
              </w:rPr>
            </w:pPr>
            <w:r w:rsidRPr="006B0F8C">
              <w:rPr>
                <w:rFonts w:eastAsia="Times New Roman" w:cs="Times New Roman"/>
                <w:szCs w:val="22"/>
              </w:rPr>
              <w:t xml:space="preserve">PUT </w:t>
            </w:r>
            <w:proofErr w:type="spellStart"/>
            <w:r w:rsidRPr="006B0F8C">
              <w:rPr>
                <w:rFonts w:eastAsia="Times New Roman" w:cs="Times New Roman"/>
                <w:szCs w:val="22"/>
              </w:rPr>
              <w:t>api</w:t>
            </w:r>
            <w:proofErr w:type="spellEnd"/>
            <w:r w:rsidRPr="006B0F8C">
              <w:rPr>
                <w:rFonts w:eastAsia="Times New Roman" w:cs="Times New Roman"/>
                <w:szCs w:val="22"/>
              </w:rPr>
              <w:t>/annotations/</w:t>
            </w:r>
            <w:r w:rsidRPr="00C13260">
              <w:rPr>
                <w:rFonts w:ascii="Times New Roman" w:hAnsi="Times New Roman" w:cs="Times New Roman"/>
                <w:i/>
                <w:szCs w:val="22"/>
              </w:rPr>
              <w:t>aid</w:t>
            </w:r>
            <w:r w:rsidRPr="006B0F8C">
              <w:rPr>
                <w:rFonts w:eastAsia="Times New Roman" w:cs="Times New Roman"/>
                <w:szCs w:val="22"/>
              </w:rPr>
              <w:t>/permissions/</w:t>
            </w:r>
            <w:proofErr w:type="spellStart"/>
            <w:r w:rsidRPr="00C13260">
              <w:rPr>
                <w:rFonts w:ascii="Times New Roman" w:hAnsi="Times New Roman" w:cs="Times New Roman"/>
                <w:i/>
                <w:szCs w:val="22"/>
              </w:rPr>
              <w:t>prid</w:t>
            </w:r>
            <w:proofErr w:type="spellEnd"/>
            <w:r w:rsidRPr="006B0F8C">
              <w:rPr>
                <w:rFonts w:eastAsia="Times New Roman" w:cs="Times New Roman"/>
                <w:szCs w:val="22"/>
              </w:rPr>
              <w:t xml:space="preserve"> </w:t>
            </w:r>
          </w:p>
        </w:tc>
        <w:tc>
          <w:tcPr>
            <w:tcW w:w="0" w:type="auto"/>
            <w:vAlign w:val="center"/>
            <w:hideMark/>
          </w:tcPr>
          <w:p w14:paraId="0C2B6A44" w14:textId="77777777" w:rsidR="009B54F3" w:rsidRPr="006B0F8C" w:rsidRDefault="00C13260" w:rsidP="00FC6C4A">
            <w:pPr>
              <w:ind w:firstLine="0"/>
              <w:jc w:val="left"/>
              <w:rPr>
                <w:rFonts w:eastAsia="Times New Roman" w:cs="Times New Roman"/>
                <w:szCs w:val="22"/>
              </w:rPr>
            </w:pPr>
            <w:r>
              <w:rPr>
                <w:rFonts w:eastAsia="Times New Roman" w:cs="Times New Roman"/>
                <w:szCs w:val="22"/>
              </w:rPr>
              <w:t xml:space="preserve">Updates the access mode for the annotation </w:t>
            </w:r>
            <w:r w:rsidRPr="00AF62C3">
              <w:rPr>
                <w:rFonts w:eastAsia="Times New Roman" w:cs="Times New Roman"/>
                <w:i/>
                <w:szCs w:val="22"/>
              </w:rPr>
              <w:t>aid</w:t>
            </w:r>
            <w:r w:rsidR="00AF62C3">
              <w:rPr>
                <w:rFonts w:eastAsia="Times New Roman" w:cs="Times New Roman"/>
                <w:szCs w:val="22"/>
              </w:rPr>
              <w:t xml:space="preserve"> and principal </w:t>
            </w:r>
            <w:proofErr w:type="spellStart"/>
            <w:r w:rsidR="00AF62C3" w:rsidRPr="00AF62C3">
              <w:rPr>
                <w:rFonts w:eastAsia="Times New Roman" w:cs="Times New Roman"/>
                <w:i/>
                <w:szCs w:val="22"/>
              </w:rPr>
              <w:t>prid</w:t>
            </w:r>
            <w:proofErr w:type="spellEnd"/>
            <w:r>
              <w:rPr>
                <w:rFonts w:eastAsia="Times New Roman" w:cs="Times New Roman"/>
                <w:szCs w:val="22"/>
              </w:rPr>
              <w:t>. New access mode is given in the body of the request.</w:t>
            </w:r>
          </w:p>
        </w:tc>
        <w:tc>
          <w:tcPr>
            <w:tcW w:w="0" w:type="auto"/>
            <w:vAlign w:val="center"/>
            <w:hideMark/>
          </w:tcPr>
          <w:p w14:paraId="78986234" w14:textId="77777777" w:rsidR="009B54F3" w:rsidRPr="006B0F8C" w:rsidRDefault="00AF62C3" w:rsidP="00FC6C4A">
            <w:pPr>
              <w:ind w:firstLine="0"/>
              <w:jc w:val="left"/>
              <w:rPr>
                <w:rFonts w:eastAsia="Times New Roman" w:cs="Times New Roman"/>
                <w:szCs w:val="22"/>
              </w:rPr>
            </w:pPr>
            <w:r>
              <w:rPr>
                <w:rFonts w:eastAsia="Times New Roman" w:cs="Times New Roman"/>
                <w:szCs w:val="22"/>
              </w:rPr>
              <w:t>String messaging how many rows have been updated</w:t>
            </w:r>
            <w:r w:rsidR="00A13E70">
              <w:rPr>
                <w:rFonts w:eastAsia="Times New Roman" w:cs="Times New Roman"/>
                <w:szCs w:val="22"/>
              </w:rPr>
              <w:t>/added</w:t>
            </w:r>
            <w:r>
              <w:rPr>
                <w:rFonts w:eastAsia="Times New Roman" w:cs="Times New Roman"/>
                <w:szCs w:val="22"/>
              </w:rPr>
              <w:t xml:space="preserve"> </w:t>
            </w:r>
            <w:r w:rsidR="00A13E70">
              <w:rPr>
                <w:rFonts w:eastAsia="Times New Roman" w:cs="Times New Roman"/>
                <w:szCs w:val="22"/>
              </w:rPr>
              <w:br/>
            </w:r>
            <w:r>
              <w:rPr>
                <w:rFonts w:eastAsia="Times New Roman" w:cs="Times New Roman"/>
                <w:szCs w:val="22"/>
              </w:rPr>
              <w:t>(should be 0 or 1).</w:t>
            </w:r>
          </w:p>
        </w:tc>
      </w:tr>
    </w:tbl>
    <w:p w14:paraId="56AAD0DC" w14:textId="77777777" w:rsidR="009B54F3" w:rsidRPr="00313D9B" w:rsidRDefault="009B54F3" w:rsidP="009B54F3">
      <w:pPr>
        <w:spacing w:before="100" w:beforeAutospacing="1" w:after="100" w:afterAutospacing="1"/>
        <w:outlineLvl w:val="2"/>
        <w:rPr>
          <w:rFonts w:eastAsia="Times New Roman" w:cs="Times New Roman"/>
          <w:b/>
          <w:bCs/>
          <w:sz w:val="27"/>
          <w:szCs w:val="27"/>
        </w:rPr>
      </w:pPr>
      <w:r>
        <w:rPr>
          <w:rFonts w:eastAsia="Times New Roman" w:cs="Times New Roman"/>
          <w:b/>
          <w:bCs/>
          <w:sz w:val="27"/>
          <w:szCs w:val="27"/>
        </w:rPr>
        <w:t>T</w:t>
      </w:r>
      <w:r w:rsidRPr="00313D9B">
        <w:rPr>
          <w:rFonts w:eastAsia="Times New Roman" w:cs="Times New Roman"/>
          <w:b/>
          <w:bCs/>
          <w:sz w:val="27"/>
          <w:szCs w:val="27"/>
        </w:rPr>
        <w:t>argets</w:t>
      </w:r>
    </w:p>
    <w:p w14:paraId="721B6F9F" w14:textId="77777777" w:rsidR="009B54F3" w:rsidRPr="00313D9B" w:rsidRDefault="009B54F3" w:rsidP="00CB0F7F">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proofErr w:type="spellStart"/>
      <w:r w:rsidR="003F53D4" w:rsidRPr="003F53D4">
        <w:rPr>
          <w:i/>
        </w:rPr>
        <w:t>TargetInfo</w:t>
      </w:r>
      <w:proofErr w:type="spellEnd"/>
      <w:r w:rsidR="003F53D4">
        <w:t xml:space="preserve">  type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21960F97" w14:textId="77777777" w:rsidR="009B54F3" w:rsidRPr="00CB0F7F" w:rsidRDefault="009B54F3" w:rsidP="00CB0F7F">
      <w:pPr>
        <w:spacing w:before="100" w:beforeAutospacing="1" w:after="100" w:afterAutospacing="1"/>
        <w:rPr>
          <w:rFonts w:cs="Times New Roman"/>
          <w:szCs w:val="20"/>
        </w:rPr>
      </w:pPr>
      <w:proofErr w:type="spellStart"/>
      <w:r w:rsidRPr="00313D9B">
        <w:rPr>
          <w:rFonts w:cs="Times New Roman"/>
          <w:b/>
          <w:bCs/>
          <w:szCs w:val="20"/>
        </w:rPr>
        <w:t>api</w:t>
      </w:r>
      <w:proofErr w:type="spellEnd"/>
      <w:r w:rsidRPr="00313D9B">
        <w:rPr>
          <w:rFonts w:cs="Times New Roman"/>
          <w:b/>
          <w:bCs/>
          <w:szCs w:val="20"/>
        </w:rPr>
        <w:t>/targets</w:t>
      </w:r>
    </w:p>
    <w:p w14:paraId="14E0CBD4"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6</w:t>
      </w:r>
      <w:r>
        <w:fldChar w:fldCharType="end"/>
      </w:r>
      <w:r>
        <w:t xml:space="preserve">. API for resource </w:t>
      </w:r>
      <w:r w:rsidRPr="0096047B">
        <w:rPr>
          <w:i/>
        </w:rPr>
        <w:t>Target</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827"/>
        <w:gridCol w:w="2575"/>
      </w:tblGrid>
      <w:tr w:rsidR="00D57E43" w:rsidRPr="00CB0F7F" w14:paraId="36DCB83C" w14:textId="77777777" w:rsidTr="00DA3E2F">
        <w:trPr>
          <w:tblHeader/>
          <w:tblCellSpacing w:w="15" w:type="dxa"/>
        </w:trPr>
        <w:tc>
          <w:tcPr>
            <w:tcW w:w="2709" w:type="dxa"/>
            <w:vAlign w:val="center"/>
            <w:hideMark/>
          </w:tcPr>
          <w:p w14:paraId="0EF851CB" w14:textId="77777777" w:rsidR="009B54F3" w:rsidRPr="00CB0F7F" w:rsidRDefault="009B54F3" w:rsidP="00E02A1C">
            <w:pPr>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Resource</w:t>
            </w:r>
          </w:p>
        </w:tc>
        <w:tc>
          <w:tcPr>
            <w:tcW w:w="3797" w:type="dxa"/>
            <w:vAlign w:val="center"/>
            <w:hideMark/>
          </w:tcPr>
          <w:p w14:paraId="6766A10D" w14:textId="77777777" w:rsidR="009B54F3" w:rsidRPr="00CB0F7F" w:rsidRDefault="009B54F3" w:rsidP="00E02A1C">
            <w:pPr>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Description</w:t>
            </w:r>
          </w:p>
        </w:tc>
        <w:tc>
          <w:tcPr>
            <w:tcW w:w="2530" w:type="dxa"/>
            <w:vAlign w:val="center"/>
            <w:hideMark/>
          </w:tcPr>
          <w:p w14:paraId="673D546D" w14:textId="77777777" w:rsidR="009B54F3" w:rsidRPr="00CB0F7F" w:rsidRDefault="009B54F3" w:rsidP="00E02A1C">
            <w:pPr>
              <w:jc w:val="right"/>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 xml:space="preserve">Return </w:t>
            </w:r>
            <w:r w:rsidR="009357AB">
              <w:rPr>
                <w:rFonts w:ascii="Times New Roman" w:eastAsia="Times New Roman" w:hAnsi="Times New Roman" w:cs="Times New Roman"/>
                <w:b/>
                <w:bCs/>
                <w:szCs w:val="22"/>
              </w:rPr>
              <w:t>(</w:t>
            </w:r>
            <w:r w:rsidRPr="00CB0F7F">
              <w:rPr>
                <w:rFonts w:ascii="Times New Roman" w:eastAsia="Times New Roman" w:hAnsi="Times New Roman" w:cs="Times New Roman"/>
                <w:b/>
                <w:bCs/>
                <w:szCs w:val="22"/>
              </w:rPr>
              <w:t>xml</w:t>
            </w:r>
            <w:r w:rsidR="009357AB">
              <w:rPr>
                <w:rFonts w:ascii="Times New Roman" w:eastAsia="Times New Roman" w:hAnsi="Times New Roman" w:cs="Times New Roman"/>
                <w:b/>
                <w:bCs/>
                <w:szCs w:val="22"/>
              </w:rPr>
              <w:t>)</w:t>
            </w:r>
            <w:r w:rsidRPr="00CB0F7F">
              <w:rPr>
                <w:rFonts w:ascii="Times New Roman" w:eastAsia="Times New Roman" w:hAnsi="Times New Roman" w:cs="Times New Roman"/>
                <w:b/>
                <w:bCs/>
                <w:szCs w:val="22"/>
              </w:rPr>
              <w:t xml:space="preserve"> type</w:t>
            </w:r>
          </w:p>
        </w:tc>
      </w:tr>
      <w:tr w:rsidR="00D57E43" w:rsidRPr="00CB0F7F" w14:paraId="04EAB4C1" w14:textId="77777777" w:rsidTr="00FC6C4A">
        <w:trPr>
          <w:tblCellSpacing w:w="15" w:type="dxa"/>
        </w:trPr>
        <w:tc>
          <w:tcPr>
            <w:tcW w:w="2709" w:type="dxa"/>
            <w:vAlign w:val="center"/>
            <w:hideMark/>
          </w:tcPr>
          <w:p w14:paraId="4C949915"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 xml:space="preserve">GET </w:t>
            </w:r>
            <w:proofErr w:type="spellStart"/>
            <w:r w:rsidRPr="00CB0F7F">
              <w:rPr>
                <w:rFonts w:ascii="Times New Roman" w:eastAsia="Times New Roman" w:hAnsi="Times New Roman" w:cs="Times New Roman"/>
                <w:szCs w:val="22"/>
              </w:rPr>
              <w:t>api</w:t>
            </w:r>
            <w:proofErr w:type="spellEnd"/>
            <w:r w:rsidRPr="00CB0F7F">
              <w:rPr>
                <w:rFonts w:ascii="Times New Roman" w:eastAsia="Times New Roman" w:hAnsi="Times New Roman" w:cs="Times New Roman"/>
                <w:szCs w:val="22"/>
              </w:rPr>
              <w:t>/targets/</w:t>
            </w:r>
            <w:proofErr w:type="spellStart"/>
            <w:r w:rsidRPr="00CB0F7F">
              <w:rPr>
                <w:rFonts w:ascii="Times New Roman" w:hAnsi="Times New Roman" w:cs="Times New Roman"/>
                <w:i/>
                <w:szCs w:val="22"/>
              </w:rPr>
              <w:t>tid</w:t>
            </w:r>
            <w:proofErr w:type="spellEnd"/>
            <w:r w:rsidRPr="00CB0F7F">
              <w:rPr>
                <w:rFonts w:ascii="Times New Roman" w:eastAsia="Times New Roman" w:hAnsi="Times New Roman" w:cs="Times New Roman"/>
                <w:i/>
                <w:szCs w:val="22"/>
              </w:rPr>
              <w:t xml:space="preserve"> </w:t>
            </w:r>
          </w:p>
        </w:tc>
        <w:tc>
          <w:tcPr>
            <w:tcW w:w="3797" w:type="dxa"/>
            <w:vAlign w:val="center"/>
            <w:hideMark/>
          </w:tcPr>
          <w:p w14:paraId="7BC198CF" w14:textId="77777777" w:rsidR="009B54F3" w:rsidRPr="00CB0F7F" w:rsidRDefault="00CB0F7F"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eturns the target with a given id</w:t>
            </w:r>
            <w:r>
              <w:rPr>
                <w:rFonts w:ascii="Times New Roman" w:eastAsia="Times New Roman" w:hAnsi="Times New Roman" w:cs="Times New Roman"/>
                <w:szCs w:val="22"/>
              </w:rPr>
              <w:t>.</w:t>
            </w:r>
          </w:p>
        </w:tc>
        <w:tc>
          <w:tcPr>
            <w:tcW w:w="2530" w:type="dxa"/>
            <w:vAlign w:val="center"/>
            <w:hideMark/>
          </w:tcPr>
          <w:p w14:paraId="4D1049C4"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Target</w:t>
            </w:r>
          </w:p>
        </w:tc>
      </w:tr>
      <w:tr w:rsidR="00D57E43" w:rsidRPr="00CB0F7F" w14:paraId="2F6790ED" w14:textId="77777777" w:rsidTr="00FC6C4A">
        <w:trPr>
          <w:tblCellSpacing w:w="15" w:type="dxa"/>
        </w:trPr>
        <w:tc>
          <w:tcPr>
            <w:tcW w:w="2709" w:type="dxa"/>
            <w:vAlign w:val="center"/>
            <w:hideMark/>
          </w:tcPr>
          <w:p w14:paraId="3B250DB4"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 xml:space="preserve">GET </w:t>
            </w:r>
            <w:proofErr w:type="spellStart"/>
            <w:r w:rsidRPr="00CB0F7F">
              <w:rPr>
                <w:rFonts w:ascii="Times New Roman" w:eastAsia="Times New Roman" w:hAnsi="Times New Roman" w:cs="Times New Roman"/>
                <w:szCs w:val="22"/>
              </w:rPr>
              <w:t>api</w:t>
            </w:r>
            <w:proofErr w:type="spellEnd"/>
            <w:r w:rsidRPr="00CB0F7F">
              <w:rPr>
                <w:rFonts w:ascii="Times New Roman" w:eastAsia="Times New Roman" w:hAnsi="Times New Roman" w:cs="Times New Roman"/>
                <w:szCs w:val="22"/>
              </w:rPr>
              <w:t>/targets/</w:t>
            </w:r>
            <w:proofErr w:type="spellStart"/>
            <w:r w:rsidRPr="00CB0F7F">
              <w:rPr>
                <w:rFonts w:ascii="Times New Roman" w:hAnsi="Times New Roman" w:cs="Times New Roman"/>
                <w:i/>
                <w:szCs w:val="22"/>
              </w:rPr>
              <w:t>tid</w:t>
            </w:r>
            <w:proofErr w:type="spellEnd"/>
            <w:r w:rsidRPr="00CB0F7F">
              <w:rPr>
                <w:rFonts w:ascii="Times New Roman" w:eastAsia="Times New Roman" w:hAnsi="Times New Roman" w:cs="Times New Roman"/>
                <w:szCs w:val="22"/>
              </w:rPr>
              <w:t>/versions</w:t>
            </w:r>
          </w:p>
        </w:tc>
        <w:tc>
          <w:tcPr>
            <w:tcW w:w="3797" w:type="dxa"/>
            <w:vAlign w:val="center"/>
            <w:hideMark/>
          </w:tcPr>
          <w:p w14:paraId="178B9812" w14:textId="77777777" w:rsidR="009B54F3" w:rsidRPr="00CB0F7F" w:rsidRDefault="00CB0F7F"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eturns th</w:t>
            </w:r>
            <w:r>
              <w:rPr>
                <w:rFonts w:ascii="Times New Roman" w:eastAsia="Times New Roman" w:hAnsi="Times New Roman" w:cs="Times New Roman"/>
                <w:szCs w:val="22"/>
              </w:rPr>
              <w:t xml:space="preserve">e lists of the URIs of all the </w:t>
            </w:r>
            <w:r w:rsidR="009B54F3" w:rsidRPr="00CB0F7F">
              <w:rPr>
                <w:rFonts w:ascii="Times New Roman" w:eastAsia="Times New Roman" w:hAnsi="Times New Roman" w:cs="Times New Roman"/>
                <w:szCs w:val="22"/>
              </w:rPr>
              <w:t>s</w:t>
            </w:r>
            <w:r>
              <w:rPr>
                <w:rFonts w:ascii="Times New Roman" w:eastAsia="Times New Roman" w:hAnsi="Times New Roman" w:cs="Times New Roman"/>
                <w:szCs w:val="22"/>
              </w:rPr>
              <w:t>ibling</w:t>
            </w:r>
            <w:r w:rsidR="009B54F3" w:rsidRPr="00CB0F7F">
              <w:rPr>
                <w:rFonts w:ascii="Times New Roman" w:eastAsia="Times New Roman" w:hAnsi="Times New Roman" w:cs="Times New Roman"/>
                <w:szCs w:val="22"/>
              </w:rPr>
              <w:t xml:space="preserve">-versions of the </w:t>
            </w:r>
            <w:proofErr w:type="spellStart"/>
            <w:r w:rsidR="009B54F3" w:rsidRPr="00CB0F7F">
              <w:rPr>
                <w:rFonts w:ascii="Times New Roman" w:hAnsi="Times New Roman" w:cs="Times New Roman"/>
                <w:i/>
                <w:szCs w:val="22"/>
              </w:rPr>
              <w:t>tid</w:t>
            </w:r>
            <w:proofErr w:type="spellEnd"/>
            <w:r w:rsidR="009B54F3" w:rsidRPr="00CB0F7F">
              <w:rPr>
                <w:rFonts w:ascii="Times New Roman" w:eastAsia="Times New Roman" w:hAnsi="Times New Roman" w:cs="Times New Roman"/>
                <w:szCs w:val="22"/>
              </w:rPr>
              <w:t>, that is targets related to the same source (the same link)</w:t>
            </w:r>
            <w:r>
              <w:rPr>
                <w:rFonts w:ascii="Times New Roman" w:eastAsia="Times New Roman" w:hAnsi="Times New Roman" w:cs="Times New Roman"/>
                <w:szCs w:val="22"/>
              </w:rPr>
              <w:t>.</w:t>
            </w:r>
          </w:p>
        </w:tc>
        <w:tc>
          <w:tcPr>
            <w:tcW w:w="2530" w:type="dxa"/>
            <w:vAlign w:val="center"/>
            <w:hideMark/>
          </w:tcPr>
          <w:p w14:paraId="6155B0AC" w14:textId="77777777" w:rsidR="009B54F3" w:rsidRPr="00CB0F7F" w:rsidRDefault="009B54F3" w:rsidP="00FC6C4A">
            <w:pPr>
              <w:jc w:val="left"/>
              <w:rPr>
                <w:rFonts w:ascii="Times New Roman" w:eastAsia="Times New Roman" w:hAnsi="Times New Roman" w:cs="Times New Roman"/>
                <w:szCs w:val="22"/>
              </w:rPr>
            </w:pPr>
            <w:proofErr w:type="spellStart"/>
            <w:r w:rsidRPr="00CB0F7F">
              <w:rPr>
                <w:rFonts w:ascii="Times New Roman" w:eastAsia="Times New Roman" w:hAnsi="Times New Roman" w:cs="Times New Roman"/>
                <w:szCs w:val="22"/>
              </w:rPr>
              <w:t>ReferenceList</w:t>
            </w:r>
            <w:proofErr w:type="spellEnd"/>
          </w:p>
        </w:tc>
      </w:tr>
      <w:tr w:rsidR="00D57E43" w:rsidRPr="00CB0F7F" w14:paraId="2FD9426A" w14:textId="77777777" w:rsidTr="00FC6C4A">
        <w:trPr>
          <w:tblCellSpacing w:w="15" w:type="dxa"/>
        </w:trPr>
        <w:tc>
          <w:tcPr>
            <w:tcW w:w="2709" w:type="dxa"/>
            <w:vAlign w:val="center"/>
            <w:hideMark/>
          </w:tcPr>
          <w:p w14:paraId="332F90CA"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 xml:space="preserve">POST </w:t>
            </w:r>
            <w:proofErr w:type="spellStart"/>
            <w:r w:rsidRPr="00CB0F7F">
              <w:rPr>
                <w:rFonts w:ascii="Times New Roman" w:eastAsia="Times New Roman" w:hAnsi="Times New Roman" w:cs="Times New Roman"/>
                <w:szCs w:val="22"/>
              </w:rPr>
              <w:t>api</w:t>
            </w:r>
            <w:proofErr w:type="spellEnd"/>
            <w:r w:rsidRPr="00CB0F7F">
              <w:rPr>
                <w:rFonts w:ascii="Times New Roman" w:eastAsia="Times New Roman" w:hAnsi="Times New Roman" w:cs="Times New Roman"/>
                <w:szCs w:val="22"/>
              </w:rPr>
              <w:t>/targets/</w:t>
            </w:r>
            <w:proofErr w:type="spellStart"/>
            <w:r w:rsidRPr="00CB0F7F">
              <w:rPr>
                <w:rFonts w:ascii="Times New Roman" w:hAnsi="Times New Roman" w:cs="Times New Roman"/>
                <w:i/>
                <w:szCs w:val="22"/>
              </w:rPr>
              <w:t>tid</w:t>
            </w:r>
            <w:proofErr w:type="spellEnd"/>
            <w:r w:rsidRPr="00CB0F7F">
              <w:rPr>
                <w:rFonts w:ascii="Times New Roman" w:eastAsia="Times New Roman" w:hAnsi="Times New Roman" w:cs="Times New Roman"/>
                <w:szCs w:val="22"/>
              </w:rPr>
              <w:t>/fragment/</w:t>
            </w:r>
            <w:r w:rsidR="00D57E43" w:rsidRPr="00CB0F7F">
              <w:rPr>
                <w:rFonts w:ascii="Times New Roman" w:eastAsia="Times New Roman" w:hAnsi="Times New Roman" w:cs="Times New Roman"/>
                <w:szCs w:val="22"/>
              </w:rPr>
              <w:br/>
            </w:r>
            <w:proofErr w:type="spellStart"/>
            <w:r w:rsidRPr="00CB0F7F">
              <w:rPr>
                <w:rFonts w:ascii="Times New Roman" w:hAnsi="Times New Roman" w:cs="Times New Roman"/>
                <w:i/>
                <w:szCs w:val="22"/>
              </w:rPr>
              <w:t>fragmentdescriptorstring</w:t>
            </w:r>
            <w:proofErr w:type="spellEnd"/>
            <w:r w:rsidRPr="00CB0F7F">
              <w:rPr>
                <w:rFonts w:ascii="Times New Roman" w:eastAsia="Times New Roman" w:hAnsi="Times New Roman" w:cs="Times New Roman"/>
                <w:szCs w:val="22"/>
              </w:rPr>
              <w:t>/cached</w:t>
            </w:r>
          </w:p>
        </w:tc>
        <w:tc>
          <w:tcPr>
            <w:tcW w:w="3797" w:type="dxa"/>
            <w:vAlign w:val="center"/>
            <w:hideMark/>
          </w:tcPr>
          <w:p w14:paraId="42D2742B" w14:textId="77777777"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It is </w:t>
            </w:r>
            <w:r w:rsidR="009B54F3" w:rsidRPr="00CB0F7F">
              <w:rPr>
                <w:rFonts w:ascii="Times New Roman" w:eastAsia="Times New Roman" w:hAnsi="Times New Roman" w:cs="Times New Roman"/>
                <w:szCs w:val="22"/>
              </w:rPr>
              <w:t>a 2-part POST, with t</w:t>
            </w:r>
            <w:r>
              <w:rPr>
                <w:rFonts w:ascii="Times New Roman" w:eastAsia="Times New Roman" w:hAnsi="Times New Roman" w:cs="Times New Roman"/>
                <w:szCs w:val="22"/>
              </w:rPr>
              <w:t xml:space="preserve">he request body consisting of serialised </w:t>
            </w:r>
            <w:proofErr w:type="spellStart"/>
            <w:r w:rsidR="009B54F3" w:rsidRPr="005E0C4D">
              <w:rPr>
                <w:rFonts w:ascii="Times New Roman" w:eastAsia="Times New Roman" w:hAnsi="Times New Roman" w:cs="Times New Roman"/>
                <w:i/>
                <w:szCs w:val="22"/>
              </w:rPr>
              <w:t>CachedRepresentationInfo</w:t>
            </w:r>
            <w:proofErr w:type="spellEnd"/>
            <w:r w:rsidR="009B54F3" w:rsidRPr="00CB0F7F">
              <w:rPr>
                <w:rFonts w:ascii="Times New Roman" w:eastAsia="Times New Roman" w:hAnsi="Times New Roman" w:cs="Times New Roman"/>
                <w:szCs w:val="22"/>
              </w:rPr>
              <w:t xml:space="preserve"> </w:t>
            </w:r>
            <w:r>
              <w:rPr>
                <w:rFonts w:ascii="Times New Roman" w:eastAsia="Times New Roman" w:hAnsi="Times New Roman" w:cs="Times New Roman"/>
                <w:szCs w:val="22"/>
              </w:rPr>
              <w:t>instance</w:t>
            </w:r>
            <w:r w:rsidR="009B54F3" w:rsidRPr="00CB0F7F">
              <w:rPr>
                <w:rFonts w:ascii="Times New Roman" w:eastAsia="Times New Roman" w:hAnsi="Times New Roman" w:cs="Times New Roman"/>
                <w:szCs w:val="22"/>
              </w:rPr>
              <w:t xml:space="preserve">, and a single file </w:t>
            </w:r>
            <w:r>
              <w:rPr>
                <w:rFonts w:ascii="Times New Roman" w:eastAsia="Times New Roman" w:hAnsi="Times New Roman" w:cs="Times New Roman"/>
                <w:szCs w:val="22"/>
              </w:rPr>
              <w:t xml:space="preserve">representing the </w:t>
            </w:r>
            <w:proofErr w:type="spellStart"/>
            <w:r>
              <w:rPr>
                <w:rFonts w:ascii="Times New Roman" w:eastAsia="Times New Roman" w:hAnsi="Times New Roman" w:cs="Times New Roman"/>
                <w:szCs w:val="22"/>
              </w:rPr>
              <w:t>chacher</w:t>
            </w:r>
            <w:proofErr w:type="spellEnd"/>
            <w:r>
              <w:rPr>
                <w:rFonts w:ascii="Times New Roman" w:eastAsia="Times New Roman" w:hAnsi="Times New Roman" w:cs="Times New Roman"/>
                <w:szCs w:val="22"/>
              </w:rPr>
              <w:t xml:space="preserve"> representation itself: </w:t>
            </w:r>
            <w:r w:rsidR="008E138E">
              <w:rPr>
                <w:rFonts w:ascii="Times New Roman" w:eastAsia="Times New Roman" w:hAnsi="Times New Roman" w:cs="Times New Roman"/>
                <w:szCs w:val="22"/>
              </w:rPr>
              <w:t xml:space="preserve">HTML </w:t>
            </w:r>
            <w:r>
              <w:rPr>
                <w:rFonts w:ascii="Times New Roman" w:eastAsia="Times New Roman" w:hAnsi="Times New Roman" w:cs="Times New Roman"/>
                <w:szCs w:val="22"/>
              </w:rPr>
              <w:t>document, image, etc.</w:t>
            </w:r>
            <w:r w:rsidRPr="00CB0F7F">
              <w:rPr>
                <w:rFonts w:ascii="Times New Roman" w:eastAsia="Times New Roman" w:hAnsi="Times New Roman" w:cs="Times New Roman"/>
                <w:szCs w:val="22"/>
              </w:rPr>
              <w:t xml:space="preserve"> </w:t>
            </w:r>
            <w:r w:rsidR="009B54F3" w:rsidRPr="00CB0F7F">
              <w:rPr>
                <w:rFonts w:ascii="Times New Roman" w:eastAsia="Times New Roman" w:hAnsi="Times New Roman" w:cs="Times New Roman"/>
                <w:szCs w:val="22"/>
              </w:rPr>
              <w:t>multiple files must be archived</w:t>
            </w:r>
            <w:r>
              <w:rPr>
                <w:rFonts w:ascii="Times New Roman" w:eastAsia="Times New Roman" w:hAnsi="Times New Roman" w:cs="Times New Roman"/>
                <w:szCs w:val="22"/>
              </w:rPr>
              <w:t>.</w:t>
            </w:r>
          </w:p>
        </w:tc>
        <w:tc>
          <w:tcPr>
            <w:tcW w:w="2530" w:type="dxa"/>
            <w:vAlign w:val="center"/>
            <w:hideMark/>
          </w:tcPr>
          <w:p w14:paraId="1EBF66D9" w14:textId="77777777" w:rsidR="009B54F3" w:rsidRPr="00CB0F7F" w:rsidRDefault="009B54F3" w:rsidP="00FC6C4A">
            <w:pPr>
              <w:jc w:val="left"/>
              <w:rPr>
                <w:rFonts w:ascii="Times New Roman" w:eastAsia="Times New Roman" w:hAnsi="Times New Roman" w:cs="Times New Roman"/>
                <w:szCs w:val="22"/>
              </w:rPr>
            </w:pPr>
            <w:proofErr w:type="spellStart"/>
            <w:r w:rsidRPr="00CB0F7F">
              <w:rPr>
                <w:rFonts w:ascii="Times New Roman" w:eastAsia="Times New Roman" w:hAnsi="Times New Roman" w:cs="Times New Roman"/>
                <w:szCs w:val="22"/>
              </w:rPr>
              <w:t>CachedRepresentationInfo</w:t>
            </w:r>
            <w:proofErr w:type="spellEnd"/>
          </w:p>
        </w:tc>
      </w:tr>
      <w:tr w:rsidR="00DA3E2F" w:rsidRPr="00CB0F7F" w14:paraId="1CB4BF02" w14:textId="77777777" w:rsidTr="00FC6C4A">
        <w:trPr>
          <w:trHeight w:val="2138"/>
          <w:tblCellSpacing w:w="15" w:type="dxa"/>
        </w:trPr>
        <w:tc>
          <w:tcPr>
            <w:tcW w:w="2709" w:type="dxa"/>
            <w:vAlign w:val="center"/>
            <w:hideMark/>
          </w:tcPr>
          <w:p w14:paraId="3CD59D19"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 xml:space="preserve">DELETE </w:t>
            </w:r>
            <w:proofErr w:type="spellStart"/>
            <w:r w:rsidRPr="00CB0F7F">
              <w:rPr>
                <w:rFonts w:ascii="Times New Roman" w:eastAsia="Times New Roman" w:hAnsi="Times New Roman" w:cs="Times New Roman"/>
                <w:szCs w:val="22"/>
              </w:rPr>
              <w:t>api</w:t>
            </w:r>
            <w:proofErr w:type="spellEnd"/>
            <w:r w:rsidRPr="00CB0F7F">
              <w:rPr>
                <w:rFonts w:ascii="Times New Roman" w:eastAsia="Times New Roman" w:hAnsi="Times New Roman" w:cs="Times New Roman"/>
                <w:szCs w:val="22"/>
              </w:rPr>
              <w:t>/targets/</w:t>
            </w:r>
            <w:proofErr w:type="spellStart"/>
            <w:r w:rsidRPr="005E0C4D">
              <w:rPr>
                <w:rFonts w:ascii="Times New Roman" w:hAnsi="Times New Roman" w:cs="Times New Roman"/>
                <w:i/>
                <w:szCs w:val="22"/>
              </w:rPr>
              <w:t>tid</w:t>
            </w:r>
            <w:proofErr w:type="spellEnd"/>
            <w:r w:rsidRPr="00CB0F7F">
              <w:rPr>
                <w:rFonts w:ascii="Times New Roman" w:eastAsia="Times New Roman" w:hAnsi="Times New Roman" w:cs="Times New Roman"/>
                <w:szCs w:val="22"/>
              </w:rPr>
              <w:t>/cached/</w:t>
            </w:r>
            <w:proofErr w:type="spellStart"/>
            <w:r w:rsidRPr="005E0C4D">
              <w:rPr>
                <w:rFonts w:ascii="Times New Roman" w:hAnsi="Times New Roman" w:cs="Times New Roman"/>
                <w:i/>
                <w:szCs w:val="22"/>
              </w:rPr>
              <w:t>cid</w:t>
            </w:r>
            <w:proofErr w:type="spellEnd"/>
            <w:r w:rsidRPr="00CB0F7F">
              <w:rPr>
                <w:rFonts w:ascii="Times New Roman" w:eastAsia="Times New Roman" w:hAnsi="Times New Roman" w:cs="Times New Roman"/>
                <w:szCs w:val="22"/>
              </w:rPr>
              <w:t xml:space="preserve"> </w:t>
            </w:r>
          </w:p>
        </w:tc>
        <w:tc>
          <w:tcPr>
            <w:tcW w:w="3797" w:type="dxa"/>
            <w:vAlign w:val="center"/>
            <w:hideMark/>
          </w:tcPr>
          <w:p w14:paraId="69F89196" w14:textId="77777777"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 xml:space="preserve">emoves connection </w:t>
            </w:r>
            <w:proofErr w:type="spellStart"/>
            <w:r w:rsidR="009B54F3" w:rsidRPr="005E0C4D">
              <w:rPr>
                <w:rFonts w:ascii="Times New Roman" w:hAnsi="Times New Roman" w:cs="Times New Roman"/>
                <w:i/>
                <w:szCs w:val="22"/>
              </w:rPr>
              <w:t>tid</w:t>
            </w:r>
            <w:r w:rsidR="009B54F3" w:rsidRPr="00CB0F7F">
              <w:rPr>
                <w:rFonts w:ascii="Times New Roman" w:eastAsia="Times New Roman" w:hAnsi="Times New Roman" w:cs="Times New Roman"/>
                <w:szCs w:val="22"/>
              </w:rPr>
              <w:t>-</w:t>
            </w:r>
            <w:r w:rsidR="009B54F3" w:rsidRPr="005E0C4D">
              <w:rPr>
                <w:rFonts w:ascii="Times New Roman" w:hAnsi="Times New Roman" w:cs="Times New Roman"/>
                <w:i/>
                <w:szCs w:val="22"/>
              </w:rPr>
              <w:t>cid</w:t>
            </w:r>
            <w:r w:rsidR="009B54F3" w:rsidRPr="00CB0F7F">
              <w:rPr>
                <w:rFonts w:ascii="Times New Roman" w:eastAsia="Times New Roman" w:hAnsi="Times New Roman" w:cs="Times New Roman"/>
                <w:szCs w:val="22"/>
              </w:rPr>
              <w:t>s</w:t>
            </w:r>
            <w:proofErr w:type="spellEnd"/>
            <w:r w:rsidR="009B54F3" w:rsidRPr="00CB0F7F">
              <w:rPr>
                <w:rFonts w:ascii="Times New Roman" w:eastAsia="Times New Roman" w:hAnsi="Times New Roman" w:cs="Times New Roman"/>
                <w:szCs w:val="22"/>
              </w:rPr>
              <w:t>. The cached representation is removed from the database as well, unless there are more references to this representation.</w:t>
            </w:r>
          </w:p>
        </w:tc>
        <w:tc>
          <w:tcPr>
            <w:tcW w:w="2530" w:type="dxa"/>
            <w:vAlign w:val="center"/>
            <w:hideMark/>
          </w:tcPr>
          <w:p w14:paraId="7FF60898" w14:textId="77777777"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String messaging </w:t>
            </w:r>
            <w:r w:rsidR="009B54F3" w:rsidRPr="00CB0F7F">
              <w:rPr>
                <w:rFonts w:ascii="Times New Roman" w:eastAsia="Times New Roman" w:hAnsi="Times New Roman" w:cs="Times New Roman"/>
                <w:szCs w:val="22"/>
              </w:rPr>
              <w:t xml:space="preserve">how many rows in the junction table </w:t>
            </w:r>
            <w:r>
              <w:rPr>
                <w:rFonts w:ascii="Times New Roman" w:eastAsia="Times New Roman" w:hAnsi="Times New Roman" w:cs="Times New Roman"/>
                <w:szCs w:val="22"/>
              </w:rPr>
              <w:t>have been</w:t>
            </w:r>
            <w:r w:rsidR="009B54F3" w:rsidRPr="00CB0F7F">
              <w:rPr>
                <w:rFonts w:ascii="Times New Roman" w:eastAsia="Times New Roman" w:hAnsi="Times New Roman" w:cs="Times New Roman"/>
                <w:szCs w:val="22"/>
              </w:rPr>
              <w:t xml:space="preserve"> r</w:t>
            </w:r>
            <w:r>
              <w:rPr>
                <w:rFonts w:ascii="Times New Roman" w:eastAsia="Times New Roman" w:hAnsi="Times New Roman" w:cs="Times New Roman"/>
                <w:szCs w:val="22"/>
              </w:rPr>
              <w:t>emoved</w:t>
            </w:r>
            <w:r w:rsidR="009B54F3" w:rsidRPr="00CB0F7F">
              <w:rPr>
                <w:rFonts w:ascii="Times New Roman" w:eastAsia="Times New Roman" w:hAnsi="Times New Roman" w:cs="Times New Roman"/>
                <w:szCs w:val="22"/>
              </w:rPr>
              <w:t xml:space="preserve">, </w:t>
            </w:r>
            <w:r>
              <w:rPr>
                <w:rFonts w:ascii="Times New Roman" w:eastAsia="Times New Roman" w:hAnsi="Times New Roman" w:cs="Times New Roman"/>
                <w:szCs w:val="22"/>
              </w:rPr>
              <w:br/>
            </w:r>
            <w:r w:rsidR="009B54F3" w:rsidRPr="00CB0F7F">
              <w:rPr>
                <w:rFonts w:ascii="Times New Roman" w:eastAsia="Times New Roman" w:hAnsi="Times New Roman" w:cs="Times New Roman"/>
                <w:szCs w:val="22"/>
              </w:rPr>
              <w:t>should be 0 or 1</w:t>
            </w:r>
          </w:p>
        </w:tc>
      </w:tr>
    </w:tbl>
    <w:p w14:paraId="5D107914" w14:textId="77777777" w:rsidR="009B54F3" w:rsidRPr="00CB0F7F" w:rsidRDefault="009B54F3" w:rsidP="009B54F3">
      <w:pPr>
        <w:rPr>
          <w:rFonts w:ascii="Times New Roman" w:eastAsia="Times New Roman" w:hAnsi="Times New Roman" w:cs="Times New Roman"/>
          <w:szCs w:val="22"/>
        </w:rPr>
      </w:pPr>
    </w:p>
    <w:p w14:paraId="5C01EDCC" w14:textId="77777777" w:rsidR="009B54F3" w:rsidRPr="00784277" w:rsidRDefault="009B54F3" w:rsidP="009B54F3">
      <w:pPr>
        <w:spacing w:before="100" w:beforeAutospacing="1" w:after="100" w:afterAutospacing="1"/>
        <w:rPr>
          <w:rFonts w:cs="Times New Roman"/>
          <w:b/>
          <w:bCs/>
        </w:rPr>
      </w:pPr>
      <w:proofErr w:type="spellStart"/>
      <w:r w:rsidRPr="00784277">
        <w:rPr>
          <w:rFonts w:cs="Times New Roman"/>
          <w:b/>
          <w:bCs/>
        </w:rPr>
        <w:t>api</w:t>
      </w:r>
      <w:proofErr w:type="spellEnd"/>
      <w:r w:rsidRPr="00784277">
        <w:rPr>
          <w:rFonts w:cs="Times New Roman"/>
          <w:b/>
          <w:bCs/>
        </w:rPr>
        <w:t>/cached</w:t>
      </w:r>
    </w:p>
    <w:p w14:paraId="510C9CC6" w14:textId="77777777" w:rsidR="009B54F3" w:rsidRPr="00313D9B" w:rsidRDefault="009B54F3" w:rsidP="005E2DFF">
      <w:r w:rsidRPr="00313D9B">
        <w:t>It is possible to store the ca</w:t>
      </w:r>
      <w:r w:rsidR="00F07AB2">
        <w:t>c</w:t>
      </w:r>
      <w:r w:rsidRPr="00313D9B">
        <w:t xml:space="preserve">hed representation not only of the fragment precisely corresponding to annotation's target but </w:t>
      </w:r>
      <w:r w:rsidR="002B5E6A">
        <w:t xml:space="preserve">also </w:t>
      </w:r>
      <w:r w:rsidRPr="00313D9B">
        <w:t xml:space="preserve">of a larger fragment and even of the entire annotatable document. </w:t>
      </w:r>
      <w:r w:rsidR="0051426A">
        <w:t xml:space="preserve">For instance, </w:t>
      </w:r>
      <w:r w:rsidR="00F07AB2">
        <w:t xml:space="preserve">the </w:t>
      </w:r>
      <w:r w:rsidR="0051426A">
        <w:t xml:space="preserve">DWAN client sends to the server the entire DOM of the annotated page, when </w:t>
      </w:r>
      <w:r w:rsidR="00F07AB2">
        <w:t xml:space="preserve">an </w:t>
      </w:r>
      <w:r w:rsidR="0051426A">
        <w:t xml:space="preserve">annotation is created. </w:t>
      </w:r>
      <w:r w:rsidRPr="00313D9B">
        <w:t>The relation between the target and its cached representation should be completed by a fragment descriptor pointing to the position of the annotated fragment in the cached representation. For instance, for a screenshot it may be an (</w:t>
      </w:r>
      <w:proofErr w:type="spellStart"/>
      <w:r w:rsidRPr="00313D9B">
        <w:t>x,y</w:t>
      </w:r>
      <w:proofErr w:type="spellEnd"/>
      <w:r w:rsidRPr="00313D9B">
        <w:t xml:space="preserve">) -position of a left-upper corner of the annotated fragment and the size of a </w:t>
      </w:r>
      <w:r w:rsidR="00F07AB2">
        <w:t>rectangle</w:t>
      </w:r>
      <w:r w:rsidRPr="00313D9B">
        <w:t>.</w:t>
      </w:r>
    </w:p>
    <w:p w14:paraId="6BE746D2" w14:textId="77777777" w:rsidR="009B54F3" w:rsidRPr="00313D9B" w:rsidRDefault="009B54F3" w:rsidP="009B54F3">
      <w:pPr>
        <w:rPr>
          <w:rFonts w:eastAsia="Times New Roman" w:cs="Times New Roman"/>
          <w:szCs w:val="20"/>
        </w:rPr>
      </w:pPr>
    </w:p>
    <w:p w14:paraId="2294DFE6"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7</w:t>
      </w:r>
      <w:r>
        <w:fldChar w:fldCharType="end"/>
      </w:r>
      <w:r>
        <w:t xml:space="preserve">. API for resource </w:t>
      </w:r>
      <w:r w:rsidRPr="0096047B">
        <w:rPr>
          <w:i/>
        </w:rPr>
        <w:t>Cached Representation</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414"/>
        <w:gridCol w:w="3521"/>
        <w:gridCol w:w="3251"/>
      </w:tblGrid>
      <w:tr w:rsidR="00EF27E3" w:rsidRPr="00313D9B" w14:paraId="5F63755F" w14:textId="77777777" w:rsidTr="0051426A">
        <w:trPr>
          <w:tblHeader/>
          <w:tblCellSpacing w:w="15" w:type="dxa"/>
        </w:trPr>
        <w:tc>
          <w:tcPr>
            <w:tcW w:w="0" w:type="auto"/>
            <w:vAlign w:val="center"/>
            <w:hideMark/>
          </w:tcPr>
          <w:p w14:paraId="445E4CE7" w14:textId="77777777" w:rsidR="009B54F3" w:rsidRPr="00784277" w:rsidRDefault="009B54F3" w:rsidP="00E02A1C">
            <w:pPr>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Resource</w:t>
            </w:r>
          </w:p>
        </w:tc>
        <w:tc>
          <w:tcPr>
            <w:tcW w:w="0" w:type="auto"/>
            <w:vAlign w:val="center"/>
            <w:hideMark/>
          </w:tcPr>
          <w:p w14:paraId="70B9054B" w14:textId="77777777" w:rsidR="009B54F3" w:rsidRPr="00784277" w:rsidRDefault="009B54F3" w:rsidP="00E02A1C">
            <w:pPr>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Description</w:t>
            </w:r>
          </w:p>
        </w:tc>
        <w:tc>
          <w:tcPr>
            <w:tcW w:w="0" w:type="auto"/>
            <w:vAlign w:val="center"/>
            <w:hideMark/>
          </w:tcPr>
          <w:p w14:paraId="050D041D" w14:textId="77777777" w:rsidR="009B54F3" w:rsidRPr="00784277" w:rsidRDefault="009B54F3" w:rsidP="00E02A1C">
            <w:pPr>
              <w:jc w:val="right"/>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 xml:space="preserve">Return </w:t>
            </w:r>
            <w:r w:rsidR="00784277">
              <w:rPr>
                <w:rFonts w:ascii="Times New Roman" w:eastAsia="Times New Roman" w:hAnsi="Times New Roman" w:cs="Times New Roman"/>
                <w:b/>
                <w:bCs/>
                <w:szCs w:val="22"/>
              </w:rPr>
              <w:t>(</w:t>
            </w:r>
            <w:r w:rsidRPr="00784277">
              <w:rPr>
                <w:rFonts w:ascii="Times New Roman" w:eastAsia="Times New Roman" w:hAnsi="Times New Roman" w:cs="Times New Roman"/>
                <w:b/>
                <w:bCs/>
                <w:szCs w:val="22"/>
              </w:rPr>
              <w:t xml:space="preserve">xml </w:t>
            </w:r>
            <w:r w:rsidR="00784277">
              <w:rPr>
                <w:rFonts w:ascii="Times New Roman" w:eastAsia="Times New Roman" w:hAnsi="Times New Roman" w:cs="Times New Roman"/>
                <w:b/>
                <w:bCs/>
                <w:szCs w:val="22"/>
              </w:rPr>
              <w:t>)</w:t>
            </w:r>
            <w:r w:rsidRPr="00784277">
              <w:rPr>
                <w:rFonts w:ascii="Times New Roman" w:eastAsia="Times New Roman" w:hAnsi="Times New Roman" w:cs="Times New Roman"/>
                <w:b/>
                <w:bCs/>
                <w:szCs w:val="22"/>
              </w:rPr>
              <w:t>type</w:t>
            </w:r>
          </w:p>
        </w:tc>
      </w:tr>
      <w:tr w:rsidR="00EF27E3" w:rsidRPr="00313D9B" w14:paraId="25B98FC0" w14:textId="77777777" w:rsidTr="00FC6C4A">
        <w:trPr>
          <w:tblCellSpacing w:w="15" w:type="dxa"/>
        </w:trPr>
        <w:tc>
          <w:tcPr>
            <w:tcW w:w="0" w:type="auto"/>
            <w:vAlign w:val="center"/>
            <w:hideMark/>
          </w:tcPr>
          <w:p w14:paraId="059A9721"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 xml:space="preserve">GET </w:t>
            </w:r>
            <w:proofErr w:type="spellStart"/>
            <w:r w:rsidRPr="00784277">
              <w:rPr>
                <w:rFonts w:ascii="Times New Roman" w:eastAsia="Times New Roman" w:hAnsi="Times New Roman" w:cs="Times New Roman"/>
                <w:szCs w:val="22"/>
              </w:rPr>
              <w:t>api</w:t>
            </w:r>
            <w:proofErr w:type="spellEnd"/>
            <w:r w:rsidRPr="00784277">
              <w:rPr>
                <w:rFonts w:ascii="Times New Roman" w:eastAsia="Times New Roman" w:hAnsi="Times New Roman" w:cs="Times New Roman"/>
                <w:szCs w:val="22"/>
              </w:rPr>
              <w:t>/cached/</w:t>
            </w:r>
            <w:proofErr w:type="spellStart"/>
            <w:r w:rsidRPr="00784277">
              <w:rPr>
                <w:rFonts w:ascii="Times New Roman" w:hAnsi="Times New Roman" w:cs="Times New Roman"/>
                <w:i/>
                <w:szCs w:val="22"/>
              </w:rPr>
              <w:t>cid</w:t>
            </w:r>
            <w:proofErr w:type="spellEnd"/>
            <w:r w:rsidRPr="00784277">
              <w:rPr>
                <w:rFonts w:ascii="Times New Roman" w:eastAsia="Times New Roman" w:hAnsi="Times New Roman" w:cs="Times New Roman"/>
                <w:szCs w:val="22"/>
              </w:rPr>
              <w:t>/metadata</w:t>
            </w:r>
          </w:p>
        </w:tc>
        <w:tc>
          <w:tcPr>
            <w:tcW w:w="0" w:type="auto"/>
            <w:vAlign w:val="center"/>
            <w:hideMark/>
          </w:tcPr>
          <w:p w14:paraId="16A489C2"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 xml:space="preserve">eturns the meta-information of </w:t>
            </w:r>
            <w:proofErr w:type="spellStart"/>
            <w:r w:rsidR="009B54F3" w:rsidRPr="00784277">
              <w:rPr>
                <w:rFonts w:ascii="Times New Roman" w:hAnsi="Times New Roman" w:cs="Times New Roman"/>
                <w:i/>
                <w:szCs w:val="22"/>
              </w:rPr>
              <w:t>cid</w:t>
            </w:r>
            <w:proofErr w:type="spellEnd"/>
            <w:r w:rsidR="009B54F3" w:rsidRPr="00784277">
              <w:rPr>
                <w:rFonts w:ascii="Times New Roman" w:eastAsia="Times New Roman" w:hAnsi="Times New Roman" w:cs="Times New Roman"/>
                <w:szCs w:val="22"/>
              </w:rPr>
              <w:t xml:space="preserve"> if it exists</w:t>
            </w:r>
            <w:r w:rsidR="0051426A">
              <w:rPr>
                <w:rFonts w:ascii="Times New Roman" w:eastAsia="Times New Roman" w:hAnsi="Times New Roman" w:cs="Times New Roman"/>
                <w:szCs w:val="22"/>
              </w:rPr>
              <w:t>.</w:t>
            </w:r>
          </w:p>
        </w:tc>
        <w:tc>
          <w:tcPr>
            <w:tcW w:w="0" w:type="auto"/>
            <w:vAlign w:val="center"/>
            <w:hideMark/>
          </w:tcPr>
          <w:p w14:paraId="414596DE" w14:textId="77777777" w:rsidR="009B54F3" w:rsidRPr="00784277" w:rsidRDefault="009B54F3" w:rsidP="00FC6C4A">
            <w:pPr>
              <w:ind w:firstLine="0"/>
              <w:jc w:val="left"/>
              <w:rPr>
                <w:rFonts w:ascii="Times New Roman" w:eastAsia="Times New Roman" w:hAnsi="Times New Roman" w:cs="Times New Roman"/>
                <w:szCs w:val="22"/>
              </w:rPr>
            </w:pPr>
            <w:proofErr w:type="spellStart"/>
            <w:r w:rsidRPr="00784277">
              <w:rPr>
                <w:rFonts w:ascii="Times New Roman" w:eastAsia="Times New Roman" w:hAnsi="Times New Roman" w:cs="Times New Roman"/>
                <w:szCs w:val="22"/>
              </w:rPr>
              <w:t>CachedRepresentationInfo</w:t>
            </w:r>
            <w:proofErr w:type="spellEnd"/>
          </w:p>
        </w:tc>
      </w:tr>
      <w:tr w:rsidR="00EF27E3" w:rsidRPr="00313D9B" w14:paraId="3A24572B" w14:textId="77777777" w:rsidTr="00FC6C4A">
        <w:trPr>
          <w:tblCellSpacing w:w="15" w:type="dxa"/>
        </w:trPr>
        <w:tc>
          <w:tcPr>
            <w:tcW w:w="0" w:type="auto"/>
            <w:vAlign w:val="center"/>
            <w:hideMark/>
          </w:tcPr>
          <w:p w14:paraId="5ACC8F11"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 xml:space="preserve">GET </w:t>
            </w:r>
            <w:proofErr w:type="spellStart"/>
            <w:r w:rsidRPr="00784277">
              <w:rPr>
                <w:rFonts w:ascii="Times New Roman" w:eastAsia="Times New Roman" w:hAnsi="Times New Roman" w:cs="Times New Roman"/>
                <w:szCs w:val="22"/>
              </w:rPr>
              <w:t>api</w:t>
            </w:r>
            <w:proofErr w:type="spellEnd"/>
            <w:r w:rsidRPr="00784277">
              <w:rPr>
                <w:rFonts w:ascii="Times New Roman" w:eastAsia="Times New Roman" w:hAnsi="Times New Roman" w:cs="Times New Roman"/>
                <w:szCs w:val="22"/>
              </w:rPr>
              <w:t>/cached/</w:t>
            </w:r>
            <w:proofErr w:type="spellStart"/>
            <w:r w:rsidRPr="00784277">
              <w:rPr>
                <w:rFonts w:ascii="Times New Roman" w:hAnsi="Times New Roman" w:cs="Times New Roman"/>
                <w:i/>
                <w:szCs w:val="22"/>
              </w:rPr>
              <w:t>cid</w:t>
            </w:r>
            <w:proofErr w:type="spellEnd"/>
            <w:r w:rsidRPr="00784277">
              <w:rPr>
                <w:rFonts w:ascii="Times New Roman" w:eastAsia="Times New Roman" w:hAnsi="Times New Roman" w:cs="Times New Roman"/>
                <w:szCs w:val="22"/>
              </w:rPr>
              <w:t>/stream</w:t>
            </w:r>
          </w:p>
        </w:tc>
        <w:tc>
          <w:tcPr>
            <w:tcW w:w="0" w:type="auto"/>
            <w:vAlign w:val="center"/>
            <w:hideMark/>
          </w:tcPr>
          <w:p w14:paraId="7499629A" w14:textId="77777777" w:rsidR="009B54F3" w:rsidRPr="00784277" w:rsidRDefault="00EF27E3"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eturns the file (stream)</w:t>
            </w:r>
            <w:ins w:id="36" w:author="Menzo windhouwer" w:date="2014-09-26T11:29:00Z">
              <w:r w:rsidR="008E138E">
                <w:rPr>
                  <w:rFonts w:ascii="Times New Roman" w:eastAsia="Times New Roman" w:hAnsi="Times New Roman" w:cs="Times New Roman"/>
                  <w:szCs w:val="22"/>
                </w:rPr>
                <w:t>,</w:t>
              </w:r>
            </w:ins>
            <w:r w:rsidR="009B54F3" w:rsidRPr="00784277">
              <w:rPr>
                <w:rFonts w:ascii="Times New Roman" w:eastAsia="Times New Roman" w:hAnsi="Times New Roman" w:cs="Times New Roman"/>
                <w:szCs w:val="22"/>
              </w:rPr>
              <w:t xml:space="preserve"> </w:t>
            </w:r>
            <w:r>
              <w:rPr>
                <w:rFonts w:ascii="Times New Roman" w:eastAsia="Times New Roman" w:hAnsi="Times New Roman" w:cs="Times New Roman"/>
                <w:szCs w:val="22"/>
              </w:rPr>
              <w:t>which</w:t>
            </w:r>
            <w:r w:rsidR="009B54F3" w:rsidRPr="00784277">
              <w:rPr>
                <w:rFonts w:ascii="Times New Roman" w:eastAsia="Times New Roman" w:hAnsi="Times New Roman" w:cs="Times New Roman"/>
                <w:szCs w:val="22"/>
              </w:rPr>
              <w:t xml:space="preserve"> is the cached representation with </w:t>
            </w:r>
            <w:proofErr w:type="spellStart"/>
            <w:r w:rsidR="009B54F3" w:rsidRPr="00784277">
              <w:rPr>
                <w:rFonts w:ascii="Times New Roman" w:hAnsi="Times New Roman" w:cs="Times New Roman"/>
                <w:i/>
                <w:szCs w:val="22"/>
              </w:rPr>
              <w:t>cid</w:t>
            </w:r>
            <w:proofErr w:type="spellEnd"/>
            <w:r w:rsidR="009B54F3" w:rsidRPr="00784277">
              <w:rPr>
                <w:rFonts w:ascii="Times New Roman" w:eastAsia="Times New Roman" w:hAnsi="Times New Roman" w:cs="Times New Roman"/>
                <w:szCs w:val="22"/>
              </w:rPr>
              <w:t xml:space="preserve"> if it exists</w:t>
            </w:r>
            <w:r>
              <w:rPr>
                <w:rFonts w:ascii="Times New Roman" w:eastAsia="Times New Roman" w:hAnsi="Times New Roman" w:cs="Times New Roman"/>
                <w:szCs w:val="22"/>
              </w:rPr>
              <w:t>.</w:t>
            </w:r>
          </w:p>
        </w:tc>
        <w:tc>
          <w:tcPr>
            <w:tcW w:w="0" w:type="auto"/>
            <w:vAlign w:val="center"/>
            <w:hideMark/>
          </w:tcPr>
          <w:p w14:paraId="3B68AF92"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Stream</w:t>
            </w:r>
            <w:r w:rsidR="0051426A">
              <w:rPr>
                <w:rFonts w:ascii="Times New Roman" w:eastAsia="Times New Roman" w:hAnsi="Times New Roman" w:cs="Times New Roman"/>
                <w:szCs w:val="22"/>
              </w:rPr>
              <w:t>, it is up to</w:t>
            </w:r>
            <w:r>
              <w:rPr>
                <w:rFonts w:ascii="Times New Roman" w:eastAsia="Times New Roman" w:hAnsi="Times New Roman" w:cs="Times New Roman"/>
                <w:szCs w:val="22"/>
              </w:rPr>
              <w:t xml:space="preserve"> the </w:t>
            </w:r>
            <w:r w:rsidR="008E138E">
              <w:rPr>
                <w:rFonts w:ascii="Times New Roman" w:eastAsia="Times New Roman" w:hAnsi="Times New Roman" w:cs="Times New Roman"/>
                <w:szCs w:val="22"/>
              </w:rPr>
              <w:t xml:space="preserve">client </w:t>
            </w:r>
            <w:r>
              <w:rPr>
                <w:rFonts w:ascii="Times New Roman" w:eastAsia="Times New Roman" w:hAnsi="Times New Roman" w:cs="Times New Roman"/>
                <w:szCs w:val="22"/>
              </w:rPr>
              <w:t>to interpret it correctly</w:t>
            </w:r>
          </w:p>
        </w:tc>
      </w:tr>
      <w:tr w:rsidR="00EF27E3" w:rsidRPr="00313D9B" w14:paraId="2DD5BC25" w14:textId="77777777" w:rsidTr="00FC6C4A">
        <w:trPr>
          <w:tblCellSpacing w:w="15" w:type="dxa"/>
        </w:trPr>
        <w:tc>
          <w:tcPr>
            <w:tcW w:w="0" w:type="auto"/>
            <w:vAlign w:val="center"/>
            <w:hideMark/>
          </w:tcPr>
          <w:p w14:paraId="1F30F260"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 xml:space="preserve">GET </w:t>
            </w:r>
            <w:proofErr w:type="spellStart"/>
            <w:r w:rsidRPr="00784277">
              <w:rPr>
                <w:rFonts w:ascii="Times New Roman" w:eastAsia="Times New Roman" w:hAnsi="Times New Roman" w:cs="Times New Roman"/>
                <w:szCs w:val="22"/>
              </w:rPr>
              <w:t>api</w:t>
            </w:r>
            <w:proofErr w:type="spellEnd"/>
            <w:r w:rsidRPr="00784277">
              <w:rPr>
                <w:rFonts w:ascii="Times New Roman" w:eastAsia="Times New Roman" w:hAnsi="Times New Roman" w:cs="Times New Roman"/>
                <w:szCs w:val="22"/>
              </w:rPr>
              <w:t>/cached/</w:t>
            </w:r>
            <w:proofErr w:type="spellStart"/>
            <w:r w:rsidRPr="00784277">
              <w:rPr>
                <w:rFonts w:ascii="Times New Roman" w:hAnsi="Times New Roman" w:cs="Times New Roman"/>
                <w:i/>
                <w:szCs w:val="22"/>
              </w:rPr>
              <w:t>cid</w:t>
            </w:r>
            <w:proofErr w:type="spellEnd"/>
            <w:r w:rsidRPr="00784277">
              <w:rPr>
                <w:rFonts w:ascii="Times New Roman" w:eastAsia="Times New Roman" w:hAnsi="Times New Roman" w:cs="Times New Roman"/>
                <w:szCs w:val="22"/>
              </w:rPr>
              <w:t>/content</w:t>
            </w:r>
          </w:p>
        </w:tc>
        <w:tc>
          <w:tcPr>
            <w:tcW w:w="0" w:type="auto"/>
            <w:vAlign w:val="center"/>
            <w:hideMark/>
          </w:tcPr>
          <w:p w14:paraId="33CF19FA"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eturns the image file</w:t>
            </w:r>
            <w:ins w:id="37" w:author="Menzo windhouwer" w:date="2014-09-26T11:29:00Z">
              <w:r w:rsidR="008E138E">
                <w:rPr>
                  <w:rFonts w:ascii="Times New Roman" w:eastAsia="Times New Roman" w:hAnsi="Times New Roman" w:cs="Times New Roman"/>
                  <w:szCs w:val="22"/>
                </w:rPr>
                <w:t>,</w:t>
              </w:r>
            </w:ins>
            <w:r w:rsidR="009B54F3" w:rsidRPr="00784277">
              <w:rPr>
                <w:rFonts w:ascii="Times New Roman" w:eastAsia="Times New Roman" w:hAnsi="Times New Roman" w:cs="Times New Roman"/>
                <w:szCs w:val="22"/>
              </w:rPr>
              <w:t xml:space="preserve"> </w:t>
            </w:r>
            <w:r w:rsidR="00EF27E3">
              <w:rPr>
                <w:rFonts w:ascii="Times New Roman" w:eastAsia="Times New Roman" w:hAnsi="Times New Roman" w:cs="Times New Roman"/>
                <w:szCs w:val="22"/>
              </w:rPr>
              <w:t>which</w:t>
            </w:r>
            <w:r w:rsidR="009B54F3" w:rsidRPr="00784277">
              <w:rPr>
                <w:rFonts w:ascii="Times New Roman" w:eastAsia="Times New Roman" w:hAnsi="Times New Roman" w:cs="Times New Roman"/>
                <w:szCs w:val="22"/>
              </w:rPr>
              <w:t xml:space="preserve"> is the cached representation with </w:t>
            </w:r>
            <w:proofErr w:type="spellStart"/>
            <w:r w:rsidR="009B54F3" w:rsidRPr="00784277">
              <w:rPr>
                <w:rFonts w:ascii="Times New Roman" w:hAnsi="Times New Roman" w:cs="Times New Roman"/>
                <w:i/>
                <w:szCs w:val="22"/>
              </w:rPr>
              <w:t>cid</w:t>
            </w:r>
            <w:proofErr w:type="spellEnd"/>
            <w:r w:rsidR="009B54F3" w:rsidRPr="00784277">
              <w:rPr>
                <w:rFonts w:ascii="Times New Roman" w:eastAsia="Times New Roman" w:hAnsi="Times New Roman" w:cs="Times New Roman"/>
                <w:szCs w:val="22"/>
              </w:rPr>
              <w:t xml:space="preserve"> if it exists</w:t>
            </w:r>
            <w:r w:rsidR="00EF27E3">
              <w:rPr>
                <w:rFonts w:ascii="Times New Roman" w:eastAsia="Times New Roman" w:hAnsi="Times New Roman" w:cs="Times New Roman"/>
                <w:szCs w:val="22"/>
              </w:rPr>
              <w:t>.</w:t>
            </w:r>
          </w:p>
        </w:tc>
        <w:tc>
          <w:tcPr>
            <w:tcW w:w="0" w:type="auto"/>
            <w:vAlign w:val="center"/>
            <w:hideMark/>
          </w:tcPr>
          <w:p w14:paraId="2B246224" w14:textId="77777777"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Image</w:t>
            </w:r>
          </w:p>
        </w:tc>
      </w:tr>
    </w:tbl>
    <w:p w14:paraId="7B9FB2B3" w14:textId="77777777" w:rsidR="009B54F3" w:rsidRPr="00313D9B" w:rsidRDefault="009B54F3" w:rsidP="009B54F3">
      <w:pPr>
        <w:rPr>
          <w:rFonts w:eastAsia="Times New Roman" w:cs="Times New Roman"/>
          <w:szCs w:val="20"/>
        </w:rPr>
      </w:pPr>
    </w:p>
    <w:p w14:paraId="3897865F" w14:textId="77777777" w:rsidR="009B54F3" w:rsidRPr="00313D9B" w:rsidRDefault="0067779D" w:rsidP="009B54F3">
      <w:pPr>
        <w:spacing w:before="100" w:beforeAutospacing="1" w:after="100" w:afterAutospacing="1"/>
        <w:outlineLvl w:val="2"/>
        <w:rPr>
          <w:rFonts w:eastAsia="Times New Roman" w:cs="Times New Roman"/>
          <w:b/>
          <w:bCs/>
          <w:sz w:val="27"/>
          <w:szCs w:val="27"/>
        </w:rPr>
      </w:pPr>
      <w:bookmarkStart w:id="38" w:name="user-content-notebooks-implemented-but-n"/>
      <w:bookmarkEnd w:id="38"/>
      <w:r>
        <w:rPr>
          <w:rFonts w:eastAsia="Times New Roman" w:cs="Times New Roman"/>
          <w:b/>
          <w:bCs/>
          <w:sz w:val="27"/>
          <w:szCs w:val="27"/>
        </w:rPr>
        <w:t>Notebooks</w:t>
      </w:r>
      <w:r w:rsidR="006A3CD1">
        <w:rPr>
          <w:rStyle w:val="FootnoteReference"/>
          <w:rFonts w:eastAsia="Times New Roman" w:cs="Times New Roman"/>
          <w:b/>
          <w:bCs/>
          <w:sz w:val="27"/>
          <w:szCs w:val="27"/>
        </w:rPr>
        <w:footnoteReference w:id="17"/>
      </w:r>
    </w:p>
    <w:p w14:paraId="280AC268" w14:textId="77777777" w:rsidR="009B54F3" w:rsidRPr="0001090B" w:rsidRDefault="009B54F3" w:rsidP="0001090B">
      <w:pPr>
        <w:spacing w:before="100" w:beforeAutospacing="1" w:after="100" w:afterAutospacing="1"/>
        <w:rPr>
          <w:rFonts w:cs="Times New Roman"/>
          <w:b/>
          <w:bCs/>
          <w:szCs w:val="20"/>
        </w:rPr>
      </w:pPr>
      <w:proofErr w:type="spellStart"/>
      <w:r w:rsidRPr="00313D9B">
        <w:rPr>
          <w:rFonts w:cs="Times New Roman"/>
          <w:b/>
          <w:bCs/>
          <w:szCs w:val="20"/>
        </w:rPr>
        <w:t>api</w:t>
      </w:r>
      <w:proofErr w:type="spellEnd"/>
      <w:r w:rsidRPr="00313D9B">
        <w:rPr>
          <w:rFonts w:cs="Times New Roman"/>
          <w:b/>
          <w:bCs/>
          <w:szCs w:val="20"/>
        </w:rPr>
        <w:t>/notebooks</w:t>
      </w:r>
    </w:p>
    <w:p w14:paraId="3FD0C5BB" w14:textId="77777777"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8</w:t>
      </w:r>
      <w:r>
        <w:fldChar w:fldCharType="end"/>
      </w:r>
      <w:r>
        <w:t xml:space="preserve">. API for resource </w:t>
      </w:r>
      <w:r w:rsidRPr="0096047B">
        <w:rPr>
          <w:i/>
        </w:rPr>
        <w:t>Notebook</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4C4F08C2" w14:textId="77777777" w:rsidTr="00663075">
        <w:trPr>
          <w:tblHeader/>
          <w:tblCellSpacing w:w="15" w:type="dxa"/>
        </w:trPr>
        <w:tc>
          <w:tcPr>
            <w:tcW w:w="2709" w:type="dxa"/>
            <w:vAlign w:val="center"/>
            <w:hideMark/>
          </w:tcPr>
          <w:p w14:paraId="473E6861" w14:textId="77777777" w:rsidR="009B54F3" w:rsidRPr="006A3CD1" w:rsidRDefault="009B54F3" w:rsidP="00E02A1C">
            <w:pPr>
              <w:rPr>
                <w:rFonts w:ascii="Times New Roman" w:eastAsia="Times New Roman" w:hAnsi="Times New Roman" w:cs="Times New Roman"/>
                <w:b/>
                <w:bCs/>
                <w:szCs w:val="22"/>
              </w:rPr>
            </w:pPr>
            <w:r w:rsidRPr="006A3CD1">
              <w:rPr>
                <w:rFonts w:ascii="Times New Roman" w:eastAsia="Times New Roman" w:hAnsi="Times New Roman" w:cs="Times New Roman"/>
                <w:b/>
                <w:bCs/>
                <w:szCs w:val="22"/>
              </w:rPr>
              <w:t>Resource</w:t>
            </w:r>
          </w:p>
        </w:tc>
        <w:tc>
          <w:tcPr>
            <w:tcW w:w="3498" w:type="dxa"/>
            <w:vAlign w:val="center"/>
            <w:hideMark/>
          </w:tcPr>
          <w:p w14:paraId="40373C16" w14:textId="77777777" w:rsidR="009B54F3" w:rsidRPr="006A3CD1" w:rsidRDefault="009B54F3" w:rsidP="00E02A1C">
            <w:pPr>
              <w:rPr>
                <w:rFonts w:ascii="Times New Roman" w:eastAsia="Times New Roman" w:hAnsi="Times New Roman" w:cs="Times New Roman"/>
                <w:b/>
                <w:bCs/>
                <w:szCs w:val="22"/>
              </w:rPr>
            </w:pPr>
            <w:r w:rsidRPr="006A3CD1">
              <w:rPr>
                <w:rFonts w:ascii="Times New Roman" w:eastAsia="Times New Roman" w:hAnsi="Times New Roman" w:cs="Times New Roman"/>
                <w:b/>
                <w:bCs/>
                <w:szCs w:val="22"/>
              </w:rPr>
              <w:t>Description</w:t>
            </w:r>
          </w:p>
        </w:tc>
        <w:tc>
          <w:tcPr>
            <w:tcW w:w="2790" w:type="dxa"/>
            <w:vAlign w:val="center"/>
            <w:hideMark/>
          </w:tcPr>
          <w:p w14:paraId="2208F295" w14:textId="77777777" w:rsidR="009B54F3" w:rsidRPr="006A3CD1" w:rsidRDefault="00FC6C4A" w:rsidP="00FC6C4A">
            <w:pPr>
              <w:ind w:firstLine="0"/>
              <w:rPr>
                <w:rFonts w:ascii="Times New Roman" w:eastAsia="Times New Roman" w:hAnsi="Times New Roman" w:cs="Times New Roman"/>
                <w:b/>
                <w:bCs/>
                <w:szCs w:val="22"/>
              </w:rPr>
            </w:pPr>
            <w:r>
              <w:rPr>
                <w:rFonts w:ascii="Times New Roman" w:eastAsia="Times New Roman" w:hAnsi="Times New Roman" w:cs="Times New Roman"/>
                <w:b/>
                <w:bCs/>
                <w:szCs w:val="22"/>
              </w:rPr>
              <w:t xml:space="preserve">  </w:t>
            </w:r>
            <w:r w:rsidR="009B54F3" w:rsidRPr="006A3CD1">
              <w:rPr>
                <w:rFonts w:ascii="Times New Roman" w:eastAsia="Times New Roman" w:hAnsi="Times New Roman" w:cs="Times New Roman"/>
                <w:b/>
                <w:bCs/>
                <w:szCs w:val="22"/>
              </w:rPr>
              <w:t xml:space="preserve">Return </w:t>
            </w:r>
            <w:r w:rsidR="006A3CD1">
              <w:rPr>
                <w:rFonts w:ascii="Times New Roman" w:eastAsia="Times New Roman" w:hAnsi="Times New Roman" w:cs="Times New Roman"/>
                <w:b/>
                <w:bCs/>
                <w:szCs w:val="22"/>
              </w:rPr>
              <w:t>(</w:t>
            </w:r>
            <w:r w:rsidR="009B54F3" w:rsidRPr="006A3CD1">
              <w:rPr>
                <w:rFonts w:ascii="Times New Roman" w:eastAsia="Times New Roman" w:hAnsi="Times New Roman" w:cs="Times New Roman"/>
                <w:b/>
                <w:bCs/>
                <w:szCs w:val="22"/>
              </w:rPr>
              <w:t>xml</w:t>
            </w:r>
            <w:r w:rsidR="006A3CD1">
              <w:rPr>
                <w:rFonts w:ascii="Times New Roman" w:eastAsia="Times New Roman" w:hAnsi="Times New Roman" w:cs="Times New Roman"/>
                <w:b/>
                <w:bCs/>
                <w:szCs w:val="22"/>
              </w:rPr>
              <w:t>)</w:t>
            </w:r>
            <w:r w:rsidR="009B54F3" w:rsidRPr="006A3CD1">
              <w:rPr>
                <w:rFonts w:ascii="Times New Roman" w:eastAsia="Times New Roman" w:hAnsi="Times New Roman" w:cs="Times New Roman"/>
                <w:b/>
                <w:bCs/>
                <w:szCs w:val="22"/>
              </w:rPr>
              <w:t xml:space="preserve"> type</w:t>
            </w:r>
          </w:p>
        </w:tc>
      </w:tr>
      <w:tr w:rsidR="009B54F3" w:rsidRPr="00313D9B" w14:paraId="3900E056" w14:textId="77777777" w:rsidTr="00FC6C4A">
        <w:trPr>
          <w:tblCellSpacing w:w="15" w:type="dxa"/>
        </w:trPr>
        <w:tc>
          <w:tcPr>
            <w:tcW w:w="2709" w:type="dxa"/>
            <w:vAlign w:val="center"/>
            <w:hideMark/>
          </w:tcPr>
          <w:p w14:paraId="0F0FD106"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
        </w:tc>
        <w:tc>
          <w:tcPr>
            <w:tcW w:w="3498" w:type="dxa"/>
            <w:vAlign w:val="center"/>
            <w:hideMark/>
          </w:tcPr>
          <w:p w14:paraId="6CD27EC9" w14:textId="77777777" w:rsidR="009B54F3" w:rsidRPr="006A3CD1" w:rsidRDefault="006A3CD1" w:rsidP="00FC6C4A">
            <w:pPr>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eturns notebook-</w:t>
            </w:r>
            <w:proofErr w:type="spellStart"/>
            <w:r w:rsidR="009B54F3" w:rsidRPr="006A3CD1">
              <w:rPr>
                <w:rFonts w:ascii="Times New Roman" w:eastAsia="Times New Roman" w:hAnsi="Times New Roman" w:cs="Times New Roman"/>
                <w:szCs w:val="22"/>
              </w:rPr>
              <w:t>infos</w:t>
            </w:r>
            <w:proofErr w:type="spellEnd"/>
            <w:r w:rsidR="009B54F3" w:rsidRPr="006A3CD1">
              <w:rPr>
                <w:rFonts w:ascii="Times New Roman" w:eastAsia="Times New Roman" w:hAnsi="Times New Roman" w:cs="Times New Roman"/>
                <w:szCs w:val="22"/>
              </w:rPr>
              <w:t xml:space="preserve"> for the notebooks accessible to the </w:t>
            </w:r>
            <w:r>
              <w:rPr>
                <w:rFonts w:ascii="Times New Roman" w:eastAsia="Times New Roman" w:hAnsi="Times New Roman" w:cs="Times New Roman"/>
                <w:szCs w:val="22"/>
              </w:rPr>
              <w:t>logged-in</w:t>
            </w:r>
            <w:r w:rsidR="009B54F3" w:rsidRPr="006A3CD1">
              <w:rPr>
                <w:rFonts w:ascii="Times New Roman" w:eastAsia="Times New Roman" w:hAnsi="Times New Roman" w:cs="Times New Roman"/>
                <w:szCs w:val="22"/>
              </w:rPr>
              <w:t xml:space="preserve"> principal</w:t>
            </w:r>
            <w:r>
              <w:rPr>
                <w:rFonts w:ascii="Times New Roman" w:eastAsia="Times New Roman" w:hAnsi="Times New Roman" w:cs="Times New Roman"/>
                <w:szCs w:val="22"/>
              </w:rPr>
              <w:t>.</w:t>
            </w:r>
          </w:p>
        </w:tc>
        <w:tc>
          <w:tcPr>
            <w:tcW w:w="2790" w:type="dxa"/>
            <w:vAlign w:val="center"/>
            <w:hideMark/>
          </w:tcPr>
          <w:p w14:paraId="6256DA48"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NotebookInfoList</w:t>
            </w:r>
            <w:proofErr w:type="spellEnd"/>
          </w:p>
        </w:tc>
      </w:tr>
      <w:tr w:rsidR="009B54F3" w:rsidRPr="00313D9B" w14:paraId="3A3395AD" w14:textId="77777777" w:rsidTr="00FC6C4A">
        <w:trPr>
          <w:tblCellSpacing w:w="15" w:type="dxa"/>
        </w:trPr>
        <w:tc>
          <w:tcPr>
            <w:tcW w:w="2709" w:type="dxa"/>
            <w:vAlign w:val="center"/>
            <w:hideMark/>
          </w:tcPr>
          <w:p w14:paraId="71AB1775"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/notebooks/owned</w:t>
            </w:r>
          </w:p>
        </w:tc>
        <w:tc>
          <w:tcPr>
            <w:tcW w:w="3498" w:type="dxa"/>
            <w:vAlign w:val="center"/>
            <w:hideMark/>
          </w:tcPr>
          <w:p w14:paraId="4BAFEA00" w14:textId="77777777"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Returns the list of all notebook references owned by the logged-in </w:t>
            </w:r>
            <w:r w:rsidR="009B54F3" w:rsidRPr="006A3CD1">
              <w:rPr>
                <w:rFonts w:ascii="Times New Roman" w:eastAsia="Times New Roman" w:hAnsi="Times New Roman" w:cs="Times New Roman"/>
                <w:szCs w:val="22"/>
              </w:rPr>
              <w:t>principal</w:t>
            </w:r>
            <w:r>
              <w:rPr>
                <w:rFonts w:ascii="Times New Roman" w:eastAsia="Times New Roman" w:hAnsi="Times New Roman" w:cs="Times New Roman"/>
                <w:szCs w:val="22"/>
              </w:rPr>
              <w:t>.</w:t>
            </w:r>
          </w:p>
        </w:tc>
        <w:tc>
          <w:tcPr>
            <w:tcW w:w="2790" w:type="dxa"/>
            <w:vAlign w:val="center"/>
            <w:hideMark/>
          </w:tcPr>
          <w:p w14:paraId="36B0DDA3"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ReferenceList</w:t>
            </w:r>
            <w:proofErr w:type="spellEnd"/>
          </w:p>
        </w:tc>
      </w:tr>
      <w:tr w:rsidR="009B54F3" w:rsidRPr="00313D9B" w14:paraId="2D41A4CE" w14:textId="77777777" w:rsidTr="00FC6C4A">
        <w:trPr>
          <w:tblCellSpacing w:w="15" w:type="dxa"/>
        </w:trPr>
        <w:tc>
          <w:tcPr>
            <w:tcW w:w="2709" w:type="dxa"/>
            <w:vAlign w:val="center"/>
            <w:hideMark/>
          </w:tcPr>
          <w:p w14:paraId="6801D10E"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Pr="006A3CD1">
              <w:rPr>
                <w:rFonts w:ascii="Times New Roman" w:hAnsi="Times New Roman" w:cs="Times New Roman"/>
                <w:i/>
                <w:szCs w:val="22"/>
              </w:rPr>
              <w:t>nid</w:t>
            </w:r>
            <w:proofErr w:type="spellEnd"/>
            <w:r w:rsidRPr="006A3CD1">
              <w:rPr>
                <w:rFonts w:ascii="Times New Roman" w:eastAsia="Times New Roman" w:hAnsi="Times New Roman" w:cs="Times New Roman"/>
                <w:szCs w:val="22"/>
              </w:rPr>
              <w:t>/readers</w:t>
            </w:r>
          </w:p>
        </w:tc>
        <w:tc>
          <w:tcPr>
            <w:tcW w:w="3498" w:type="dxa"/>
            <w:vAlign w:val="center"/>
            <w:hideMark/>
          </w:tcPr>
          <w:p w14:paraId="28BE03AB" w14:textId="77777777"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list of </w:t>
            </w:r>
            <w:proofErr w:type="spellStart"/>
            <w:r w:rsidR="009B54F3" w:rsidRPr="006A3CD1">
              <w:rPr>
                <w:rFonts w:ascii="Times New Roman" w:hAnsi="Times New Roman" w:cs="Times New Roman"/>
                <w:i/>
                <w:szCs w:val="22"/>
              </w:rPr>
              <w:t>prid</w:t>
            </w:r>
            <w:proofErr w:type="spellEnd"/>
            <w:r w:rsidR="00E20BE8">
              <w:rPr>
                <w:rFonts w:ascii="Times New Roman" w:eastAsia="Times New Roman" w:hAnsi="Times New Roman" w:cs="Times New Roman"/>
                <w:szCs w:val="22"/>
              </w:rPr>
              <w:t xml:space="preserve">-s </w:t>
            </w:r>
            <w:r w:rsidR="009B54F3" w:rsidRPr="006A3CD1">
              <w:rPr>
                <w:rFonts w:ascii="Times New Roman" w:eastAsia="Times New Roman" w:hAnsi="Times New Roman" w:cs="Times New Roman"/>
                <w:szCs w:val="22"/>
              </w:rPr>
              <w:t>who allowed to read the annotations from the notebook</w:t>
            </w:r>
            <w:r w:rsidR="00E20BE8">
              <w:rPr>
                <w:rFonts w:ascii="Times New Roman" w:eastAsia="Times New Roman" w:hAnsi="Times New Roman" w:cs="Times New Roman"/>
                <w:szCs w:val="22"/>
              </w:rPr>
              <w:t>.</w:t>
            </w:r>
          </w:p>
        </w:tc>
        <w:tc>
          <w:tcPr>
            <w:tcW w:w="2790" w:type="dxa"/>
            <w:vAlign w:val="center"/>
            <w:hideMark/>
          </w:tcPr>
          <w:p w14:paraId="1C9F7B15"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ReferenceList</w:t>
            </w:r>
            <w:proofErr w:type="spellEnd"/>
          </w:p>
        </w:tc>
      </w:tr>
      <w:tr w:rsidR="009B54F3" w:rsidRPr="00313D9B" w14:paraId="74198010" w14:textId="77777777" w:rsidTr="00FC6C4A">
        <w:trPr>
          <w:tblCellSpacing w:w="15" w:type="dxa"/>
        </w:trPr>
        <w:tc>
          <w:tcPr>
            <w:tcW w:w="2709" w:type="dxa"/>
            <w:vAlign w:val="center"/>
            <w:hideMark/>
          </w:tcPr>
          <w:p w14:paraId="4A5C33F3"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Pr="006A3CD1">
              <w:rPr>
                <w:rFonts w:ascii="Times New Roman" w:hAnsi="Times New Roman" w:cs="Times New Roman"/>
                <w:i/>
                <w:szCs w:val="22"/>
              </w:rPr>
              <w:t>nid</w:t>
            </w:r>
            <w:proofErr w:type="spellEnd"/>
            <w:r w:rsidRPr="006A3CD1">
              <w:rPr>
                <w:rFonts w:ascii="Times New Roman" w:eastAsia="Times New Roman" w:hAnsi="Times New Roman" w:cs="Times New Roman"/>
                <w:szCs w:val="22"/>
              </w:rPr>
              <w:t>/writers</w:t>
            </w:r>
          </w:p>
        </w:tc>
        <w:tc>
          <w:tcPr>
            <w:tcW w:w="3498" w:type="dxa"/>
            <w:vAlign w:val="center"/>
            <w:hideMark/>
          </w:tcPr>
          <w:p w14:paraId="4E41C532" w14:textId="77777777"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list of </w:t>
            </w:r>
            <w:proofErr w:type="spellStart"/>
            <w:r w:rsidR="009B54F3" w:rsidRPr="006A3CD1">
              <w:rPr>
                <w:rFonts w:ascii="Times New Roman" w:hAnsi="Times New Roman" w:cs="Times New Roman"/>
                <w:i/>
                <w:szCs w:val="22"/>
              </w:rPr>
              <w:t>prid</w:t>
            </w:r>
            <w:proofErr w:type="spellEnd"/>
            <w:r w:rsidR="009B54F3" w:rsidRPr="006A3CD1">
              <w:rPr>
                <w:rFonts w:ascii="Times New Roman" w:eastAsia="Times New Roman" w:hAnsi="Times New Roman" w:cs="Times New Roman"/>
                <w:szCs w:val="22"/>
              </w:rPr>
              <w:t xml:space="preserve"> that can add annotations to the notebook</w:t>
            </w:r>
            <w:r w:rsidR="00E20BE8">
              <w:rPr>
                <w:rFonts w:ascii="Times New Roman" w:eastAsia="Times New Roman" w:hAnsi="Times New Roman" w:cs="Times New Roman"/>
                <w:szCs w:val="22"/>
              </w:rPr>
              <w:t>.</w:t>
            </w:r>
          </w:p>
        </w:tc>
        <w:tc>
          <w:tcPr>
            <w:tcW w:w="2790" w:type="dxa"/>
            <w:vAlign w:val="center"/>
            <w:hideMark/>
          </w:tcPr>
          <w:p w14:paraId="4C36F9C9"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ReferenceList</w:t>
            </w:r>
            <w:proofErr w:type="spellEnd"/>
          </w:p>
        </w:tc>
      </w:tr>
      <w:tr w:rsidR="009B54F3" w:rsidRPr="00313D9B" w14:paraId="26BD5BDE" w14:textId="77777777" w:rsidTr="00FC6C4A">
        <w:trPr>
          <w:tblCellSpacing w:w="15" w:type="dxa"/>
        </w:trPr>
        <w:tc>
          <w:tcPr>
            <w:tcW w:w="2709" w:type="dxa"/>
            <w:vAlign w:val="center"/>
            <w:hideMark/>
          </w:tcPr>
          <w:p w14:paraId="1152E32C"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Pr="006A3CD1">
              <w:rPr>
                <w:rFonts w:ascii="Times New Roman" w:hAnsi="Times New Roman" w:cs="Times New Roman"/>
                <w:i/>
                <w:szCs w:val="22"/>
              </w:rPr>
              <w:t>nid</w:t>
            </w:r>
            <w:proofErr w:type="spellEnd"/>
            <w:r w:rsidRPr="006A3CD1">
              <w:rPr>
                <w:rFonts w:ascii="Times New Roman" w:eastAsia="Times New Roman" w:hAnsi="Times New Roman" w:cs="Times New Roman"/>
                <w:szCs w:val="22"/>
              </w:rPr>
              <w:t>/metadata</w:t>
            </w:r>
          </w:p>
        </w:tc>
        <w:tc>
          <w:tcPr>
            <w:tcW w:w="3498" w:type="dxa"/>
            <w:vAlign w:val="center"/>
            <w:hideMark/>
          </w:tcPr>
          <w:p w14:paraId="33E1BE1E"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Returns</w:t>
            </w:r>
            <w:r w:rsidR="009B54F3" w:rsidRPr="006A3CD1">
              <w:rPr>
                <w:rFonts w:ascii="Times New Roman" w:eastAsia="Times New Roman" w:hAnsi="Times New Roman" w:cs="Times New Roman"/>
                <w:szCs w:val="22"/>
              </w:rPr>
              <w:t xml:space="preserve"> all metadata about a specified notebook </w:t>
            </w:r>
            <w:proofErr w:type="spellStart"/>
            <w:r w:rsidR="009B54F3" w:rsidRPr="006A3CD1">
              <w:rPr>
                <w:rFonts w:ascii="Times New Roman" w:hAnsi="Times New Roman" w:cs="Times New Roman"/>
                <w:i/>
                <w:szCs w:val="22"/>
              </w:rPr>
              <w:t>nid</w:t>
            </w:r>
            <w:proofErr w:type="spellEnd"/>
            <w:r>
              <w:rPr>
                <w:rFonts w:ascii="Times New Roman" w:eastAsia="Times New Roman" w:hAnsi="Times New Roman" w:cs="Times New Roman"/>
                <w:szCs w:val="22"/>
              </w:rPr>
              <w:t>.</w:t>
            </w:r>
          </w:p>
        </w:tc>
        <w:tc>
          <w:tcPr>
            <w:tcW w:w="2790" w:type="dxa"/>
            <w:vAlign w:val="center"/>
            <w:hideMark/>
          </w:tcPr>
          <w:p w14:paraId="76474209"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Notebook</w:t>
            </w:r>
          </w:p>
        </w:tc>
      </w:tr>
      <w:tr w:rsidR="009B54F3" w:rsidRPr="00313D9B" w14:paraId="63AAC506" w14:textId="77777777" w:rsidTr="00FC6C4A">
        <w:trPr>
          <w:tblCellSpacing w:w="15" w:type="dxa"/>
        </w:trPr>
        <w:tc>
          <w:tcPr>
            <w:tcW w:w="2709" w:type="dxa"/>
            <w:vAlign w:val="center"/>
            <w:hideMark/>
          </w:tcPr>
          <w:p w14:paraId="497A0C38" w14:textId="77777777" w:rsidR="00663075"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GET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00663075">
              <w:rPr>
                <w:rFonts w:ascii="Times New Roman" w:hAnsi="Times New Roman" w:cs="Times New Roman"/>
                <w:i/>
                <w:szCs w:val="22"/>
              </w:rPr>
              <w:t>nid</w:t>
            </w:r>
            <w:proofErr w:type="spellEnd"/>
            <w:r w:rsidRPr="006A3CD1">
              <w:rPr>
                <w:rFonts w:ascii="Times New Roman" w:eastAsia="Times New Roman" w:hAnsi="Times New Roman" w:cs="Times New Roman"/>
                <w:szCs w:val="22"/>
              </w:rPr>
              <w:t>?</w:t>
            </w:r>
            <w:r w:rsidRPr="006A3CD1">
              <w:rPr>
                <w:rFonts w:ascii="Times New Roman" w:eastAsia="Times New Roman" w:hAnsi="Times New Roman" w:cs="Times New Roman"/>
                <w:szCs w:val="22"/>
              </w:rPr>
              <w:br/>
            </w:r>
            <w:proofErr w:type="spellStart"/>
            <w:r w:rsidRPr="006A3CD1">
              <w:rPr>
                <w:rFonts w:ascii="Times New Roman" w:eastAsia="Times New Roman" w:hAnsi="Times New Roman" w:cs="Times New Roman"/>
                <w:szCs w:val="22"/>
              </w:rPr>
              <w:t>maximumAnnotations</w:t>
            </w:r>
            <w:proofErr w:type="spellEnd"/>
            <w:r w:rsidRPr="006A3CD1">
              <w:rPr>
                <w:rFonts w:ascii="Times New Roman" w:eastAsia="Times New Roman" w:hAnsi="Times New Roman" w:cs="Times New Roman"/>
                <w:szCs w:val="22"/>
              </w:rPr>
              <w:t>=</w:t>
            </w:r>
          </w:p>
          <w:p w14:paraId="6A339F80" w14:textId="77777777" w:rsidR="00663075" w:rsidRDefault="009B54F3" w:rsidP="00FC6C4A">
            <w:pPr>
              <w:jc w:val="left"/>
              <w:rPr>
                <w:rFonts w:ascii="Times New Roman" w:eastAsia="Times New Roman" w:hAnsi="Times New Roman" w:cs="Times New Roman"/>
                <w:szCs w:val="22"/>
              </w:rPr>
            </w:pPr>
            <w:r w:rsidRPr="00663075">
              <w:rPr>
                <w:rFonts w:ascii="Times New Roman" w:eastAsia="Times New Roman" w:hAnsi="Times New Roman" w:cs="Times New Roman"/>
                <w:i/>
                <w:szCs w:val="22"/>
              </w:rPr>
              <w:t>limit</w:t>
            </w:r>
            <w:r w:rsidRPr="006A3CD1">
              <w:rPr>
                <w:rFonts w:ascii="Times New Roman" w:eastAsia="Times New Roman" w:hAnsi="Times New Roman" w:cs="Times New Roman"/>
                <w:szCs w:val="22"/>
              </w:rPr>
              <w:t>&amp;</w:t>
            </w:r>
            <w:r w:rsidRPr="006A3CD1">
              <w:rPr>
                <w:rFonts w:ascii="Times New Roman" w:eastAsia="Times New Roman" w:hAnsi="Times New Roman" w:cs="Times New Roman"/>
                <w:szCs w:val="22"/>
              </w:rPr>
              <w:br/>
            </w:r>
            <w:proofErr w:type="spellStart"/>
            <w:r w:rsidRPr="006A3CD1">
              <w:rPr>
                <w:rFonts w:ascii="Times New Roman" w:eastAsia="Times New Roman" w:hAnsi="Times New Roman" w:cs="Times New Roman"/>
                <w:szCs w:val="22"/>
              </w:rPr>
              <w:t>startAnnotation</w:t>
            </w:r>
            <w:proofErr w:type="spellEnd"/>
            <w:r w:rsidRPr="006A3CD1">
              <w:rPr>
                <w:rFonts w:ascii="Times New Roman" w:eastAsia="Times New Roman" w:hAnsi="Times New Roman" w:cs="Times New Roman"/>
                <w:szCs w:val="22"/>
              </w:rPr>
              <w:t>=</w:t>
            </w:r>
            <w:r w:rsidRPr="00663075">
              <w:rPr>
                <w:rFonts w:ascii="Times New Roman" w:eastAsia="Times New Roman" w:hAnsi="Times New Roman" w:cs="Times New Roman"/>
                <w:i/>
                <w:szCs w:val="22"/>
              </w:rPr>
              <w:t>offset</w:t>
            </w:r>
            <w:r w:rsidRPr="006A3CD1">
              <w:rPr>
                <w:rFonts w:ascii="Times New Roman" w:eastAsia="Times New Roman" w:hAnsi="Times New Roman" w:cs="Times New Roman"/>
                <w:szCs w:val="22"/>
              </w:rPr>
              <w:t>&amp;</w:t>
            </w:r>
          </w:p>
          <w:p w14:paraId="597AE590" w14:textId="77777777" w:rsidR="00663075"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orderby</w:t>
            </w:r>
            <w:proofErr w:type="spellEnd"/>
            <w:r w:rsidRPr="006A3CD1">
              <w:rPr>
                <w:rFonts w:ascii="Times New Roman" w:eastAsia="Times New Roman" w:hAnsi="Times New Roman" w:cs="Times New Roman"/>
                <w:szCs w:val="22"/>
              </w:rPr>
              <w:t>=</w:t>
            </w:r>
            <w:proofErr w:type="spellStart"/>
            <w:r w:rsidRPr="00663075">
              <w:rPr>
                <w:rFonts w:ascii="Times New Roman" w:eastAsia="Times New Roman" w:hAnsi="Times New Roman" w:cs="Times New Roman"/>
                <w:i/>
                <w:szCs w:val="22"/>
              </w:rPr>
              <w:t>orderby</w:t>
            </w:r>
            <w:proofErr w:type="spellEnd"/>
            <w:r w:rsidRPr="006A3CD1">
              <w:rPr>
                <w:rFonts w:ascii="Times New Roman" w:eastAsia="Times New Roman" w:hAnsi="Times New Roman" w:cs="Times New Roman"/>
                <w:szCs w:val="22"/>
              </w:rPr>
              <w:t>&amp;</w:t>
            </w:r>
          </w:p>
          <w:p w14:paraId="5AC5AD03"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orderingMode</w:t>
            </w:r>
            <w:proofErr w:type="spellEnd"/>
            <w:r w:rsidRPr="006A3CD1">
              <w:rPr>
                <w:rFonts w:ascii="Times New Roman" w:eastAsia="Times New Roman" w:hAnsi="Times New Roman" w:cs="Times New Roman"/>
                <w:szCs w:val="22"/>
              </w:rPr>
              <w:t>=</w:t>
            </w:r>
            <w:r w:rsidRPr="006A3CD1">
              <w:rPr>
                <w:rFonts w:ascii="Times New Roman" w:hAnsi="Times New Roman" w:cs="Times New Roman"/>
                <w:szCs w:val="22"/>
              </w:rPr>
              <w:t>[[1,0]]</w:t>
            </w:r>
            <w:r w:rsidRPr="006A3CD1">
              <w:rPr>
                <w:rFonts w:ascii="Times New Roman" w:eastAsia="Times New Roman" w:hAnsi="Times New Roman" w:cs="Times New Roman"/>
                <w:szCs w:val="22"/>
              </w:rPr>
              <w:t xml:space="preserve"> </w:t>
            </w:r>
          </w:p>
        </w:tc>
        <w:tc>
          <w:tcPr>
            <w:tcW w:w="3498" w:type="dxa"/>
            <w:vAlign w:val="center"/>
            <w:hideMark/>
          </w:tcPr>
          <w:p w14:paraId="6C8B34EA"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Returns</w:t>
            </w:r>
            <w:r w:rsidR="009B54F3" w:rsidRPr="006A3CD1">
              <w:rPr>
                <w:rFonts w:ascii="Times New Roman" w:eastAsia="Times New Roman" w:hAnsi="Times New Roman" w:cs="Times New Roman"/>
                <w:szCs w:val="22"/>
              </w:rPr>
              <w:t xml:space="preserve"> the list of all annotations </w:t>
            </w:r>
            <w:r w:rsidR="009B54F3" w:rsidRPr="006A3CD1">
              <w:rPr>
                <w:rFonts w:ascii="Times New Roman" w:hAnsi="Times New Roman" w:cs="Times New Roman"/>
                <w:szCs w:val="22"/>
              </w:rPr>
              <w:t>aid</w:t>
            </w:r>
            <w:r w:rsidR="009B54F3" w:rsidRPr="006A3CD1">
              <w:rPr>
                <w:rFonts w:ascii="Times New Roman" w:eastAsia="Times New Roman" w:hAnsi="Times New Roman" w:cs="Times New Roman"/>
                <w:szCs w:val="22"/>
              </w:rPr>
              <w:t xml:space="preserve">-s contained within a Notebook with related metadata. Parameters: </w:t>
            </w:r>
            <w:proofErr w:type="spellStart"/>
            <w:r w:rsidR="009B54F3" w:rsidRPr="006A3CD1">
              <w:rPr>
                <w:rFonts w:ascii="Times New Roman" w:hAnsi="Times New Roman" w:cs="Times New Roman"/>
                <w:i/>
                <w:szCs w:val="22"/>
              </w:rPr>
              <w:t>nid</w:t>
            </w:r>
            <w:proofErr w:type="spellEnd"/>
            <w:r w:rsidR="009B54F3" w:rsidRPr="006A3CD1">
              <w:rPr>
                <w:rFonts w:ascii="Times New Roman" w:eastAsia="Times New Roman" w:hAnsi="Times New Roman" w:cs="Times New Roman"/>
                <w:szCs w:val="22"/>
              </w:rPr>
              <w:t xml:space="preserve">, optional </w:t>
            </w:r>
            <w:proofErr w:type="spellStart"/>
            <w:r w:rsidR="009B54F3" w:rsidRPr="00E20BE8">
              <w:rPr>
                <w:rFonts w:ascii="Times New Roman" w:eastAsia="Times New Roman" w:hAnsi="Times New Roman" w:cs="Times New Roman"/>
                <w:i/>
                <w:szCs w:val="22"/>
              </w:rPr>
              <w:t>maximumAnnotations</w:t>
            </w:r>
            <w:proofErr w:type="spellEnd"/>
            <w:r w:rsidR="009B54F3" w:rsidRPr="006A3CD1">
              <w:rPr>
                <w:rFonts w:ascii="Times New Roman" w:eastAsia="Times New Roman" w:hAnsi="Times New Roman" w:cs="Times New Roman"/>
                <w:szCs w:val="22"/>
              </w:rPr>
              <w:t xml:space="preserve"> specifies the maximum number of annotations to retrieve (default -1, all annotations), optional </w:t>
            </w:r>
            <w:proofErr w:type="spellStart"/>
            <w:r w:rsidR="009B54F3" w:rsidRPr="00E20BE8">
              <w:rPr>
                <w:rFonts w:ascii="Times New Roman" w:eastAsia="Times New Roman" w:hAnsi="Times New Roman" w:cs="Times New Roman"/>
                <w:i/>
                <w:szCs w:val="22"/>
              </w:rPr>
              <w:t>startAnnotation</w:t>
            </w:r>
            <w:proofErr w:type="spellEnd"/>
            <w:r w:rsidR="009B54F3" w:rsidRPr="006A3CD1">
              <w:rPr>
                <w:rFonts w:ascii="Times New Roman" w:eastAsia="Times New Roman" w:hAnsi="Times New Roman" w:cs="Times New Roman"/>
                <w:szCs w:val="22"/>
              </w:rPr>
              <w:t xml:space="preserve"> specifies the starting point from which the annotations will be retrieved (default: -1, start from the first annotation), optional </w:t>
            </w:r>
            <w:proofErr w:type="spellStart"/>
            <w:r w:rsidR="009B54F3" w:rsidRPr="00E20BE8">
              <w:rPr>
                <w:rFonts w:ascii="Times New Roman" w:eastAsia="Times New Roman" w:hAnsi="Times New Roman" w:cs="Times New Roman"/>
                <w:i/>
                <w:szCs w:val="22"/>
              </w:rPr>
              <w:t>orderby</w:t>
            </w:r>
            <w:proofErr w:type="spellEnd"/>
            <w:r w:rsidR="009B54F3" w:rsidRPr="006A3CD1">
              <w:rPr>
                <w:rFonts w:ascii="Times New Roman" w:eastAsia="Times New Roman" w:hAnsi="Times New Roman" w:cs="Times New Roman"/>
                <w:szCs w:val="22"/>
              </w:rPr>
              <w:t xml:space="preserve">, specifies the RDF property used to order the annotations (default: </w:t>
            </w:r>
            <w:proofErr w:type="spellStart"/>
            <w:r w:rsidR="009B54F3" w:rsidRPr="006A3CD1">
              <w:rPr>
                <w:rFonts w:ascii="Times New Roman" w:eastAsia="Times New Roman" w:hAnsi="Times New Roman" w:cs="Times New Roman"/>
                <w:szCs w:val="22"/>
              </w:rPr>
              <w:t>dc:created</w:t>
            </w:r>
            <w:proofErr w:type="spellEnd"/>
            <w:r w:rsidR="009B54F3" w:rsidRPr="006A3CD1">
              <w:rPr>
                <w:rFonts w:ascii="Times New Roman" w:eastAsia="Times New Roman" w:hAnsi="Times New Roman" w:cs="Times New Roman"/>
                <w:szCs w:val="22"/>
              </w:rPr>
              <w:t xml:space="preserve"> ), optional </w:t>
            </w:r>
            <w:proofErr w:type="spellStart"/>
            <w:r w:rsidR="009B54F3" w:rsidRPr="00E20BE8">
              <w:rPr>
                <w:rFonts w:ascii="Times New Roman" w:eastAsia="Times New Roman" w:hAnsi="Times New Roman" w:cs="Times New Roman"/>
                <w:i/>
                <w:szCs w:val="22"/>
              </w:rPr>
              <w:t>orderingMode</w:t>
            </w:r>
            <w:proofErr w:type="spellEnd"/>
            <w:r w:rsidR="009B54F3" w:rsidRPr="006A3CD1">
              <w:rPr>
                <w:rFonts w:ascii="Times New Roman" w:eastAsia="Times New Roman" w:hAnsi="Times New Roman" w:cs="Times New Roman"/>
                <w:szCs w:val="22"/>
              </w:rPr>
              <w:t xml:space="preserve"> specifies if the results should be sorted using a descending order </w:t>
            </w:r>
            <w:proofErr w:type="spellStart"/>
            <w:r w:rsidR="009B54F3" w:rsidRPr="00E20BE8">
              <w:rPr>
                <w:rFonts w:ascii="Times New Roman" w:eastAsia="Times New Roman" w:hAnsi="Times New Roman" w:cs="Times New Roman"/>
                <w:i/>
                <w:szCs w:val="22"/>
              </w:rPr>
              <w:t>desc</w:t>
            </w:r>
            <w:proofErr w:type="spellEnd"/>
            <w:r w:rsidR="009B54F3" w:rsidRPr="006A3CD1">
              <w:rPr>
                <w:rFonts w:ascii="Times New Roman" w:eastAsia="Times New Roman" w:hAnsi="Times New Roman" w:cs="Times New Roman"/>
                <w:szCs w:val="22"/>
              </w:rPr>
              <w:t xml:space="preserve">=1 or an ascending order </w:t>
            </w:r>
            <w:proofErr w:type="spellStart"/>
            <w:r w:rsidR="009B54F3" w:rsidRPr="00E20BE8">
              <w:rPr>
                <w:rFonts w:ascii="Times New Roman" w:eastAsia="Times New Roman" w:hAnsi="Times New Roman" w:cs="Times New Roman"/>
                <w:i/>
                <w:szCs w:val="22"/>
              </w:rPr>
              <w:t>desc</w:t>
            </w:r>
            <w:proofErr w:type="spellEnd"/>
            <w:r w:rsidR="009B54F3" w:rsidRPr="006A3CD1">
              <w:rPr>
                <w:rFonts w:ascii="Times New Roman" w:eastAsia="Times New Roman" w:hAnsi="Times New Roman" w:cs="Times New Roman"/>
                <w:szCs w:val="22"/>
              </w:rPr>
              <w:t>=0 (default: 0 )</w:t>
            </w:r>
          </w:p>
        </w:tc>
        <w:tc>
          <w:tcPr>
            <w:tcW w:w="2790" w:type="dxa"/>
            <w:vAlign w:val="center"/>
            <w:hideMark/>
          </w:tcPr>
          <w:p w14:paraId="3379D345" w14:textId="77777777" w:rsidR="009B54F3" w:rsidRPr="006A3CD1" w:rsidRDefault="009B54F3" w:rsidP="00FC6C4A">
            <w:pPr>
              <w:jc w:val="left"/>
              <w:rPr>
                <w:rFonts w:ascii="Times New Roman" w:eastAsia="Times New Roman" w:hAnsi="Times New Roman" w:cs="Times New Roman"/>
                <w:szCs w:val="22"/>
              </w:rPr>
            </w:pPr>
            <w:proofErr w:type="spellStart"/>
            <w:r w:rsidRPr="006A3CD1">
              <w:rPr>
                <w:rFonts w:ascii="Times New Roman" w:eastAsia="Times New Roman" w:hAnsi="Times New Roman" w:cs="Times New Roman"/>
                <w:szCs w:val="22"/>
              </w:rPr>
              <w:t>ReferenceList</w:t>
            </w:r>
            <w:proofErr w:type="spellEnd"/>
          </w:p>
        </w:tc>
      </w:tr>
      <w:tr w:rsidR="009B54F3" w:rsidRPr="00313D9B" w14:paraId="6658EA1D" w14:textId="77777777" w:rsidTr="00FC6C4A">
        <w:trPr>
          <w:tblCellSpacing w:w="15" w:type="dxa"/>
        </w:trPr>
        <w:tc>
          <w:tcPr>
            <w:tcW w:w="2709" w:type="dxa"/>
            <w:vAlign w:val="center"/>
            <w:hideMark/>
          </w:tcPr>
          <w:p w14:paraId="2955518B"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PUT /notebooks/</w:t>
            </w:r>
            <w:proofErr w:type="spellStart"/>
            <w:r w:rsidRPr="00663075">
              <w:rPr>
                <w:rFonts w:ascii="Times New Roman" w:hAnsi="Times New Roman" w:cs="Times New Roman"/>
                <w:i/>
                <w:szCs w:val="22"/>
              </w:rPr>
              <w:t>nid</w:t>
            </w:r>
            <w:proofErr w:type="spellEnd"/>
            <w:r w:rsidRPr="006A3CD1">
              <w:rPr>
                <w:rFonts w:ascii="Times New Roman" w:eastAsia="Times New Roman" w:hAnsi="Times New Roman" w:cs="Times New Roman"/>
                <w:szCs w:val="22"/>
              </w:rPr>
              <w:t xml:space="preserve"> </w:t>
            </w:r>
          </w:p>
        </w:tc>
        <w:tc>
          <w:tcPr>
            <w:tcW w:w="3498" w:type="dxa"/>
            <w:vAlign w:val="center"/>
            <w:hideMark/>
          </w:tcPr>
          <w:p w14:paraId="49261D95"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M</w:t>
            </w:r>
            <w:r w:rsidR="009B54F3" w:rsidRPr="006A3CD1">
              <w:rPr>
                <w:rFonts w:ascii="Times New Roman" w:eastAsia="Times New Roman" w:hAnsi="Times New Roman" w:cs="Times New Roman"/>
                <w:szCs w:val="22"/>
              </w:rPr>
              <w:t xml:space="preserve">odifies metadata of </w:t>
            </w:r>
            <w:proofErr w:type="spellStart"/>
            <w:r w:rsidR="009B54F3" w:rsidRPr="00E20BE8">
              <w:rPr>
                <w:rFonts w:ascii="Times New Roman" w:hAnsi="Times New Roman" w:cs="Times New Roman"/>
                <w:i/>
                <w:szCs w:val="22"/>
              </w:rPr>
              <w:t>nid</w:t>
            </w:r>
            <w:proofErr w:type="spellEnd"/>
            <w:r w:rsidR="009B54F3" w:rsidRPr="006A3CD1">
              <w:rPr>
                <w:rFonts w:ascii="Times New Roman" w:eastAsia="Times New Roman" w:hAnsi="Times New Roman" w:cs="Times New Roman"/>
                <w:szCs w:val="22"/>
              </w:rPr>
              <w:t>. The new notebook’s name must be sent in request’s body.</w:t>
            </w:r>
          </w:p>
        </w:tc>
        <w:tc>
          <w:tcPr>
            <w:tcW w:w="2790" w:type="dxa"/>
            <w:vAlign w:val="center"/>
            <w:hideMark/>
          </w:tcPr>
          <w:p w14:paraId="5649C009"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Envelope </w:t>
            </w:r>
            <w:proofErr w:type="spellStart"/>
            <w:r w:rsidRPr="006A3CD1">
              <w:rPr>
                <w:rFonts w:ascii="Times New Roman" w:eastAsia="Times New Roman" w:hAnsi="Times New Roman" w:cs="Times New Roman"/>
                <w:szCs w:val="22"/>
              </w:rPr>
              <w:t>NotebookResponseBody</w:t>
            </w:r>
            <w:proofErr w:type="spellEnd"/>
          </w:p>
        </w:tc>
      </w:tr>
      <w:tr w:rsidR="009B54F3" w:rsidRPr="00313D9B" w14:paraId="6EE0F825" w14:textId="77777777" w:rsidTr="00FC6C4A">
        <w:trPr>
          <w:trHeight w:val="632"/>
          <w:tblCellSpacing w:w="15" w:type="dxa"/>
        </w:trPr>
        <w:tc>
          <w:tcPr>
            <w:tcW w:w="2709" w:type="dxa"/>
            <w:vAlign w:val="center"/>
            <w:hideMark/>
          </w:tcPr>
          <w:p w14:paraId="7C1A5A5C"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PUT /notebooks/</w:t>
            </w:r>
            <w:proofErr w:type="spellStart"/>
            <w:r w:rsidRPr="00663075">
              <w:rPr>
                <w:rFonts w:ascii="Times New Roman" w:hAnsi="Times New Roman" w:cs="Times New Roman"/>
                <w:i/>
                <w:szCs w:val="22"/>
              </w:rPr>
              <w:t>nid</w:t>
            </w:r>
            <w:proofErr w:type="spellEnd"/>
            <w:r w:rsidRPr="006A3CD1">
              <w:rPr>
                <w:rFonts w:ascii="Times New Roman" w:eastAsia="Times New Roman" w:hAnsi="Times New Roman" w:cs="Times New Roman"/>
                <w:szCs w:val="22"/>
              </w:rPr>
              <w:t>/</w:t>
            </w:r>
            <w:r w:rsidRPr="00663075">
              <w:rPr>
                <w:rFonts w:ascii="Times New Roman" w:hAnsi="Times New Roman" w:cs="Times New Roman"/>
                <w:i/>
                <w:szCs w:val="22"/>
              </w:rPr>
              <w:t>aid</w:t>
            </w:r>
            <w:r w:rsidRPr="00663075">
              <w:rPr>
                <w:rFonts w:ascii="Times New Roman" w:eastAsia="Times New Roman" w:hAnsi="Times New Roman" w:cs="Times New Roman"/>
                <w:i/>
                <w:szCs w:val="22"/>
              </w:rPr>
              <w:t xml:space="preserve"> </w:t>
            </w:r>
          </w:p>
        </w:tc>
        <w:tc>
          <w:tcPr>
            <w:tcW w:w="3498" w:type="dxa"/>
            <w:vAlign w:val="center"/>
            <w:hideMark/>
          </w:tcPr>
          <w:p w14:paraId="1A0976FB"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A</w:t>
            </w:r>
            <w:r w:rsidR="009B54F3" w:rsidRPr="006A3CD1">
              <w:rPr>
                <w:rFonts w:ascii="Times New Roman" w:eastAsia="Times New Roman" w:hAnsi="Times New Roman" w:cs="Times New Roman"/>
                <w:szCs w:val="22"/>
              </w:rPr>
              <w:t xml:space="preserve">dds an annotation </w:t>
            </w:r>
            <w:r w:rsidR="009B54F3" w:rsidRPr="006A3CD1">
              <w:rPr>
                <w:rFonts w:ascii="Times New Roman" w:hAnsi="Times New Roman" w:cs="Times New Roman"/>
                <w:szCs w:val="22"/>
              </w:rPr>
              <w:t>aid</w:t>
            </w:r>
            <w:r w:rsidR="009B54F3" w:rsidRPr="006A3CD1">
              <w:rPr>
                <w:rFonts w:ascii="Times New Roman" w:eastAsia="Times New Roman" w:hAnsi="Times New Roman" w:cs="Times New Roman"/>
                <w:szCs w:val="22"/>
              </w:rPr>
              <w:t xml:space="preserve"> to the list of annotations of </w:t>
            </w:r>
            <w:proofErr w:type="spellStart"/>
            <w:r w:rsidR="009B54F3" w:rsidRPr="00E20BE8">
              <w:rPr>
                <w:rFonts w:ascii="Times New Roman" w:hAnsi="Times New Roman" w:cs="Times New Roman"/>
                <w:i/>
                <w:szCs w:val="22"/>
              </w:rPr>
              <w:t>nid</w:t>
            </w:r>
            <w:proofErr w:type="spellEnd"/>
            <w:r>
              <w:rPr>
                <w:rFonts w:ascii="Times New Roman" w:hAnsi="Times New Roman" w:cs="Times New Roman"/>
                <w:i/>
                <w:szCs w:val="22"/>
              </w:rPr>
              <w:t>.</w:t>
            </w:r>
            <w:r w:rsidR="009B54F3" w:rsidRPr="00E20BE8">
              <w:rPr>
                <w:rFonts w:ascii="Times New Roman" w:eastAsia="Times New Roman" w:hAnsi="Times New Roman" w:cs="Times New Roman"/>
                <w:i/>
                <w:szCs w:val="22"/>
              </w:rPr>
              <w:t xml:space="preserve"> </w:t>
            </w:r>
          </w:p>
        </w:tc>
        <w:tc>
          <w:tcPr>
            <w:tcW w:w="2790" w:type="dxa"/>
            <w:vAlign w:val="center"/>
            <w:hideMark/>
          </w:tcPr>
          <w:p w14:paraId="782642E3"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Envelope </w:t>
            </w:r>
            <w:proofErr w:type="spellStart"/>
            <w:r w:rsidRPr="006A3CD1">
              <w:rPr>
                <w:rFonts w:ascii="Times New Roman" w:eastAsia="Times New Roman" w:hAnsi="Times New Roman" w:cs="Times New Roman"/>
                <w:szCs w:val="22"/>
              </w:rPr>
              <w:t>NotebookResponseBody</w:t>
            </w:r>
            <w:proofErr w:type="spellEnd"/>
          </w:p>
        </w:tc>
      </w:tr>
      <w:tr w:rsidR="009B54F3" w:rsidRPr="00313D9B" w14:paraId="0CF83E18" w14:textId="77777777" w:rsidTr="00FC6C4A">
        <w:trPr>
          <w:tblCellSpacing w:w="15" w:type="dxa"/>
        </w:trPr>
        <w:tc>
          <w:tcPr>
            <w:tcW w:w="2709" w:type="dxa"/>
            <w:vAlign w:val="center"/>
            <w:hideMark/>
          </w:tcPr>
          <w:p w14:paraId="479CA30B"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POST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
        </w:tc>
        <w:tc>
          <w:tcPr>
            <w:tcW w:w="3498" w:type="dxa"/>
            <w:vAlign w:val="center"/>
            <w:hideMark/>
          </w:tcPr>
          <w:p w14:paraId="5F27C3B9"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C</w:t>
            </w:r>
            <w:r w:rsidR="009B54F3" w:rsidRPr="006A3CD1">
              <w:rPr>
                <w:rFonts w:ascii="Times New Roman" w:eastAsia="Times New Roman" w:hAnsi="Times New Roman" w:cs="Times New Roman"/>
                <w:szCs w:val="22"/>
              </w:rPr>
              <w:t xml:space="preserve">reates a new notebook. </w:t>
            </w: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w:t>
            </w:r>
            <w:proofErr w:type="spellStart"/>
            <w:r w:rsidR="009B54F3" w:rsidRPr="00E20BE8">
              <w:rPr>
                <w:rFonts w:ascii="Times New Roman" w:hAnsi="Times New Roman" w:cs="Times New Roman"/>
                <w:i/>
                <w:szCs w:val="22"/>
              </w:rPr>
              <w:t>nid</w:t>
            </w:r>
            <w:proofErr w:type="spellEnd"/>
            <w:r w:rsidR="009B54F3" w:rsidRPr="006A3CD1">
              <w:rPr>
                <w:rFonts w:ascii="Times New Roman" w:eastAsia="Times New Roman" w:hAnsi="Times New Roman" w:cs="Times New Roman"/>
                <w:szCs w:val="22"/>
              </w:rPr>
              <w:t xml:space="preserve"> of the created Notebook in response’s payload</w:t>
            </w:r>
            <w:r>
              <w:rPr>
                <w:rFonts w:ascii="Times New Roman" w:eastAsia="Times New Roman" w:hAnsi="Times New Roman" w:cs="Times New Roman"/>
                <w:szCs w:val="22"/>
              </w:rPr>
              <w:t>.</w:t>
            </w:r>
          </w:p>
        </w:tc>
        <w:tc>
          <w:tcPr>
            <w:tcW w:w="2790" w:type="dxa"/>
            <w:vAlign w:val="center"/>
            <w:hideMark/>
          </w:tcPr>
          <w:p w14:paraId="138C6B2C"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Envelope </w:t>
            </w:r>
            <w:proofErr w:type="spellStart"/>
            <w:r w:rsidRPr="006A3CD1">
              <w:rPr>
                <w:rFonts w:ascii="Times New Roman" w:eastAsia="Times New Roman" w:hAnsi="Times New Roman" w:cs="Times New Roman"/>
                <w:szCs w:val="22"/>
              </w:rPr>
              <w:t>NotebookResponseBody</w:t>
            </w:r>
            <w:proofErr w:type="spellEnd"/>
          </w:p>
        </w:tc>
      </w:tr>
      <w:tr w:rsidR="009B54F3" w:rsidRPr="00313D9B" w14:paraId="7260DDB5" w14:textId="77777777" w:rsidTr="00FC6C4A">
        <w:trPr>
          <w:tblCellSpacing w:w="15" w:type="dxa"/>
        </w:trPr>
        <w:tc>
          <w:tcPr>
            <w:tcW w:w="2709" w:type="dxa"/>
            <w:vAlign w:val="center"/>
            <w:hideMark/>
          </w:tcPr>
          <w:p w14:paraId="2A72E0A8"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DELETE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Pr="00663075">
              <w:rPr>
                <w:rFonts w:ascii="Times New Roman" w:hAnsi="Times New Roman" w:cs="Times New Roman"/>
                <w:i/>
                <w:szCs w:val="22"/>
              </w:rPr>
              <w:t>nid</w:t>
            </w:r>
            <w:proofErr w:type="spellEnd"/>
            <w:r w:rsidRPr="006A3CD1">
              <w:rPr>
                <w:rFonts w:ascii="Times New Roman" w:eastAsia="Times New Roman" w:hAnsi="Times New Roman" w:cs="Times New Roman"/>
                <w:szCs w:val="22"/>
              </w:rPr>
              <w:t xml:space="preserve"> </w:t>
            </w:r>
          </w:p>
        </w:tc>
        <w:tc>
          <w:tcPr>
            <w:tcW w:w="3498" w:type="dxa"/>
            <w:vAlign w:val="center"/>
            <w:hideMark/>
          </w:tcPr>
          <w:p w14:paraId="142160E1"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D</w:t>
            </w:r>
            <w:r w:rsidR="009B54F3" w:rsidRPr="006A3CD1">
              <w:rPr>
                <w:rFonts w:ascii="Times New Roman" w:eastAsia="Times New Roman" w:hAnsi="Times New Roman" w:cs="Times New Roman"/>
                <w:szCs w:val="22"/>
              </w:rPr>
              <w:t>elete</w:t>
            </w:r>
            <w:r>
              <w:rPr>
                <w:rFonts w:ascii="Times New Roman" w:eastAsia="Times New Roman" w:hAnsi="Times New Roman" w:cs="Times New Roman"/>
                <w:szCs w:val="22"/>
              </w:rPr>
              <w:t>s</w:t>
            </w:r>
            <w:r w:rsidR="009B54F3" w:rsidRPr="006A3CD1">
              <w:rPr>
                <w:rFonts w:ascii="Times New Roman" w:eastAsia="Times New Roman" w:hAnsi="Times New Roman" w:cs="Times New Roman"/>
                <w:szCs w:val="22"/>
              </w:rPr>
              <w:t xml:space="preserve"> </w:t>
            </w:r>
            <w:proofErr w:type="spellStart"/>
            <w:r w:rsidR="009B54F3" w:rsidRPr="00E20BE8">
              <w:rPr>
                <w:rFonts w:ascii="Times New Roman" w:hAnsi="Times New Roman" w:cs="Times New Roman"/>
                <w:i/>
                <w:szCs w:val="22"/>
              </w:rPr>
              <w:t>nid</w:t>
            </w:r>
            <w:proofErr w:type="spellEnd"/>
            <w:r w:rsidR="009B54F3" w:rsidRPr="006A3CD1">
              <w:rPr>
                <w:rFonts w:ascii="Times New Roman" w:eastAsia="Times New Roman" w:hAnsi="Times New Roman" w:cs="Times New Roman"/>
                <w:szCs w:val="22"/>
              </w:rPr>
              <w:t xml:space="preserve">. Annotations stay, they just lose connection to </w:t>
            </w:r>
            <w:proofErr w:type="spellStart"/>
            <w:r w:rsidR="009B54F3" w:rsidRPr="00E20BE8">
              <w:rPr>
                <w:rFonts w:ascii="Times New Roman" w:hAnsi="Times New Roman" w:cs="Times New Roman"/>
                <w:i/>
                <w:szCs w:val="22"/>
              </w:rPr>
              <w:t>nid</w:t>
            </w:r>
            <w:proofErr w:type="spellEnd"/>
            <w:r w:rsidR="009B54F3" w:rsidRPr="00E20BE8">
              <w:rPr>
                <w:rFonts w:ascii="Times New Roman" w:eastAsia="Times New Roman" w:hAnsi="Times New Roman" w:cs="Times New Roman"/>
                <w:i/>
                <w:szCs w:val="22"/>
              </w:rPr>
              <w:t xml:space="preserve"> </w:t>
            </w:r>
            <w:r>
              <w:rPr>
                <w:rFonts w:ascii="Times New Roman" w:eastAsia="Times New Roman" w:hAnsi="Times New Roman" w:cs="Times New Roman"/>
                <w:i/>
                <w:szCs w:val="22"/>
              </w:rPr>
              <w:t>.</w:t>
            </w:r>
          </w:p>
        </w:tc>
        <w:tc>
          <w:tcPr>
            <w:tcW w:w="2790" w:type="dxa"/>
            <w:vAlign w:val="center"/>
            <w:hideMark/>
          </w:tcPr>
          <w:p w14:paraId="5F8E5507"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https status, no xml</w:t>
            </w:r>
          </w:p>
        </w:tc>
      </w:tr>
      <w:tr w:rsidR="009B54F3" w:rsidRPr="00313D9B" w14:paraId="760A37AA" w14:textId="77777777" w:rsidTr="00FC6C4A">
        <w:trPr>
          <w:tblCellSpacing w:w="15" w:type="dxa"/>
        </w:trPr>
        <w:tc>
          <w:tcPr>
            <w:tcW w:w="2709" w:type="dxa"/>
            <w:vAlign w:val="center"/>
            <w:hideMark/>
          </w:tcPr>
          <w:p w14:paraId="092665BD"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POST </w:t>
            </w:r>
            <w:proofErr w:type="spellStart"/>
            <w:r w:rsidRPr="006A3CD1">
              <w:rPr>
                <w:rFonts w:ascii="Times New Roman" w:eastAsia="Times New Roman" w:hAnsi="Times New Roman" w:cs="Times New Roman"/>
                <w:szCs w:val="22"/>
              </w:rPr>
              <w:t>api</w:t>
            </w:r>
            <w:proofErr w:type="spellEnd"/>
            <w:r w:rsidRPr="006A3CD1">
              <w:rPr>
                <w:rFonts w:ascii="Times New Roman" w:eastAsia="Times New Roman" w:hAnsi="Times New Roman" w:cs="Times New Roman"/>
                <w:szCs w:val="22"/>
              </w:rPr>
              <w:t>/notebooks/</w:t>
            </w:r>
            <w:proofErr w:type="spellStart"/>
            <w:r w:rsidRPr="00663075">
              <w:rPr>
                <w:rFonts w:ascii="Times New Roman" w:hAnsi="Times New Roman" w:cs="Times New Roman"/>
                <w:i/>
                <w:szCs w:val="22"/>
              </w:rPr>
              <w:t>nid</w:t>
            </w:r>
            <w:proofErr w:type="spellEnd"/>
            <w:r w:rsidRPr="006A3CD1">
              <w:rPr>
                <w:rFonts w:ascii="Times New Roman" w:eastAsia="Times New Roman" w:hAnsi="Times New Roman" w:cs="Times New Roman"/>
                <w:szCs w:val="22"/>
              </w:rPr>
              <w:t xml:space="preserve"> </w:t>
            </w:r>
          </w:p>
        </w:tc>
        <w:tc>
          <w:tcPr>
            <w:tcW w:w="3498" w:type="dxa"/>
            <w:vAlign w:val="center"/>
            <w:hideMark/>
          </w:tcPr>
          <w:p w14:paraId="2119B63D" w14:textId="7777777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C</w:t>
            </w:r>
            <w:r w:rsidR="009B54F3" w:rsidRPr="006A3CD1">
              <w:rPr>
                <w:rFonts w:ascii="Times New Roman" w:eastAsia="Times New Roman" w:hAnsi="Times New Roman" w:cs="Times New Roman"/>
                <w:szCs w:val="22"/>
              </w:rPr>
              <w:t xml:space="preserve">reates a new annotation in </w:t>
            </w:r>
            <w:proofErr w:type="spellStart"/>
            <w:r w:rsidR="009B54F3" w:rsidRPr="00E20BE8">
              <w:rPr>
                <w:rFonts w:ascii="Times New Roman" w:hAnsi="Times New Roman" w:cs="Times New Roman"/>
                <w:i/>
                <w:szCs w:val="22"/>
              </w:rPr>
              <w:t>nid</w:t>
            </w:r>
            <w:proofErr w:type="spellEnd"/>
            <w:r w:rsidR="009B54F3" w:rsidRPr="006A3CD1">
              <w:rPr>
                <w:rFonts w:ascii="Times New Roman" w:eastAsia="Times New Roman" w:hAnsi="Times New Roman" w:cs="Times New Roman"/>
                <w:szCs w:val="22"/>
              </w:rPr>
              <w:t xml:space="preserve">. The content of an annotation is given in the request body. In fact this is a short cut of two actions: POST </w:t>
            </w:r>
            <w:proofErr w:type="spellStart"/>
            <w:r w:rsidR="009B54F3" w:rsidRPr="006A3CD1">
              <w:rPr>
                <w:rFonts w:ascii="Times New Roman" w:eastAsia="Times New Roman" w:hAnsi="Times New Roman" w:cs="Times New Roman"/>
                <w:szCs w:val="22"/>
              </w:rPr>
              <w:t>api</w:t>
            </w:r>
            <w:proofErr w:type="spellEnd"/>
            <w:r w:rsidR="009B54F3" w:rsidRPr="006A3CD1">
              <w:rPr>
                <w:rFonts w:ascii="Times New Roman" w:eastAsia="Times New Roman" w:hAnsi="Times New Roman" w:cs="Times New Roman"/>
                <w:szCs w:val="22"/>
              </w:rPr>
              <w:t>/annotations and PUT /notebooks/</w:t>
            </w:r>
            <w:proofErr w:type="spellStart"/>
            <w:r w:rsidR="009B54F3" w:rsidRPr="006A3CD1">
              <w:rPr>
                <w:rFonts w:ascii="Times New Roman" w:hAnsi="Times New Roman" w:cs="Times New Roman"/>
                <w:szCs w:val="22"/>
              </w:rPr>
              <w:t>nid</w:t>
            </w:r>
            <w:r w:rsidR="009B54F3" w:rsidRPr="006A3CD1">
              <w:rPr>
                <w:rFonts w:ascii="Times New Roman" w:eastAsia="Times New Roman" w:hAnsi="Times New Roman" w:cs="Times New Roman"/>
                <w:szCs w:val="22"/>
              </w:rPr>
              <w:t>?annotation</w:t>
            </w:r>
            <w:proofErr w:type="spellEnd"/>
            <w:r w:rsidR="009B54F3" w:rsidRPr="006A3CD1">
              <w:rPr>
                <w:rFonts w:ascii="Times New Roman" w:eastAsia="Times New Roman" w:hAnsi="Times New Roman" w:cs="Times New Roman"/>
                <w:szCs w:val="22"/>
              </w:rPr>
              <w:t>=</w:t>
            </w:r>
            <w:r w:rsidR="009B54F3" w:rsidRPr="00E20BE8">
              <w:rPr>
                <w:rFonts w:ascii="Times New Roman" w:hAnsi="Times New Roman" w:cs="Times New Roman"/>
                <w:i/>
                <w:szCs w:val="22"/>
              </w:rPr>
              <w:t>aid</w:t>
            </w:r>
            <w:r w:rsidR="009B54F3" w:rsidRPr="006A3CD1">
              <w:rPr>
                <w:rFonts w:ascii="Times New Roman" w:eastAsia="Times New Roman" w:hAnsi="Times New Roman" w:cs="Times New Roman"/>
                <w:szCs w:val="22"/>
              </w:rPr>
              <w:t>.</w:t>
            </w:r>
          </w:p>
        </w:tc>
        <w:tc>
          <w:tcPr>
            <w:tcW w:w="2790" w:type="dxa"/>
            <w:vAlign w:val="center"/>
            <w:hideMark/>
          </w:tcPr>
          <w:p w14:paraId="72710CF0"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 xml:space="preserve">Envelope </w:t>
            </w:r>
            <w:proofErr w:type="spellStart"/>
            <w:r w:rsidRPr="006A3CD1">
              <w:rPr>
                <w:rFonts w:ascii="Times New Roman" w:eastAsia="Times New Roman" w:hAnsi="Times New Roman" w:cs="Times New Roman"/>
                <w:szCs w:val="22"/>
              </w:rPr>
              <w:t>NotebookResponseBody</w:t>
            </w:r>
            <w:proofErr w:type="spellEnd"/>
          </w:p>
        </w:tc>
      </w:tr>
    </w:tbl>
    <w:p w14:paraId="010664EE" w14:textId="77777777" w:rsidR="009B54F3" w:rsidRPr="00FC5A7C" w:rsidRDefault="009B54F3" w:rsidP="006842AB">
      <w:pPr>
        <w:pStyle w:val="Heading2"/>
      </w:pPr>
      <w:bookmarkStart w:id="39" w:name="_Ref275791540"/>
      <w:bookmarkStart w:id="40" w:name="_Toc276640544"/>
      <w:r w:rsidRPr="00FC5A7C">
        <w:t xml:space="preserve">DWAN </w:t>
      </w:r>
      <w:r w:rsidR="00940D6A">
        <w:t>front-end</w:t>
      </w:r>
      <w:r w:rsidRPr="00FC5A7C">
        <w:t>(s)</w:t>
      </w:r>
      <w:bookmarkEnd w:id="39"/>
      <w:bookmarkEnd w:id="40"/>
    </w:p>
    <w:p w14:paraId="6D5AAECA" w14:textId="77777777" w:rsidR="009B54F3" w:rsidRDefault="009B54F3" w:rsidP="006842AB">
      <w:pPr>
        <w:pStyle w:val="Heading3"/>
      </w:pPr>
      <w:bookmarkStart w:id="41" w:name="_Toc276640545"/>
      <w:r w:rsidRPr="00FC5A7C">
        <w:t xml:space="preserve">Wired-Marker based </w:t>
      </w:r>
      <w:r w:rsidR="00940D6A">
        <w:t>front-end</w:t>
      </w:r>
      <w:bookmarkEnd w:id="41"/>
    </w:p>
    <w:p w14:paraId="4AF05B4B" w14:textId="77777777" w:rsidR="003354BB" w:rsidRPr="001904E6" w:rsidRDefault="001904E6" w:rsidP="001904E6">
      <w:pPr>
        <w:rPr>
          <w:lang w:val="en-US"/>
        </w:rPr>
      </w:pPr>
      <w:r>
        <w:t xml:space="preserve">The original </w:t>
      </w:r>
      <w:r w:rsidRPr="001904E6">
        <w:rPr>
          <w:i/>
        </w:rPr>
        <w:t>Wired</w:t>
      </w:r>
      <w:r w:rsidR="000535BF">
        <w:rPr>
          <w:i/>
        </w:rPr>
        <w:t>-</w:t>
      </w:r>
      <w:r w:rsidRPr="001904E6">
        <w:rPr>
          <w:i/>
        </w:rPr>
        <w:t>Marker</w:t>
      </w:r>
      <w:r>
        <w:t xml:space="preserve"> </w:t>
      </w:r>
      <w:r w:rsidR="00545839">
        <w:t xml:space="preserve">software </w:t>
      </w:r>
      <w:r w:rsidR="003354BB">
        <w:rPr>
          <w:lang w:val="en-US"/>
        </w:rPr>
        <w:t xml:space="preserve">is freeware developed in Japan as part of the Integrated Database Project sponsored by the Ministry of Education, Culture, Sports, Science and Technology (development code name </w:t>
      </w:r>
      <w:proofErr w:type="spellStart"/>
      <w:r w:rsidR="003354BB" w:rsidRPr="009B39E6">
        <w:rPr>
          <w:i/>
          <w:lang w:val="en-US"/>
        </w:rPr>
        <w:t>ScrapParty</w:t>
      </w:r>
      <w:proofErr w:type="spellEnd"/>
      <w:r w:rsidR="003354BB">
        <w:rPr>
          <w:lang w:val="en-US"/>
        </w:rPr>
        <w:t>) for supporting the construction of databases</w:t>
      </w:r>
      <w:r w:rsidR="003354BB">
        <w:t xml:space="preserve">. </w:t>
      </w:r>
      <w:r w:rsidR="00030CEB">
        <w:t>The t</w:t>
      </w:r>
      <w:r w:rsidR="003354BB">
        <w:t>ool’s concept and d</w:t>
      </w:r>
      <w:r w:rsidR="003354BB" w:rsidRPr="001C44E2">
        <w:t xml:space="preserve">esign </w:t>
      </w:r>
      <w:r w:rsidR="00030CEB">
        <w:t>are credited</w:t>
      </w:r>
      <w:r w:rsidR="003354BB" w:rsidRPr="001C44E2">
        <w:t xml:space="preserve"> </w:t>
      </w:r>
      <w:r w:rsidR="003354BB">
        <w:t>to</w:t>
      </w:r>
      <w:r w:rsidR="003354BB" w:rsidRPr="001C44E2">
        <w:t xml:space="preserve"> BITS </w:t>
      </w:r>
      <w:r w:rsidR="003354BB">
        <w:t>Co., Ltd.</w:t>
      </w:r>
      <w:r w:rsidR="003354BB">
        <w:rPr>
          <w:rStyle w:val="FootnoteReference"/>
        </w:rPr>
        <w:footnoteReference w:id="18"/>
      </w:r>
      <w:r w:rsidR="003354BB">
        <w:t xml:space="preserve"> </w:t>
      </w:r>
      <w:r w:rsidR="003354BB" w:rsidRPr="001C44E2">
        <w:t xml:space="preserve">and </w:t>
      </w:r>
      <w:proofErr w:type="spellStart"/>
      <w:r w:rsidR="003354BB" w:rsidRPr="001C44E2">
        <w:t>Prof.</w:t>
      </w:r>
      <w:proofErr w:type="spellEnd"/>
      <w:r w:rsidR="003354BB" w:rsidRPr="001C44E2">
        <w:t xml:space="preserve"> Okubo</w:t>
      </w:r>
      <w:r w:rsidR="003354BB">
        <w:t xml:space="preserve">. </w:t>
      </w:r>
    </w:p>
    <w:p w14:paraId="01EB1E72" w14:textId="77777777" w:rsidR="003354BB" w:rsidRDefault="003354BB" w:rsidP="003354BB">
      <w:pPr>
        <w:rPr>
          <w:color w:val="000000" w:themeColor="text1"/>
          <w:lang w:val="en-US"/>
        </w:rPr>
      </w:pPr>
      <w:r>
        <w:rPr>
          <w:lang w:val="en-US"/>
        </w:rPr>
        <w:t xml:space="preserve">Wired-Marker is licensed under a </w:t>
      </w:r>
      <w:r>
        <w:rPr>
          <w:color w:val="000000" w:themeColor="text1"/>
          <w:lang w:val="en-US"/>
        </w:rPr>
        <w:t>Creative Common</w:t>
      </w:r>
      <w:r w:rsidR="0005451F">
        <w:rPr>
          <w:color w:val="000000" w:themeColor="text1"/>
          <w:lang w:val="en-US"/>
        </w:rPr>
        <w:t>s</w:t>
      </w:r>
      <w:r>
        <w:rPr>
          <w:color w:val="000000" w:themeColor="text1"/>
          <w:lang w:val="en-US"/>
        </w:rPr>
        <w:t xml:space="preserve"> </w:t>
      </w:r>
      <w:r w:rsidR="0005451F">
        <w:rPr>
          <w:color w:val="000000" w:themeColor="text1"/>
          <w:lang w:val="en-US"/>
        </w:rPr>
        <w:t>L</w:t>
      </w:r>
      <w:r>
        <w:rPr>
          <w:color w:val="000000" w:themeColor="text1"/>
          <w:lang w:val="en-US"/>
        </w:rPr>
        <w:t xml:space="preserve">icense. </w:t>
      </w:r>
      <w:r>
        <w:t xml:space="preserve">This </w:t>
      </w:r>
      <w:r w:rsidR="00C57528">
        <w:t xml:space="preserve">includes a </w:t>
      </w:r>
      <w:r>
        <w:t xml:space="preserve">“No-Derivative works” condition, which means that the modified code cannot be distributed.   According to the special agreement between </w:t>
      </w:r>
      <w:r w:rsidRPr="001C44E2">
        <w:t xml:space="preserve">BITS </w:t>
      </w:r>
      <w:r>
        <w:t>Co., Ltd</w:t>
      </w:r>
      <w:r w:rsidR="00CA2254">
        <w:t>.</w:t>
      </w:r>
      <w:r>
        <w:t xml:space="preserve"> and </w:t>
      </w:r>
      <w:r w:rsidR="002B5E6A">
        <w:t xml:space="preserve">the </w:t>
      </w:r>
      <w:r>
        <w:t>MPI</w:t>
      </w:r>
      <w:r w:rsidR="002B5E6A">
        <w:t xml:space="preserve"> for Psycholinguistics</w:t>
      </w:r>
      <w:r w:rsidR="00FB0319">
        <w:t>,</w:t>
      </w:r>
      <w:r>
        <w:t xml:space="preserve"> this condition has been waived. </w:t>
      </w:r>
    </w:p>
    <w:p w14:paraId="33FBB8DB" w14:textId="77777777" w:rsidR="003354BB" w:rsidRDefault="003354BB" w:rsidP="003354BB">
      <w:pPr>
        <w:rPr>
          <w:rFonts w:ascii="Arial" w:hAnsi="Arial" w:cs="Arial"/>
          <w:color w:val="343434"/>
          <w:lang w:val="en-US"/>
        </w:rPr>
      </w:pPr>
      <w:r>
        <w:rPr>
          <w:lang w:val="en-US"/>
        </w:rPr>
        <w:t xml:space="preserve">Wired-Marker as well as </w:t>
      </w:r>
      <w:r w:rsidR="00C2079F">
        <w:rPr>
          <w:lang w:val="en-US"/>
        </w:rPr>
        <w:t xml:space="preserve">Wired-marker-based </w:t>
      </w:r>
      <w:r>
        <w:rPr>
          <w:lang w:val="en-US"/>
        </w:rPr>
        <w:t xml:space="preserve">DWAN client, is a Firefox extension that can be used with Firefox versions greater than 2.0. </w:t>
      </w:r>
      <w:r w:rsidR="00602E14">
        <w:rPr>
          <w:lang w:val="en-US"/>
        </w:rPr>
        <w:t>The</w:t>
      </w:r>
      <w:r>
        <w:rPr>
          <w:lang w:val="en-US"/>
        </w:rPr>
        <w:t xml:space="preserve"> DWAN client</w:t>
      </w:r>
      <w:r w:rsidR="00602E14">
        <w:rPr>
          <w:lang w:val="en-US"/>
        </w:rPr>
        <w:t xml:space="preserve"> can be downloaded</w:t>
      </w:r>
      <w:r>
        <w:rPr>
          <w:lang w:val="en-US"/>
        </w:rPr>
        <w:t xml:space="preserve"> as an </w:t>
      </w:r>
      <w:r w:rsidR="00A9774E">
        <w:rPr>
          <w:lang w:val="en-US"/>
        </w:rPr>
        <w:t>XPI</w:t>
      </w:r>
      <w:r w:rsidR="00EC5100">
        <w:rPr>
          <w:rStyle w:val="FootnoteReference"/>
          <w:lang w:val="en-US"/>
        </w:rPr>
        <w:footnoteReference w:id="19"/>
      </w:r>
      <w:r w:rsidR="00A9774E">
        <w:rPr>
          <w:lang w:val="en-US"/>
        </w:rPr>
        <w:t xml:space="preserve"> </w:t>
      </w:r>
      <w:r>
        <w:rPr>
          <w:lang w:val="en-US"/>
        </w:rPr>
        <w:t xml:space="preserve">file from the DASISH </w:t>
      </w:r>
      <w:proofErr w:type="spellStart"/>
      <w:r>
        <w:rPr>
          <w:lang w:val="en-US"/>
        </w:rPr>
        <w:t>GitHub</w:t>
      </w:r>
      <w:proofErr w:type="spellEnd"/>
      <w:r>
        <w:rPr>
          <w:lang w:val="en-US"/>
        </w:rPr>
        <w:t xml:space="preserve"> repository at </w:t>
      </w:r>
      <w:hyperlink r:id="rId31" w:history="1">
        <w:r w:rsidRPr="004E06CB">
          <w:rPr>
            <w:rStyle w:val="Hyperlink"/>
            <w:lang w:val="en-US"/>
          </w:rPr>
          <w:t>https://github.com/DASISH/dwan-client-wiredmarker/releases</w:t>
        </w:r>
      </w:hyperlink>
      <w:r>
        <w:rPr>
          <w:lang w:val="en-US"/>
        </w:rPr>
        <w:t xml:space="preserve">. </w:t>
      </w:r>
      <w:r w:rsidR="005E240F">
        <w:rPr>
          <w:lang w:val="en-US"/>
        </w:rPr>
        <w:t xml:space="preserve">A more </w:t>
      </w:r>
      <w:r>
        <w:rPr>
          <w:lang w:val="en-US"/>
        </w:rPr>
        <w:t xml:space="preserve">detailed description on how to install the extension can be found in the </w:t>
      </w:r>
      <w:r w:rsidR="00EC5100">
        <w:rPr>
          <w:lang w:val="en-US"/>
        </w:rPr>
        <w:t>Manual, see the Appendix of the presented deliverable</w:t>
      </w:r>
      <w:r>
        <w:rPr>
          <w:lang w:val="en-US"/>
        </w:rPr>
        <w:t xml:space="preserve">. After </w:t>
      </w:r>
      <w:r w:rsidR="00685A14">
        <w:rPr>
          <w:lang w:val="en-US"/>
        </w:rPr>
        <w:t xml:space="preserve">completed </w:t>
      </w:r>
      <w:r>
        <w:rPr>
          <w:lang w:val="en-US"/>
        </w:rPr>
        <w:t>installation</w:t>
      </w:r>
      <w:r w:rsidR="00685A14">
        <w:rPr>
          <w:lang w:val="en-US"/>
        </w:rPr>
        <w:t xml:space="preserve"> of the add-on</w:t>
      </w:r>
      <w:r>
        <w:rPr>
          <w:lang w:val="en-US"/>
        </w:rPr>
        <w:t xml:space="preserve">, </w:t>
      </w:r>
      <w:r w:rsidR="00B248C6">
        <w:rPr>
          <w:lang w:val="en-US"/>
        </w:rPr>
        <w:t xml:space="preserve">a new menu item called </w:t>
      </w:r>
      <w:r w:rsidRPr="0021428F">
        <w:rPr>
          <w:i/>
          <w:lang w:val="en-US"/>
        </w:rPr>
        <w:t xml:space="preserve">DASISH </w:t>
      </w:r>
      <w:r w:rsidR="00B248C6">
        <w:rPr>
          <w:i/>
          <w:lang w:val="en-US"/>
        </w:rPr>
        <w:t>W</w:t>
      </w:r>
      <w:r w:rsidRPr="0021428F">
        <w:rPr>
          <w:i/>
          <w:lang w:val="en-US"/>
        </w:rPr>
        <w:t>eb</w:t>
      </w:r>
      <w:r w:rsidR="00B248C6">
        <w:rPr>
          <w:i/>
          <w:lang w:val="en-US"/>
        </w:rPr>
        <w:t xml:space="preserve"> A</w:t>
      </w:r>
      <w:r w:rsidRPr="0021428F">
        <w:rPr>
          <w:i/>
          <w:lang w:val="en-US"/>
        </w:rPr>
        <w:t>nnotator</w:t>
      </w:r>
      <w:r>
        <w:rPr>
          <w:lang w:val="en-US"/>
        </w:rPr>
        <w:t xml:space="preserve"> is added to the Firefox menu</w:t>
      </w:r>
      <w:r w:rsidR="00B248C6">
        <w:rPr>
          <w:lang w:val="en-US"/>
        </w:rPr>
        <w:t xml:space="preserve"> bar</w:t>
      </w:r>
      <w:r>
        <w:rPr>
          <w:lang w:val="en-US"/>
        </w:rPr>
        <w:t>.</w:t>
      </w:r>
    </w:p>
    <w:p w14:paraId="5AEF814D" w14:textId="77777777" w:rsidR="003354BB" w:rsidRDefault="003354BB" w:rsidP="003354BB">
      <w:pPr>
        <w:rPr>
          <w:lang w:val="en-US"/>
        </w:rPr>
      </w:pPr>
      <w:r w:rsidRPr="00002394">
        <w:rPr>
          <w:color w:val="000000" w:themeColor="text1"/>
        </w:rPr>
        <w:t xml:space="preserve">The source code is written in JavaScript and contains XUL files as well. </w:t>
      </w:r>
      <w:r>
        <w:rPr>
          <w:color w:val="000000" w:themeColor="text1"/>
        </w:rPr>
        <w:t xml:space="preserve">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Pr>
          <w:color w:val="000000" w:themeColor="text1"/>
          <w:lang w:val="en-US"/>
        </w:rPr>
        <w:t xml:space="preserve">which </w:t>
      </w:r>
      <w:r w:rsidRPr="00002394">
        <w:rPr>
          <w:color w:val="000000" w:themeColor="text1"/>
          <w:lang w:val="en-US"/>
        </w:rPr>
        <w:t xml:space="preserve">is a </w:t>
      </w:r>
      <w:hyperlink r:id="rId32" w:history="1">
        <w:r w:rsidRPr="00002394">
          <w:rPr>
            <w:color w:val="000000" w:themeColor="text1"/>
            <w:lang w:val="en-US"/>
          </w:rPr>
          <w:t>user interface markup language</w:t>
        </w:r>
      </w:hyperlink>
      <w:r w:rsidRPr="00002394">
        <w:rPr>
          <w:color w:val="000000" w:themeColor="text1"/>
          <w:lang w:val="en-US"/>
        </w:rPr>
        <w:t xml:space="preserve"> developed by </w:t>
      </w:r>
      <w:hyperlink r:id="rId33" w:history="1">
        <w:r w:rsidRPr="00002394">
          <w:rPr>
            <w:color w:val="000000" w:themeColor="text1"/>
            <w:lang w:val="en-US"/>
          </w:rPr>
          <w:t>Mozilla</w:t>
        </w:r>
      </w:hyperlink>
      <w:r w:rsidRPr="00002394">
        <w:rPr>
          <w:color w:val="000000" w:themeColor="text1"/>
          <w:lang w:val="en-US"/>
        </w:rPr>
        <w:t xml:space="preserve">. XUL is implemented as an </w:t>
      </w:r>
      <w:hyperlink r:id="rId34" w:history="1">
        <w:r w:rsidRPr="00002394">
          <w:rPr>
            <w:color w:val="000000" w:themeColor="text1"/>
            <w:lang w:val="en-US"/>
          </w:rPr>
          <w:t>XML</w:t>
        </w:r>
      </w:hyperlink>
      <w:r w:rsidRPr="00002394">
        <w:rPr>
          <w:color w:val="000000" w:themeColor="text1"/>
          <w:lang w:val="en-US"/>
        </w:rPr>
        <w:t xml:space="preserve"> dialect; it allows for </w:t>
      </w:r>
      <w:hyperlink r:id="rId35" w:history="1">
        <w:r w:rsidRPr="00002394">
          <w:rPr>
            <w:color w:val="000000" w:themeColor="text1"/>
            <w:lang w:val="en-US"/>
          </w:rPr>
          <w:t>graphical user interfaces</w:t>
        </w:r>
      </w:hyperlink>
      <w:r w:rsidRPr="00002394">
        <w:rPr>
          <w:color w:val="000000" w:themeColor="text1"/>
          <w:lang w:val="en-US"/>
        </w:rPr>
        <w:t xml:space="preserve"> to be written in a similar manner to </w:t>
      </w:r>
      <w:hyperlink r:id="rId36" w:history="1">
        <w:r w:rsidR="00F20BA3">
          <w:rPr>
            <w:color w:val="000000" w:themeColor="text1"/>
            <w:lang w:val="en-US"/>
          </w:rPr>
          <w:t>w</w:t>
        </w:r>
        <w:r w:rsidRPr="00002394">
          <w:rPr>
            <w:color w:val="000000" w:themeColor="text1"/>
            <w:lang w:val="en-US"/>
          </w:rPr>
          <w:t>eb pages</w:t>
        </w:r>
      </w:hyperlink>
      <w:r>
        <w:rPr>
          <w:lang w:val="en-US"/>
        </w:rPr>
        <w:t>. One of the possibilities to develop Firefox add-ons such as Wired-Marker is to use</w:t>
      </w:r>
      <w:r w:rsidR="005F2987">
        <w:rPr>
          <w:lang w:val="en-US"/>
        </w:rPr>
        <w:t xml:space="preserve"> the</w:t>
      </w:r>
      <w:r>
        <w:rPr>
          <w:lang w:val="en-US"/>
        </w:rPr>
        <w:t xml:space="preserve"> </w:t>
      </w:r>
      <w:proofErr w:type="spellStart"/>
      <w:r>
        <w:rPr>
          <w:lang w:val="en-US"/>
        </w:rPr>
        <w:t>FoxBeans</w:t>
      </w:r>
      <w:proofErr w:type="spellEnd"/>
      <w:r>
        <w:rPr>
          <w:lang w:val="en-US"/>
        </w:rPr>
        <w:t xml:space="preserve"> plug-in </w:t>
      </w:r>
      <w:r w:rsidR="008629BD">
        <w:rPr>
          <w:lang w:val="en-US"/>
        </w:rPr>
        <w:t>for</w:t>
      </w:r>
      <w:r>
        <w:rPr>
          <w:lang w:val="en-US"/>
        </w:rPr>
        <w:t xml:space="preserve"> </w:t>
      </w:r>
      <w:proofErr w:type="spellStart"/>
      <w:r>
        <w:rPr>
          <w:lang w:val="en-US"/>
        </w:rPr>
        <w:t>Net</w:t>
      </w:r>
      <w:r w:rsidR="00253F12">
        <w:rPr>
          <w:lang w:val="en-US"/>
        </w:rPr>
        <w:t>B</w:t>
      </w:r>
      <w:r>
        <w:rPr>
          <w:lang w:val="en-US"/>
        </w:rPr>
        <w:t>eans</w:t>
      </w:r>
      <w:proofErr w:type="spellEnd"/>
      <w:r>
        <w:rPr>
          <w:lang w:val="en-US"/>
        </w:rPr>
        <w:t xml:space="preserve"> </w:t>
      </w:r>
      <w:r w:rsidR="00F07AB2">
        <w:rPr>
          <w:lang w:val="en-US"/>
        </w:rPr>
        <w:t xml:space="preserve">7.0 </w:t>
      </w:r>
      <w:r>
        <w:rPr>
          <w:lang w:val="en-US"/>
        </w:rPr>
        <w:t>IDE.</w:t>
      </w:r>
      <w:r w:rsidR="007D2E49">
        <w:rPr>
          <w:lang w:val="en-US"/>
        </w:rPr>
        <w:t xml:space="preserve"> The plug-in adds a new project type Mozilla/Firefox </w:t>
      </w:r>
      <w:proofErr w:type="spellStart"/>
      <w:r w:rsidR="007D2E49">
        <w:rPr>
          <w:lang w:val="en-US"/>
        </w:rPr>
        <w:t>Addon</w:t>
      </w:r>
      <w:proofErr w:type="spellEnd"/>
      <w:r w:rsidR="007D2E49">
        <w:rPr>
          <w:lang w:val="en-US"/>
        </w:rPr>
        <w:t xml:space="preserve"> that can be used for extension development.</w:t>
      </w:r>
      <w:r w:rsidR="00FB0319">
        <w:rPr>
          <w:lang w:val="en-US"/>
        </w:rPr>
        <w:t xml:space="preserve"> </w:t>
      </w:r>
      <w:r w:rsidR="00CE7356">
        <w:rPr>
          <w:lang w:val="en-US"/>
        </w:rPr>
        <w:t>Another common option is to work with a development setup that uses an extension proxy file locally. In the case of the Wired-Marker extension code</w:t>
      </w:r>
      <w:r w:rsidR="00DB2300">
        <w:rPr>
          <w:lang w:val="en-US"/>
        </w:rPr>
        <w:t xml:space="preserve">, the </w:t>
      </w:r>
      <w:r w:rsidR="00DB2300" w:rsidRPr="00DB2300">
        <w:rPr>
          <w:lang w:val="en-US"/>
        </w:rPr>
        <w:t xml:space="preserve">jar structured </w:t>
      </w:r>
      <w:proofErr w:type="spellStart"/>
      <w:r w:rsidR="00DB2300" w:rsidRPr="00DB2300">
        <w:rPr>
          <w:lang w:val="en-US"/>
        </w:rPr>
        <w:t>chrome.manifest</w:t>
      </w:r>
      <w:proofErr w:type="spellEnd"/>
      <w:r w:rsidR="00762767">
        <w:rPr>
          <w:lang w:val="en-US"/>
        </w:rPr>
        <w:t xml:space="preserve"> file also needed</w:t>
      </w:r>
      <w:r w:rsidR="00DB2300">
        <w:rPr>
          <w:lang w:val="en-US"/>
        </w:rPr>
        <w:t xml:space="preserve"> to be rewritten and adjusted to the local chrome paths.</w:t>
      </w:r>
      <w:r w:rsidR="005A0C1E">
        <w:rPr>
          <w:lang w:val="en-US"/>
        </w:rPr>
        <w:t xml:space="preserve">  </w:t>
      </w:r>
      <w:r w:rsidR="005A0C1E">
        <w:t xml:space="preserve">We recommend a developer to read </w:t>
      </w:r>
      <w:hyperlink r:id="rId37" w:history="1">
        <w:r w:rsidR="005A0C1E" w:rsidRPr="005A0C1E">
          <w:rPr>
            <w:rStyle w:val="Hyperlink"/>
          </w:rPr>
          <w:t>https://developer.mozilla.org/en-US/Add-ons/Setting_up_extension_development_environment</w:t>
        </w:r>
      </w:hyperlink>
      <w:r w:rsidR="00EB5BB9">
        <w:t xml:space="preserve"> on</w:t>
      </w:r>
      <w:r w:rsidR="005A0C1E">
        <w:t xml:space="preserve"> how to set an extension development environment.</w:t>
      </w:r>
    </w:p>
    <w:p w14:paraId="31404C5A" w14:textId="77777777" w:rsidR="00565827" w:rsidRDefault="003354BB" w:rsidP="00565827">
      <w:pPr>
        <w:rPr>
          <w:lang w:val="en-US"/>
        </w:rPr>
      </w:pPr>
      <w:r>
        <w:rPr>
          <w:lang w:val="en-US"/>
        </w:rPr>
        <w:t>From the user’s point of view</w:t>
      </w:r>
      <w:r w:rsidR="00B051B6">
        <w:rPr>
          <w:lang w:val="en-US"/>
        </w:rPr>
        <w:t>, the</w:t>
      </w:r>
      <w:r>
        <w:rPr>
          <w:lang w:val="en-US"/>
        </w:rPr>
        <w:t xml:space="preserve"> original Wired-Marker</w:t>
      </w:r>
      <w:r w:rsidR="00772215">
        <w:rPr>
          <w:lang w:val="en-US"/>
        </w:rPr>
        <w:t xml:space="preserve"> extension</w:t>
      </w:r>
      <w:r w:rsidR="00C2079F">
        <w:rPr>
          <w:lang w:val="en-US"/>
        </w:rPr>
        <w:t xml:space="preserve"> is a highlighting tool</w:t>
      </w:r>
      <w:r>
        <w:rPr>
          <w:lang w:val="en-US"/>
        </w:rPr>
        <w:t xml:space="preserve"> that allows marking fragments of a web</w:t>
      </w:r>
      <w:r w:rsidR="00C07C85">
        <w:rPr>
          <w:lang w:val="en-US"/>
        </w:rPr>
        <w:t xml:space="preserve"> </w:t>
      </w:r>
      <w:r>
        <w:rPr>
          <w:lang w:val="en-US"/>
        </w:rPr>
        <w:t xml:space="preserve">document </w:t>
      </w:r>
      <w:r w:rsidR="002408BC">
        <w:rPr>
          <w:lang w:val="en-US"/>
        </w:rPr>
        <w:t>with</w:t>
      </w:r>
      <w:r>
        <w:rPr>
          <w:lang w:val="en-US"/>
        </w:rPr>
        <w:t xml:space="preserve"> different </w:t>
      </w:r>
      <w:r w:rsidR="00171600">
        <w:rPr>
          <w:lang w:val="en-US"/>
        </w:rPr>
        <w:t>colour</w:t>
      </w:r>
      <w:r>
        <w:rPr>
          <w:lang w:val="en-US"/>
        </w:rPr>
        <w:t xml:space="preserve">s. </w:t>
      </w:r>
      <w:r w:rsidR="00565827">
        <w:rPr>
          <w:lang w:val="en-US"/>
        </w:rPr>
        <w:t>The tool (as well as the based on it DWAN client) provides a default finite collection of colours (“markers”) with which a user can mark fragments of web-documents.  An annotated fragment can be a text fragment or an image inserted in the document. The descriptions of the marked fragments (annotations) are collected in folders according to their colours. These folders are accessible via standard folder menu of the user interface. If the default collection of markers does not suffice the user can create his own marker by picking up a fresh colour from a rich palette provided by the DWAN client on user’s demand. For instance, one can create a purple marker (purple is not a default DWAN marker), and  annotate with this colour fragments about the family of Picasso, from various web-pages.  Then all these annotations are contained in a purple folder.</w:t>
      </w:r>
    </w:p>
    <w:p w14:paraId="0ABDE952" w14:textId="77777777" w:rsidR="00565827" w:rsidRDefault="00AE14A1" w:rsidP="00565827">
      <w:pPr>
        <w:rPr>
          <w:lang w:val="en-US"/>
        </w:rPr>
      </w:pPr>
      <w:r>
        <w:rPr>
          <w:lang w:val="en-US"/>
        </w:rPr>
        <w:t>A</w:t>
      </w:r>
      <w:r w:rsidR="00565827">
        <w:rPr>
          <w:lang w:val="en-US"/>
        </w:rPr>
        <w:t>n annotated fragment is preserved not only in the local client database that is connected to the extension but also sent by the DWAN client as an XML file to the back-end database where it is stored. The DASISH developers have implemented synchronization of the local and the back-end database.</w:t>
      </w:r>
      <w:r>
        <w:rPr>
          <w:lang w:val="en-US"/>
        </w:rPr>
        <w:t xml:space="preserve">  One of the aspects of this synchronization is that one </w:t>
      </w:r>
      <w:r w:rsidR="00565827">
        <w:rPr>
          <w:lang w:val="en-US"/>
        </w:rPr>
        <w:t>of the provided default markers, the light-yellow one, plays a special role. By now it corresponds to the annotations created by other client instances. The client retrieves these annotations from the server’s database and places them in the folder</w:t>
      </w:r>
      <w:r>
        <w:rPr>
          <w:lang w:val="en-US"/>
        </w:rPr>
        <w:t xml:space="preserve"> called </w:t>
      </w:r>
      <w:r w:rsidR="00565827" w:rsidRPr="00687343">
        <w:rPr>
          <w:i/>
          <w:lang w:val="en-US"/>
        </w:rPr>
        <w:t>incoming</w:t>
      </w:r>
      <w:r w:rsidR="00565827">
        <w:rPr>
          <w:lang w:val="en-US"/>
        </w:rPr>
        <w:t xml:space="preserve">. In a sense, it is inconvenient because the user cannot see the colours of annotations made by the others.  It is  due to the fact that the original Wired-Marker was not designed as a collaborative annotating tool.  </w:t>
      </w:r>
    </w:p>
    <w:p w14:paraId="32ACB359" w14:textId="77777777" w:rsidR="003354BB" w:rsidRDefault="00565827" w:rsidP="00AE14A1">
      <w:pPr>
        <w:rPr>
          <w:lang w:val="en-US"/>
        </w:rPr>
      </w:pPr>
      <w:r>
        <w:rPr>
          <w:lang w:val="en-US"/>
        </w:rPr>
        <w:t>DWAN-developers team is working on possibility to retrieve the original colours of annotations created by other client instances. In fact, a DWAN client does send to the server the colour information when an annotation is created, and this information is saved in the database. At the moment the DWAN client cannot interpret the colour information when it retrieves the annotation from the database.</w:t>
      </w:r>
      <w:r w:rsidR="00AE14A1">
        <w:rPr>
          <w:lang w:val="en-US"/>
        </w:rPr>
        <w:t xml:space="preserve"> The colour information is transferred by the server on GET request of the client.</w:t>
      </w:r>
      <w:r w:rsidR="003354BB">
        <w:rPr>
          <w:lang w:val="en-US"/>
        </w:rPr>
        <w:t xml:space="preserve"> </w:t>
      </w:r>
    </w:p>
    <w:p w14:paraId="26693EE4" w14:textId="77777777" w:rsidR="003354BB" w:rsidRDefault="00AE14A1" w:rsidP="003354BB">
      <w:pPr>
        <w:rPr>
          <w:lang w:val="en-US"/>
        </w:rPr>
      </w:pPr>
      <w:r>
        <w:rPr>
          <w:lang w:val="en-US"/>
        </w:rPr>
        <w:t>Technically speaking, t</w:t>
      </w:r>
      <w:r w:rsidR="003354BB">
        <w:rPr>
          <w:lang w:val="en-US"/>
        </w:rPr>
        <w:t xml:space="preserve">he </w:t>
      </w:r>
      <w:r>
        <w:rPr>
          <w:lang w:val="en-US"/>
        </w:rPr>
        <w:t xml:space="preserve">annotated </w:t>
      </w:r>
      <w:r w:rsidR="003354BB">
        <w:rPr>
          <w:lang w:val="en-US"/>
        </w:rPr>
        <w:t xml:space="preserve">fragment is represented by the </w:t>
      </w:r>
      <w:proofErr w:type="spellStart"/>
      <w:r w:rsidR="003354BB">
        <w:rPr>
          <w:lang w:val="en-US"/>
        </w:rPr>
        <w:t>XPointer</w:t>
      </w:r>
      <w:proofErr w:type="spellEnd"/>
      <w:r w:rsidR="003354BB">
        <w:rPr>
          <w:lang w:val="en-US"/>
        </w:rPr>
        <w:t xml:space="preserve"> link that consists of the link to the page and the fragment descriptor defining the location of the fragment in </w:t>
      </w:r>
      <w:r w:rsidR="008E3288">
        <w:rPr>
          <w:lang w:val="en-US"/>
        </w:rPr>
        <w:t xml:space="preserve">an </w:t>
      </w:r>
      <w:r w:rsidR="009D0492">
        <w:rPr>
          <w:lang w:val="en-US"/>
        </w:rPr>
        <w:t>original document.</w:t>
      </w:r>
      <w:r w:rsidR="003354BB">
        <w:rPr>
          <w:lang w:val="en-US"/>
        </w:rPr>
        <w:t xml:space="preserve"> </w:t>
      </w:r>
      <w:r>
        <w:rPr>
          <w:lang w:val="en-US"/>
        </w:rPr>
        <w:t>T</w:t>
      </w:r>
      <w:r w:rsidR="003354BB">
        <w:rPr>
          <w:lang w:val="en-US"/>
        </w:rPr>
        <w:t>he information about the colo</w:t>
      </w:r>
      <w:r w:rsidR="008E3288">
        <w:rPr>
          <w:lang w:val="en-US"/>
        </w:rPr>
        <w:t>u</w:t>
      </w:r>
      <w:r w:rsidR="003354BB">
        <w:rPr>
          <w:lang w:val="en-US"/>
        </w:rPr>
        <w:t>r is represented as a CSS</w:t>
      </w:r>
      <w:r w:rsidR="003901BE">
        <w:rPr>
          <w:lang w:val="en-US"/>
        </w:rPr>
        <w:t xml:space="preserve"> </w:t>
      </w:r>
      <w:r w:rsidR="003354BB">
        <w:rPr>
          <w:lang w:val="en-US"/>
        </w:rPr>
        <w:t xml:space="preserve">property </w:t>
      </w:r>
      <w:r w:rsidR="003D21C4">
        <w:rPr>
          <w:lang w:val="en-US"/>
        </w:rPr>
        <w:t xml:space="preserve">as part of </w:t>
      </w:r>
      <w:r w:rsidR="003354BB">
        <w:rPr>
          <w:lang w:val="en-US"/>
        </w:rPr>
        <w:t>the fragment</w:t>
      </w:r>
      <w:r w:rsidR="009D0492">
        <w:rPr>
          <w:lang w:val="en-US"/>
        </w:rPr>
        <w:t>.</w:t>
      </w:r>
    </w:p>
    <w:p w14:paraId="2E9E7756" w14:textId="77777777" w:rsidR="003354BB" w:rsidRDefault="00F20147" w:rsidP="00AE14A1">
      <w:pPr>
        <w:rPr>
          <w:lang w:val="en-US"/>
        </w:rPr>
      </w:pPr>
      <w:r>
        <w:rPr>
          <w:lang w:val="en-US"/>
        </w:rPr>
        <w:t xml:space="preserve">Other </w:t>
      </w:r>
      <w:r w:rsidR="003354BB">
        <w:rPr>
          <w:lang w:val="en-US"/>
        </w:rPr>
        <w:t>user</w:t>
      </w:r>
      <w:r>
        <w:rPr>
          <w:lang w:val="en-US"/>
        </w:rPr>
        <w:t>s</w:t>
      </w:r>
      <w:r w:rsidR="003354BB">
        <w:rPr>
          <w:lang w:val="en-US"/>
        </w:rPr>
        <w:t xml:space="preserve"> can view </w:t>
      </w:r>
      <w:r>
        <w:rPr>
          <w:lang w:val="en-US"/>
        </w:rPr>
        <w:t xml:space="preserve">a </w:t>
      </w:r>
      <w:r w:rsidR="00721748">
        <w:rPr>
          <w:lang w:val="en-US"/>
        </w:rPr>
        <w:t>particular</w:t>
      </w:r>
      <w:r>
        <w:rPr>
          <w:lang w:val="en-US"/>
        </w:rPr>
        <w:t xml:space="preserve"> user’s </w:t>
      </w:r>
      <w:r w:rsidR="003354BB">
        <w:rPr>
          <w:lang w:val="en-US"/>
        </w:rPr>
        <w:t xml:space="preserve">annotation in </w:t>
      </w:r>
      <w:r>
        <w:rPr>
          <w:lang w:val="en-US"/>
        </w:rPr>
        <w:t>their</w:t>
      </w:r>
      <w:r w:rsidR="003354BB">
        <w:rPr>
          <w:lang w:val="en-US"/>
        </w:rPr>
        <w:t xml:space="preserve"> DWAN client</w:t>
      </w:r>
      <w:r w:rsidR="006950E9">
        <w:rPr>
          <w:lang w:val="en-US"/>
        </w:rPr>
        <w:t>s</w:t>
      </w:r>
      <w:r w:rsidR="003354BB">
        <w:rPr>
          <w:lang w:val="en-US"/>
        </w:rPr>
        <w:t xml:space="preserve"> simply by reloading the annotated page. </w:t>
      </w:r>
      <w:r w:rsidR="00AE14A1">
        <w:rPr>
          <w:lang w:val="en-US"/>
        </w:rPr>
        <w:t>As stated above, a</w:t>
      </w:r>
      <w:r w:rsidR="003354BB">
        <w:rPr>
          <w:lang w:val="en-US"/>
        </w:rPr>
        <w:t xml:space="preserve">n annotation made by </w:t>
      </w:r>
      <w:r w:rsidR="00100AE6">
        <w:rPr>
          <w:lang w:val="en-US"/>
        </w:rPr>
        <w:t xml:space="preserve">remote </w:t>
      </w:r>
      <w:r w:rsidR="003354BB">
        <w:rPr>
          <w:lang w:val="en-US"/>
        </w:rPr>
        <w:t xml:space="preserve">instances of </w:t>
      </w:r>
      <w:r w:rsidR="00C50E8D">
        <w:rPr>
          <w:lang w:val="en-US"/>
        </w:rPr>
        <w:t xml:space="preserve">the </w:t>
      </w:r>
      <w:r w:rsidR="003354BB">
        <w:rPr>
          <w:lang w:val="en-US"/>
        </w:rPr>
        <w:t>DWAN client is listed in the directory of</w:t>
      </w:r>
      <w:r w:rsidR="008E3288">
        <w:rPr>
          <w:lang w:val="en-US"/>
        </w:rPr>
        <w:t xml:space="preserve"> </w:t>
      </w:r>
      <w:r w:rsidR="008E3288" w:rsidRPr="008E3288">
        <w:rPr>
          <w:i/>
          <w:lang w:val="en-US"/>
        </w:rPr>
        <w:t>i</w:t>
      </w:r>
      <w:r w:rsidR="003354BB" w:rsidRPr="008E3288">
        <w:rPr>
          <w:i/>
          <w:lang w:val="en-US"/>
        </w:rPr>
        <w:t>ncoming</w:t>
      </w:r>
      <w:r w:rsidR="003354BB">
        <w:rPr>
          <w:lang w:val="en-US"/>
        </w:rPr>
        <w:t xml:space="preserve"> annotations </w:t>
      </w:r>
      <w:r w:rsidR="00B866F2">
        <w:rPr>
          <w:lang w:val="en-US"/>
        </w:rPr>
        <w:t xml:space="preserve">in the sidebar </w:t>
      </w:r>
      <w:r w:rsidR="003354BB">
        <w:rPr>
          <w:lang w:val="en-US"/>
        </w:rPr>
        <w:t>on the left-hand side of the browser window</w:t>
      </w:r>
      <w:r w:rsidR="008E3288">
        <w:rPr>
          <w:lang w:val="en-US"/>
        </w:rPr>
        <w:t>. T</w:t>
      </w:r>
      <w:r w:rsidR="003354BB">
        <w:rPr>
          <w:lang w:val="en-US"/>
        </w:rPr>
        <w:t xml:space="preserve">he corresponding annotated fragment appears as a light-yellow </w:t>
      </w:r>
      <w:r w:rsidR="00171600">
        <w:rPr>
          <w:lang w:val="en-US"/>
        </w:rPr>
        <w:t>colour</w:t>
      </w:r>
      <w:r w:rsidR="003354BB">
        <w:rPr>
          <w:lang w:val="en-US"/>
        </w:rPr>
        <w:t xml:space="preserve">ed fragment. </w:t>
      </w:r>
    </w:p>
    <w:p w14:paraId="1054F52A" w14:textId="6B5420D5" w:rsidR="0047689F" w:rsidRDefault="003354BB" w:rsidP="003354BB">
      <w:r w:rsidRPr="00367B2F">
        <w:rPr>
          <w:rFonts w:cs="Arial"/>
          <w:color w:val="000000"/>
        </w:rPr>
        <w:t xml:space="preserve">In order to access the database and </w:t>
      </w:r>
      <w:r w:rsidR="0030345F">
        <w:rPr>
          <w:rFonts w:cs="Arial"/>
          <w:color w:val="000000"/>
        </w:rPr>
        <w:t>thus</w:t>
      </w:r>
      <w:r w:rsidR="00343363">
        <w:rPr>
          <w:rFonts w:cs="Arial"/>
          <w:color w:val="000000"/>
        </w:rPr>
        <w:t xml:space="preserve"> </w:t>
      </w:r>
      <w:r w:rsidRPr="00367B2F">
        <w:rPr>
          <w:rFonts w:cs="Arial"/>
          <w:color w:val="000000"/>
        </w:rPr>
        <w:t>use DWAN and its functionality (e.g.</w:t>
      </w:r>
      <w:r>
        <w:rPr>
          <w:rFonts w:cs="Arial"/>
          <w:color w:val="000000"/>
        </w:rPr>
        <w:t xml:space="preserve"> view and post annotations), one </w:t>
      </w:r>
      <w:r w:rsidRPr="00367B2F">
        <w:rPr>
          <w:rFonts w:cs="Arial"/>
          <w:color w:val="000000"/>
        </w:rPr>
        <w:t>need</w:t>
      </w:r>
      <w:r>
        <w:rPr>
          <w:rFonts w:cs="Arial"/>
          <w:color w:val="000000"/>
        </w:rPr>
        <w:t>s</w:t>
      </w:r>
      <w:r w:rsidRPr="00367B2F">
        <w:rPr>
          <w:rFonts w:cs="Arial"/>
          <w:color w:val="000000"/>
        </w:rPr>
        <w:t xml:space="preserve"> to </w:t>
      </w:r>
      <w:r>
        <w:rPr>
          <w:rFonts w:cs="Arial"/>
          <w:color w:val="000000"/>
        </w:rPr>
        <w:t>log</w:t>
      </w:r>
      <w:r w:rsidR="00FC690D">
        <w:rPr>
          <w:rFonts w:cs="Arial"/>
          <w:color w:val="000000"/>
        </w:rPr>
        <w:t xml:space="preserve"> </w:t>
      </w:r>
      <w:r>
        <w:rPr>
          <w:rFonts w:cs="Arial"/>
          <w:color w:val="000000"/>
        </w:rPr>
        <w:t xml:space="preserve">in. DWAN offers two ways of </w:t>
      </w:r>
      <w:r w:rsidRPr="00367B2F">
        <w:rPr>
          <w:rFonts w:cs="Arial"/>
          <w:color w:val="000000"/>
        </w:rPr>
        <w:t>auth</w:t>
      </w:r>
      <w:r>
        <w:rPr>
          <w:rFonts w:cs="Arial"/>
          <w:color w:val="000000"/>
        </w:rPr>
        <w:t xml:space="preserve">entication, </w:t>
      </w:r>
      <w:r w:rsidR="008461D0">
        <w:rPr>
          <w:rFonts w:cs="Arial"/>
          <w:color w:val="000000"/>
        </w:rPr>
        <w:t xml:space="preserve">firstly </w:t>
      </w:r>
      <w:r>
        <w:rPr>
          <w:rFonts w:cs="Arial"/>
          <w:color w:val="000000"/>
        </w:rPr>
        <w:t xml:space="preserve">via </w:t>
      </w:r>
      <w:r w:rsidRPr="00433F88">
        <w:rPr>
          <w:rFonts w:cs="Arial"/>
          <w:i/>
          <w:color w:val="000000"/>
        </w:rPr>
        <w:t>Shibbole</w:t>
      </w:r>
      <w:r>
        <w:rPr>
          <w:rFonts w:cs="Arial"/>
          <w:i/>
          <w:color w:val="000000"/>
        </w:rPr>
        <w:t>th</w:t>
      </w:r>
      <w:r>
        <w:rPr>
          <w:rFonts w:cs="Arial"/>
          <w:color w:val="000000"/>
        </w:rPr>
        <w:t xml:space="preserve"> </w:t>
      </w:r>
      <w:r w:rsidR="008461D0">
        <w:rPr>
          <w:rFonts w:cs="Arial"/>
          <w:color w:val="000000"/>
        </w:rPr>
        <w:t>and secondly</w:t>
      </w:r>
      <w:r w:rsidRPr="00367B2F">
        <w:rPr>
          <w:rFonts w:cs="Arial"/>
          <w:color w:val="000000"/>
        </w:rPr>
        <w:t xml:space="preserve"> </w:t>
      </w:r>
      <w:r>
        <w:rPr>
          <w:rFonts w:cs="Arial"/>
          <w:color w:val="000000"/>
        </w:rPr>
        <w:t xml:space="preserve">via </w:t>
      </w:r>
      <w:r w:rsidR="00EF19C8">
        <w:rPr>
          <w:rFonts w:cs="Arial"/>
          <w:color w:val="000000"/>
        </w:rPr>
        <w:t xml:space="preserve">Spring basic </w:t>
      </w:r>
      <w:r>
        <w:rPr>
          <w:rFonts w:cs="Arial"/>
          <w:color w:val="000000"/>
        </w:rPr>
        <w:t>authentication.</w:t>
      </w:r>
      <w:r>
        <w:t xml:space="preserve"> </w:t>
      </w:r>
      <w:r>
        <w:rPr>
          <w:rFonts w:cs="Arial"/>
          <w:color w:val="000000"/>
        </w:rPr>
        <w:t xml:space="preserve">If </w:t>
      </w:r>
      <w:r w:rsidR="004C19C2">
        <w:rPr>
          <w:rFonts w:cs="Arial"/>
          <w:color w:val="000000"/>
        </w:rPr>
        <w:t xml:space="preserve">the </w:t>
      </w:r>
      <w:r>
        <w:rPr>
          <w:rFonts w:cs="Arial"/>
          <w:color w:val="000000"/>
        </w:rPr>
        <w:t xml:space="preserve">user’s </w:t>
      </w:r>
      <w:r w:rsidRPr="00367B2F">
        <w:rPr>
          <w:rFonts w:cs="Arial"/>
          <w:color w:val="000000"/>
        </w:rPr>
        <w:t xml:space="preserve">institution is </w:t>
      </w:r>
      <w:r w:rsidR="008461D0">
        <w:rPr>
          <w:rFonts w:cs="Arial"/>
          <w:color w:val="000000"/>
        </w:rPr>
        <w:t>part of the DWAN connected Identity Federation</w:t>
      </w:r>
      <w:r w:rsidR="008461D0">
        <w:rPr>
          <w:rStyle w:val="FootnoteReference"/>
          <w:rFonts w:cs="Arial"/>
          <w:color w:val="000000"/>
        </w:rPr>
        <w:footnoteReference w:id="20"/>
      </w:r>
      <w:r>
        <w:rPr>
          <w:rFonts w:cs="Arial"/>
          <w:color w:val="000000"/>
        </w:rPr>
        <w:t xml:space="preserve"> (s)he </w:t>
      </w:r>
      <w:r w:rsidRPr="00367B2F">
        <w:rPr>
          <w:rFonts w:cs="Arial"/>
          <w:color w:val="000000"/>
        </w:rPr>
        <w:t xml:space="preserve">can use </w:t>
      </w:r>
      <w:r>
        <w:rPr>
          <w:rFonts w:cs="Arial"/>
          <w:color w:val="000000"/>
        </w:rPr>
        <w:t>her/his institution credentials by choosing the institution</w:t>
      </w:r>
      <w:r w:rsidR="002B0D54">
        <w:rPr>
          <w:rFonts w:cs="Arial"/>
          <w:color w:val="000000"/>
        </w:rPr>
        <w:t xml:space="preserve"> name</w:t>
      </w:r>
      <w:r w:rsidRPr="00367B2F">
        <w:rPr>
          <w:rFonts w:cs="Arial"/>
          <w:color w:val="000000"/>
        </w:rPr>
        <w:t xml:space="preserve"> from the list of Identity Providers. </w:t>
      </w:r>
      <w:r>
        <w:t xml:space="preserve">Otherwise, the user can create an </w:t>
      </w:r>
      <w:r w:rsidR="005A7821">
        <w:t xml:space="preserve">local </w:t>
      </w:r>
      <w:r w:rsidRPr="00367B2F">
        <w:t xml:space="preserve">account </w:t>
      </w:r>
      <w:r w:rsidR="005A7821">
        <w:t xml:space="preserve">for the DWAN backend </w:t>
      </w:r>
      <w:r>
        <w:t xml:space="preserve">by filling </w:t>
      </w:r>
      <w:r w:rsidR="001C1B45">
        <w:t>in</w:t>
      </w:r>
      <w:r>
        <w:t xml:space="preserve"> and submitting the </w:t>
      </w:r>
      <w:r w:rsidR="00656E73">
        <w:t>registration on</w:t>
      </w:r>
      <w:r>
        <w:t xml:space="preserve"> the page </w:t>
      </w:r>
      <w:r w:rsidR="005A7821">
        <w:t>accessed by the menu “DASISH Web Annotator -&gt; Settings -&gt; Server” and specify the desired server. Choose</w:t>
      </w:r>
      <w:r w:rsidR="000C1C24">
        <w:t xml:space="preserve"> the default option </w:t>
      </w:r>
      <w:hyperlink r:id="rId38" w:history="1">
        <w:r w:rsidR="000C1C24" w:rsidRPr="000C1C24">
          <w:rPr>
            <w:rStyle w:val="Hyperlink"/>
            <w:rFonts w:cs="Arial"/>
          </w:rPr>
          <w:t>https://</w:t>
        </w:r>
        <w:r w:rsidR="000C1C24">
          <w:rPr>
            <w:rStyle w:val="Hyperlink"/>
            <w:rFonts w:cs="Arial"/>
          </w:rPr>
          <w:t>myserver</w:t>
        </w:r>
        <w:r w:rsidR="000C1C24" w:rsidRPr="000C1C24">
          <w:rPr>
            <w:rStyle w:val="Hyperlink"/>
            <w:rFonts w:cs="Arial"/>
          </w:rPr>
          <w:t>/ds/webannotator/</w:t>
        </w:r>
      </w:hyperlink>
      <w:r w:rsidR="000C1C24">
        <w:t xml:space="preserve">  for Shibboleth authentication and choose</w:t>
      </w:r>
      <w:r w:rsidR="005A7821">
        <w:t xml:space="preserve"> </w:t>
      </w:r>
    </w:p>
    <w:p w14:paraId="17A3B4A1" w14:textId="7C99024F" w:rsidR="0047689F" w:rsidRDefault="00231B86" w:rsidP="004C72C9">
      <w:pPr>
        <w:ind w:firstLine="0"/>
      </w:pPr>
      <w:hyperlink r:id="rId39" w:history="1">
        <w:r w:rsidR="003354BB" w:rsidRPr="005A7821">
          <w:rPr>
            <w:rStyle w:val="Hyperlink"/>
            <w:rFonts w:cs="Arial"/>
            <w:color w:val="1155CC"/>
          </w:rPr>
          <w:t>https://</w:t>
        </w:r>
        <w:r w:rsidR="000C1C24">
          <w:rPr>
            <w:rStyle w:val="Hyperlink"/>
            <w:rFonts w:cs="Arial"/>
            <w:color w:val="1155CC"/>
          </w:rPr>
          <w:t>myserver</w:t>
        </w:r>
        <w:r w:rsidR="003354BB" w:rsidRPr="005A7821">
          <w:rPr>
            <w:rStyle w:val="Hyperlink"/>
            <w:rFonts w:cs="Arial"/>
            <w:color w:val="1155CC"/>
          </w:rPr>
          <w:t>/ds/webannotator-basic/</w:t>
        </w:r>
      </w:hyperlink>
      <w:r w:rsidR="0047689F">
        <w:t xml:space="preserve"> </w:t>
      </w:r>
      <w:r w:rsidR="000C1C24">
        <w:t>for the basic authentication service.</w:t>
      </w:r>
    </w:p>
    <w:p w14:paraId="7E554419" w14:textId="77777777" w:rsidR="0047689F" w:rsidRDefault="00B84658" w:rsidP="0047689F">
      <w:pPr>
        <w:ind w:firstLine="0"/>
      </w:pPr>
      <w:r>
        <w:t>T</w:t>
      </w:r>
      <w:r w:rsidR="003354BB">
        <w:t xml:space="preserve">he user </w:t>
      </w:r>
      <w:r w:rsidR="001805C6">
        <w:t xml:space="preserve">needs to </w:t>
      </w:r>
      <w:r w:rsidR="003354BB">
        <w:t>set</w:t>
      </w:r>
      <w:r w:rsidR="00122AF1">
        <w:t xml:space="preserve"> </w:t>
      </w:r>
      <w:r w:rsidR="00207420">
        <w:t xml:space="preserve">the back-end </w:t>
      </w:r>
      <w:r w:rsidR="003354BB">
        <w:t>server</w:t>
      </w:r>
      <w:r w:rsidR="0037350A">
        <w:t xml:space="preserve"> URL </w:t>
      </w:r>
      <w:r w:rsidR="00122AF1">
        <w:t xml:space="preserve">via </w:t>
      </w:r>
      <w:r w:rsidR="00417AEC">
        <w:t xml:space="preserve">the </w:t>
      </w:r>
      <w:r w:rsidR="00122AF1">
        <w:t>DWAN-client menu, in case the intended</w:t>
      </w:r>
      <w:r w:rsidR="0037350A">
        <w:t xml:space="preserve"> </w:t>
      </w:r>
      <w:r w:rsidR="00122AF1">
        <w:t xml:space="preserve">server </w:t>
      </w:r>
      <w:r w:rsidR="0037350A">
        <w:t>differs</w:t>
      </w:r>
      <w:r w:rsidR="00122AF1">
        <w:t xml:space="preserve"> from the default one</w:t>
      </w:r>
      <w:r w:rsidR="00671066">
        <w:t xml:space="preserve">. </w:t>
      </w:r>
      <w:r w:rsidR="0094332D">
        <w:t>This can be done in the Settings dialogue window (</w:t>
      </w:r>
      <w:r w:rsidR="003354BB">
        <w:t>DASISH Web Annotator&gt;S</w:t>
      </w:r>
      <w:r>
        <w:t>ettings…</w:t>
      </w:r>
      <w:r w:rsidR="003354BB">
        <w:t>&gt;Server</w:t>
      </w:r>
      <w:r w:rsidR="0094332D">
        <w:t>), where a user-specified back-end address can be inserted</w:t>
      </w:r>
      <w:r w:rsidR="00417AEC">
        <w:rPr>
          <w:rStyle w:val="FootnoteReference"/>
        </w:rPr>
        <w:footnoteReference w:id="21"/>
      </w:r>
      <w:r w:rsidR="00417AEC">
        <w:t>.</w:t>
      </w:r>
      <w:r w:rsidR="003354BB">
        <w:t xml:space="preserve"> </w:t>
      </w:r>
    </w:p>
    <w:p w14:paraId="28227B74" w14:textId="77777777" w:rsidR="003354BB" w:rsidRDefault="003354BB" w:rsidP="003354BB">
      <w:r>
        <w:t>When a user creates an annotation, the client sends it to the server together with a cached represen</w:t>
      </w:r>
      <w:r w:rsidR="00D94EAA">
        <w:t>tation of the annotated page (in</w:t>
      </w:r>
      <w:r>
        <w:t xml:space="preserve"> the moment </w:t>
      </w:r>
      <w:r w:rsidR="00E21C72">
        <w:t xml:space="preserve">of annotation). </w:t>
      </w:r>
      <w:r w:rsidR="00D94A59">
        <w:t>The user can request a cached representation</w:t>
      </w:r>
      <w:r>
        <w:t xml:space="preserve"> later, for instance if the client cannot deliver the annotation because the page has been changed and the fragment cannot be resolved. </w:t>
      </w:r>
      <w:r w:rsidR="00E71D05">
        <w:t>Please, c</w:t>
      </w:r>
      <w:r>
        <w:t>onsult the manual for more detail</w:t>
      </w:r>
      <w:r w:rsidR="00B84658">
        <w:t>s</w:t>
      </w:r>
      <w:r>
        <w:t>. The cached representation is sent as a seriali</w:t>
      </w:r>
      <w:r w:rsidR="004A1ED2">
        <w:t xml:space="preserve">zed DOM for the </w:t>
      </w:r>
      <w:r w:rsidR="002D113F">
        <w:t xml:space="preserve">HTML </w:t>
      </w:r>
      <w:r w:rsidR="004A1ED2">
        <w:t xml:space="preserve">document. </w:t>
      </w:r>
      <w:r>
        <w:t>For images only links are sent</w:t>
      </w:r>
      <w:r w:rsidR="00957B8F">
        <w:t xml:space="preserve">. </w:t>
      </w:r>
      <w:r w:rsidRPr="003A2A50">
        <w:t xml:space="preserve">The next step </w:t>
      </w:r>
      <w:r w:rsidR="00723EE1">
        <w:t xml:space="preserve">in future development </w:t>
      </w:r>
      <w:r w:rsidRPr="003A2A50">
        <w:t xml:space="preserve">would be to zip the </w:t>
      </w:r>
      <w:r>
        <w:t>HTML</w:t>
      </w:r>
      <w:r w:rsidRPr="003A2A50">
        <w:t xml:space="preserve">, images, </w:t>
      </w:r>
      <w:r>
        <w:t>CSS</w:t>
      </w:r>
      <w:r w:rsidRPr="003A2A50">
        <w:t xml:space="preserve"> and </w:t>
      </w:r>
      <w:r>
        <w:t>J</w:t>
      </w:r>
      <w:r w:rsidRPr="003A2A50">
        <w:t>ava</w:t>
      </w:r>
      <w:r>
        <w:t>S</w:t>
      </w:r>
      <w:r w:rsidRPr="003A2A50">
        <w:t>cript for the cached r</w:t>
      </w:r>
      <w:r>
        <w:t>epresentation. This is done in Wired-M</w:t>
      </w:r>
      <w:r w:rsidRPr="003A2A50">
        <w:t xml:space="preserve">arker, but not posted to the </w:t>
      </w:r>
      <w:r w:rsidR="00940D6A">
        <w:t>back-end</w:t>
      </w:r>
      <w:r w:rsidRPr="003A2A50">
        <w:t xml:space="preserve"> for now</w:t>
      </w:r>
      <w:r>
        <w:t>.</w:t>
      </w:r>
    </w:p>
    <w:p w14:paraId="4DE6DB18" w14:textId="60D9605D" w:rsidR="003354BB" w:rsidRDefault="003354BB" w:rsidP="003354BB">
      <w:r>
        <w:t>It is possible to annotate an image</w:t>
      </w:r>
      <w:r w:rsidR="004C72C9">
        <w:t>,</w:t>
      </w:r>
      <w:r>
        <w:t xml:space="preserve"> but not </w:t>
      </w:r>
      <w:r w:rsidR="00545839">
        <w:t xml:space="preserve">an image </w:t>
      </w:r>
      <w:r>
        <w:t xml:space="preserve">fragment. The mouse pointer must be </w:t>
      </w:r>
      <w:r w:rsidR="00723EE1">
        <w:t>placed</w:t>
      </w:r>
      <w:ins w:id="42" w:author="Daan Broeder" w:date="2014-10-22T16:33:00Z">
        <w:r w:rsidR="00545839">
          <w:t xml:space="preserve"> </w:t>
        </w:r>
      </w:ins>
      <w:r>
        <w:t xml:space="preserve">on the image, and the </w:t>
      </w:r>
      <w:r w:rsidR="006143A2">
        <w:t>remaining</w:t>
      </w:r>
      <w:r w:rsidR="00C422FB">
        <w:t xml:space="preserve"> </w:t>
      </w:r>
      <w:r>
        <w:t>steps are th</w:t>
      </w:r>
      <w:r w:rsidR="000529C7">
        <w:t xml:space="preserve">e same as for annotating text. </w:t>
      </w:r>
      <w:r>
        <w:t>The title and the annotation body are assigned automatically, with the annotation body getting the name of the image file. The title and the body can be edited later.</w:t>
      </w:r>
    </w:p>
    <w:p w14:paraId="2C700C46" w14:textId="77777777" w:rsidR="003354BB" w:rsidRDefault="003354BB" w:rsidP="003354BB">
      <w:r>
        <w:t>To edit</w:t>
      </w:r>
      <w:r w:rsidR="00EF0632">
        <w:t xml:space="preserve"> </w:t>
      </w:r>
      <w:r>
        <w:t>an annotation</w:t>
      </w:r>
      <w:r w:rsidR="007307E5">
        <w:t>,</w:t>
      </w:r>
      <w:r w:rsidR="006143A2">
        <w:t xml:space="preserve"> select</w:t>
      </w:r>
      <w:r>
        <w:t xml:space="preserve"> it in the list on the left-ha</w:t>
      </w:r>
      <w:r w:rsidR="00575BF5">
        <w:t xml:space="preserve">nd side of the browser window. </w:t>
      </w:r>
      <w:r w:rsidR="0032783F">
        <w:t>Click the right mouse button and select</w:t>
      </w:r>
      <w:r>
        <w:t xml:space="preserve"> </w:t>
      </w:r>
      <w:r w:rsidRPr="00EF0632">
        <w:rPr>
          <w:i/>
        </w:rPr>
        <w:t>Properties</w:t>
      </w:r>
      <w:r w:rsidR="0032783F">
        <w:rPr>
          <w:i/>
        </w:rPr>
        <w:t xml:space="preserve"> </w:t>
      </w:r>
      <w:r w:rsidR="0032783F" w:rsidRPr="0032783F">
        <w:t>in</w:t>
      </w:r>
      <w:r w:rsidR="0032783F">
        <w:rPr>
          <w:i/>
        </w:rPr>
        <w:t xml:space="preserve"> </w:t>
      </w:r>
      <w:r w:rsidR="0032783F" w:rsidRPr="0032783F">
        <w:t>the popped</w:t>
      </w:r>
      <w:r w:rsidR="0032783F">
        <w:t>-up menu.</w:t>
      </w:r>
      <w:r w:rsidR="000F03FD">
        <w:t xml:space="preserve"> </w:t>
      </w:r>
      <w:r w:rsidR="0032783F">
        <w:t xml:space="preserve">Selecting </w:t>
      </w:r>
      <w:r w:rsidR="0032783F" w:rsidRPr="00EF0632">
        <w:rPr>
          <w:i/>
        </w:rPr>
        <w:t>Properties</w:t>
      </w:r>
      <w:r w:rsidR="0032783F">
        <w:t xml:space="preserve"> </w:t>
      </w:r>
      <w:r w:rsidR="000F03FD">
        <w:t>triggers a pop-up form</w:t>
      </w:r>
      <w:r w:rsidR="0032783F">
        <w:t xml:space="preserve"> for editing the annotation</w:t>
      </w:r>
      <w:r w:rsidR="000F03FD">
        <w:t xml:space="preserve">. </w:t>
      </w:r>
      <w:r w:rsidR="006143A2">
        <w:t xml:space="preserve"> The title can be edited in the </w:t>
      </w:r>
      <w:r w:rsidR="006143A2" w:rsidRPr="006143A2">
        <w:rPr>
          <w:i/>
        </w:rPr>
        <w:t>Brief Overview</w:t>
      </w:r>
      <w:r w:rsidR="006143A2">
        <w:t xml:space="preserve"> tab, and annotation body can be edited in </w:t>
      </w:r>
      <w:r w:rsidR="006143A2" w:rsidRPr="006143A2">
        <w:rPr>
          <w:i/>
        </w:rPr>
        <w:t>Annotation</w:t>
      </w:r>
      <w:r w:rsidR="006143A2">
        <w:t xml:space="preserve"> tab.</w:t>
      </w:r>
    </w:p>
    <w:p w14:paraId="6193AA20" w14:textId="77777777" w:rsidR="00152378" w:rsidRDefault="003354BB" w:rsidP="00152378">
      <w:pPr>
        <w:rPr>
          <w:lang w:val="en-US"/>
        </w:rPr>
      </w:pPr>
      <w:r>
        <w:t>In the original Wired-Maker</w:t>
      </w:r>
      <w:r w:rsidR="005F38D2">
        <w:t>,</w:t>
      </w:r>
      <w:r>
        <w:t xml:space="preserve"> it is not possible to assign and reassign </w:t>
      </w:r>
      <w:r w:rsidRPr="00725679">
        <w:rPr>
          <w:i/>
        </w:rPr>
        <w:t>read</w:t>
      </w:r>
      <w:r>
        <w:t xml:space="preserve">, </w:t>
      </w:r>
      <w:r w:rsidRPr="00725679">
        <w:rPr>
          <w:i/>
        </w:rPr>
        <w:t>write</w:t>
      </w:r>
      <w:r>
        <w:t xml:space="preserve"> and </w:t>
      </w:r>
      <w:r w:rsidRPr="00725679">
        <w:rPr>
          <w:i/>
        </w:rPr>
        <w:t>none</w:t>
      </w:r>
      <w:r>
        <w:t xml:space="preserve"> access rights for a particular user </w:t>
      </w:r>
      <w:r w:rsidR="00EE1EEB">
        <w:t xml:space="preserve">given a particular annotation. </w:t>
      </w:r>
      <w:r>
        <w:t xml:space="preserve">However, the DWAN framework assumes </w:t>
      </w:r>
      <w:r w:rsidR="00545839">
        <w:t xml:space="preserve">dynamic </w:t>
      </w:r>
      <w:r>
        <w:t xml:space="preserve">access rights. When an annotation is created by </w:t>
      </w:r>
      <w:r w:rsidR="00545839">
        <w:t xml:space="preserve">a </w:t>
      </w:r>
      <w:r>
        <w:t>DWAN client</w:t>
      </w:r>
      <w:r w:rsidR="00F675AA">
        <w:t>,</w:t>
      </w:r>
      <w:r>
        <w:t xml:space="preserve"> all registered </w:t>
      </w:r>
      <w:r w:rsidR="00152378">
        <w:t>principals</w:t>
      </w:r>
      <w:r>
        <w:t xml:space="preserve"> except the creator (</w:t>
      </w:r>
      <w:r w:rsidRPr="00EF0632">
        <w:rPr>
          <w:i/>
        </w:rPr>
        <w:t>owner</w:t>
      </w:r>
      <w:r>
        <w:t xml:space="preserve">) get </w:t>
      </w:r>
      <w:r w:rsidRPr="00085DE1">
        <w:rPr>
          <w:i/>
        </w:rPr>
        <w:t>read</w:t>
      </w:r>
      <w:r w:rsidR="00B564A0">
        <w:t xml:space="preserve"> access. </w:t>
      </w:r>
      <w:r>
        <w:t xml:space="preserve">The owner has </w:t>
      </w:r>
      <w:r w:rsidRPr="00085DE1">
        <w:rPr>
          <w:i/>
        </w:rPr>
        <w:t>write</w:t>
      </w:r>
      <w:r>
        <w:t xml:space="preserve"> access and can change the rights of other users. Additional </w:t>
      </w:r>
      <w:r w:rsidR="00545839">
        <w:t>web pages</w:t>
      </w:r>
      <w:r>
        <w:t xml:space="preserve"> </w:t>
      </w:r>
      <w:r w:rsidR="00545839">
        <w:t>from the</w:t>
      </w:r>
      <w:r w:rsidR="00A142A4">
        <w:t xml:space="preserve"> </w:t>
      </w:r>
      <w:r>
        <w:t>back</w:t>
      </w:r>
      <w:r w:rsidR="00B84658">
        <w:t>-</w:t>
      </w:r>
      <w:r>
        <w:t xml:space="preserve">end server allows the owner to reassign the rights for a particular user and an annotation, or </w:t>
      </w:r>
      <w:r w:rsidR="00005273">
        <w:t xml:space="preserve">to </w:t>
      </w:r>
      <w:r>
        <w:t>change the public access mode for a given annotation.</w:t>
      </w:r>
      <w:r w:rsidR="00152378">
        <w:rPr>
          <w:lang w:val="en-US"/>
        </w:rPr>
        <w:t xml:space="preserve"> On principal’s request, the back-end can presen</w:t>
      </w:r>
      <w:r w:rsidR="00D04A3A">
        <w:rPr>
          <w:lang w:val="en-US"/>
        </w:rPr>
        <w:t xml:space="preserve">t one of two web-pages allowing the owner of an annotation </w:t>
      </w:r>
      <w:r w:rsidR="00152378">
        <w:rPr>
          <w:lang w:val="en-US"/>
        </w:rPr>
        <w:t xml:space="preserve">to change the annotation’s access modes, which can be </w:t>
      </w:r>
      <w:r w:rsidR="00152378" w:rsidRPr="008E11B1">
        <w:rPr>
          <w:i/>
          <w:lang w:val="en-US"/>
        </w:rPr>
        <w:t>read</w:t>
      </w:r>
      <w:r w:rsidR="00152378">
        <w:rPr>
          <w:lang w:val="en-US"/>
        </w:rPr>
        <w:t xml:space="preserve">, </w:t>
      </w:r>
      <w:r w:rsidR="00152378" w:rsidRPr="008E11B1">
        <w:rPr>
          <w:i/>
          <w:lang w:val="en-US"/>
        </w:rPr>
        <w:t>write</w:t>
      </w:r>
      <w:r w:rsidR="00152378">
        <w:rPr>
          <w:lang w:val="en-US"/>
        </w:rPr>
        <w:t xml:space="preserve"> or </w:t>
      </w:r>
      <w:r w:rsidR="00152378" w:rsidRPr="008E11B1">
        <w:rPr>
          <w:i/>
          <w:lang w:val="en-US"/>
        </w:rPr>
        <w:t>none</w:t>
      </w:r>
      <w:r w:rsidR="00152378">
        <w:rPr>
          <w:lang w:val="en-US"/>
        </w:rPr>
        <w:t xml:space="preserve">. The first page allows changing the access to a specific annotation for a specific principal. The second page is used to change the public access mode at once, that is, all registered principals get </w:t>
      </w:r>
      <w:r w:rsidR="00152378" w:rsidRPr="003E7C51">
        <w:rPr>
          <w:i/>
          <w:lang w:val="en-US"/>
        </w:rPr>
        <w:t>write</w:t>
      </w:r>
      <w:r w:rsidR="00152378">
        <w:rPr>
          <w:lang w:val="en-US"/>
        </w:rPr>
        <w:t xml:space="preserve"> access. </w:t>
      </w:r>
    </w:p>
    <w:p w14:paraId="78F27F83" w14:textId="77777777" w:rsidR="00152378" w:rsidRDefault="00152378" w:rsidP="003354BB">
      <w:r>
        <w:rPr>
          <w:lang w:val="en-US"/>
        </w:rPr>
        <w:t>Updating access modes is implemented through web-pages issued by the back-end because changing access rights is not implemented in Wired Marker itself, and adding this feature to DWAN Wired-marker-based front-end would be quite time consuming.</w:t>
      </w:r>
      <w:r>
        <w:rPr>
          <w:rStyle w:val="FootnoteReference"/>
          <w:lang w:val="en-US"/>
        </w:rPr>
        <w:footnoteReference w:id="22"/>
      </w:r>
      <w:r>
        <w:rPr>
          <w:lang w:val="en-US"/>
        </w:rPr>
        <w:t xml:space="preserve">  </w:t>
      </w:r>
    </w:p>
    <w:p w14:paraId="62E64108" w14:textId="77777777" w:rsidR="00417575" w:rsidRDefault="004C29FD" w:rsidP="003354BB">
      <w:r>
        <w:t>While w</w:t>
      </w:r>
      <w:r w:rsidR="003354BB">
        <w:t xml:space="preserve">orking on the </w:t>
      </w:r>
      <w:r>
        <w:t xml:space="preserve">transformation </w:t>
      </w:r>
      <w:r w:rsidR="003354BB">
        <w:t xml:space="preserve">of Wired-Marker into a DWAN client, the </w:t>
      </w:r>
      <w:r w:rsidR="00545839">
        <w:t xml:space="preserve">DWAN development </w:t>
      </w:r>
      <w:r w:rsidR="003354BB">
        <w:t xml:space="preserve">team has </w:t>
      </w:r>
      <w:r w:rsidR="00545839">
        <w:t xml:space="preserve">established </w:t>
      </w:r>
      <w:r w:rsidR="003354BB">
        <w:t xml:space="preserve">that four of Wired-Marker’s drawbacks cannot be fixed </w:t>
      </w:r>
      <w:r w:rsidR="00D2307A">
        <w:t xml:space="preserve">within a </w:t>
      </w:r>
      <w:r w:rsidR="003354BB">
        <w:t>reas</w:t>
      </w:r>
      <w:r w:rsidR="00417575">
        <w:t>onable amount of time:</w:t>
      </w:r>
    </w:p>
    <w:p w14:paraId="621D54C5" w14:textId="70BCC697" w:rsidR="00417575" w:rsidRDefault="00417575" w:rsidP="00417575">
      <w:pPr>
        <w:pStyle w:val="ListParagraph"/>
        <w:numPr>
          <w:ilvl w:val="0"/>
          <w:numId w:val="60"/>
        </w:numPr>
      </w:pPr>
      <w:r>
        <w:t xml:space="preserve">first, </w:t>
      </w:r>
      <w:r w:rsidR="00545839">
        <w:t xml:space="preserve">the </w:t>
      </w:r>
      <w:r w:rsidR="00EF5BFF">
        <w:t xml:space="preserve">original </w:t>
      </w:r>
      <w:r w:rsidR="006B7BF8">
        <w:t>Wired-Ma</w:t>
      </w:r>
      <w:r w:rsidR="00EF5BFF">
        <w:t>rker</w:t>
      </w:r>
      <w:r w:rsidR="003354BB">
        <w:t xml:space="preserve"> does not </w:t>
      </w:r>
      <w:r w:rsidR="00EF5BFF">
        <w:t>pro</w:t>
      </w:r>
      <w:r w:rsidR="00CF3D1A">
        <w:t>vide multiple-target annotating</w:t>
      </w:r>
      <w:r>
        <w:t>; i</w:t>
      </w:r>
      <w:r w:rsidR="00EF5BFF">
        <w:t xml:space="preserve">n other words, a user can put </w:t>
      </w:r>
      <w:r w:rsidR="00082276">
        <w:t>a text note</w:t>
      </w:r>
      <w:r w:rsidR="00EF5BFF">
        <w:t xml:space="preserve"> exactly </w:t>
      </w:r>
      <w:r w:rsidR="00720318">
        <w:t>on one fragment</w:t>
      </w:r>
      <w:r w:rsidR="00EF5BFF">
        <w:t xml:space="preserve"> of the source page</w:t>
      </w:r>
      <w:r>
        <w:t>;</w:t>
      </w:r>
      <w:r w:rsidR="00720318">
        <w:t xml:space="preserve"> </w:t>
      </w:r>
      <w:r>
        <w:t>f</w:t>
      </w:r>
      <w:r w:rsidR="003354BB">
        <w:t>or instance</w:t>
      </w:r>
      <w:r w:rsidR="00720318">
        <w:t>,</w:t>
      </w:r>
      <w:r w:rsidR="003354BB">
        <w:t xml:space="preserve"> </w:t>
      </w:r>
      <w:r w:rsidR="0084568D">
        <w:t>it is not possible to</w:t>
      </w:r>
      <w:r w:rsidR="00B84658">
        <w:t xml:space="preserve"> </w:t>
      </w:r>
      <w:r w:rsidR="003354BB">
        <w:t>annotate two text fragments</w:t>
      </w:r>
      <w:r w:rsidR="004F49A3">
        <w:t xml:space="preserve"> </w:t>
      </w:r>
      <w:r w:rsidR="0084568D">
        <w:t>simultaneously</w:t>
      </w:r>
      <w:r w:rsidR="003354BB">
        <w:t xml:space="preserve">, </w:t>
      </w:r>
      <w:r w:rsidR="00E23E99">
        <w:t xml:space="preserve">and to </w:t>
      </w:r>
      <w:r w:rsidR="002C3266">
        <w:t xml:space="preserve">interrelate and </w:t>
      </w:r>
      <w:r w:rsidR="00E23E99">
        <w:t>link them with the</w:t>
      </w:r>
      <w:r w:rsidR="003354BB">
        <w:t xml:space="preserve"> remark th</w:t>
      </w:r>
      <w:r>
        <w:t>at they contradict each other;</w:t>
      </w:r>
    </w:p>
    <w:p w14:paraId="140C2350" w14:textId="77777777" w:rsidR="00417575" w:rsidRDefault="00417575" w:rsidP="00417575">
      <w:pPr>
        <w:pStyle w:val="ListParagraph"/>
        <w:numPr>
          <w:ilvl w:val="0"/>
          <w:numId w:val="60"/>
        </w:numPr>
      </w:pPr>
      <w:r>
        <w:t>t</w:t>
      </w:r>
      <w:r w:rsidR="003354BB">
        <w:t xml:space="preserve">he </w:t>
      </w:r>
      <w:r w:rsidR="003354BB" w:rsidRPr="00417575">
        <w:t>second</w:t>
      </w:r>
      <w:r w:rsidR="003354BB">
        <w:t xml:space="preserve"> drawback </w:t>
      </w:r>
      <w:r w:rsidR="00F448C2">
        <w:t xml:space="preserve">has </w:t>
      </w:r>
      <w:r w:rsidR="003354BB">
        <w:t xml:space="preserve">already </w:t>
      </w:r>
      <w:r w:rsidR="00F448C2">
        <w:t>been</w:t>
      </w:r>
      <w:r w:rsidR="00380CF3">
        <w:t xml:space="preserve"> </w:t>
      </w:r>
      <w:r w:rsidR="003354BB">
        <w:t xml:space="preserve">mentioned: an annotation read from the database loses its original colour while </w:t>
      </w:r>
      <w:r w:rsidR="00AF4248">
        <w:t>being</w:t>
      </w:r>
      <w:r w:rsidR="008D4966">
        <w:t xml:space="preserve"> </w:t>
      </w:r>
      <w:r w:rsidR="003354BB">
        <w:t>interpreted by the client</w:t>
      </w:r>
      <w:r w:rsidR="003354BB">
        <w:rPr>
          <w:rStyle w:val="FootnoteReference"/>
        </w:rPr>
        <w:footnoteReference w:id="23"/>
      </w:r>
      <w:r>
        <w:t>;</w:t>
      </w:r>
    </w:p>
    <w:p w14:paraId="3B67BF75" w14:textId="77777777" w:rsidR="00417575" w:rsidRDefault="00574936" w:rsidP="00417575">
      <w:pPr>
        <w:pStyle w:val="ListParagraph"/>
        <w:numPr>
          <w:ilvl w:val="0"/>
          <w:numId w:val="60"/>
        </w:numPr>
      </w:pPr>
      <w:r>
        <w:t xml:space="preserve"> </w:t>
      </w:r>
      <w:r w:rsidR="00417575" w:rsidRPr="00417575">
        <w:t>t</w:t>
      </w:r>
      <w:r w:rsidR="003354BB" w:rsidRPr="00417575">
        <w:t>hird</w:t>
      </w:r>
      <w:r w:rsidR="0063292F" w:rsidRPr="00417575">
        <w:t>ly</w:t>
      </w:r>
      <w:r w:rsidR="003354BB">
        <w:t>, fragments of images cannot be annotated by Wired-M</w:t>
      </w:r>
      <w:r w:rsidR="00417575">
        <w:t>arker, but only the whole image;</w:t>
      </w:r>
    </w:p>
    <w:p w14:paraId="0A12C864" w14:textId="734A9E72" w:rsidR="003354BB" w:rsidRDefault="003354BB" w:rsidP="00417575">
      <w:pPr>
        <w:pStyle w:val="ListParagraph"/>
        <w:numPr>
          <w:ilvl w:val="0"/>
          <w:numId w:val="60"/>
        </w:numPr>
      </w:pPr>
      <w:r>
        <w:t xml:space="preserve"> </w:t>
      </w:r>
      <w:r w:rsidR="003F6DE2">
        <w:t xml:space="preserve">In the </w:t>
      </w:r>
      <w:r w:rsidR="003F6DE2" w:rsidRPr="00417575">
        <w:t>fo</w:t>
      </w:r>
      <w:r w:rsidR="00EB24BD" w:rsidRPr="00417575">
        <w:t>u</w:t>
      </w:r>
      <w:r w:rsidR="003F6DE2" w:rsidRPr="00417575">
        <w:t>rth</w:t>
      </w:r>
      <w:r w:rsidR="003F6DE2">
        <w:t xml:space="preserve"> place</w:t>
      </w:r>
      <w:r>
        <w:t>, adding notebooks would demand significant ref</w:t>
      </w:r>
      <w:r w:rsidR="00417575">
        <w:t>actoring of the original code;</w:t>
      </w:r>
      <w:r w:rsidR="003D06AD">
        <w:t xml:space="preserve"> </w:t>
      </w:r>
      <w:r w:rsidR="00417575">
        <w:t>t</w:t>
      </w:r>
      <w:r w:rsidR="00724E8C">
        <w:t>o a certain extent</w:t>
      </w:r>
      <w:r>
        <w:t xml:space="preserve">, coloured directories of </w:t>
      </w:r>
      <w:r w:rsidR="00813CCC">
        <w:t xml:space="preserve">the </w:t>
      </w:r>
      <w:r>
        <w:t>local folder can be seen as notebooks.</w:t>
      </w:r>
    </w:p>
    <w:p w14:paraId="10AD81D7" w14:textId="77777777" w:rsidR="00417575" w:rsidRDefault="00417575" w:rsidP="00417575">
      <w:pPr>
        <w:pStyle w:val="ListParagraph"/>
        <w:ind w:left="644" w:firstLine="0"/>
      </w:pPr>
    </w:p>
    <w:p w14:paraId="0D9E6B4A" w14:textId="77777777" w:rsidR="003354BB" w:rsidRDefault="00011B2D" w:rsidP="003354BB">
      <w:r>
        <w:t>Summing up</w:t>
      </w:r>
      <w:r w:rsidR="003354BB">
        <w:t xml:space="preserve"> the features that have been added to (or changed in) Wired-Marker to adjust it to DASISH requirements:</w:t>
      </w:r>
    </w:p>
    <w:p w14:paraId="33CB1508" w14:textId="77777777" w:rsidR="00417575" w:rsidRDefault="00417575" w:rsidP="003354BB"/>
    <w:tbl>
      <w:tblPr>
        <w:tblStyle w:val="TableGrid"/>
        <w:tblW w:w="0" w:type="auto"/>
        <w:tblLook w:val="04A0" w:firstRow="1" w:lastRow="0" w:firstColumn="1" w:lastColumn="0" w:noHBand="0" w:noVBand="1"/>
      </w:tblPr>
      <w:tblGrid>
        <w:gridCol w:w="3120"/>
        <w:gridCol w:w="6162"/>
      </w:tblGrid>
      <w:tr w:rsidR="00417575" w14:paraId="0AD05301" w14:textId="77777777" w:rsidTr="00931827">
        <w:tc>
          <w:tcPr>
            <w:tcW w:w="3120" w:type="dxa"/>
          </w:tcPr>
          <w:p w14:paraId="5C3B4CD6" w14:textId="1D6B3D36" w:rsidR="00417575" w:rsidRDefault="00417575" w:rsidP="003354BB">
            <w:pPr>
              <w:ind w:firstLine="0"/>
            </w:pPr>
            <w:r>
              <w:t>Design</w:t>
            </w:r>
          </w:p>
        </w:tc>
        <w:tc>
          <w:tcPr>
            <w:tcW w:w="6162" w:type="dxa"/>
          </w:tcPr>
          <w:p w14:paraId="69FF864E" w14:textId="7B792486" w:rsidR="00417575" w:rsidRDefault="00417575" w:rsidP="00A5519B">
            <w:pPr>
              <w:ind w:firstLine="0"/>
              <w:jc w:val="left"/>
            </w:pPr>
            <w:r>
              <w:rPr>
                <w:lang w:val="en-US"/>
              </w:rPr>
              <w:t xml:space="preserve">Customization of existing visual features </w:t>
            </w:r>
            <w:r w:rsidRPr="000C2DF3">
              <w:rPr>
                <w:lang w:val="en-US"/>
              </w:rPr>
              <w:t>(e.g. sidebar, top menu, right-clic</w:t>
            </w:r>
            <w:r>
              <w:rPr>
                <w:lang w:val="en-US"/>
              </w:rPr>
              <w:t>k menus, add-ons manager view),</w:t>
            </w:r>
            <w:r w:rsidRPr="000C2DF3">
              <w:rPr>
                <w:sz w:val="28"/>
                <w:szCs w:val="28"/>
                <w:lang w:val="en-US"/>
              </w:rPr>
              <w:t xml:space="preserve"> </w:t>
            </w:r>
            <w:r w:rsidRPr="000C2DF3">
              <w:rPr>
                <w:lang w:val="en-US"/>
              </w:rPr>
              <w:t xml:space="preserve">customization of visual features for extended functionality (login/logout button, extended </w:t>
            </w:r>
            <w:r w:rsidRPr="000C2DF3">
              <w:rPr>
                <w:i/>
                <w:iCs/>
                <w:lang w:val="en-US"/>
              </w:rPr>
              <w:t>Settings</w:t>
            </w:r>
            <w:r w:rsidRPr="000C2DF3">
              <w:rPr>
                <w:lang w:val="en-US"/>
              </w:rPr>
              <w:t xml:space="preserve"> menu for </w:t>
            </w:r>
            <w:r>
              <w:rPr>
                <w:lang w:val="en-US"/>
              </w:rPr>
              <w:t>back-end</w:t>
            </w:r>
            <w:r w:rsidRPr="000C2DF3">
              <w:rPr>
                <w:lang w:val="en-US"/>
              </w:rPr>
              <w:t xml:space="preserve"> configuration)</w:t>
            </w:r>
            <w:r w:rsidR="00A5519B">
              <w:rPr>
                <w:lang w:val="en-US"/>
              </w:rPr>
              <w:t>.</w:t>
            </w:r>
          </w:p>
        </w:tc>
      </w:tr>
      <w:tr w:rsidR="00417575" w14:paraId="3DF0A525" w14:textId="77777777" w:rsidTr="00931827">
        <w:tc>
          <w:tcPr>
            <w:tcW w:w="3120" w:type="dxa"/>
          </w:tcPr>
          <w:p w14:paraId="750CF9B8" w14:textId="15FEDC38" w:rsidR="00417575" w:rsidRDefault="00A5519B" w:rsidP="003354BB">
            <w:pPr>
              <w:ind w:firstLine="0"/>
            </w:pPr>
            <w:r>
              <w:t>F</w:t>
            </w:r>
            <w:r w:rsidR="00417575">
              <w:t>unctionality</w:t>
            </w:r>
          </w:p>
        </w:tc>
        <w:tc>
          <w:tcPr>
            <w:tcW w:w="6162" w:type="dxa"/>
          </w:tcPr>
          <w:p w14:paraId="0DD4F611" w14:textId="1B0A8CCD" w:rsidR="00417575" w:rsidRDefault="00A5519B" w:rsidP="00A5519B">
            <w:pPr>
              <w:ind w:firstLine="0"/>
              <w:jc w:val="left"/>
            </w:pPr>
            <w:r>
              <w:rPr>
                <w:lang w:val="en-US"/>
              </w:rPr>
              <w:t xml:space="preserve">GET, PUT (update), </w:t>
            </w:r>
            <w:r w:rsidRPr="000C2DF3">
              <w:rPr>
                <w:lang w:val="en-US"/>
              </w:rPr>
              <w:t>POST</w:t>
            </w:r>
            <w:r>
              <w:rPr>
                <w:lang w:val="en-US"/>
              </w:rPr>
              <w:t xml:space="preserve">, DELETE </w:t>
            </w:r>
            <w:r w:rsidRPr="000C2DF3">
              <w:rPr>
                <w:lang w:val="en-US"/>
              </w:rPr>
              <w:t>annotations</w:t>
            </w:r>
            <w:r>
              <w:rPr>
                <w:lang w:val="en-US"/>
              </w:rPr>
              <w:t>; POST and GET for cached representations; authentication (login/logout).</w:t>
            </w:r>
          </w:p>
        </w:tc>
      </w:tr>
      <w:tr w:rsidR="00417575" w14:paraId="157F1C24" w14:textId="77777777" w:rsidTr="00931827">
        <w:tc>
          <w:tcPr>
            <w:tcW w:w="3120" w:type="dxa"/>
          </w:tcPr>
          <w:p w14:paraId="53FC5468" w14:textId="2780E189" w:rsidR="00417575" w:rsidRDefault="00A5519B" w:rsidP="003354BB">
            <w:pPr>
              <w:ind w:firstLine="0"/>
            </w:pPr>
            <w:r>
              <w:t>M</w:t>
            </w:r>
            <w:r w:rsidR="00417575">
              <w:t>iscellaneous</w:t>
            </w:r>
          </w:p>
        </w:tc>
        <w:tc>
          <w:tcPr>
            <w:tcW w:w="6162" w:type="dxa"/>
          </w:tcPr>
          <w:p w14:paraId="4E79957F" w14:textId="3EAFFEA4" w:rsidR="00A5519B" w:rsidRPr="00A5519B" w:rsidRDefault="00A5519B" w:rsidP="00A5519B">
            <w:pPr>
              <w:ind w:firstLine="0"/>
              <w:jc w:val="left"/>
              <w:rPr>
                <w:lang w:val="en-US"/>
              </w:rPr>
            </w:pPr>
            <w:r>
              <w:rPr>
                <w:lang w:val="en-US"/>
              </w:rPr>
              <w:t>R</w:t>
            </w:r>
            <w:r w:rsidRPr="00A5519B">
              <w:rPr>
                <w:lang w:val="en-US"/>
              </w:rPr>
              <w:t xml:space="preserve">ewrite of </w:t>
            </w:r>
            <w:proofErr w:type="spellStart"/>
            <w:r w:rsidRPr="00A5519B">
              <w:rPr>
                <w:lang w:val="en-US"/>
              </w:rPr>
              <w:t>chrome.manifest</w:t>
            </w:r>
            <w:proofErr w:type="spellEnd"/>
            <w:r w:rsidRPr="00A5519B">
              <w:rPr>
                <w:lang w:val="en-US"/>
              </w:rPr>
              <w:t xml:space="preserve"> for development in extension proxy file environment</w:t>
            </w:r>
            <w:r w:rsidRPr="00A5519B">
              <w:rPr>
                <w:sz w:val="28"/>
                <w:szCs w:val="28"/>
                <w:lang w:val="en-US"/>
              </w:rPr>
              <w:t xml:space="preserve">; </w:t>
            </w:r>
            <w:r w:rsidRPr="00A5519B">
              <w:rPr>
                <w:lang w:val="en-US"/>
              </w:rPr>
              <w:t>extension code updates to ensure support by current Firefox versions (Wired-Marker only supports Firefox versions 2.0 – 10.*, </w:t>
            </w:r>
            <w:hyperlink r:id="rId40" w:history="1">
              <w:r w:rsidRPr="00A5519B">
                <w:rPr>
                  <w:color w:val="0000E9"/>
                  <w:u w:val="single" w:color="0000E9"/>
                  <w:lang w:val="en-US"/>
                </w:rPr>
                <w:t>http://www.wired-marker.org/en/index.html</w:t>
              </w:r>
            </w:hyperlink>
            <w:r w:rsidRPr="00A5519B">
              <w:rPr>
                <w:lang w:val="en-US"/>
              </w:rPr>
              <w:t xml:space="preserve">);  </w:t>
            </w:r>
            <w:proofErr w:type="spellStart"/>
            <w:r w:rsidRPr="00A5519B">
              <w:rPr>
                <w:lang w:val="en-US"/>
              </w:rPr>
              <w:t>hyperanchor</w:t>
            </w:r>
            <w:proofErr w:type="spellEnd"/>
            <w:r w:rsidRPr="00A5519B">
              <w:rPr>
                <w:lang w:val="en-US"/>
              </w:rPr>
              <w:t xml:space="preserve"> (</w:t>
            </w:r>
            <w:hyperlink r:id="rId41" w:history="1">
              <w:r w:rsidRPr="00A5519B">
                <w:rPr>
                  <w:color w:val="0000E9"/>
                  <w:u w:val="single" w:color="0000E9"/>
                  <w:lang w:val="en-US"/>
                </w:rPr>
                <w:t>http://www.hyper-anchor.org/en/technical_format.html</w:t>
              </w:r>
            </w:hyperlink>
            <w:r w:rsidRPr="00A5519B">
              <w:rPr>
                <w:lang w:val="en-US"/>
              </w:rPr>
              <w:t xml:space="preserve">) mapping to </w:t>
            </w:r>
            <w:proofErr w:type="spellStart"/>
            <w:r w:rsidRPr="00A5519B">
              <w:rPr>
                <w:lang w:val="en-US"/>
              </w:rPr>
              <w:t>xpointer</w:t>
            </w:r>
            <w:proofErr w:type="spellEnd"/>
            <w:r w:rsidRPr="00A5519B">
              <w:rPr>
                <w:lang w:val="en-US"/>
              </w:rPr>
              <w:t xml:space="preserve"> (used on POST/GET) (</w:t>
            </w:r>
            <w:hyperlink r:id="rId42" w:history="1">
              <w:r w:rsidRPr="00A5519B">
                <w:rPr>
                  <w:color w:val="0000E9"/>
                  <w:u w:val="single" w:color="0000E9"/>
                  <w:lang w:val="en-US"/>
                </w:rPr>
                <w:t>http://www.w3.org/TR/xptr-framework</w:t>
              </w:r>
            </w:hyperlink>
            <w:r w:rsidRPr="00A5519B">
              <w:rPr>
                <w:lang w:val="en-US"/>
              </w:rPr>
              <w:t>/, </w:t>
            </w:r>
            <w:hyperlink r:id="rId43" w:anchor="w3c_all" w:history="1">
              <w:r w:rsidRPr="00A5519B">
                <w:rPr>
                  <w:color w:val="0000E9"/>
                  <w:u w:val="single" w:color="0000E9"/>
                  <w:lang w:val="en-US"/>
                </w:rPr>
                <w:t>http://www.w3.org/standards/techs/xpointer#w3c_all</w:t>
              </w:r>
            </w:hyperlink>
            <w:r>
              <w:rPr>
                <w:lang w:val="en-US"/>
              </w:rPr>
              <w:t>);</w:t>
            </w:r>
          </w:p>
          <w:p w14:paraId="2968FC3C" w14:textId="00C8A1E3" w:rsidR="00A5519B" w:rsidRPr="00A5519B" w:rsidRDefault="00A5519B" w:rsidP="00A5519B">
            <w:pPr>
              <w:ind w:firstLine="0"/>
              <w:jc w:val="left"/>
              <w:rPr>
                <w:lang w:val="en-US"/>
              </w:rPr>
            </w:pPr>
            <w:r>
              <w:rPr>
                <w:lang w:val="en-US"/>
              </w:rPr>
              <w:t>s</w:t>
            </w:r>
            <w:r w:rsidRPr="00A5519B">
              <w:rPr>
                <w:lang w:val="en-US"/>
              </w:rPr>
              <w:t>etting updated annotation bodies.</w:t>
            </w:r>
          </w:p>
          <w:p w14:paraId="123EFD10" w14:textId="77777777" w:rsidR="00417575" w:rsidRDefault="00417575" w:rsidP="003354BB">
            <w:pPr>
              <w:ind w:firstLine="0"/>
            </w:pPr>
          </w:p>
        </w:tc>
      </w:tr>
    </w:tbl>
    <w:p w14:paraId="6EBA2385" w14:textId="77777777" w:rsidR="0006213B" w:rsidRDefault="00940D6A" w:rsidP="006842AB">
      <w:pPr>
        <w:pStyle w:val="Heading3"/>
        <w:ind w:left="1004"/>
      </w:pPr>
      <w:bookmarkStart w:id="44" w:name="_Toc276640546"/>
      <w:r>
        <w:t>Front-end</w:t>
      </w:r>
      <w:r w:rsidR="0006213B">
        <w:t xml:space="preserve"> for ELAN</w:t>
      </w:r>
      <w:bookmarkEnd w:id="44"/>
    </w:p>
    <w:p w14:paraId="75F1934F" w14:textId="31BAE48A" w:rsidR="0006213B" w:rsidRDefault="00680E39" w:rsidP="00064AEE">
      <w:pPr>
        <w:rPr>
          <w:lang w:val="en-US"/>
        </w:rPr>
      </w:pPr>
      <w:r>
        <w:rPr>
          <w:lang w:val="en-US"/>
        </w:rPr>
        <w:t xml:space="preserve">An </w:t>
      </w:r>
      <w:r w:rsidR="0006213B">
        <w:rPr>
          <w:lang w:val="en-US"/>
        </w:rPr>
        <w:t xml:space="preserve">ELAN </w:t>
      </w:r>
      <w:r w:rsidR="00940D6A">
        <w:rPr>
          <w:lang w:val="en-US"/>
        </w:rPr>
        <w:t>front-end</w:t>
      </w:r>
      <w:r w:rsidR="0006213B" w:rsidRPr="00203EF6">
        <w:rPr>
          <w:lang w:val="en-US"/>
        </w:rPr>
        <w:t xml:space="preserve"> for the DWAN </w:t>
      </w:r>
      <w:r>
        <w:rPr>
          <w:lang w:val="en-US"/>
        </w:rPr>
        <w:t>framework</w:t>
      </w:r>
      <w:r w:rsidR="0006213B" w:rsidRPr="00203EF6">
        <w:rPr>
          <w:lang w:val="en-US"/>
        </w:rPr>
        <w:t xml:space="preserve"> is</w:t>
      </w:r>
      <w:r w:rsidR="0006213B">
        <w:rPr>
          <w:lang w:val="en-US"/>
        </w:rPr>
        <w:t xml:space="preserve"> </w:t>
      </w:r>
      <w:r w:rsidR="0006213B" w:rsidRPr="00203EF6">
        <w:rPr>
          <w:lang w:val="en-US"/>
        </w:rPr>
        <w:t xml:space="preserve">being </w:t>
      </w:r>
      <w:r>
        <w:rPr>
          <w:lang w:val="en-US"/>
        </w:rPr>
        <w:t>worked on</w:t>
      </w:r>
      <w:r w:rsidRPr="00203EF6">
        <w:rPr>
          <w:lang w:val="en-US"/>
        </w:rPr>
        <w:t xml:space="preserve"> </w:t>
      </w:r>
      <w:r w:rsidR="0006213B" w:rsidRPr="00203EF6">
        <w:rPr>
          <w:lang w:val="en-US"/>
        </w:rPr>
        <w:t>in the</w:t>
      </w:r>
      <w:r w:rsidR="0006213B">
        <w:rPr>
          <w:lang w:val="en-US"/>
        </w:rPr>
        <w:t xml:space="preserve"> context of the </w:t>
      </w:r>
      <w:r w:rsidR="00064AEE">
        <w:rPr>
          <w:lang w:val="en-US"/>
        </w:rPr>
        <w:t>CLARIN NL</w:t>
      </w:r>
      <w:r>
        <w:rPr>
          <w:rStyle w:val="FootnoteReference"/>
          <w:lang w:val="en-US"/>
        </w:rPr>
        <w:footnoteReference w:id="24"/>
      </w:r>
      <w:r w:rsidR="00064AEE">
        <w:rPr>
          <w:lang w:val="en-US"/>
        </w:rPr>
        <w:t xml:space="preserve"> </w:t>
      </w:r>
      <w:proofErr w:type="spellStart"/>
      <w:r>
        <w:rPr>
          <w:lang w:val="en-US"/>
        </w:rPr>
        <w:t>ColTime</w:t>
      </w:r>
      <w:proofErr w:type="spellEnd"/>
      <w:r>
        <w:rPr>
          <w:lang w:val="en-US"/>
        </w:rPr>
        <w:t xml:space="preserve"> </w:t>
      </w:r>
      <w:r w:rsidR="0006213B">
        <w:rPr>
          <w:lang w:val="en-US"/>
        </w:rPr>
        <w:t>project</w:t>
      </w:r>
      <w:r w:rsidR="00D40844">
        <w:rPr>
          <w:rStyle w:val="FootnoteReference"/>
          <w:lang w:val="en-US"/>
        </w:rPr>
        <w:footnoteReference w:id="25"/>
      </w:r>
      <w:r>
        <w:rPr>
          <w:lang w:val="en-US"/>
        </w:rPr>
        <w:t xml:space="preserve"> (in progress)</w:t>
      </w:r>
      <w:r w:rsidR="0006213B">
        <w:rPr>
          <w:lang w:val="en-US"/>
        </w:rPr>
        <w:t>. E</w:t>
      </w:r>
      <w:r w:rsidR="0006213B" w:rsidRPr="00203EF6">
        <w:rPr>
          <w:lang w:val="en-US"/>
        </w:rPr>
        <w:t xml:space="preserve">LAN is a </w:t>
      </w:r>
      <w:r w:rsidR="003C2FC6">
        <w:rPr>
          <w:lang w:val="en-US"/>
        </w:rPr>
        <w:t xml:space="preserve">multi-media </w:t>
      </w:r>
      <w:r w:rsidR="0006213B" w:rsidRPr="00203EF6">
        <w:rPr>
          <w:lang w:val="en-US"/>
        </w:rPr>
        <w:t>annotation</w:t>
      </w:r>
      <w:r w:rsidR="003C2FC6">
        <w:rPr>
          <w:lang w:val="en-US"/>
        </w:rPr>
        <w:t xml:space="preserve"> software</w:t>
      </w:r>
      <w:r w:rsidR="00D06BF8">
        <w:rPr>
          <w:lang w:val="en-US"/>
        </w:rPr>
        <w:t xml:space="preserve"> </w:t>
      </w:r>
      <w:r>
        <w:rPr>
          <w:lang w:val="en-US"/>
        </w:rPr>
        <w:t>tool</w:t>
      </w:r>
      <w:r w:rsidR="00064AEE">
        <w:rPr>
          <w:lang w:val="en-US"/>
        </w:rPr>
        <w:t xml:space="preserve"> and the goal of the project is to allow ELAN users to exchange messages or create comments consisting from a reference to a particular fragment of a media file and a message text. Such comments or messages are mapped on the DWAN annotation concept.</w:t>
      </w:r>
      <w:r w:rsidR="0006213B" w:rsidRPr="00203EF6">
        <w:rPr>
          <w:lang w:val="en-US"/>
        </w:rPr>
        <w:t xml:space="preserve"> Since</w:t>
      </w:r>
      <w:r w:rsidR="0006213B">
        <w:rPr>
          <w:lang w:val="en-US"/>
        </w:rPr>
        <w:t xml:space="preserve"> </w:t>
      </w:r>
      <w:r w:rsidR="0006213B" w:rsidRPr="00203EF6">
        <w:rPr>
          <w:lang w:val="en-US"/>
        </w:rPr>
        <w:t>E</w:t>
      </w:r>
      <w:r w:rsidR="0006213B">
        <w:rPr>
          <w:lang w:val="en-US"/>
        </w:rPr>
        <w:t xml:space="preserve">LAN already had the notion of </w:t>
      </w:r>
      <w:r w:rsidR="00064AEE">
        <w:rPr>
          <w:lang w:val="en-US"/>
        </w:rPr>
        <w:t xml:space="preserve">linguistic </w:t>
      </w:r>
      <w:r w:rsidR="0006213B" w:rsidRPr="00DC7496">
        <w:rPr>
          <w:i/>
          <w:lang w:val="en-US"/>
        </w:rPr>
        <w:t>annotations</w:t>
      </w:r>
      <w:r w:rsidR="0006213B" w:rsidRPr="00203EF6">
        <w:rPr>
          <w:lang w:val="en-US"/>
        </w:rPr>
        <w:t xml:space="preserve">, </w:t>
      </w:r>
      <w:r w:rsidR="0006213B">
        <w:rPr>
          <w:lang w:val="en-US"/>
        </w:rPr>
        <w:t xml:space="preserve">in this section we </w:t>
      </w:r>
      <w:r w:rsidR="00064AEE">
        <w:rPr>
          <w:lang w:val="en-US"/>
        </w:rPr>
        <w:t xml:space="preserve">will </w:t>
      </w:r>
      <w:r w:rsidR="0006213B">
        <w:rPr>
          <w:lang w:val="en-US"/>
        </w:rPr>
        <w:t xml:space="preserve">use the word </w:t>
      </w:r>
      <w:r w:rsidR="0006213B" w:rsidRPr="00DC7496">
        <w:rPr>
          <w:i/>
          <w:lang w:val="en-US"/>
        </w:rPr>
        <w:t>comment</w:t>
      </w:r>
      <w:r w:rsidR="0006213B">
        <w:rPr>
          <w:lang w:val="en-US"/>
        </w:rPr>
        <w:t xml:space="preserve"> for </w:t>
      </w:r>
      <w:r w:rsidR="00064AEE">
        <w:rPr>
          <w:lang w:val="en-US"/>
        </w:rPr>
        <w:t xml:space="preserve">DWAN </w:t>
      </w:r>
      <w:r w:rsidR="0006213B">
        <w:rPr>
          <w:lang w:val="en-US"/>
        </w:rPr>
        <w:t xml:space="preserve">annotations </w:t>
      </w:r>
      <w:r w:rsidR="0006213B" w:rsidRPr="00203EF6">
        <w:rPr>
          <w:lang w:val="en-US"/>
        </w:rPr>
        <w:t>to avoid confusion.</w:t>
      </w:r>
    </w:p>
    <w:p w14:paraId="4FAD306A" w14:textId="179DAA22" w:rsidR="0006213B" w:rsidRPr="00203EF6" w:rsidRDefault="00D40844" w:rsidP="0006213B">
      <w:pPr>
        <w:rPr>
          <w:lang w:val="en-US"/>
        </w:rPr>
      </w:pPr>
      <w:r w:rsidRPr="00D40844">
        <w:t xml:space="preserve">With ELAN, users can make annotations associated with specific time spans of the media file. This is organized in so-called tiers. Within each single tier, the annotations cannot overlap, but between different tiers they can. Users can organize tiers so as to use different tiers for different </w:t>
      </w:r>
      <w:r w:rsidR="000C1C24">
        <w:t>types</w:t>
      </w:r>
      <w:r w:rsidR="000C1C24" w:rsidRPr="00D40844">
        <w:t xml:space="preserve"> </w:t>
      </w:r>
      <w:r w:rsidRPr="00D40844">
        <w:t>of annotations. For instance, one tier could contain annotations pertaining to pitch level, while another contains information about hand gestures</w:t>
      </w:r>
      <w:r w:rsidR="0006213B" w:rsidRPr="00D40844">
        <w:t>.</w:t>
      </w:r>
      <w:r w:rsidR="0006213B">
        <w:rPr>
          <w:lang w:val="en-US"/>
        </w:rPr>
        <w:t xml:space="preserve"> </w:t>
      </w:r>
      <w:r w:rsidR="0006213B" w:rsidRPr="00203EF6">
        <w:rPr>
          <w:lang w:val="en-US"/>
        </w:rPr>
        <w:t xml:space="preserve">However, there was </w:t>
      </w:r>
      <w:r w:rsidR="000C1C24">
        <w:rPr>
          <w:lang w:val="en-US"/>
        </w:rPr>
        <w:t xml:space="preserve">until now </w:t>
      </w:r>
      <w:r w:rsidR="0006213B" w:rsidRPr="00203EF6">
        <w:rPr>
          <w:lang w:val="en-US"/>
        </w:rPr>
        <w:t>no specific suppor</w:t>
      </w:r>
      <w:r w:rsidR="0006213B">
        <w:rPr>
          <w:lang w:val="en-US"/>
        </w:rPr>
        <w:t xml:space="preserve">t to comment on the ELAN annotations </w:t>
      </w:r>
      <w:r w:rsidR="0006213B" w:rsidRPr="00203EF6">
        <w:rPr>
          <w:lang w:val="en-US"/>
        </w:rPr>
        <w:t>themselves. For instance, researchers might want to coordinate</w:t>
      </w:r>
      <w:r w:rsidR="0006213B">
        <w:rPr>
          <w:lang w:val="en-US"/>
        </w:rPr>
        <w:t xml:space="preserve"> </w:t>
      </w:r>
      <w:r w:rsidR="0006213B" w:rsidRPr="00203EF6">
        <w:rPr>
          <w:lang w:val="en-US"/>
        </w:rPr>
        <w:t>their work, or review each other's work. Sometimes the tier system of ELAN</w:t>
      </w:r>
      <w:r w:rsidR="0006213B">
        <w:rPr>
          <w:lang w:val="en-US"/>
        </w:rPr>
        <w:t xml:space="preserve"> </w:t>
      </w:r>
      <w:r w:rsidR="0006213B" w:rsidRPr="00203EF6">
        <w:rPr>
          <w:lang w:val="en-US"/>
        </w:rPr>
        <w:t xml:space="preserve">would be used creatively for this purpose. This </w:t>
      </w:r>
      <w:r w:rsidR="005B1780">
        <w:rPr>
          <w:lang w:val="en-US"/>
        </w:rPr>
        <w:t xml:space="preserve">use </w:t>
      </w:r>
      <w:r w:rsidR="0006213B" w:rsidRPr="00203EF6">
        <w:rPr>
          <w:lang w:val="en-US"/>
        </w:rPr>
        <w:t>however has several</w:t>
      </w:r>
      <w:r w:rsidR="0006213B">
        <w:rPr>
          <w:lang w:val="en-US"/>
        </w:rPr>
        <w:t xml:space="preserve"> </w:t>
      </w:r>
      <w:r w:rsidR="0006213B" w:rsidRPr="00203EF6">
        <w:rPr>
          <w:lang w:val="en-US"/>
        </w:rPr>
        <w:t>drawbacks. For examp</w:t>
      </w:r>
      <w:r w:rsidR="0006213B">
        <w:rPr>
          <w:lang w:val="en-US"/>
        </w:rPr>
        <w:t>l</w:t>
      </w:r>
      <w:r w:rsidR="0006213B" w:rsidRPr="00203EF6">
        <w:rPr>
          <w:lang w:val="en-US"/>
        </w:rPr>
        <w:t>e, annotations on a single tier can't overlap each</w:t>
      </w:r>
      <w:r w:rsidR="0006213B">
        <w:rPr>
          <w:lang w:val="en-US"/>
        </w:rPr>
        <w:t xml:space="preserve"> </w:t>
      </w:r>
      <w:r w:rsidR="0006213B" w:rsidRPr="00203EF6">
        <w:rPr>
          <w:lang w:val="en-US"/>
        </w:rPr>
        <w:t>other time-wise</w:t>
      </w:r>
      <w:r w:rsidR="005B1780">
        <w:rPr>
          <w:lang w:val="en-US"/>
        </w:rPr>
        <w:t xml:space="preserve"> and multiple</w:t>
      </w:r>
      <w:r w:rsidR="0006213B" w:rsidRPr="00203EF6">
        <w:rPr>
          <w:lang w:val="en-US"/>
        </w:rPr>
        <w:t xml:space="preserve"> comments referring to the same period become</w:t>
      </w:r>
      <w:r w:rsidR="0006213B">
        <w:rPr>
          <w:lang w:val="en-US"/>
        </w:rPr>
        <w:t xml:space="preserve"> </w:t>
      </w:r>
      <w:r w:rsidR="0006213B" w:rsidRPr="00203EF6">
        <w:rPr>
          <w:lang w:val="en-US"/>
        </w:rPr>
        <w:t>cumbersome.</w:t>
      </w:r>
    </w:p>
    <w:p w14:paraId="42272FF2" w14:textId="77777777" w:rsidR="0006213B" w:rsidRPr="00203EF6" w:rsidRDefault="0006213B" w:rsidP="0006213B">
      <w:pPr>
        <w:rPr>
          <w:lang w:val="en-US"/>
        </w:rPr>
      </w:pPr>
      <w:r w:rsidRPr="00203EF6">
        <w:rPr>
          <w:lang w:val="en-US"/>
        </w:rPr>
        <w:t xml:space="preserve">On the other hand, the </w:t>
      </w:r>
      <w:r w:rsidR="005053B0">
        <w:rPr>
          <w:lang w:val="en-US"/>
        </w:rPr>
        <w:t xml:space="preserve">DWAN </w:t>
      </w:r>
      <w:r w:rsidR="00940D6A">
        <w:rPr>
          <w:lang w:val="en-US"/>
        </w:rPr>
        <w:t>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w:t>
      </w:r>
      <w:r w:rsidR="00A30B64">
        <w:rPr>
          <w:lang w:val="en-US"/>
        </w:rPr>
        <w:t>,</w:t>
      </w:r>
      <w:r w:rsidRPr="00203EF6">
        <w:rPr>
          <w:lang w:val="en-US"/>
        </w:rPr>
        <w:t xml:space="preserve"> to some fragment of the </w:t>
      </w:r>
      <w:r w:rsidR="00FE4EA6">
        <w:rPr>
          <w:lang w:val="en-US"/>
        </w:rPr>
        <w:t>target</w:t>
      </w:r>
      <w:r w:rsidR="00FE4EA6" w:rsidRPr="00203EF6">
        <w:rPr>
          <w:lang w:val="en-US"/>
        </w:rPr>
        <w:t xml:space="preserve"> </w:t>
      </w:r>
      <w:r w:rsidRPr="00203EF6">
        <w:rPr>
          <w:lang w:val="en-US"/>
        </w:rPr>
        <w:t>by means of a</w:t>
      </w:r>
      <w:r>
        <w:rPr>
          <w:lang w:val="en-US"/>
        </w:rPr>
        <w:t xml:space="preserve"> </w:t>
      </w:r>
      <w:r w:rsidRPr="00203EF6">
        <w:rPr>
          <w:lang w:val="en-US"/>
        </w:rPr>
        <w:t xml:space="preserve">fragment </w:t>
      </w:r>
      <w:r w:rsidR="008655A3">
        <w:rPr>
          <w:lang w:val="en-US"/>
        </w:rPr>
        <w:t>identifier.</w:t>
      </w:r>
    </w:p>
    <w:p w14:paraId="74671DCB" w14:textId="77777777" w:rsidR="0006213B" w:rsidRPr="00203EF6" w:rsidRDefault="0006213B" w:rsidP="0006213B">
      <w:pPr>
        <w:rPr>
          <w:lang w:val="en-US"/>
        </w:rPr>
      </w:pPr>
      <w:r w:rsidRPr="00203EF6">
        <w:rPr>
          <w:lang w:val="en-US"/>
        </w:rPr>
        <w:t xml:space="preserve">To use this principle, ELAN </w:t>
      </w:r>
      <w:r w:rsidR="00FE4EA6">
        <w:rPr>
          <w:lang w:val="en-US"/>
        </w:rPr>
        <w:t>creates</w:t>
      </w:r>
      <w:r w:rsidR="00FE4EA6" w:rsidRPr="00203EF6">
        <w:rPr>
          <w:lang w:val="en-US"/>
        </w:rPr>
        <w:t xml:space="preserve"> </w:t>
      </w:r>
      <w:r w:rsidRPr="00203EF6">
        <w:rPr>
          <w:lang w:val="en-US"/>
        </w:rPr>
        <w:t>a unique r</w:t>
      </w:r>
      <w:r>
        <w:rPr>
          <w:lang w:val="en-US"/>
        </w:rPr>
        <w:t xml:space="preserve">esource identifier </w:t>
      </w:r>
      <w:r w:rsidR="00FE4EA6">
        <w:rPr>
          <w:lang w:val="en-US"/>
        </w:rPr>
        <w:t xml:space="preserve">for </w:t>
      </w:r>
      <w:r>
        <w:rPr>
          <w:lang w:val="en-US"/>
        </w:rPr>
        <w:t xml:space="preserve">the files </w:t>
      </w:r>
      <w:r w:rsidRPr="00203EF6">
        <w:rPr>
          <w:lang w:val="en-US"/>
        </w:rPr>
        <w:t>it processes</w:t>
      </w:r>
      <w:r w:rsidR="004A4C01">
        <w:rPr>
          <w:lang w:val="en-US"/>
        </w:rPr>
        <w:t>:</w:t>
      </w:r>
      <w:r w:rsidRPr="00203EF6">
        <w:rPr>
          <w:lang w:val="en-US"/>
        </w:rPr>
        <w:t xml:space="preserve"> an URN such as</w:t>
      </w:r>
      <w:r>
        <w:rPr>
          <w:lang w:val="en-US"/>
        </w:rPr>
        <w:t xml:space="preserve"> </w:t>
      </w:r>
      <w:r w:rsidRPr="00203EF6">
        <w:rPr>
          <w:lang w:val="en-US"/>
        </w:rPr>
        <w:t>urn:nl-mpi-tools-elan-eaf:59d08e6a-5cd9-4aed-8aa4-7074c270e635. This is</w:t>
      </w:r>
      <w:r>
        <w:rPr>
          <w:lang w:val="en-US"/>
        </w:rPr>
        <w:t xml:space="preserve"> </w:t>
      </w:r>
      <w:r w:rsidRPr="00203EF6">
        <w:rPr>
          <w:lang w:val="en-US"/>
        </w:rPr>
        <w:t xml:space="preserve">necessary because ELAN </w:t>
      </w:r>
      <w:r w:rsidR="00FE4EA6">
        <w:rPr>
          <w:lang w:val="en-US"/>
        </w:rPr>
        <w:t>works</w:t>
      </w:r>
      <w:r w:rsidR="00FE4EA6" w:rsidRPr="00203EF6">
        <w:rPr>
          <w:lang w:val="en-US"/>
        </w:rPr>
        <w:t xml:space="preserve"> </w:t>
      </w:r>
      <w:r w:rsidRPr="00203EF6">
        <w:rPr>
          <w:lang w:val="en-US"/>
        </w:rPr>
        <w:t>on files local</w:t>
      </w:r>
      <w:r w:rsidR="00FE4EA6">
        <w:rPr>
          <w:lang w:val="en-US"/>
        </w:rPr>
        <w:t>ly stored</w:t>
      </w:r>
      <w:r w:rsidRPr="00203EF6">
        <w:rPr>
          <w:lang w:val="en-US"/>
        </w:rPr>
        <w:t xml:space="preserve"> </w:t>
      </w:r>
      <w:r w:rsidR="00FE4EA6">
        <w:rPr>
          <w:lang w:val="en-US"/>
        </w:rPr>
        <w:t>on</w:t>
      </w:r>
      <w:r w:rsidR="00FE4EA6" w:rsidRPr="00203EF6">
        <w:rPr>
          <w:lang w:val="en-US"/>
        </w:rPr>
        <w:t xml:space="preserve"> </w:t>
      </w:r>
      <w:r w:rsidRPr="00203EF6">
        <w:rPr>
          <w:lang w:val="en-US"/>
        </w:rPr>
        <w:t>a user's computer, and</w:t>
      </w:r>
      <w:r>
        <w:rPr>
          <w:lang w:val="en-US"/>
        </w:rPr>
        <w:t xml:space="preserve"> </w:t>
      </w:r>
      <w:r w:rsidR="00FE4EA6">
        <w:rPr>
          <w:lang w:val="en-US"/>
        </w:rPr>
        <w:t xml:space="preserve">that </w:t>
      </w:r>
      <w:r w:rsidRPr="00203EF6">
        <w:rPr>
          <w:lang w:val="en-US"/>
        </w:rPr>
        <w:t>therefore have no universally accessible URL.</w:t>
      </w:r>
    </w:p>
    <w:p w14:paraId="32EEEE81" w14:textId="77777777" w:rsidR="0006213B" w:rsidRPr="00203EF6" w:rsidRDefault="0006213B" w:rsidP="0006213B">
      <w:pPr>
        <w:rPr>
          <w:lang w:val="en-US"/>
        </w:rPr>
      </w:pPr>
      <w:r w:rsidRPr="00203EF6">
        <w:rPr>
          <w:lang w:val="en-US"/>
        </w:rPr>
        <w:t>On the other hand, once an ELAN file is im</w:t>
      </w:r>
      <w:r>
        <w:rPr>
          <w:lang w:val="en-US"/>
        </w:rPr>
        <w:t xml:space="preserve">ported into </w:t>
      </w:r>
      <w:r w:rsidR="00393F0F">
        <w:rPr>
          <w:lang w:val="en-US"/>
        </w:rPr>
        <w:t>an</w:t>
      </w:r>
      <w:r>
        <w:rPr>
          <w:lang w:val="en-US"/>
        </w:rPr>
        <w:t xml:space="preserve"> archive, it </w:t>
      </w:r>
      <w:r w:rsidRPr="00203EF6">
        <w:rPr>
          <w:lang w:val="en-US"/>
        </w:rPr>
        <w:t xml:space="preserve">will </w:t>
      </w:r>
      <w:r w:rsidR="00393F0F">
        <w:rPr>
          <w:lang w:val="en-US"/>
        </w:rPr>
        <w:t>be assigned a</w:t>
      </w:r>
      <w:r w:rsidRPr="00203EF6">
        <w:rPr>
          <w:lang w:val="en-US"/>
        </w:rPr>
        <w:t xml:space="preserve"> stable URL and </w:t>
      </w:r>
      <w:r w:rsidR="00393F0F">
        <w:rPr>
          <w:lang w:val="en-US"/>
        </w:rPr>
        <w:t>can then be viewed using the ANNEX web tool.</w:t>
      </w:r>
    </w:p>
    <w:p w14:paraId="1340AB26" w14:textId="77777777" w:rsidR="0006213B" w:rsidRDefault="00940D6A" w:rsidP="006842AB">
      <w:pPr>
        <w:pStyle w:val="Heading3"/>
        <w:ind w:left="1004"/>
      </w:pPr>
      <w:bookmarkStart w:id="45" w:name="_Toc276640547"/>
      <w:r>
        <w:t>Front-end</w:t>
      </w:r>
      <w:r w:rsidR="009B54F3" w:rsidRPr="00FC5A7C">
        <w:t xml:space="preserve"> for </w:t>
      </w:r>
      <w:r w:rsidR="0006213B">
        <w:t>ANNEX</w:t>
      </w:r>
      <w:bookmarkEnd w:id="45"/>
    </w:p>
    <w:p w14:paraId="32F293F1" w14:textId="77777777" w:rsidR="0006213B" w:rsidRDefault="0006213B" w:rsidP="0006213B">
      <w:r>
        <w:t>ANNEX is an open source online visualizer for time-aligned annotation files, primarily targeted at the EAF (ELAN Annotation Format) format</w:t>
      </w:r>
      <w:r w:rsidR="00393F0F">
        <w:t xml:space="preserve"> just as ELAN</w:t>
      </w:r>
      <w:r>
        <w:t xml:space="preserve">. It </w:t>
      </w:r>
      <w:r w:rsidR="00393F0F">
        <w:t xml:space="preserve">provides </w:t>
      </w:r>
      <w:r>
        <w:t>an ELAN like web-interface, where users can visualize and browse trough the annotations of a time-aligned annotation file in the same fashion as in ELAN</w:t>
      </w:r>
      <w:r w:rsidR="00393F0F">
        <w:t>. ANNEX will work in a standard</w:t>
      </w:r>
      <w:r>
        <w:t xml:space="preserve"> (Flash enabled) web-browser.</w:t>
      </w:r>
    </w:p>
    <w:p w14:paraId="1F2254CD" w14:textId="77777777" w:rsidR="0006213B" w:rsidRDefault="0006213B" w:rsidP="0006213B">
      <w:r>
        <w:t xml:space="preserve">As </w:t>
      </w:r>
      <w:r w:rsidR="00393F0F">
        <w:t xml:space="preserve">is the case </w:t>
      </w:r>
      <w:r>
        <w:t xml:space="preserve">with the ELAN </w:t>
      </w:r>
      <w:r w:rsidR="00940D6A">
        <w:t>front-end</w:t>
      </w:r>
      <w:r>
        <w:t xml:space="preserve">, ANNEX interaction with the DWAN is being developed </w:t>
      </w:r>
      <w:r w:rsidR="00393F0F">
        <w:t>in the context</w:t>
      </w:r>
      <w:r>
        <w:t xml:space="preserve"> of the COLTIME project.</w:t>
      </w:r>
    </w:p>
    <w:p w14:paraId="031C048F" w14:textId="77777777" w:rsidR="0006213B" w:rsidRDefault="0006213B" w:rsidP="0006213B">
      <w:r>
        <w:t xml:space="preserve">Given that ANNEX </w:t>
      </w:r>
      <w:r w:rsidR="00393F0F">
        <w:t xml:space="preserve">handles </w:t>
      </w:r>
      <w:r>
        <w:t xml:space="preserve">the same type </w:t>
      </w:r>
      <w:r w:rsidR="00393F0F">
        <w:t>resources</w:t>
      </w:r>
      <w:r>
        <w:t xml:space="preserve"> as ELAN</w:t>
      </w:r>
      <w:r w:rsidR="00393F0F">
        <w:t xml:space="preserve"> and also uses the same linguistic annotation model</w:t>
      </w:r>
      <w:r>
        <w:t xml:space="preserve">, </w:t>
      </w:r>
      <w:r w:rsidR="00393F0F">
        <w:t xml:space="preserve">in the </w:t>
      </w:r>
      <w:r>
        <w:t xml:space="preserve">ANNEX’s context, DWAN annotations are also referred </w:t>
      </w:r>
      <w:r w:rsidR="00393F0F">
        <w:t xml:space="preserve">to </w:t>
      </w:r>
      <w:r>
        <w:t xml:space="preserve">as </w:t>
      </w:r>
      <w:r w:rsidRPr="00BC2B4A">
        <w:rPr>
          <w:i/>
        </w:rPr>
        <w:t>comments</w:t>
      </w:r>
      <w:r>
        <w:t>.</w:t>
      </w:r>
    </w:p>
    <w:p w14:paraId="64E78B62" w14:textId="77777777" w:rsidR="0006213B" w:rsidRDefault="00A96EB6" w:rsidP="0006213B">
      <w:r>
        <w:t>However, ANNEX is only</w:t>
      </w:r>
      <w:r w:rsidR="0006213B">
        <w:t xml:space="preserve"> a visualization tool for archived materials</w:t>
      </w:r>
      <w:r>
        <w:t xml:space="preserve"> and</w:t>
      </w:r>
      <w:r w:rsidR="0006213B">
        <w:t xml:space="preserve"> currently does not offer </w:t>
      </w:r>
      <w:r w:rsidR="00393F0F">
        <w:t>any functionality to create annotations</w:t>
      </w:r>
      <w:r w:rsidR="0006213B">
        <w:t xml:space="preserve">. </w:t>
      </w:r>
      <w:r>
        <w:t>Still users would like to make and exchange comments with respect to archived media and annotation files independent of the possibility to actually add linguistic annotations.</w:t>
      </w:r>
    </w:p>
    <w:p w14:paraId="21DB199B" w14:textId="77777777" w:rsidR="0006213B" w:rsidRDefault="00A96EB6" w:rsidP="0006213B">
      <w:r>
        <w:t>Using the</w:t>
      </w:r>
      <w:r w:rsidR="0006213B">
        <w:t xml:space="preserve"> DWAN </w:t>
      </w:r>
      <w:r w:rsidR="00940D6A">
        <w:t>back-end</w:t>
      </w:r>
      <w:r w:rsidR="0006213B">
        <w:t xml:space="preserve"> to store, search and retrieve such comments</w:t>
      </w:r>
      <w:r>
        <w:t xml:space="preserve"> is easier than in the </w:t>
      </w:r>
      <w:r w:rsidR="0006213B">
        <w:t xml:space="preserve"> ELAN case</w:t>
      </w:r>
      <w:r w:rsidR="00726E0F">
        <w:t>,</w:t>
      </w:r>
      <w:r w:rsidR="0006213B">
        <w:t xml:space="preserve"> ANNEX</w:t>
      </w:r>
      <w:r w:rsidR="00726E0F">
        <w:t xml:space="preserve"> </w:t>
      </w:r>
      <w:r w:rsidR="0006213B">
        <w:t>already relies on URLs and part identifiers to fetch its data</w:t>
      </w:r>
      <w:r w:rsidR="00C31D54">
        <w:t xml:space="preserve">, </w:t>
      </w:r>
      <w:r>
        <w:t xml:space="preserve">and </w:t>
      </w:r>
      <w:r w:rsidR="00C31D54">
        <w:t>specifically ANNEX’s URLs accept time period (‘time=’ and ‘duration=’) and tier specification (‘tier=’) parameters</w:t>
      </w:r>
      <w:r>
        <w:t xml:space="preserve"> are already available</w:t>
      </w:r>
      <w:r w:rsidR="0006213B">
        <w:t xml:space="preserve">. This </w:t>
      </w:r>
      <w:r>
        <w:t xml:space="preserve">also </w:t>
      </w:r>
      <w:r w:rsidR="0006213B">
        <w:t>eliminates the need for the EAF URN desc</w:t>
      </w:r>
      <w:r w:rsidR="0006213B" w:rsidRPr="006C199B">
        <w:t>ribed</w:t>
      </w:r>
      <w:r w:rsidR="0006213B">
        <w:t xml:space="preserve"> in the ELAN section of this document</w:t>
      </w:r>
      <w:r w:rsidR="00E908EC">
        <w:t>.</w:t>
      </w:r>
    </w:p>
    <w:p w14:paraId="6D72021C" w14:textId="77777777" w:rsidR="0006213B" w:rsidRPr="0006213B" w:rsidRDefault="0006213B" w:rsidP="0006213B"/>
    <w:p w14:paraId="49C7CBDB" w14:textId="77777777" w:rsidR="00203EF6" w:rsidRPr="00C65213" w:rsidRDefault="00476573" w:rsidP="006842AB">
      <w:pPr>
        <w:pStyle w:val="Heading2"/>
      </w:pPr>
      <w:bookmarkStart w:id="46" w:name="_Toc276640548"/>
      <w:r w:rsidRPr="00C65213">
        <w:t>Testing Procedure</w:t>
      </w:r>
      <w:bookmarkEnd w:id="46"/>
    </w:p>
    <w:p w14:paraId="10E468C1" w14:textId="77777777" w:rsidR="00E4411D" w:rsidRDefault="00B53C45" w:rsidP="00433F88">
      <w:pPr>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w:t>
      </w:r>
      <w:r w:rsidR="00A96EB6">
        <w:rPr>
          <w:lang w:val="en-US"/>
        </w:rPr>
        <w:t xml:space="preserve">testing </w:t>
      </w:r>
      <w:r w:rsidR="00882503">
        <w:rPr>
          <w:lang w:val="en-US"/>
        </w:rPr>
        <w:t xml:space="preserve">plan, which can be found at </w:t>
      </w:r>
      <w:hyperlink r:id="rId44" w:history="1">
        <w:r w:rsidR="00882503" w:rsidRPr="00617412">
          <w:rPr>
            <w:rStyle w:val="Hyperlink"/>
            <w:lang w:val="en-US"/>
          </w:rPr>
          <w:t>https://github.com/DASISH/dwan-testing</w:t>
        </w:r>
      </w:hyperlink>
      <w:r w:rsidR="00882503">
        <w:rPr>
          <w:lang w:val="en-US"/>
        </w:rPr>
        <w:t>, identifies</w:t>
      </w:r>
      <w:r w:rsidRPr="00B53C45">
        <w:rPr>
          <w:lang w:val="en-US"/>
        </w:rPr>
        <w:t xml:space="preserve"> </w:t>
      </w:r>
      <w:r w:rsidR="00E4411D">
        <w:rPr>
          <w:lang w:val="en-US"/>
        </w:rPr>
        <w:t>the following:</w:t>
      </w:r>
    </w:p>
    <w:p w14:paraId="25935F93" w14:textId="77777777" w:rsidR="00E4411D" w:rsidRPr="00E4411D" w:rsidRDefault="00B53C45" w:rsidP="00E4411D">
      <w:pPr>
        <w:pStyle w:val="ListParagraph"/>
        <w:numPr>
          <w:ilvl w:val="0"/>
          <w:numId w:val="52"/>
        </w:numPr>
        <w:rPr>
          <w:lang w:val="en-US"/>
        </w:rPr>
      </w:pPr>
      <w:r w:rsidRPr="00E4411D">
        <w:rPr>
          <w:lang w:val="en-US"/>
        </w:rPr>
        <w:t xml:space="preserve">the items to be tested, </w:t>
      </w:r>
    </w:p>
    <w:p w14:paraId="21C64B5E" w14:textId="77777777" w:rsidR="00E4411D" w:rsidRDefault="00B53C45" w:rsidP="00E4411D">
      <w:pPr>
        <w:pStyle w:val="ListParagraph"/>
        <w:numPr>
          <w:ilvl w:val="0"/>
          <w:numId w:val="51"/>
        </w:numPr>
        <w:rPr>
          <w:lang w:val="en-US"/>
        </w:rPr>
      </w:pPr>
      <w:r w:rsidRPr="00E4411D">
        <w:rPr>
          <w:lang w:val="en-US"/>
        </w:rPr>
        <w:t>the features to</w:t>
      </w:r>
      <w:r w:rsidR="006B1734" w:rsidRPr="00E4411D">
        <w:rPr>
          <w:lang w:val="en-US"/>
        </w:rPr>
        <w:t xml:space="preserve"> </w:t>
      </w:r>
      <w:r w:rsidRPr="00E4411D">
        <w:rPr>
          <w:lang w:val="en-US"/>
        </w:rPr>
        <w:t xml:space="preserve">be tested, </w:t>
      </w:r>
    </w:p>
    <w:p w14:paraId="4F461B21" w14:textId="77777777" w:rsidR="00E4411D" w:rsidRDefault="00B53C45" w:rsidP="00E4411D">
      <w:pPr>
        <w:pStyle w:val="ListParagraph"/>
        <w:numPr>
          <w:ilvl w:val="0"/>
          <w:numId w:val="51"/>
        </w:numPr>
        <w:rPr>
          <w:lang w:val="en-US"/>
        </w:rPr>
      </w:pPr>
      <w:r w:rsidRPr="00E4411D">
        <w:rPr>
          <w:lang w:val="en-US"/>
        </w:rPr>
        <w:t xml:space="preserve">the types of testing to be performed, </w:t>
      </w:r>
    </w:p>
    <w:p w14:paraId="4F8BB3DA" w14:textId="77777777" w:rsidR="00E4411D" w:rsidRDefault="00B53C45" w:rsidP="00E4411D">
      <w:pPr>
        <w:pStyle w:val="ListParagraph"/>
        <w:numPr>
          <w:ilvl w:val="0"/>
          <w:numId w:val="51"/>
        </w:numPr>
        <w:rPr>
          <w:lang w:val="en-US"/>
        </w:rPr>
      </w:pPr>
      <w:r w:rsidRPr="00E4411D">
        <w:rPr>
          <w:lang w:val="en-US"/>
        </w:rPr>
        <w:t xml:space="preserve">the personnel responsible </w:t>
      </w:r>
      <w:r w:rsidR="00147FBA" w:rsidRPr="00E4411D">
        <w:rPr>
          <w:lang w:val="en-US"/>
        </w:rPr>
        <w:t xml:space="preserve">for testing, </w:t>
      </w:r>
    </w:p>
    <w:p w14:paraId="3D7F9D7E" w14:textId="77777777" w:rsidR="00E4411D" w:rsidRDefault="00147FBA" w:rsidP="00E4411D">
      <w:pPr>
        <w:pStyle w:val="ListParagraph"/>
        <w:numPr>
          <w:ilvl w:val="0"/>
          <w:numId w:val="51"/>
        </w:numPr>
        <w:rPr>
          <w:lang w:val="en-US"/>
        </w:rPr>
      </w:pPr>
      <w:r w:rsidRPr="00E4411D">
        <w:rPr>
          <w:lang w:val="en-US"/>
        </w:rPr>
        <w:t xml:space="preserve">the </w:t>
      </w:r>
      <w:r w:rsidR="00B53C45" w:rsidRPr="00E4411D">
        <w:rPr>
          <w:lang w:val="en-US"/>
        </w:rPr>
        <w:t xml:space="preserve">resources and schedule required to complete testing, and </w:t>
      </w:r>
    </w:p>
    <w:p w14:paraId="63C9C8CE" w14:textId="77777777" w:rsidR="00147FBA" w:rsidRPr="00E4411D" w:rsidRDefault="00B53C45" w:rsidP="00E4411D">
      <w:pPr>
        <w:pStyle w:val="ListParagraph"/>
        <w:numPr>
          <w:ilvl w:val="0"/>
          <w:numId w:val="51"/>
        </w:numPr>
        <w:rPr>
          <w:lang w:val="en-US"/>
        </w:rPr>
      </w:pPr>
      <w:r w:rsidRPr="00E4411D">
        <w:rPr>
          <w:lang w:val="en-US"/>
        </w:rPr>
        <w:t>the risks associated with the plan.</w:t>
      </w:r>
      <w:r w:rsidR="00882503" w:rsidRPr="00E4411D">
        <w:rPr>
          <w:lang w:val="en-US"/>
        </w:rPr>
        <w:t xml:space="preserve"> </w:t>
      </w:r>
    </w:p>
    <w:p w14:paraId="4F298577" w14:textId="77777777" w:rsidR="00147FBA" w:rsidRDefault="00B53C45" w:rsidP="00433F88">
      <w:pPr>
        <w:rPr>
          <w:lang w:val="en-US"/>
        </w:rPr>
      </w:pPr>
      <w:r w:rsidRPr="00B53C45">
        <w:rPr>
          <w:lang w:val="en-US"/>
        </w:rPr>
        <w:t xml:space="preserve">Testing </w:t>
      </w:r>
      <w:r w:rsidR="00A96EB6">
        <w:rPr>
          <w:lang w:val="en-US"/>
        </w:rPr>
        <w:t>was</w:t>
      </w:r>
      <w:r w:rsidR="00A96EB6" w:rsidRPr="00B53C45">
        <w:rPr>
          <w:lang w:val="en-US"/>
        </w:rPr>
        <w:t xml:space="preserve"> </w:t>
      </w:r>
      <w:r w:rsidRPr="00B53C45">
        <w:rPr>
          <w:lang w:val="en-US"/>
        </w:rPr>
        <w:t>performed at several points in the life cycle</w:t>
      </w:r>
      <w:r w:rsidR="00726E0F">
        <w:rPr>
          <w:lang w:val="en-US"/>
        </w:rPr>
        <w:t>,</w:t>
      </w:r>
      <w:r w:rsidRPr="00B53C45">
        <w:rPr>
          <w:lang w:val="en-US"/>
        </w:rPr>
        <w:t xml:space="preserve"> as the product is </w:t>
      </w:r>
      <w:r w:rsidR="00A96EB6">
        <w:rPr>
          <w:lang w:val="en-US"/>
        </w:rPr>
        <w:t>developed</w:t>
      </w:r>
      <w:r w:rsidRPr="00B53C45">
        <w:rPr>
          <w:lang w:val="en-US"/>
        </w:rPr>
        <w:t>.</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06F1FF06" w14:textId="77777777" w:rsidR="00E4411D" w:rsidRDefault="00B53C45" w:rsidP="00433F88">
      <w:pPr>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w:t>
      </w:r>
    </w:p>
    <w:p w14:paraId="0CD14606" w14:textId="77777777" w:rsidR="00E4411D" w:rsidRPr="00E4411D" w:rsidRDefault="00882503" w:rsidP="00E4411D">
      <w:pPr>
        <w:pStyle w:val="ListParagraph"/>
        <w:numPr>
          <w:ilvl w:val="0"/>
          <w:numId w:val="54"/>
        </w:numPr>
        <w:rPr>
          <w:lang w:val="en-US"/>
        </w:rPr>
      </w:pPr>
      <w:r w:rsidRPr="00E4411D">
        <w:rPr>
          <w:lang w:val="en-US"/>
        </w:rPr>
        <w:t>s</w:t>
      </w:r>
      <w:r w:rsidR="00B53C45" w:rsidRPr="00E4411D">
        <w:rPr>
          <w:lang w:val="en-US"/>
        </w:rPr>
        <w:t>erver API for DWAN release 1.0 server side software</w:t>
      </w:r>
      <w:r w:rsidRPr="00E4411D">
        <w:rPr>
          <w:lang w:val="en-US"/>
        </w:rPr>
        <w:t xml:space="preserve">, </w:t>
      </w:r>
    </w:p>
    <w:p w14:paraId="53781A89" w14:textId="77777777" w:rsidR="00E4411D" w:rsidRDefault="00B53C45" w:rsidP="00E4411D">
      <w:pPr>
        <w:pStyle w:val="ListParagraph"/>
        <w:numPr>
          <w:ilvl w:val="0"/>
          <w:numId w:val="53"/>
        </w:numPr>
        <w:rPr>
          <w:lang w:val="en-US"/>
        </w:rPr>
      </w:pPr>
      <w:r w:rsidRPr="00E4411D">
        <w:rPr>
          <w:lang w:val="en-US"/>
        </w:rPr>
        <w:t>DWAN release 1.</w:t>
      </w:r>
      <w:r w:rsidR="003C42A7" w:rsidRPr="00E4411D">
        <w:rPr>
          <w:lang w:val="en-US"/>
        </w:rPr>
        <w:t>0 client side software for Firef</w:t>
      </w:r>
      <w:r w:rsidRPr="00E4411D">
        <w:rPr>
          <w:lang w:val="en-US"/>
        </w:rPr>
        <w:t>ox browser</w:t>
      </w:r>
      <w:r w:rsidR="00882503" w:rsidRPr="00E4411D">
        <w:rPr>
          <w:lang w:val="en-US"/>
        </w:rPr>
        <w:t xml:space="preserve">, </w:t>
      </w:r>
    </w:p>
    <w:p w14:paraId="419EE91D" w14:textId="77777777" w:rsidR="00E4411D" w:rsidRDefault="00B53C45" w:rsidP="00E4411D">
      <w:pPr>
        <w:pStyle w:val="ListParagraph"/>
        <w:numPr>
          <w:ilvl w:val="0"/>
          <w:numId w:val="53"/>
        </w:numPr>
        <w:rPr>
          <w:lang w:val="en-US"/>
        </w:rPr>
      </w:pPr>
      <w:r w:rsidRPr="00E4411D">
        <w:rPr>
          <w:lang w:val="en-US"/>
        </w:rPr>
        <w:t xml:space="preserve">DWAN User </w:t>
      </w:r>
      <w:r w:rsidR="00882503" w:rsidRPr="00E4411D">
        <w:rPr>
          <w:lang w:val="en-US"/>
        </w:rPr>
        <w:t xml:space="preserve">Manual.  </w:t>
      </w:r>
    </w:p>
    <w:p w14:paraId="0861D43B" w14:textId="77777777" w:rsidR="00147FBA" w:rsidRPr="00E4411D" w:rsidRDefault="00B53C45" w:rsidP="00E4411D">
      <w:pPr>
        <w:rPr>
          <w:lang w:val="en-US"/>
        </w:rPr>
      </w:pPr>
      <w:r w:rsidRPr="00E4411D">
        <w:rPr>
          <w:lang w:val="en-US"/>
        </w:rPr>
        <w:t xml:space="preserve">The scope of this testing activity </w:t>
      </w:r>
      <w:r w:rsidR="00443507" w:rsidRPr="00E4411D">
        <w:rPr>
          <w:lang w:val="en-US"/>
        </w:rPr>
        <w:t>does</w:t>
      </w:r>
      <w:r w:rsidRPr="00E4411D">
        <w:rPr>
          <w:lang w:val="en-US"/>
        </w:rPr>
        <w:t xml:space="preserve"> not include:</w:t>
      </w:r>
      <w:r w:rsidR="00882503" w:rsidRPr="00E4411D">
        <w:rPr>
          <w:lang w:val="en-US"/>
        </w:rPr>
        <w:t xml:space="preserve"> </w:t>
      </w:r>
      <w:r w:rsidRPr="00E4411D">
        <w:rPr>
          <w:lang w:val="en-US"/>
        </w:rPr>
        <w:t>DWAN release 1.0 server side software</w:t>
      </w:r>
      <w:r w:rsidR="00E4411D">
        <w:rPr>
          <w:lang w:val="en-US"/>
        </w:rPr>
        <w:t xml:space="preserve">, and </w:t>
      </w:r>
      <w:r w:rsidRPr="00E4411D">
        <w:rPr>
          <w:lang w:val="en-US"/>
        </w:rPr>
        <w:t>DWAN development documentation Requirements</w:t>
      </w:r>
      <w:r w:rsidR="00882503" w:rsidRPr="00E4411D">
        <w:rPr>
          <w:lang w:val="en-US"/>
        </w:rPr>
        <w:t>.</w:t>
      </w:r>
    </w:p>
    <w:p w14:paraId="2C1794FB" w14:textId="77777777" w:rsidR="00147FBA" w:rsidRDefault="00B53C45" w:rsidP="00433F88">
      <w:pPr>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1FBB27D8" w14:textId="77777777" w:rsidR="00147FBA" w:rsidRPr="005D0D3F" w:rsidRDefault="009070F0" w:rsidP="005D0D3F">
      <w:pPr>
        <w:rPr>
          <w:color w:val="252525"/>
          <w:lang w:val="en-US"/>
        </w:rPr>
      </w:pPr>
      <w:r>
        <w:rPr>
          <w:color w:val="252525"/>
          <w:lang w:val="en-US"/>
        </w:rPr>
        <w:t xml:space="preserve">The </w:t>
      </w:r>
      <w:r w:rsidR="00B53C45" w:rsidRPr="00B53C45">
        <w:rPr>
          <w:color w:val="252525"/>
          <w:lang w:val="en-US"/>
        </w:rPr>
        <w:t>API for the server side software</w:t>
      </w:r>
      <w:r w:rsidR="00147FBA">
        <w:rPr>
          <w:color w:val="252525"/>
          <w:lang w:val="en-US"/>
        </w:rPr>
        <w:t xml:space="preserve"> </w:t>
      </w:r>
      <w:r w:rsidR="00882503">
        <w:rPr>
          <w:color w:val="252525"/>
          <w:lang w:val="en-US"/>
        </w:rPr>
        <w:t>is</w:t>
      </w:r>
      <w:r w:rsidR="00B53C45"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69F447F5" w14:textId="77777777" w:rsidR="005D0D3F" w:rsidRDefault="00B53C45" w:rsidP="005D0D3F">
      <w:pPr>
        <w:rPr>
          <w:color w:val="252525"/>
          <w:lang w:val="en-US"/>
        </w:rPr>
      </w:pPr>
      <w:r w:rsidRPr="00B53C45">
        <w:rPr>
          <w:lang w:val="en-US"/>
        </w:rPr>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5B796E93" w14:textId="77777777" w:rsidR="00967086" w:rsidRDefault="005D0D3F" w:rsidP="00A37A46">
      <w:pPr>
        <w:rPr>
          <w:color w:val="252525"/>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 xml:space="preserve">management pages under the </w:t>
      </w:r>
      <w:proofErr w:type="spellStart"/>
      <w:r w:rsidRPr="00B53C45">
        <w:rPr>
          <w:color w:val="252525"/>
          <w:lang w:val="en-US"/>
        </w:rPr>
        <w:t>GitHub</w:t>
      </w:r>
      <w:proofErr w:type="spellEnd"/>
      <w:r w:rsidR="00967086">
        <w:rPr>
          <w:color w:val="252525"/>
          <w:lang w:val="en-US"/>
        </w:rPr>
        <w:t>:</w:t>
      </w:r>
    </w:p>
    <w:p w14:paraId="5C93DECF" w14:textId="77777777" w:rsidR="00967086" w:rsidRDefault="00D8582F" w:rsidP="00E4411D">
      <w:pPr>
        <w:pStyle w:val="ListParagraph"/>
        <w:numPr>
          <w:ilvl w:val="0"/>
          <w:numId w:val="56"/>
        </w:numPr>
        <w:rPr>
          <w:color w:val="252525"/>
          <w:lang w:val="en-US"/>
        </w:rPr>
      </w:pPr>
      <w:hyperlink r:id="rId45" w:history="1">
        <w:r w:rsidR="005D0D3F" w:rsidRPr="00967086">
          <w:rPr>
            <w:rStyle w:val="Hyperlink"/>
            <w:lang w:val="en-US"/>
          </w:rPr>
          <w:t>https://github.com/DASISH/dwanclientwiredmarker</w:t>
        </w:r>
      </w:hyperlink>
      <w:r w:rsidR="005D0D3F" w:rsidRPr="00967086">
        <w:rPr>
          <w:color w:val="1155CD"/>
          <w:lang w:val="en-US"/>
        </w:rPr>
        <w:t xml:space="preserve"> </w:t>
      </w:r>
      <w:r w:rsidR="005D0D3F" w:rsidRPr="00967086">
        <w:rPr>
          <w:color w:val="252525"/>
          <w:lang w:val="en-US"/>
        </w:rPr>
        <w:t>and</w:t>
      </w:r>
    </w:p>
    <w:p w14:paraId="2FD78A22" w14:textId="77777777" w:rsidR="00967086" w:rsidRPr="00967086" w:rsidRDefault="00D8582F" w:rsidP="00E4411D">
      <w:pPr>
        <w:pStyle w:val="ListParagraph"/>
        <w:numPr>
          <w:ilvl w:val="0"/>
          <w:numId w:val="56"/>
        </w:numPr>
        <w:rPr>
          <w:color w:val="252525"/>
          <w:lang w:val="en-US"/>
        </w:rPr>
      </w:pPr>
      <w:hyperlink r:id="rId46" w:history="1">
        <w:r w:rsidR="00967086" w:rsidRPr="00967086">
          <w:rPr>
            <w:rStyle w:val="Hyperlink"/>
            <w:lang w:val="en-US"/>
          </w:rPr>
          <w:t>https://github.com/DASISH/dwan</w:t>
        </w:r>
        <w:r w:rsidR="00940D6A">
          <w:rPr>
            <w:rStyle w:val="Hyperlink"/>
            <w:lang w:val="en-US"/>
          </w:rPr>
          <w:t>back-end</w:t>
        </w:r>
      </w:hyperlink>
      <w:r w:rsidR="00967086" w:rsidRPr="00967086">
        <w:rPr>
          <w:color w:val="252525"/>
          <w:lang w:val="en-US"/>
        </w:rPr>
        <w:t xml:space="preserve"> .  </w:t>
      </w:r>
    </w:p>
    <w:p w14:paraId="7ADB1982" w14:textId="77777777" w:rsidR="00967086" w:rsidRPr="00967086" w:rsidRDefault="00967086" w:rsidP="00967086">
      <w:pPr>
        <w:pStyle w:val="ListParagraph"/>
        <w:ind w:left="644" w:firstLine="0"/>
        <w:rPr>
          <w:color w:val="252525"/>
          <w:lang w:val="en-US"/>
        </w:rPr>
      </w:pPr>
    </w:p>
    <w:p w14:paraId="426E844A" w14:textId="77777777" w:rsidR="00967086" w:rsidRPr="00A37A46" w:rsidRDefault="00967086" w:rsidP="00967086">
      <w:pPr>
        <w:rPr>
          <w:color w:val="252525"/>
          <w:lang w:val="en-US"/>
        </w:rPr>
      </w:pPr>
      <w:r>
        <w:rPr>
          <w:lang w:val="en-US"/>
        </w:rPr>
        <w:t xml:space="preserve">For </w:t>
      </w:r>
      <w:r w:rsidR="00940D6A">
        <w:rPr>
          <w:lang w:val="en-US"/>
        </w:rPr>
        <w:t>back-end</w:t>
      </w:r>
      <w:r>
        <w:rPr>
          <w:lang w:val="en-US"/>
        </w:rPr>
        <w:t xml:space="preserve"> the testers have implemented a python script what tries to perform several API operations (</w:t>
      </w:r>
      <w:hyperlink r:id="rId47" w:history="1">
        <w:r>
          <w:rPr>
            <w:color w:val="0000E9"/>
            <w:u w:val="single" w:color="0000E9"/>
            <w:lang w:val="en-US"/>
          </w:rPr>
          <w:t>https://github.com/DASISH/dwan-testing/tree/master/scripts</w:t>
        </w:r>
      </w:hyperlink>
      <w:r>
        <w:rPr>
          <w:lang w:val="en-US"/>
        </w:rPr>
        <w:t>).</w:t>
      </w:r>
    </w:p>
    <w:p w14:paraId="24D5F2A9" w14:textId="77777777" w:rsidR="00882503" w:rsidRPr="00B53C45" w:rsidRDefault="00882503" w:rsidP="006C0835">
      <w:pPr>
        <w:rPr>
          <w:rFonts w:cs="ArialMT"/>
          <w:color w:val="000000"/>
          <w:lang w:val="en-US"/>
        </w:rPr>
      </w:pPr>
    </w:p>
    <w:p w14:paraId="3ECB06D3" w14:textId="77777777" w:rsidR="00E8265E" w:rsidRDefault="00E8265E" w:rsidP="006842AB">
      <w:pPr>
        <w:pStyle w:val="Heading1"/>
        <w:rPr>
          <w:rFonts w:eastAsia="Verdana Bold" w:hAnsi="Verdana Bold" w:cs="Verdana Bold"/>
          <w:u w:color="000000"/>
        </w:rPr>
      </w:pPr>
      <w:bookmarkStart w:id="47" w:name="_Toc276640549"/>
      <w:r>
        <w:rPr>
          <w:u w:color="000000"/>
        </w:rPr>
        <w:t>Social Sciences and Humanities: Results and Outlook</w:t>
      </w:r>
      <w:bookmarkEnd w:id="47"/>
    </w:p>
    <w:p w14:paraId="0DD1A6CB" w14:textId="77777777" w:rsidR="00113DD9" w:rsidRDefault="00113DD9" w:rsidP="00113DD9">
      <w:pPr>
        <w:rPr>
          <w:u w:color="000000"/>
        </w:rPr>
      </w:pPr>
      <w:r>
        <w:rPr>
          <w:u w:color="000000"/>
        </w:rPr>
        <w:t xml:space="preserve">Annotation is an activity which runs throughout all scholarly work in all disciplines. The purpose of this section is to give context to the DASISH Web </w:t>
      </w:r>
      <w:proofErr w:type="spellStart"/>
      <w:r>
        <w:rPr>
          <w:u w:color="000000"/>
        </w:rPr>
        <w:t>ANnotation</w:t>
      </w:r>
      <w:proofErr w:type="spellEnd"/>
      <w:r>
        <w:rPr>
          <w:u w:color="000000"/>
        </w:rPr>
        <w:t xml:space="preserve"> framework (DWAN) annotation tool, to explore how annotation works in the broader context of scholarly communication in the humanities and Social Sciences (HSS), and to set out a series of scenarios which users in these domains are likely to encounter when faced with tasks requiring annotation and related activities. </w:t>
      </w:r>
    </w:p>
    <w:p w14:paraId="3EF880EE" w14:textId="77777777" w:rsidR="00113DD9" w:rsidRDefault="00113DD9" w:rsidP="00113DD9">
      <w:pPr>
        <w:rPr>
          <w:u w:color="000000"/>
        </w:rPr>
      </w:pPr>
      <w:r>
        <w:rPr>
          <w:u w:color="000000"/>
        </w:rPr>
        <w:t xml:space="preserve">This review will comprise of three main elements: </w:t>
      </w:r>
    </w:p>
    <w:p w14:paraId="5E76F35D" w14:textId="77777777" w:rsidR="00113DD9" w:rsidRDefault="00113DD9" w:rsidP="00113DD9">
      <w:pPr>
        <w:pStyle w:val="ListParagraph"/>
        <w:numPr>
          <w:ilvl w:val="0"/>
          <w:numId w:val="59"/>
        </w:numPr>
        <w:ind w:left="1020" w:hanging="510"/>
        <w:rPr>
          <w:u w:color="000000"/>
        </w:rPr>
      </w:pPr>
      <w:r w:rsidRPr="001347F2">
        <w:rPr>
          <w:u w:color="000000"/>
        </w:rPr>
        <w:t xml:space="preserve">a list of software annotation tools drawn from the Tools e-Registry for E-Social science, Arts and Humanities (TERESAH) registry, which is the primary output of DASISH Work Package 2; </w:t>
      </w:r>
    </w:p>
    <w:p w14:paraId="14632CE0" w14:textId="77777777" w:rsidR="00113DD9" w:rsidRPr="001347F2" w:rsidRDefault="00113DD9" w:rsidP="00113DD9">
      <w:pPr>
        <w:pStyle w:val="ListParagraph"/>
        <w:numPr>
          <w:ilvl w:val="0"/>
          <w:numId w:val="59"/>
        </w:numPr>
        <w:ind w:left="1020" w:hanging="510"/>
        <w:rPr>
          <w:u w:color="000000"/>
        </w:rPr>
      </w:pPr>
      <w:r w:rsidRPr="001347F2">
        <w:rPr>
          <w:u w:color="000000"/>
        </w:rPr>
        <w:t>a mapping of these tools</w:t>
      </w:r>
      <w:r w:rsidRPr="001347F2">
        <w:rPr>
          <w:u w:color="000000"/>
          <w:lang w:val="fr-FR"/>
        </w:rPr>
        <w:t xml:space="preserve">’ </w:t>
      </w:r>
      <w:r w:rsidRPr="001347F2">
        <w:rPr>
          <w:u w:color="000000"/>
        </w:rPr>
        <w:t>functionality and, where it can be determined, their usages to the typology proposed by Dunn and Hedges (2012)</w:t>
      </w:r>
      <w:r>
        <w:rPr>
          <w:u w:color="000000"/>
          <w:vertAlign w:val="superscript"/>
        </w:rPr>
        <w:footnoteReference w:id="26"/>
      </w:r>
      <w:r w:rsidRPr="001347F2">
        <w:rPr>
          <w:u w:color="000000"/>
        </w:rPr>
        <w:t xml:space="preserve"> in their report on crowd-sourcing in cultural heritage and the humanities; </w:t>
      </w:r>
    </w:p>
    <w:p w14:paraId="3BBD4B0B" w14:textId="77777777" w:rsidR="00113DD9" w:rsidRPr="001347F2" w:rsidRDefault="00113DD9" w:rsidP="00113DD9">
      <w:pPr>
        <w:pStyle w:val="ListParagraph"/>
        <w:numPr>
          <w:ilvl w:val="0"/>
          <w:numId w:val="59"/>
        </w:numPr>
        <w:ind w:left="1020" w:hanging="510"/>
        <w:rPr>
          <w:u w:color="000000"/>
        </w:rPr>
      </w:pPr>
      <w:r w:rsidRPr="001347F2">
        <w:rPr>
          <w:u w:color="000000"/>
        </w:rPr>
        <w:t>and a set of user scenarios based on this analysis.</w:t>
      </w:r>
    </w:p>
    <w:p w14:paraId="67F4AB47" w14:textId="77777777" w:rsidR="00113DD9" w:rsidRPr="00E8265E" w:rsidRDefault="00113DD9" w:rsidP="00113DD9">
      <w:pPr>
        <w:pStyle w:val="Heading2"/>
      </w:pPr>
      <w:bookmarkStart w:id="48" w:name="_Toc274924426"/>
      <w:bookmarkStart w:id="49" w:name="_Toc276640550"/>
      <w:r w:rsidRPr="00E8265E">
        <w:t>List of annotation tools used by the HSS community</w:t>
      </w:r>
      <w:bookmarkEnd w:id="48"/>
      <w:bookmarkEnd w:id="49"/>
    </w:p>
    <w:p w14:paraId="305BAB2B" w14:textId="77777777" w:rsidR="00113DD9" w:rsidRDefault="00113DD9" w:rsidP="00113DD9">
      <w:pPr>
        <w:rPr>
          <w:u w:color="000000"/>
        </w:rPr>
      </w:pPr>
      <w:r>
        <w:rPr>
          <w:u w:color="000000"/>
        </w:rPr>
        <w:t xml:space="preserve">The list of more than 50 tools has been generated from a simple search using the keyword </w:t>
      </w:r>
      <w:proofErr w:type="spellStart"/>
      <w:r>
        <w:rPr>
          <w:u w:color="000000"/>
        </w:rPr>
        <w:t>annot</w:t>
      </w:r>
      <w:proofErr w:type="spellEnd"/>
      <w:r>
        <w:rPr>
          <w:u w:color="000000"/>
        </w:rPr>
        <w:t>* in the Tools e-Registry for E-Social science, Arts and Humanities (TERESAH) registry, currently under development for WP2. Here we briefly describe ten of them which form our point of view look the most promising as potential DWAN front-ends:</w:t>
      </w:r>
      <w:r>
        <w:rPr>
          <w:rStyle w:val="FootnoteReference"/>
          <w:u w:color="000000"/>
        </w:rPr>
        <w:footnoteReference w:id="27"/>
      </w:r>
    </w:p>
    <w:p w14:paraId="47C26B6F" w14:textId="77777777" w:rsidR="00113DD9" w:rsidRPr="00C40D7B"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40D7B">
        <w:rPr>
          <w:i/>
        </w:rPr>
        <w:t>ANNIS</w:t>
      </w:r>
      <w:r w:rsidRPr="00C40D7B">
        <w:t xml:space="preserve"> is an open source, versatile web browser-based search and visualization architecture for complex multilevel linguistic corpora with diverse types of annotation. ANNIS, which stands for </w:t>
      </w:r>
      <w:proofErr w:type="spellStart"/>
      <w:r w:rsidRPr="00FE7F47">
        <w:rPr>
          <w:i/>
        </w:rPr>
        <w:t>ANNotation</w:t>
      </w:r>
      <w:proofErr w:type="spellEnd"/>
      <w:r w:rsidRPr="00FE7F47">
        <w:rPr>
          <w:i/>
        </w:rPr>
        <w:t xml:space="preserve"> of Information Structure</w:t>
      </w:r>
      <w:r w:rsidRPr="00C40D7B">
        <w:t xml:space="preserve">, has been designed to provide access to the data of the SFB 632 ("Information Structure: The Linguistic Means for Structuring Utterances, Sentences and Texts"). Since information structure interacts with linguistic phenomena on many levels, ANNIS2 addresses the SFB's need to concurrently annotate, query and visualize data from such varied areas as syntax, semantics, morphology, prosody, </w:t>
      </w:r>
      <w:proofErr w:type="spellStart"/>
      <w:r w:rsidRPr="00C40D7B">
        <w:t>referentiality</w:t>
      </w:r>
      <w:proofErr w:type="spellEnd"/>
      <w:r w:rsidRPr="00C40D7B">
        <w:t>, lexis and more. For projects working with spoken language, support for audio / video annotations is also required. In the SFB, a number of different projects collect and annotate data according to the common SFB Annotation Standard. This data, which is annotated using both automatic taggers/parsers and a small set of manual annotation tools (</w:t>
      </w:r>
      <w:proofErr w:type="spellStart"/>
      <w:r w:rsidRPr="00C40D7B">
        <w:t>EXMARaLDA</w:t>
      </w:r>
      <w:proofErr w:type="spellEnd"/>
      <w:r w:rsidRPr="00C40D7B">
        <w:t>, ELAN, annotate/</w:t>
      </w:r>
      <w:proofErr w:type="spellStart"/>
      <w:r w:rsidRPr="00C40D7B">
        <w:t>Synpathy</w:t>
      </w:r>
      <w:proofErr w:type="spellEnd"/>
      <w:r w:rsidRPr="00C40D7B">
        <w:t xml:space="preserve">, MMAX, </w:t>
      </w:r>
      <w:proofErr w:type="spellStart"/>
      <w:r w:rsidRPr="00C40D7B">
        <w:t>RSTTool</w:t>
      </w:r>
      <w:proofErr w:type="spellEnd"/>
      <w:r w:rsidRPr="00C40D7B">
        <w:t>), is mapped onto the encoding standard of the SFB, PAULA (</w:t>
      </w:r>
      <w:proofErr w:type="spellStart"/>
      <w:r w:rsidRPr="00C40D7B">
        <w:t>Potsdamer</w:t>
      </w:r>
      <w:proofErr w:type="spellEnd"/>
      <w:r w:rsidRPr="00C40D7B">
        <w:t xml:space="preserve"> </w:t>
      </w:r>
      <w:proofErr w:type="spellStart"/>
      <w:r w:rsidRPr="00C40D7B">
        <w:t>Austauschformat</w:t>
      </w:r>
      <w:proofErr w:type="spellEnd"/>
      <w:r w:rsidRPr="00C40D7B">
        <w:t xml:space="preserve"> </w:t>
      </w:r>
      <w:proofErr w:type="spellStart"/>
      <w:r w:rsidRPr="00C40D7B">
        <w:t>für</w:t>
      </w:r>
      <w:proofErr w:type="spellEnd"/>
      <w:r w:rsidRPr="00C40D7B">
        <w:t xml:space="preserve"> </w:t>
      </w:r>
      <w:proofErr w:type="spellStart"/>
      <w:r w:rsidRPr="00C40D7B">
        <w:t>Linguistische</w:t>
      </w:r>
      <w:proofErr w:type="spellEnd"/>
      <w:r w:rsidRPr="00C40D7B">
        <w:t xml:space="preserve"> Annotation / Potsdam Interchange Format for Linguistic Annotation), a stand-off multilevel XML format, which serves as the basis for further processing. ANNIS2 provides the means for visualizing and retrieving this data. </w:t>
      </w:r>
    </w:p>
    <w:p w14:paraId="08A060DD"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proofErr w:type="spellStart"/>
      <w:r w:rsidRPr="008F0CAD">
        <w:rPr>
          <w:i/>
          <w:u w:color="000000"/>
        </w:rPr>
        <w:t>Bibliopedia</w:t>
      </w:r>
      <w:proofErr w:type="spellEnd"/>
      <w:r w:rsidRPr="008F0CAD">
        <w:rPr>
          <w:u w:color="000000"/>
        </w:rPr>
        <w:t xml:space="preserve"> is an open source, semantic wiki research platform designed to crawl scholarly resources including JSTOR, the Library of Congress, the Arts and Humanities Citation Index, and similar data sources, extract metadata about works cited, convert that data into a semantic web format, aggregate the different repositories, then display the results on a wiki-style website for the scholarly community to verify, add to, annotate, elaborate, and discuss. </w:t>
      </w:r>
    </w:p>
    <w:p w14:paraId="0BB0A21B" w14:textId="77777777" w:rsidR="00113DD9" w:rsidRDefault="00113DD9" w:rsidP="00113DD9">
      <w:pPr>
        <w:pStyle w:val="ListParagraph"/>
        <w:tabs>
          <w:tab w:val="left" w:pos="1304"/>
          <w:tab w:val="left" w:pos="2608"/>
          <w:tab w:val="left" w:pos="3912"/>
          <w:tab w:val="left" w:pos="5216"/>
          <w:tab w:val="left" w:pos="6520"/>
          <w:tab w:val="left" w:pos="7824"/>
          <w:tab w:val="left" w:pos="9128"/>
        </w:tabs>
        <w:ind w:left="785" w:firstLine="0"/>
        <w:rPr>
          <w:u w:color="000000"/>
        </w:rPr>
      </w:pPr>
      <w:r w:rsidRPr="008F0CAD">
        <w:rPr>
          <w:u w:color="000000"/>
        </w:rPr>
        <w:t xml:space="preserve">We envisage </w:t>
      </w:r>
      <w:proofErr w:type="spellStart"/>
      <w:r w:rsidRPr="008F0CAD">
        <w:rPr>
          <w:u w:color="000000"/>
        </w:rPr>
        <w:t>Bibliopedia</w:t>
      </w:r>
      <w:proofErr w:type="spellEnd"/>
      <w:r w:rsidRPr="008F0CAD">
        <w:rPr>
          <w:u w:color="000000"/>
        </w:rPr>
        <w:t xml:space="preserve"> as an open, research-enabling platform designed to unify the many disparate, closed silos of scholarly information available today that remain difficult and time-consuming to use. Our first goal was to extract and transform bibliographic data into a linked data format consistent with semantic web requirements, and to create large volumes of cross-references among texts, making digitized scholarly texts exponentially more useful to researchers and to machine analysis. The primary innovations </w:t>
      </w:r>
      <w:proofErr w:type="spellStart"/>
      <w:r w:rsidRPr="008F0CAD">
        <w:rPr>
          <w:u w:color="000000"/>
        </w:rPr>
        <w:t>Bibliopedia</w:t>
      </w:r>
      <w:proofErr w:type="spellEnd"/>
      <w:r w:rsidRPr="008F0CAD">
        <w:rPr>
          <w:u w:color="000000"/>
        </w:rPr>
        <w:t xml:space="preserve"> achieves are: 1) the aggregation and cross-referencing of separate silos of scholarly data; 2) the transformation of that information into a format consistent with the semantic web; and 3) crowd-sourcing the verification and elaboration of that data. Mapping and cross-referencing large-scale, high-volume scholarship also means that unexpected connections can be found and brought to light, along with less-known original works that might otherwise remain unread. Moreover, formatting scholarly references for the semantic web will make this data available to a far broader community and enable unexpected innovations. </w:t>
      </w:r>
      <w:proofErr w:type="spellStart"/>
      <w:r w:rsidRPr="008F0CAD">
        <w:rPr>
          <w:u w:color="000000"/>
        </w:rPr>
        <w:t>Bibliopedia</w:t>
      </w:r>
      <w:proofErr w:type="spellEnd"/>
      <w:r w:rsidRPr="008F0CAD">
        <w:rPr>
          <w:u w:color="000000"/>
        </w:rPr>
        <w:t xml:space="preserve"> will generate custom bibliographies and visualizations based on search results, facilitating a wide variety of scholarly inquiry and discovery. Most importantly, </w:t>
      </w:r>
      <w:proofErr w:type="spellStart"/>
      <w:r w:rsidRPr="008F0CAD">
        <w:rPr>
          <w:u w:color="000000"/>
        </w:rPr>
        <w:t>Bibliopedia</w:t>
      </w:r>
      <w:proofErr w:type="spellEnd"/>
      <w:r w:rsidRPr="008F0CAD">
        <w:rPr>
          <w:u w:color="000000"/>
        </w:rPr>
        <w:t xml:space="preserve"> is designed for ease of use, so as to substantially broaden participation to attract the largest possible range of humanities scholars as its user base, in particular scholars who do not normally use digital tools.  </w:t>
      </w:r>
      <w:proofErr w:type="spellStart"/>
      <w:r w:rsidRPr="008F0CAD">
        <w:rPr>
          <w:u w:color="000000"/>
        </w:rPr>
        <w:t>Bibliopedia</w:t>
      </w:r>
      <w:proofErr w:type="spellEnd"/>
      <w:r w:rsidRPr="008F0CAD">
        <w:rPr>
          <w:u w:color="000000"/>
        </w:rPr>
        <w:t xml:space="preserve"> provides a </w:t>
      </w:r>
      <w:proofErr w:type="spellStart"/>
      <w:r w:rsidRPr="008F0CAD">
        <w:rPr>
          <w:u w:color="000000"/>
        </w:rPr>
        <w:t>RESTful</w:t>
      </w:r>
      <w:proofErr w:type="spellEnd"/>
      <w:r w:rsidRPr="008F0CAD">
        <w:rPr>
          <w:u w:color="000000"/>
        </w:rPr>
        <w:t xml:space="preserve"> API, SPARQL queries, linked data, </w:t>
      </w:r>
      <w:proofErr w:type="spellStart"/>
      <w:r w:rsidRPr="008F0CAD">
        <w:rPr>
          <w:u w:color="000000"/>
        </w:rPr>
        <w:t>Zotero</w:t>
      </w:r>
      <w:proofErr w:type="spellEnd"/>
      <w:r w:rsidRPr="008F0CAD">
        <w:rPr>
          <w:u w:color="000000"/>
        </w:rPr>
        <w:t xml:space="preserve">-compatibility, and many other features. Built with Drupal 7, available on </w:t>
      </w:r>
      <w:proofErr w:type="spellStart"/>
      <w:r w:rsidRPr="008F0CAD">
        <w:rPr>
          <w:u w:color="000000"/>
        </w:rPr>
        <w:t>github</w:t>
      </w:r>
      <w:proofErr w:type="spellEnd"/>
      <w:r w:rsidRPr="008F0CAD">
        <w:rPr>
          <w:u w:color="000000"/>
        </w:rPr>
        <w:t xml:space="preserve">, and served from the cloud for scalability, portability, and reliability, </w:t>
      </w:r>
      <w:proofErr w:type="spellStart"/>
      <w:r w:rsidRPr="008F0CAD">
        <w:rPr>
          <w:u w:color="000000"/>
        </w:rPr>
        <w:t>Bibliopedia</w:t>
      </w:r>
      <w:proofErr w:type="spellEnd"/>
      <w:r w:rsidRPr="008F0CAD">
        <w:rPr>
          <w:u w:color="000000"/>
        </w:rPr>
        <w:t xml:space="preserve"> is open to interested academics and libraries who would like to see what their metadata looks like on the semantic web.</w:t>
      </w:r>
    </w:p>
    <w:p w14:paraId="1247928B"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proofErr w:type="spellStart"/>
      <w:r w:rsidRPr="007D31D1">
        <w:rPr>
          <w:bCs/>
          <w:i/>
          <w:u w:color="000000"/>
          <w:lang w:val="de-DE"/>
        </w:rPr>
        <w:t>LitBlitz</w:t>
      </w:r>
      <w:proofErr w:type="spellEnd"/>
      <w:r w:rsidRPr="007D31D1">
        <w:rPr>
          <w:bCs/>
          <w:i/>
          <w:u w:color="000000"/>
          <w:lang w:val="de-DE"/>
        </w:rPr>
        <w:t xml:space="preserve"> </w:t>
      </w:r>
      <w:proofErr w:type="spellStart"/>
      <w:r w:rsidRPr="007D31D1">
        <w:rPr>
          <w:bCs/>
          <w:i/>
          <w:u w:color="000000"/>
          <w:lang w:val="de-DE"/>
        </w:rPr>
        <w:t>Literature</w:t>
      </w:r>
      <w:proofErr w:type="spellEnd"/>
      <w:r w:rsidRPr="007D31D1">
        <w:rPr>
          <w:bCs/>
          <w:i/>
          <w:u w:color="000000"/>
          <w:lang w:val="de-DE"/>
        </w:rPr>
        <w:t xml:space="preserve"> Notes Manager </w:t>
      </w:r>
      <w:r w:rsidRPr="007D31D1">
        <w:rPr>
          <w:u w:color="000000"/>
        </w:rPr>
        <w:t xml:space="preserve">is free web-based beta software that aims to improve how students and researchers manage their notes for literature reviews, assignment research and more. With </w:t>
      </w:r>
      <w:proofErr w:type="spellStart"/>
      <w:r w:rsidRPr="007D31D1">
        <w:rPr>
          <w:u w:color="000000"/>
        </w:rPr>
        <w:t>LitBlitz</w:t>
      </w:r>
      <w:proofErr w:type="spellEnd"/>
      <w:r w:rsidRPr="007D31D1">
        <w:rPr>
          <w:u w:color="000000"/>
        </w:rPr>
        <w:t xml:space="preserve">, you can: avoid hours of printing, highlighting, organizing and typing; save money involved in printing 100s to 1000s of pages, highlight and write notes without shuffling a stack of papers, organise your notes into digital notebooks in real-time,  easily transfer notes to your draft review/assignment. </w:t>
      </w:r>
      <w:proofErr w:type="spellStart"/>
      <w:r w:rsidRPr="007D31D1">
        <w:rPr>
          <w:u w:color="000000"/>
        </w:rPr>
        <w:t>LitBlitz</w:t>
      </w:r>
      <w:proofErr w:type="spellEnd"/>
      <w:r w:rsidRPr="007D31D1">
        <w:rPr>
          <w:u w:color="000000"/>
        </w:rPr>
        <w:t xml:space="preserve"> was designed from the ground-up to solve problems other annotation and </w:t>
      </w:r>
      <w:proofErr w:type="spellStart"/>
      <w:r w:rsidRPr="007D31D1">
        <w:rPr>
          <w:u w:color="000000"/>
        </w:rPr>
        <w:t>notetaking</w:t>
      </w:r>
      <w:proofErr w:type="spellEnd"/>
      <w:r w:rsidRPr="007D31D1">
        <w:rPr>
          <w:u w:color="000000"/>
        </w:rPr>
        <w:t xml:space="preserve"> services haven't looked at or have solved poorly. It's is different from popular </w:t>
      </w:r>
      <w:proofErr w:type="spellStart"/>
      <w:r w:rsidRPr="007D31D1">
        <w:rPr>
          <w:u w:color="000000"/>
        </w:rPr>
        <w:t>notetaking</w:t>
      </w:r>
      <w:proofErr w:type="spellEnd"/>
      <w:r w:rsidRPr="007D31D1">
        <w:rPr>
          <w:u w:color="000000"/>
        </w:rPr>
        <w:t xml:space="preserve"> and archiving software</w:t>
      </w:r>
      <w:ins w:id="50" w:author="Kees Jan van de Looij" w:date="2014-10-22T14:44:00Z">
        <w:r>
          <w:rPr>
            <w:u w:color="000000"/>
          </w:rPr>
          <w:t xml:space="preserve"> </w:t>
        </w:r>
      </w:ins>
      <w:r w:rsidRPr="007D31D1">
        <w:rPr>
          <w:u w:color="000000"/>
        </w:rPr>
        <w:t xml:space="preserve">like </w:t>
      </w:r>
      <w:proofErr w:type="spellStart"/>
      <w:r w:rsidRPr="007D31D1">
        <w:rPr>
          <w:u w:color="000000"/>
        </w:rPr>
        <w:t>Evernote</w:t>
      </w:r>
      <w:proofErr w:type="spellEnd"/>
      <w:r w:rsidRPr="007D31D1">
        <w:rPr>
          <w:u w:color="000000"/>
        </w:rPr>
        <w:t xml:space="preserve"> in that it allows users to: take text and image snippets from their document/webpage sources rather than forcing </w:t>
      </w:r>
      <w:r>
        <w:rPr>
          <w:u w:color="000000"/>
        </w:rPr>
        <w:t>them</w:t>
      </w:r>
      <w:r w:rsidRPr="007D31D1">
        <w:rPr>
          <w:u w:color="000000"/>
        </w:rPr>
        <w:t xml:space="preserve"> to archive entire documents, write "Own Notes" (personal insights) related to snippets to enable rapid draft writing and context building, </w:t>
      </w:r>
      <w:r>
        <w:rPr>
          <w:u w:color="000000"/>
        </w:rPr>
        <w:t>m</w:t>
      </w:r>
      <w:r w:rsidRPr="007D31D1">
        <w:rPr>
          <w:u w:color="000000"/>
        </w:rPr>
        <w:t>anage these snippets in themed digital notebooks for fast, easy reference. The founder is open to improving through suggestions from librarians, academics and Ed Tech</w:t>
      </w:r>
      <w:r>
        <w:rPr>
          <w:u w:color="000000"/>
        </w:rPr>
        <w:t>.</w:t>
      </w:r>
    </w:p>
    <w:p w14:paraId="5ECDA2D4"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proofErr w:type="spellStart"/>
      <w:r w:rsidRPr="00331A99">
        <w:rPr>
          <w:i/>
          <w:u w:color="000000"/>
        </w:rPr>
        <w:t>MapHub</w:t>
      </w:r>
      <w:proofErr w:type="spellEnd"/>
      <w:r w:rsidRPr="00331A99">
        <w:rPr>
          <w:u w:color="000000"/>
        </w:rPr>
        <w:t xml:space="preserve"> is an online application for exploring and annotating digitized, high-resolution historic maps. All user-contributed annotations are shared via the </w:t>
      </w:r>
      <w:proofErr w:type="spellStart"/>
      <w:r w:rsidRPr="00331A99">
        <w:rPr>
          <w:u w:color="000000"/>
        </w:rPr>
        <w:t>Maphub</w:t>
      </w:r>
      <w:proofErr w:type="spellEnd"/>
      <w:r w:rsidRPr="00331A99">
        <w:rPr>
          <w:u w:color="000000"/>
        </w:rPr>
        <w:t xml:space="preserve"> Open Annotation API.</w:t>
      </w:r>
    </w:p>
    <w:p w14:paraId="11EC9209" w14:textId="77777777" w:rsidR="00113DD9" w:rsidRPr="00C24C25"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24C25">
        <w:rPr>
          <w:i/>
          <w:u w:color="000000"/>
        </w:rPr>
        <w:t>Pliny</w:t>
      </w:r>
      <w:r w:rsidRPr="00C24C25">
        <w:rPr>
          <w:u w:color="000000"/>
        </w:rPr>
        <w:t xml:space="preserve"> is a note-taking and annotation tool. It may be used with both digital (web pages, images, PDF files) and non-digital (books, printed articles) materials. Pliny is a desktop application that runs on your computer, and manages annotations and notes that you gather as you are reading.</w:t>
      </w:r>
      <w:r w:rsidRPr="00C24C25">
        <w:rPr>
          <w:rFonts w:ascii="Cambria" w:eastAsia="Cambria" w:hAnsi="Cambria" w:cs="Cambria"/>
          <w:u w:color="000000"/>
        </w:rPr>
        <w:t xml:space="preserve"> </w:t>
      </w:r>
    </w:p>
    <w:p w14:paraId="3BAB0FC7" w14:textId="77777777" w:rsidR="00113DD9" w:rsidRPr="00C24C25"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proofErr w:type="spellStart"/>
      <w:r w:rsidRPr="00C24C25">
        <w:rPr>
          <w:i/>
          <w:u w:color="000000"/>
        </w:rPr>
        <w:t>PundIt</w:t>
      </w:r>
      <w:proofErr w:type="spellEnd"/>
      <w:r w:rsidRPr="00C24C25">
        <w:rPr>
          <w:u w:color="000000"/>
        </w:rPr>
        <w:t xml:space="preserve"> is a semantic annotation and augmentation tool. It enables users to create structured data while annotating web pages. Annotations span from simple comments to semantic links to web of data entities (as Freebase.com and Dbpedia.org), to fine granular cross-references and citations. Pundit can be configured to include custom-controlled vocabularies. In other words, annotations can refer to precise entities and concepts as well as express precise relations among entities and contents. Read more on semantically structured annotations. </w:t>
      </w:r>
      <w:r w:rsidRPr="003C7858">
        <w:t>Pundit is designed to enable groups of users to share their annotations and collaboratively create structured knowledge.</w:t>
      </w:r>
    </w:p>
    <w:p w14:paraId="2C891B16"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proofErr w:type="spellStart"/>
      <w:r w:rsidRPr="00C124CB">
        <w:rPr>
          <w:i/>
          <w:u w:color="000000"/>
        </w:rPr>
        <w:t>UVic</w:t>
      </w:r>
      <w:proofErr w:type="spellEnd"/>
      <w:r w:rsidRPr="00C124CB">
        <w:rPr>
          <w:i/>
          <w:u w:color="000000"/>
        </w:rPr>
        <w:t xml:space="preserve"> Image </w:t>
      </w:r>
      <w:proofErr w:type="spellStart"/>
      <w:r w:rsidRPr="00C124CB">
        <w:rPr>
          <w:i/>
          <w:u w:color="000000"/>
        </w:rPr>
        <w:t>Markup</w:t>
      </w:r>
      <w:proofErr w:type="spellEnd"/>
      <w:r w:rsidRPr="00C124CB">
        <w:rPr>
          <w:i/>
          <w:u w:color="000000"/>
        </w:rPr>
        <w:t xml:space="preserve"> Tool</w:t>
      </w:r>
      <w:r w:rsidRPr="00C124CB">
        <w:rPr>
          <w:u w:color="000000"/>
        </w:rPr>
        <w:t xml:space="preserve"> allows to describe and annotate images, and store the resulting data in TEI XML files, all within a simple enough interface that can be used by people with little or no experience in editing XML code. Designed to be Windows-only, but can be successfully run on Linux using Wine. It supports a wide variety of image formats and saves </w:t>
      </w:r>
      <w:proofErr w:type="spellStart"/>
      <w:r w:rsidRPr="00C124CB">
        <w:rPr>
          <w:u w:color="000000"/>
        </w:rPr>
        <w:t>markup</w:t>
      </w:r>
      <w:proofErr w:type="spellEnd"/>
      <w:r w:rsidRPr="00C124CB">
        <w:rPr>
          <w:u w:color="000000"/>
        </w:rPr>
        <w:t xml:space="preserve"> information in conformant TEI P5 XML files. It has </w:t>
      </w:r>
      <w:r>
        <w:rPr>
          <w:u w:color="000000"/>
        </w:rPr>
        <w:t xml:space="preserve">a </w:t>
      </w:r>
      <w:r w:rsidRPr="00C124CB">
        <w:rPr>
          <w:u w:color="000000"/>
        </w:rPr>
        <w:t xml:space="preserve">simple, graphical interface </w:t>
      </w:r>
      <w:r>
        <w:rPr>
          <w:u w:color="000000"/>
        </w:rPr>
        <w:t xml:space="preserve">that </w:t>
      </w:r>
      <w:r w:rsidRPr="00C124CB">
        <w:rPr>
          <w:u w:color="000000"/>
        </w:rPr>
        <w:t xml:space="preserve">lets you see the image and the fields for entering your </w:t>
      </w:r>
      <w:proofErr w:type="spellStart"/>
      <w:r w:rsidRPr="00C124CB">
        <w:rPr>
          <w:u w:color="000000"/>
        </w:rPr>
        <w:t>markup</w:t>
      </w:r>
      <w:proofErr w:type="spellEnd"/>
      <w:r w:rsidRPr="00C124CB">
        <w:rPr>
          <w:u w:color="000000"/>
        </w:rPr>
        <w:t xml:space="preserve"> notes and annotations </w:t>
      </w:r>
      <w:r>
        <w:rPr>
          <w:u w:color="000000"/>
        </w:rPr>
        <w:t xml:space="preserve">that </w:t>
      </w:r>
      <w:r w:rsidRPr="00C124CB">
        <w:rPr>
          <w:u w:color="000000"/>
        </w:rPr>
        <w:t xml:space="preserve">are visually represented on the image. The tool allows knowledgeable TEI users to add additional TEI </w:t>
      </w:r>
      <w:proofErr w:type="spellStart"/>
      <w:r w:rsidRPr="00C124CB">
        <w:rPr>
          <w:u w:color="000000"/>
        </w:rPr>
        <w:t>markup</w:t>
      </w:r>
      <w:proofErr w:type="spellEnd"/>
      <w:r w:rsidRPr="00C124CB">
        <w:rPr>
          <w:u w:color="000000"/>
        </w:rPr>
        <w:t xml:space="preserve"> tags to their annotations. The tool can handle multiple images in one file. </w:t>
      </w:r>
      <w:commentRangeStart w:id="51"/>
      <w:r w:rsidRPr="00C124CB">
        <w:rPr>
          <w:u w:color="000000"/>
        </w:rPr>
        <w:t xml:space="preserve">Amongst the tool’s disadvantages is that </w:t>
      </w:r>
      <w:r w:rsidRPr="00C124CB">
        <w:rPr>
          <w:u w:color="000000"/>
          <w:lang w:val="da-DK"/>
        </w:rPr>
        <w:t>e</w:t>
      </w:r>
      <w:proofErr w:type="spellStart"/>
      <w:r w:rsidRPr="00C124CB">
        <w:rPr>
          <w:u w:color="000000"/>
        </w:rPr>
        <w:t>diting</w:t>
      </w:r>
      <w:proofErr w:type="spellEnd"/>
      <w:r w:rsidRPr="00C124CB">
        <w:rPr>
          <w:u w:color="000000"/>
        </w:rPr>
        <w:t xml:space="preserve"> done to Image </w:t>
      </w:r>
      <w:proofErr w:type="spellStart"/>
      <w:r w:rsidRPr="00C124CB">
        <w:rPr>
          <w:u w:color="000000"/>
        </w:rPr>
        <w:t>Markup's</w:t>
      </w:r>
      <w:proofErr w:type="spellEnd"/>
      <w:r w:rsidRPr="00C124CB">
        <w:rPr>
          <w:u w:color="000000"/>
        </w:rPr>
        <w:t xml:space="preserve"> XML files in an external editor may not be preserved. </w:t>
      </w:r>
      <w:commentRangeEnd w:id="51"/>
      <w:r>
        <w:rPr>
          <w:rStyle w:val="CommentReference"/>
        </w:rPr>
        <w:commentReference w:id="51"/>
      </w:r>
    </w:p>
    <w:p w14:paraId="22E0F402"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124CB">
        <w:rPr>
          <w:i/>
          <w:u w:color="000000"/>
        </w:rPr>
        <w:t>V</w:t>
      </w:r>
      <w:r w:rsidRPr="00C124CB">
        <w:rPr>
          <w:bCs/>
          <w:i/>
          <w:u w:color="000000"/>
        </w:rPr>
        <w:t xml:space="preserve">irtual </w:t>
      </w:r>
      <w:proofErr w:type="spellStart"/>
      <w:r w:rsidRPr="00C124CB">
        <w:rPr>
          <w:bCs/>
          <w:i/>
          <w:u w:color="000000"/>
        </w:rPr>
        <w:t>Lightbox</w:t>
      </w:r>
      <w:proofErr w:type="spellEnd"/>
      <w:r w:rsidRPr="00C124CB">
        <w:rPr>
          <w:bCs/>
          <w:i/>
          <w:u w:color="000000"/>
        </w:rPr>
        <w:t xml:space="preserve"> for Museums and Archives</w:t>
      </w:r>
      <w:r w:rsidRPr="00C124CB">
        <w:rPr>
          <w:b/>
          <w:bCs/>
          <w:u w:color="000000"/>
        </w:rPr>
        <w:t xml:space="preserve"> </w:t>
      </w:r>
      <w:r w:rsidRPr="00C124CB">
        <w:rPr>
          <w:u w:color="000000"/>
        </w:rPr>
        <w:t xml:space="preserve">is an educational tool for collecting and reusing in a structured fashion the online contents of museums and archives with visual components. With VLMA, you can browse and search collections, construct personal collections, export these collections to xml or Impress presentation format, annotate them, and share your collections with other VLMA users. </w:t>
      </w:r>
    </w:p>
    <w:p w14:paraId="2AFDC27A" w14:textId="77777777" w:rsidR="00113DD9"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proofErr w:type="spellStart"/>
      <w:r w:rsidRPr="00312603">
        <w:rPr>
          <w:i/>
          <w:u w:color="000000"/>
        </w:rPr>
        <w:t>WebLicht</w:t>
      </w:r>
      <w:proofErr w:type="spellEnd"/>
      <w:r w:rsidRPr="00312603">
        <w:rPr>
          <w:i/>
          <w:u w:color="000000"/>
        </w:rPr>
        <w:t xml:space="preserve"> </w:t>
      </w:r>
      <w:r w:rsidRPr="00C124CB">
        <w:rPr>
          <w:u w:color="000000"/>
        </w:rPr>
        <w:t xml:space="preserve">is a service-oriented architecture (SOA) for creating annotated text corpora. Development started in October 2008 as part of CLARIN-D's predecessor project D-SPIN, and further development and enhancement of </w:t>
      </w:r>
      <w:proofErr w:type="spellStart"/>
      <w:r w:rsidRPr="00C124CB">
        <w:rPr>
          <w:u w:color="000000"/>
        </w:rPr>
        <w:t>WebLicht</w:t>
      </w:r>
      <w:proofErr w:type="spellEnd"/>
      <w:r w:rsidRPr="00C124CB">
        <w:rPr>
          <w:u w:color="000000"/>
        </w:rPr>
        <w:t xml:space="preserve"> is an important goal of CLARIN-D, aiming to make </w:t>
      </w:r>
      <w:proofErr w:type="spellStart"/>
      <w:r w:rsidRPr="00C124CB">
        <w:rPr>
          <w:u w:color="000000"/>
        </w:rPr>
        <w:t>WebLicht</w:t>
      </w:r>
      <w:proofErr w:type="spellEnd"/>
      <w:r w:rsidRPr="00C124CB">
        <w:rPr>
          <w:u w:color="000000"/>
        </w:rPr>
        <w:t xml:space="preserve"> a fully-functional virtual research environment. </w:t>
      </w:r>
      <w:proofErr w:type="spellStart"/>
      <w:r w:rsidRPr="00C124CB">
        <w:rPr>
          <w:u w:color="000000"/>
        </w:rPr>
        <w:t>WebLicht</w:t>
      </w:r>
      <w:proofErr w:type="spellEnd"/>
      <w:r w:rsidRPr="00C124CB">
        <w:rPr>
          <w:u w:color="000000"/>
        </w:rPr>
        <w:t xml:space="preserve"> employs chains of </w:t>
      </w:r>
      <w:proofErr w:type="spellStart"/>
      <w:r w:rsidRPr="00C124CB">
        <w:rPr>
          <w:u w:color="000000"/>
        </w:rPr>
        <w:t>RESTful</w:t>
      </w:r>
      <w:proofErr w:type="spellEnd"/>
      <w:r w:rsidRPr="00C124CB">
        <w:rPr>
          <w:u w:color="000000"/>
        </w:rPr>
        <w:t xml:space="preserve"> web services. Each web service encapsulates a certain linguistic tool. For example, users can access</w:t>
      </w:r>
      <w:r>
        <w:rPr>
          <w:u w:color="000000"/>
        </w:rPr>
        <w:t>,</w:t>
      </w:r>
      <w:r w:rsidRPr="00C124CB">
        <w:rPr>
          <w:u w:color="000000"/>
        </w:rPr>
        <w:t xml:space="preserve"> as a web service</w:t>
      </w:r>
      <w:r>
        <w:rPr>
          <w:u w:color="000000"/>
        </w:rPr>
        <w:t>,</w:t>
      </w:r>
      <w:r w:rsidRPr="00C124CB">
        <w:rPr>
          <w:u w:color="000000"/>
        </w:rPr>
        <w:t xml:space="preserve"> the query component of a corpus, a format converter, a </w:t>
      </w:r>
      <w:proofErr w:type="spellStart"/>
      <w:r w:rsidRPr="00C124CB">
        <w:rPr>
          <w:u w:color="000000"/>
        </w:rPr>
        <w:t>tokenizer</w:t>
      </w:r>
      <w:proofErr w:type="spellEnd"/>
      <w:r w:rsidRPr="00C124CB">
        <w:rPr>
          <w:u w:color="000000"/>
        </w:rPr>
        <w:t xml:space="preserve">, a tagger, or a parser. Translation between the input format specific to some tool and the </w:t>
      </w:r>
      <w:proofErr w:type="spellStart"/>
      <w:r w:rsidRPr="00C124CB">
        <w:rPr>
          <w:u w:color="000000"/>
        </w:rPr>
        <w:t>WebLicht</w:t>
      </w:r>
      <w:proofErr w:type="spellEnd"/>
      <w:r w:rsidRPr="00C124CB">
        <w:rPr>
          <w:u w:color="000000"/>
        </w:rPr>
        <w:t xml:space="preserve"> information interchange format TCF (see below) is performed by a web service wrapper. Each web service adds at least one layer of annotation encompassing the work of the tool encapsulated by that service. The output of a chain of </w:t>
      </w:r>
      <w:proofErr w:type="spellStart"/>
      <w:r w:rsidRPr="00C124CB">
        <w:rPr>
          <w:u w:color="000000"/>
        </w:rPr>
        <w:t>WebLicht</w:t>
      </w:r>
      <w:proofErr w:type="spellEnd"/>
      <w:r w:rsidRPr="00C124CB">
        <w:rPr>
          <w:u w:color="000000"/>
        </w:rPr>
        <w:t xml:space="preserve"> ser</w:t>
      </w:r>
      <w:r>
        <w:rPr>
          <w:u w:color="000000"/>
        </w:rPr>
        <w:t>vices is an automatically analys</w:t>
      </w:r>
      <w:r w:rsidRPr="00C124CB">
        <w:rPr>
          <w:u w:color="000000"/>
        </w:rPr>
        <w:t xml:space="preserve">ed corpus in the form of an XML document. </w:t>
      </w:r>
      <w:r>
        <w:rPr>
          <w:u w:color="000000"/>
        </w:rPr>
        <w:t>E</w:t>
      </w:r>
      <w:r w:rsidRPr="00C124CB">
        <w:rPr>
          <w:u w:color="000000"/>
        </w:rPr>
        <w:t xml:space="preserve">ach </w:t>
      </w:r>
      <w:proofErr w:type="spellStart"/>
      <w:r w:rsidRPr="00C124CB">
        <w:rPr>
          <w:u w:color="000000"/>
        </w:rPr>
        <w:t>WebLicht</w:t>
      </w:r>
      <w:proofErr w:type="spellEnd"/>
      <w:r w:rsidRPr="00C124CB">
        <w:rPr>
          <w:u w:color="000000"/>
        </w:rPr>
        <w:t xml:space="preserve"> service must be able to use a common interchange format that all the other services can also process. CLARIN-D's Text Corpus Format (TCF), serves this purpose. It is broadly compatible with existing related interchange formats</w:t>
      </w:r>
      <w:r>
        <w:rPr>
          <w:u w:color="000000"/>
        </w:rPr>
        <w:t xml:space="preserve"> like </w:t>
      </w:r>
      <w:proofErr w:type="spellStart"/>
      <w:r>
        <w:rPr>
          <w:u w:color="000000"/>
        </w:rPr>
        <w:t>Negra</w:t>
      </w:r>
      <w:proofErr w:type="spellEnd"/>
      <w:r>
        <w:rPr>
          <w:u w:color="000000"/>
        </w:rPr>
        <w:t xml:space="preserve">, Paula, or </w:t>
      </w:r>
      <w:proofErr w:type="spellStart"/>
      <w:r>
        <w:rPr>
          <w:u w:color="000000"/>
        </w:rPr>
        <w:t>TüBa</w:t>
      </w:r>
      <w:proofErr w:type="spellEnd"/>
      <w:r>
        <w:rPr>
          <w:u w:color="000000"/>
        </w:rPr>
        <w:t xml:space="preserve">-D/Z. Moreover, </w:t>
      </w:r>
      <w:r w:rsidRPr="00C124CB">
        <w:rPr>
          <w:u w:color="000000"/>
        </w:rPr>
        <w:t xml:space="preserve">format-specific converters allow interchange between them. </w:t>
      </w:r>
      <w:proofErr w:type="spellStart"/>
      <w:r w:rsidRPr="00C124CB">
        <w:rPr>
          <w:u w:color="000000"/>
        </w:rPr>
        <w:t>WebLicht</w:t>
      </w:r>
      <w:proofErr w:type="spellEnd"/>
      <w:r w:rsidRPr="00C124CB">
        <w:rPr>
          <w:u w:color="000000"/>
        </w:rPr>
        <w:t xml:space="preserve"> can be accessed only with a valid DFN-AAI/Shibboleth-based account or a local </w:t>
      </w:r>
      <w:proofErr w:type="spellStart"/>
      <w:r w:rsidRPr="00C124CB">
        <w:rPr>
          <w:u w:color="000000"/>
        </w:rPr>
        <w:t>Tübingen</w:t>
      </w:r>
      <w:proofErr w:type="spellEnd"/>
      <w:r w:rsidRPr="00C124CB">
        <w:rPr>
          <w:u w:color="000000"/>
        </w:rPr>
        <w:t xml:space="preserve"> account. </w:t>
      </w:r>
    </w:p>
    <w:p w14:paraId="641A7C50" w14:textId="77777777" w:rsidR="00113DD9" w:rsidRPr="00DA63DB" w:rsidRDefault="00113DD9" w:rsidP="00113DD9">
      <w:pPr>
        <w:pStyle w:val="ListParagraph"/>
        <w:numPr>
          <w:ilvl w:val="0"/>
          <w:numId w:val="48"/>
        </w:numPr>
        <w:tabs>
          <w:tab w:val="left" w:pos="1304"/>
          <w:tab w:val="left" w:pos="2608"/>
          <w:tab w:val="left" w:pos="3912"/>
          <w:tab w:val="left" w:pos="5216"/>
          <w:tab w:val="left" w:pos="6520"/>
          <w:tab w:val="left" w:pos="7824"/>
          <w:tab w:val="left" w:pos="9128"/>
        </w:tabs>
        <w:ind w:left="785"/>
        <w:rPr>
          <w:rFonts w:ascii="Cambria" w:eastAsia="Cambria" w:hAnsi="Cambria" w:cs="Cambria"/>
          <w:sz w:val="24"/>
          <w:u w:color="000000"/>
        </w:rPr>
      </w:pPr>
      <w:proofErr w:type="spellStart"/>
      <w:r w:rsidRPr="00DA63DB">
        <w:rPr>
          <w:i/>
          <w:u w:color="000000"/>
        </w:rPr>
        <w:t>Zotero</w:t>
      </w:r>
      <w:proofErr w:type="spellEnd"/>
      <w:r w:rsidRPr="00DA63DB">
        <w:rPr>
          <w:u w:color="000000"/>
        </w:rPr>
        <w:t xml:space="preserve"> allows users to bookmark and save content (PDFs, images, audio and video files, snapshots of web pages, etc.) by automatically pulling in metadata stored on websites. Users can then search, tag and annotate any entry in their library.</w:t>
      </w:r>
      <w:r>
        <w:rPr>
          <w:u w:color="000000"/>
        </w:rPr>
        <w:t xml:space="preserve"> </w:t>
      </w:r>
      <w:proofErr w:type="spellStart"/>
      <w:r w:rsidRPr="00DA63DB">
        <w:rPr>
          <w:u w:color="000000"/>
        </w:rPr>
        <w:t>Zotero</w:t>
      </w:r>
      <w:proofErr w:type="spellEnd"/>
      <w:r w:rsidRPr="00DA63DB">
        <w:rPr>
          <w:u w:color="000000"/>
        </w:rPr>
        <w:t xml:space="preserve"> is primarily available as a Firefox plug-in, but is now also available </w:t>
      </w:r>
      <w:r>
        <w:rPr>
          <w:u w:color="000000"/>
        </w:rPr>
        <w:t>as</w:t>
      </w:r>
      <w:r w:rsidRPr="00DA63DB">
        <w:rPr>
          <w:u w:color="000000"/>
        </w:rPr>
        <w:t xml:space="preserve"> a stand-alone version with connectors to other browsers. </w:t>
      </w:r>
      <w:proofErr w:type="spellStart"/>
      <w:r w:rsidRPr="00DA63DB">
        <w:rPr>
          <w:u w:color="000000"/>
        </w:rPr>
        <w:t>Zotero</w:t>
      </w:r>
      <w:proofErr w:type="spellEnd"/>
      <w:r w:rsidRPr="00DA63DB">
        <w:rPr>
          <w:u w:color="000000"/>
        </w:rPr>
        <w:t xml:space="preserve"> also allows students to automatically create Works Cited pages by drawing on the sources used in a document.</w:t>
      </w:r>
    </w:p>
    <w:p w14:paraId="671FF987" w14:textId="77777777" w:rsidR="007825C4" w:rsidRPr="00113DD9" w:rsidRDefault="007825C4" w:rsidP="00113DD9">
      <w:pPr>
        <w:tabs>
          <w:tab w:val="left" w:pos="1304"/>
          <w:tab w:val="left" w:pos="2608"/>
          <w:tab w:val="left" w:pos="3912"/>
          <w:tab w:val="left" w:pos="5216"/>
          <w:tab w:val="left" w:pos="6520"/>
          <w:tab w:val="left" w:pos="7824"/>
          <w:tab w:val="left" w:pos="9128"/>
        </w:tabs>
        <w:ind w:firstLine="0"/>
        <w:rPr>
          <w:rFonts w:ascii="Cambria" w:eastAsia="Cambria" w:hAnsi="Cambria" w:cs="Cambria"/>
          <w:sz w:val="24"/>
          <w:u w:color="000000"/>
        </w:rPr>
      </w:pPr>
    </w:p>
    <w:p w14:paraId="50B4A288" w14:textId="77777777" w:rsidR="00DA63DB" w:rsidRPr="00DA63DB" w:rsidRDefault="00DA63DB" w:rsidP="00DA63DB">
      <w:pPr>
        <w:pStyle w:val="ListParagraph"/>
        <w:tabs>
          <w:tab w:val="left" w:pos="1304"/>
          <w:tab w:val="left" w:pos="2608"/>
          <w:tab w:val="left" w:pos="3912"/>
          <w:tab w:val="left" w:pos="5216"/>
          <w:tab w:val="left" w:pos="6520"/>
          <w:tab w:val="left" w:pos="7824"/>
          <w:tab w:val="left" w:pos="9128"/>
        </w:tabs>
        <w:ind w:left="785" w:firstLine="0"/>
        <w:rPr>
          <w:rFonts w:ascii="Cambria" w:eastAsia="Cambria" w:hAnsi="Cambria" w:cs="Cambria"/>
          <w:sz w:val="24"/>
          <w:u w:color="000000"/>
        </w:rPr>
      </w:pPr>
    </w:p>
    <w:p w14:paraId="3CCC2A3A" w14:textId="77777777" w:rsidR="007825C4" w:rsidRPr="008B0FC6" w:rsidRDefault="007825C4" w:rsidP="006842AB">
      <w:pPr>
        <w:pStyle w:val="Heading2"/>
      </w:pPr>
      <w:bookmarkStart w:id="52" w:name="_Toc276640551"/>
      <w:r w:rsidRPr="008B0FC6">
        <w:t>Functionality mapping</w:t>
      </w:r>
      <w:bookmarkEnd w:id="52"/>
    </w:p>
    <w:p w14:paraId="7F7CBF58" w14:textId="245F6F8A" w:rsidR="00113DD9" w:rsidRDefault="0008365B" w:rsidP="00113DD9">
      <w:pPr>
        <w:rPr>
          <w:u w:color="000000"/>
        </w:rPr>
      </w:pPr>
      <w:r>
        <w:t>The DWAN framework is designed for use with different client tools that can share annotations</w:t>
      </w:r>
      <w:r w:rsidR="00113DD9">
        <w:t xml:space="preserve">. These tools are listed </w:t>
      </w:r>
      <w:r w:rsidR="00113DD9" w:rsidRPr="00E72F26">
        <w:fldChar w:fldCharType="begin"/>
      </w:r>
      <w:r w:rsidR="00113DD9" w:rsidRPr="00E72F26">
        <w:instrText xml:space="preserve"> REF _Ref274313468 \h </w:instrText>
      </w:r>
      <w:r w:rsidR="00113DD9" w:rsidRPr="00E72F26">
        <w:fldChar w:fldCharType="separate"/>
      </w:r>
      <w:r w:rsidR="00113DD9">
        <w:t xml:space="preserve">Table </w:t>
      </w:r>
      <w:r w:rsidR="00113DD9">
        <w:rPr>
          <w:noProof/>
        </w:rPr>
        <w:t>9</w:t>
      </w:r>
      <w:r w:rsidR="00113DD9" w:rsidRPr="00E72F26">
        <w:fldChar w:fldCharType="end"/>
      </w:r>
      <w:r w:rsidR="00113DD9" w:rsidRPr="00E72F26">
        <w:t xml:space="preserve"> and their usage is explained in more detail in potential use cases described below in section 6.3. The functionality of each tool has been mapped to some categorisation proposed in the AHRC report on crowd-sourcing in cultural heritage and the humanities written by Dunn and Hedges (2012)</w:t>
      </w:r>
      <w:r w:rsidR="00113DD9" w:rsidRPr="00E72F26">
        <w:footnoteReference w:id="28"/>
      </w:r>
      <w:r w:rsidR="00113DD9" w:rsidRPr="00E72F26">
        <w:t xml:space="preserve">. In </w:t>
      </w:r>
      <w:r w:rsidR="00113DD9">
        <w:t>this</w:t>
      </w:r>
      <w:r w:rsidR="00113DD9" w:rsidRPr="00E72F26">
        <w:t xml:space="preserve"> report task types were identified as the following: mechanical, </w:t>
      </w:r>
      <w:proofErr w:type="spellStart"/>
      <w:r w:rsidR="00113DD9" w:rsidRPr="00E72F26">
        <w:t>configurational</w:t>
      </w:r>
      <w:proofErr w:type="spellEnd"/>
      <w:r w:rsidR="00113DD9" w:rsidRPr="00E72F26">
        <w:t xml:space="preserve">, editorial, synthetic, investigative, and creative. Most annotation tools </w:t>
      </w:r>
      <w:r w:rsidR="00113DD9">
        <w:t xml:space="preserve">fall into the categories of the </w:t>
      </w:r>
      <w:proofErr w:type="spellStart"/>
      <w:r w:rsidR="00113DD9" w:rsidRPr="00E72F26">
        <w:t>Configurational</w:t>
      </w:r>
      <w:proofErr w:type="spellEnd"/>
      <w:r w:rsidR="00113DD9" w:rsidRPr="00E72F26">
        <w:t xml:space="preserve"> or Editorial task types; a task is an activity that a user undertakes in order to create, process or modify a digital asset (i.e. geospatial, text, numerical or statistical information, sound, image, video, ephemera and intangible cultural heritage). The </w:t>
      </w:r>
      <w:proofErr w:type="spellStart"/>
      <w:r w:rsidR="00113DD9" w:rsidRPr="00E72F26">
        <w:t>Configurational</w:t>
      </w:r>
      <w:proofErr w:type="spellEnd"/>
      <w:r w:rsidR="00113DD9" w:rsidRPr="00E72F26">
        <w:t xml:space="preserve"> type covers tasks that involve identifying structural patterns or ‘configurations’ in information, rather than processing individual pieces of information. Some such tasks will require a predisposition for </w:t>
      </w:r>
      <w:r w:rsidR="00113DD9">
        <w:rPr>
          <w:u w:color="000000"/>
        </w:rPr>
        <w:t xml:space="preserve">working with quantitative data. The </w:t>
      </w:r>
      <w:r w:rsidR="00113DD9">
        <w:rPr>
          <w:i/>
          <w:iCs/>
          <w:u w:color="000000"/>
        </w:rPr>
        <w:t>Editorial</w:t>
      </w:r>
      <w:r w:rsidR="00113DD9">
        <w:rPr>
          <w:u w:color="000000"/>
        </w:rPr>
        <w:t xml:space="preserve"> type involves modifying or improving an existing asset. </w:t>
      </w:r>
    </w:p>
    <w:p w14:paraId="6FC58FB9" w14:textId="77777777" w:rsidR="007825C4" w:rsidRDefault="00113DD9" w:rsidP="00113DD9">
      <w:pPr>
        <w:rPr>
          <w:rFonts w:ascii="Cambria" w:eastAsia="Cambria" w:hAnsi="Cambria" w:cs="Cambria"/>
          <w:sz w:val="24"/>
          <w:u w:color="000000"/>
        </w:rPr>
      </w:pPr>
      <w:r>
        <w:rPr>
          <w:u w:color="000000"/>
        </w:rPr>
        <w:t>A process is a sequence of tasks through which an output is produced by operating on an asset. Moreover, a tool is considered informal if it has pre-defined entities which can be added as annotations and formal if it does not.</w:t>
      </w:r>
      <w:r>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r w:rsidR="007825C4">
        <w:rPr>
          <w:rFonts w:ascii="Cambria" w:eastAsia="Cambria" w:hAnsi="Cambria" w:cs="Cambria"/>
          <w:sz w:val="24"/>
          <w:u w:color="000000"/>
        </w:rPr>
        <w:tab/>
      </w:r>
    </w:p>
    <w:p w14:paraId="092796AF" w14:textId="77777777" w:rsidR="00C65213" w:rsidRDefault="00C65213" w:rsidP="00C65213">
      <w:pPr>
        <w:pStyle w:val="Caption"/>
        <w:keepNext/>
      </w:pPr>
      <w:bookmarkStart w:id="53" w:name="_Ref274313468"/>
      <w:r>
        <w:t xml:space="preserve">Table </w:t>
      </w:r>
      <w:r>
        <w:fldChar w:fldCharType="begin"/>
      </w:r>
      <w:r>
        <w:instrText xml:space="preserve"> SEQ Table \* ARABIC </w:instrText>
      </w:r>
      <w:r>
        <w:fldChar w:fldCharType="separate"/>
      </w:r>
      <w:r w:rsidR="005853A7">
        <w:rPr>
          <w:noProof/>
        </w:rPr>
        <w:t>9</w:t>
      </w:r>
      <w:r>
        <w:fldChar w:fldCharType="end"/>
      </w:r>
      <w:bookmarkEnd w:id="53"/>
      <w:r>
        <w:t xml:space="preserve">. Tools that can be used as DWAN </w:t>
      </w:r>
      <w:r w:rsidR="00940D6A">
        <w:t>front-end</w:t>
      </w:r>
      <w:r>
        <w:t>s</w:t>
      </w:r>
    </w:p>
    <w:tbl>
      <w:tblPr>
        <w:tblW w:w="88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90"/>
        <w:gridCol w:w="1701"/>
        <w:gridCol w:w="1417"/>
        <w:gridCol w:w="1843"/>
        <w:gridCol w:w="851"/>
        <w:gridCol w:w="1134"/>
        <w:gridCol w:w="481"/>
      </w:tblGrid>
      <w:tr w:rsidR="004F738A" w14:paraId="02CB2604" w14:textId="77777777" w:rsidTr="009B09C3">
        <w:trPr>
          <w:cantSplit/>
          <w:trHeight w:val="3305"/>
        </w:trPr>
        <w:tc>
          <w:tcPr>
            <w:tcW w:w="1390"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4ECC6F6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b/>
                <w:sz w:val="20"/>
                <w:szCs w:val="20"/>
              </w:rPr>
            </w:pPr>
            <w:r w:rsidRPr="006842AB">
              <w:rPr>
                <w:rFonts w:ascii="Times" w:eastAsia="Cambria" w:hAnsi="Times" w:cs="Cambria"/>
                <w:b/>
                <w:sz w:val="20"/>
                <w:szCs w:val="20"/>
                <w:u w:color="000000"/>
              </w:rPr>
              <w:t>Name</w:t>
            </w:r>
          </w:p>
        </w:tc>
        <w:tc>
          <w:tcPr>
            <w:tcW w:w="170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13DA5BE6" w14:textId="77777777" w:rsidR="007825C4" w:rsidRPr="006842AB" w:rsidRDefault="007825C4" w:rsidP="007825C4">
            <w:pPr>
              <w:pStyle w:val="Body"/>
              <w:rPr>
                <w:rFonts w:ascii="Times" w:hAnsi="Times"/>
                <w:b/>
                <w:sz w:val="20"/>
                <w:szCs w:val="20"/>
              </w:rPr>
            </w:pPr>
            <w:r w:rsidRPr="006842AB">
              <w:rPr>
                <w:rFonts w:ascii="Times" w:eastAsia="Cambria" w:hAnsi="Times" w:cs="Cambria"/>
                <w:b/>
                <w:sz w:val="20"/>
                <w:szCs w:val="20"/>
                <w:u w:color="000000"/>
              </w:rPr>
              <w:t>task type</w:t>
            </w:r>
          </w:p>
        </w:tc>
        <w:tc>
          <w:tcPr>
            <w:tcW w:w="1417"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B0430B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b/>
                <w:sz w:val="20"/>
                <w:szCs w:val="20"/>
              </w:rPr>
            </w:pPr>
            <w:r w:rsidRPr="006842AB">
              <w:rPr>
                <w:rFonts w:ascii="Times" w:eastAsia="Cambria" w:hAnsi="Times" w:cs="Cambria"/>
                <w:b/>
                <w:sz w:val="20"/>
                <w:szCs w:val="20"/>
                <w:u w:color="000000"/>
              </w:rPr>
              <w:t>task sub-type</w:t>
            </w:r>
          </w:p>
        </w:tc>
        <w:tc>
          <w:tcPr>
            <w:tcW w:w="1843"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ACEA69E" w14:textId="77777777" w:rsidR="007825C4" w:rsidRPr="006842AB" w:rsidRDefault="007825C4" w:rsidP="007825C4">
            <w:pPr>
              <w:pStyle w:val="Body"/>
              <w:rPr>
                <w:rFonts w:ascii="Times" w:hAnsi="Times"/>
                <w:b/>
                <w:sz w:val="20"/>
                <w:szCs w:val="20"/>
              </w:rPr>
            </w:pPr>
            <w:r w:rsidRPr="006842AB">
              <w:rPr>
                <w:rFonts w:ascii="Times" w:eastAsia="Cambria" w:hAnsi="Times" w:cs="Cambria"/>
                <w:b/>
                <w:sz w:val="20"/>
                <w:szCs w:val="20"/>
                <w:u w:color="000000"/>
              </w:rPr>
              <w:t>process type</w:t>
            </w:r>
          </w:p>
        </w:tc>
        <w:tc>
          <w:tcPr>
            <w:tcW w:w="85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54DABAB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b/>
                <w:sz w:val="20"/>
                <w:szCs w:val="20"/>
              </w:rPr>
            </w:pPr>
            <w:r w:rsidRPr="006842AB">
              <w:rPr>
                <w:rFonts w:ascii="Times" w:eastAsia="Cambria" w:hAnsi="Times" w:cs="Cambria"/>
                <w:b/>
                <w:sz w:val="20"/>
                <w:szCs w:val="20"/>
                <w:u w:color="000000"/>
              </w:rPr>
              <w:t>asset type</w:t>
            </w:r>
          </w:p>
        </w:tc>
        <w:tc>
          <w:tcPr>
            <w:tcW w:w="1134"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6639C49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b/>
                <w:sz w:val="20"/>
                <w:szCs w:val="20"/>
              </w:rPr>
            </w:pPr>
            <w:r w:rsidRPr="006842AB">
              <w:rPr>
                <w:rFonts w:ascii="Times" w:eastAsia="Cambria" w:hAnsi="Times" w:cs="Cambria"/>
                <w:b/>
                <w:sz w:val="20"/>
                <w:szCs w:val="20"/>
                <w:u w:color="000000"/>
              </w:rPr>
              <w:t>formal/</w:t>
            </w:r>
            <w:r w:rsidR="004F738A" w:rsidRPr="006842AB">
              <w:rPr>
                <w:rFonts w:ascii="Times" w:eastAsia="Cambria" w:hAnsi="Times" w:cs="Cambria"/>
                <w:b/>
                <w:sz w:val="20"/>
                <w:szCs w:val="20"/>
                <w:u w:color="000000"/>
              </w:rPr>
              <w:br/>
            </w:r>
            <w:r w:rsidRPr="006842AB">
              <w:rPr>
                <w:rFonts w:ascii="Times" w:eastAsia="Cambria" w:hAnsi="Times" w:cs="Cambria"/>
                <w:b/>
                <w:sz w:val="20"/>
                <w:szCs w:val="20"/>
                <w:u w:color="000000"/>
              </w:rPr>
              <w:t>informal</w:t>
            </w:r>
          </w:p>
        </w:tc>
        <w:tc>
          <w:tcPr>
            <w:tcW w:w="48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textDirection w:val="btLr"/>
            <w:vAlign w:val="center"/>
          </w:tcPr>
          <w:p w14:paraId="51389579"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b/>
                <w:sz w:val="20"/>
                <w:szCs w:val="20"/>
              </w:rPr>
            </w:pPr>
            <w:r w:rsidRPr="006842AB">
              <w:rPr>
                <w:rFonts w:ascii="Times" w:eastAsia="Cambria" w:hAnsi="Times" w:cs="Cambria"/>
                <w:b/>
                <w:sz w:val="20"/>
                <w:szCs w:val="20"/>
                <w:u w:color="000000"/>
              </w:rPr>
              <w:t>collaborative platform</w:t>
            </w:r>
          </w:p>
        </w:tc>
      </w:tr>
      <w:tr w:rsidR="004F738A" w14:paraId="4D19260A" w14:textId="77777777" w:rsidTr="009B09C3">
        <w:trPr>
          <w:trHeight w:val="535"/>
        </w:trPr>
        <w:tc>
          <w:tcPr>
            <w:tcW w:w="1390"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7E1FE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Bookends</w:t>
            </w:r>
          </w:p>
        </w:tc>
        <w:tc>
          <w:tcPr>
            <w:tcW w:w="170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99A599"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r w:rsidRPr="006842AB">
              <w:rPr>
                <w:rFonts w:ascii="Times" w:eastAsia="Cambria" w:hAnsi="Times" w:cs="Cambria"/>
                <w:sz w:val="20"/>
                <w:szCs w:val="20"/>
                <w:u w:color="000000"/>
              </w:rPr>
              <w:t>; editorial</w:t>
            </w:r>
          </w:p>
        </w:tc>
        <w:tc>
          <w:tcPr>
            <w:tcW w:w="1417"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72CB8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F6D81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CC4F9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16CD2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C8C42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86455A6"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D537B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LitBlitz</w:t>
            </w:r>
            <w:proofErr w:type="spellEnd"/>
            <w:r w:rsidRPr="006842AB">
              <w:rPr>
                <w:rFonts w:ascii="Times" w:eastAsia="Cambria" w:hAnsi="Times" w:cs="Cambria"/>
                <w:sz w:val="20"/>
                <w:szCs w:val="20"/>
                <w:u w:color="000000"/>
              </w:rPr>
              <w:t xml:space="preserve"> Literature Notes Manager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C7E29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4BA22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9884F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545E1F">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31C68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9B12B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2A149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36C61D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3679A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NoodleTools</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E5C5EC"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E6C8C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B220B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545E1F">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9CCCF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6FEF1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33B9D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6DA44AF4"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F14F1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Projects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73053C"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9CA24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09F1E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91233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011D8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D5582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991E920"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DC561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Qigga</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E03BC6"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61FF5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8D490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367F2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B8182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84C54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828DFC5"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A9357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Sente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75AD1D"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7F0DE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45EF2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F46B8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CE1B5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FCD29E"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43FE83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1D89D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Greenshot</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3CFD6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D32B0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26494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6B2803">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D679F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12FB8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479C3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D7ADA37"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BBFC0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HyperImage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BFF94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CBBC4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02468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57BFD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679A6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B78E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20DCF2B"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1239B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NewRadial</w:t>
            </w:r>
            <w:proofErr w:type="spellEnd"/>
            <w:r w:rsidRPr="006842AB">
              <w:rPr>
                <w:rFonts w:ascii="Times" w:eastAsia="Cambria" w:hAnsi="Times" w:cs="Cambria"/>
                <w:sz w:val="20"/>
                <w:szCs w:val="20"/>
                <w:u w:color="000000"/>
              </w:rPr>
              <w:t xml:space="preserve"> (INKE)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3CCAC4"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3B9E4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33611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130D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5A538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437C8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4AD104F"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D162F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Skitch</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CE5601"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C627A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EBE97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545E1F">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69469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C6C59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96C91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9ADA7F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576CD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UVic</w:t>
            </w:r>
            <w:proofErr w:type="spellEnd"/>
            <w:r w:rsidRPr="006842AB">
              <w:rPr>
                <w:rFonts w:ascii="Times" w:eastAsia="Cambria" w:hAnsi="Times" w:cs="Cambria"/>
                <w:sz w:val="20"/>
                <w:szCs w:val="20"/>
                <w:u w:color="000000"/>
              </w:rPr>
              <w:t xml:space="preserve"> Image Markup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F701D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0D91F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A628F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7E83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80905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2F4D1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10E928F" w14:textId="77777777" w:rsidTr="009B09C3">
        <w:trPr>
          <w:trHeight w:val="131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10F66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Juxta</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C8F707"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r w:rsidRPr="006842AB">
              <w:rPr>
                <w:rFonts w:ascii="Times" w:eastAsia="Cambria" w:hAnsi="Times" w:cs="Cambria"/>
                <w:sz w:val="20"/>
                <w:szCs w:val="20"/>
                <w:u w:color="000000"/>
              </w:rPr>
              <w:t>; 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B990D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 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F5BAD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0E32F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C6B5B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35912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0EFE068"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19487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MapHub</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FF1417" w14:textId="77777777" w:rsidR="007825C4" w:rsidRPr="006842AB" w:rsidRDefault="00145855" w:rsidP="007825C4">
            <w:pPr>
              <w:pStyle w:val="Body"/>
              <w:rPr>
                <w:rFonts w:ascii="Times" w:hAnsi="Times"/>
                <w:sz w:val="20"/>
                <w:szCs w:val="20"/>
              </w:rPr>
            </w:pPr>
            <w:r>
              <w:rPr>
                <w:rFonts w:ascii="Times" w:eastAsia="Cambria" w:hAnsi="Times" w:cs="Cambria"/>
                <w:sz w:val="20"/>
                <w:szCs w:val="20"/>
                <w:u w:color="000000"/>
              </w:rPr>
              <w:t xml:space="preserve">Editorial; </w:t>
            </w:r>
            <w:proofErr w:type="spellStart"/>
            <w:r>
              <w:rPr>
                <w:rFonts w:ascii="Times" w:eastAsia="Cambria" w:hAnsi="Times" w:cs="Cambria"/>
                <w:sz w:val="20"/>
                <w:szCs w:val="20"/>
                <w:u w:color="000000"/>
              </w:rPr>
              <w:t>configu</w:t>
            </w:r>
            <w:r w:rsidR="007825C4" w:rsidRPr="006842AB">
              <w:rPr>
                <w:rFonts w:ascii="Times" w:eastAsia="Cambria" w:hAnsi="Times" w:cs="Cambria"/>
                <w:sz w:val="20"/>
                <w:szCs w:val="20"/>
                <w:u w:color="000000"/>
              </w:rPr>
              <w: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B29C0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map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18CB6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4008D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geospatial</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A09CB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A7F1B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4938098F"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80A5D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65E09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66303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54ECB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65B9B">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09D6D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83308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E9CBB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1B9E344B"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D39F0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Skim</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8773A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6BBCE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3AECD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9BF44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F7264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844D8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48C6AA9"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48E05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iAnnotate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D31AD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B9442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797AA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62CEE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A942C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73764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A8D3F7D"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E4C77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Advene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C3D8B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5D09A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48B94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F83ED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90AA5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E356F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4F678405"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C989D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Anvil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BA8287" w14:textId="77777777" w:rsidR="007825C4" w:rsidRPr="006842AB" w:rsidRDefault="007825C4" w:rsidP="007825C4">
            <w:pPr>
              <w:rPr>
                <w:sz w:val="20"/>
                <w:szCs w:val="20"/>
              </w:rPr>
            </w:pP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2E6B6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DC348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694E97">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D6EEA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8ECA4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F2A31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B3656A5"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40856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Annotator\'s Workbench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4B05E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2F4DC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segmenting video</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C8C99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694E97">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EA024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65B9D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96CCAA"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9A97944"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A6DD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CLAWS Tagger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85637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467DF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5A3D9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FB010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629A7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DBBC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1F31BF8"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9DF37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GATE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927DF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F8379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7A60A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Collaborative tagging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DB69C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7588E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11D3B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424E44DD"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84DDC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MMax2</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3DB9B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0B97A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C67FA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1CA95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98A5B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19A7F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CB6A230"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B4B5B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Melita</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AC08B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r w:rsidR="00694E97">
              <w:rPr>
                <w:rFonts w:ascii="Times" w:eastAsia="Cambria" w:hAnsi="Times" w:cs="Cambria"/>
                <w:sz w:val="20"/>
                <w:szCs w:val="20"/>
                <w:u w:color="000000"/>
              </w:rPr>
              <w:t xml:space="preserve"> </w:t>
            </w:r>
            <w:proofErr w:type="spellStart"/>
            <w:r w:rsidR="00694E97">
              <w:rPr>
                <w:rFonts w:ascii="Times" w:eastAsia="Cambria" w:hAnsi="Times" w:cs="Cambria"/>
                <w:sz w:val="20"/>
                <w:szCs w:val="20"/>
                <w:u w:color="000000"/>
              </w:rPr>
              <w:t>configu</w:t>
            </w:r>
            <w:r w:rsidRPr="006842AB">
              <w:rPr>
                <w:rFonts w:ascii="Times" w:eastAsia="Cambria" w:hAnsi="Times" w:cs="Cambria"/>
                <w:sz w:val="20"/>
                <w:szCs w:val="20"/>
                <w:u w:color="000000"/>
              </w:rPr>
              <w: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D8440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B5B22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81640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E842A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51EB2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1283EEF"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78EAA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Pundit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ACF9D27"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CCC4C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4BCA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E6811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F396E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F0779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A431438"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032C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Thinkport</w:t>
            </w:r>
            <w:proofErr w:type="spellEnd"/>
            <w:r w:rsidRPr="006842AB">
              <w:rPr>
                <w:rFonts w:ascii="Times" w:eastAsia="Cambria" w:hAnsi="Times" w:cs="Cambria"/>
                <w:sz w:val="20"/>
                <w:szCs w:val="20"/>
                <w:u w:color="000000"/>
              </w:rPr>
              <w:t xml:space="preserve"> 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C802E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82546B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15D32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w:t>
            </w:r>
            <w:r w:rsidR="00D622C6">
              <w:rPr>
                <w:rFonts w:ascii="Times" w:eastAsia="Cambria" w:hAnsi="Times" w:cs="Cambria"/>
                <w:sz w:val="20"/>
                <w:szCs w:val="20"/>
                <w:u w:color="000000"/>
              </w:rPr>
              <w:t>g</w:t>
            </w:r>
            <w:r w:rsidRPr="006842AB">
              <w:rPr>
                <w:rFonts w:ascii="Times" w:eastAsia="Cambria" w:hAnsi="Times" w:cs="Cambria"/>
                <w:sz w:val="20"/>
                <w:szCs w:val="20"/>
                <w:u w:color="000000"/>
              </w:rPr>
              <w:t>,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52A43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73718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D833A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7FC6A12C"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6B6DC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 xml:space="preserve">UAM </w:t>
            </w:r>
            <w:proofErr w:type="spellStart"/>
            <w:r w:rsidRPr="006842AB">
              <w:rPr>
                <w:rFonts w:ascii="Times" w:eastAsia="Cambria" w:hAnsi="Times" w:cs="Cambria"/>
                <w:sz w:val="20"/>
                <w:szCs w:val="20"/>
                <w:u w:color="000000"/>
              </w:rPr>
              <w:t>CorpusTool</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6039ED"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9AF48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A3475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F5ABB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C8E7F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77C4D3"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3B21E20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2222F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Versioning Machine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A48C6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AA9B5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154BD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0A5F2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F126E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6EF7B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B5D918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E7EE8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Word Hoard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B639F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DA5D7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3FB86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92270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F008B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8A3D4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2B573732"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3CB1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WordFreak</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B236D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EEFD6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7CE2D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180ED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FDAD1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E514AE"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A99DDF1"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ED46D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brat rapid annotation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C473F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w:t>
            </w:r>
            <w:r w:rsidR="00D622C6">
              <w:rPr>
                <w:rFonts w:ascii="Times" w:eastAsia="Cambria" w:hAnsi="Times" w:cs="Cambria"/>
                <w:sz w:val="20"/>
                <w:szCs w:val="20"/>
                <w:u w:color="000000"/>
              </w:rPr>
              <w:t xml:space="preserve">itorial; </w:t>
            </w:r>
            <w:proofErr w:type="spellStart"/>
            <w:r w:rsidR="00D622C6">
              <w:rPr>
                <w:rFonts w:ascii="Times" w:eastAsia="Cambria" w:hAnsi="Times" w:cs="Cambria"/>
                <w:sz w:val="20"/>
                <w:szCs w:val="20"/>
                <w:u w:color="000000"/>
              </w:rPr>
              <w:t>configu</w:t>
            </w:r>
            <w:r w:rsidRPr="006842AB">
              <w:rPr>
                <w:rFonts w:ascii="Times" w:eastAsia="Cambria" w:hAnsi="Times" w:cs="Cambria"/>
                <w:sz w:val="20"/>
                <w:szCs w:val="20"/>
                <w:u w:color="000000"/>
              </w:rPr>
              <w: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A2735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30E1C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522FB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FE321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D45A5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2E4F726" w14:textId="77777777" w:rsidTr="009B09C3">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E464F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QDA Miner - Qualitative Data Analysis Software for Qualitative Research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01CEF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 xml:space="preserve">Editorial; </w:t>
            </w:r>
            <w:proofErr w:type="spellStart"/>
            <w:r w:rsidRPr="006842AB">
              <w:rPr>
                <w:rFonts w:ascii="Times" w:eastAsia="Cambria" w:hAnsi="Times" w:cs="Cambria"/>
                <w:sz w:val="20"/>
                <w:szCs w:val="20"/>
                <w:u w:color="000000"/>
              </w:rPr>
              <w:t>configutrational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6DA9F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 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E1ECA4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 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42628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9B37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F7F7A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7A85035"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EA1DB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Annotation Graph Toolkit (AGTK)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483803A"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DB142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9FEE6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8A035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9B0031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73704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FA87E32"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19BBF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VideoANT</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4E0F10"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A4A22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E1EC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201D0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07444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D244D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907C27B"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FE089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Mediathread</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9BC305" w14:textId="77777777" w:rsidR="007825C4" w:rsidRPr="006842AB" w:rsidRDefault="00D622C6" w:rsidP="007825C4">
            <w:pPr>
              <w:pStyle w:val="Body"/>
              <w:rPr>
                <w:rFonts w:ascii="Times" w:hAnsi="Times"/>
                <w:sz w:val="20"/>
                <w:szCs w:val="20"/>
              </w:rPr>
            </w:pPr>
            <w:r>
              <w:rPr>
                <w:rFonts w:ascii="Times" w:eastAsia="Cambria" w:hAnsi="Times" w:cs="Cambria"/>
                <w:sz w:val="20"/>
                <w:szCs w:val="20"/>
                <w:u w:color="000000"/>
              </w:rPr>
              <w:t xml:space="preserve">Editorial; </w:t>
            </w:r>
            <w:proofErr w:type="spellStart"/>
            <w:r>
              <w:rPr>
                <w:rFonts w:ascii="Times" w:eastAsia="Cambria" w:hAnsi="Times" w:cs="Cambria"/>
                <w:sz w:val="20"/>
                <w:szCs w:val="20"/>
                <w:u w:color="000000"/>
              </w:rPr>
              <w:t>configu</w:t>
            </w:r>
            <w:r w:rsidR="007825C4" w:rsidRPr="006842AB">
              <w:rPr>
                <w:rFonts w:ascii="Times" w:eastAsia="Cambria" w:hAnsi="Times" w:cs="Cambria"/>
                <w:sz w:val="20"/>
                <w:szCs w:val="20"/>
                <w:u w:color="000000"/>
              </w:rPr>
              <w: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958BE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25FFA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 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CC98F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 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15B8B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5B1A2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A6109FB"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BCC0E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Rehersal</w:t>
            </w:r>
            <w:proofErr w:type="spellEnd"/>
            <w:r w:rsidRPr="006842AB">
              <w:rPr>
                <w:rFonts w:ascii="Times" w:eastAsia="Cambria" w:hAnsi="Times" w:cs="Cambria"/>
                <w:sz w:val="20"/>
                <w:szCs w:val="20"/>
                <w:u w:color="000000"/>
              </w:rPr>
              <w:t xml:space="preserve"> Assistant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40233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931C7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B8D3C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A085F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 audio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40B33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2743C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4E05F9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C8BB5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Vertov</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C8250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40E29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40C5E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F4A74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C2146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958371"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0DFDBA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C00005" w14:textId="77777777" w:rsidR="007825C4" w:rsidRPr="006842AB" w:rsidRDefault="00D8582F"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hyperlink r:id="rId49" w:history="1">
              <w:r w:rsidR="007825C4" w:rsidRPr="006842AB">
                <w:rPr>
                  <w:rStyle w:val="Hyperlink1"/>
                  <w:rFonts w:ascii="Times" w:eastAsia="Cambria" w:hAnsi="Times" w:cs="Cambria"/>
                  <w:sz w:val="20"/>
                  <w:szCs w:val="20"/>
                </w:rPr>
                <w:t>A.nnotate.com</w:t>
              </w:r>
            </w:hyperlink>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CD835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33FA3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13F65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DF1F7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C6A4E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0B36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681D0CD"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F9551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Annozilla</w:t>
            </w:r>
            <w:proofErr w:type="spellEnd"/>
            <w:r w:rsidRPr="006842AB">
              <w:rPr>
                <w:rFonts w:ascii="Times" w:eastAsia="Cambria" w:hAnsi="Times" w:cs="Cambria"/>
                <w:sz w:val="20"/>
                <w:szCs w:val="20"/>
                <w:u w:color="000000"/>
              </w:rPr>
              <w:t xml:space="preserve"> (</w:t>
            </w:r>
            <w:proofErr w:type="spellStart"/>
            <w:r w:rsidRPr="006842AB">
              <w:rPr>
                <w:rFonts w:ascii="Times" w:eastAsia="Cambria" w:hAnsi="Times" w:cs="Cambria"/>
                <w:sz w:val="20"/>
                <w:szCs w:val="20"/>
                <w:u w:color="000000"/>
              </w:rPr>
              <w:t>Annotea</w:t>
            </w:r>
            <w:proofErr w:type="spellEnd"/>
            <w:r w:rsidRPr="006842AB">
              <w:rPr>
                <w:rFonts w:ascii="Times" w:eastAsia="Cambria" w:hAnsi="Times" w:cs="Cambria"/>
                <w:sz w:val="20"/>
                <w:szCs w:val="20"/>
                <w:u w:color="000000"/>
              </w:rPr>
              <w:t xml:space="preserve"> on Mozilla)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42A75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1A161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CF0CC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2A41F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31EE2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8B5D2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5E749F32"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3419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Fleck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BC384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C6EAC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2ACED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D622C6">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4D8DB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431C4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A14F8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CA9BD5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0C20F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NoteBook</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5ABCB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0594E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2E9AD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F70F0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08997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F387B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8963E48"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6D167E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Project 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8B0233" w14:textId="77777777" w:rsidR="007825C4" w:rsidRPr="006842AB" w:rsidRDefault="007D77CD" w:rsidP="007825C4">
            <w:pPr>
              <w:pStyle w:val="Body"/>
              <w:rPr>
                <w:rFonts w:ascii="Times" w:hAnsi="Times"/>
                <w:sz w:val="20"/>
                <w:szCs w:val="20"/>
              </w:rPr>
            </w:pPr>
            <w:r>
              <w:rPr>
                <w:rFonts w:ascii="Times" w:eastAsia="Cambria" w:hAnsi="Times" w:cs="Cambria"/>
                <w:sz w:val="20"/>
                <w:szCs w:val="20"/>
                <w:u w:color="000000"/>
              </w:rPr>
              <w:t xml:space="preserve">Editorial; </w:t>
            </w:r>
            <w:proofErr w:type="spellStart"/>
            <w:r>
              <w:rPr>
                <w:rFonts w:ascii="Times" w:eastAsia="Cambria" w:hAnsi="Times" w:cs="Cambria"/>
                <w:sz w:val="20"/>
                <w:szCs w:val="20"/>
                <w:u w:color="000000"/>
              </w:rPr>
              <w:t>configu</w:t>
            </w:r>
            <w:r w:rsidR="007825C4" w:rsidRPr="006842AB">
              <w:rPr>
                <w:rFonts w:ascii="Times" w:eastAsia="Cambria" w:hAnsi="Times" w:cs="Cambria"/>
                <w:sz w:val="20"/>
                <w:szCs w:val="20"/>
                <w:u w:color="000000"/>
              </w:rPr>
              <w:t>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E021B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7B26E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8F49B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 video; sound</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0B283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121401"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B865ED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E03AC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SharedCopy</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3BD05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B4709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50730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58A38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86A51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7974E5"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E2F139B" w14:textId="77777777" w:rsidTr="009B09C3">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F13C4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Springpad</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A2C928"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0C016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9EF8F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 Collaborative tagging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C274D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0A782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AFAA9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EA5F40F"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0FEB1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Trailfire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BB8E28"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49471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439C7F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B899C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EF713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D6CDE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8F45D8A"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908E7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Pliny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6026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86484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 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90EF5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39D07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0031F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8A83F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8276D21"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B5385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Bibliopedia</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3E7CAD" w14:textId="77777777" w:rsidR="007825C4" w:rsidRPr="006842AB" w:rsidRDefault="007825C4" w:rsidP="007825C4">
            <w:pPr>
              <w:pStyle w:val="Body"/>
              <w:rPr>
                <w:rFonts w:ascii="Times" w:hAnsi="Times"/>
                <w:sz w:val="20"/>
                <w:szCs w:val="20"/>
              </w:rPr>
            </w:pPr>
            <w:proofErr w:type="spellStart"/>
            <w:r w:rsidRPr="006842AB">
              <w:rPr>
                <w:rFonts w:ascii="Times" w:eastAsia="Cambria" w:hAnsi="Times" w:cs="Cambria"/>
                <w:sz w:val="20"/>
                <w:szCs w:val="20"/>
                <w:u w:color="000000"/>
              </w:rPr>
              <w:t>Configurational</w:t>
            </w:r>
            <w:proofErr w:type="spellEnd"/>
            <w:r w:rsidRPr="006842AB">
              <w:rPr>
                <w:rFonts w:ascii="Times" w:eastAsia="Cambria" w:hAnsi="Times" w:cs="Cambria"/>
                <w:sz w:val="20"/>
                <w:szCs w:val="20"/>
                <w:u w:color="000000"/>
              </w:rPr>
              <w:t>; 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41DF5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2245C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DAD09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080CB4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044DC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42D512A"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92758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FromThePage</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B3EDF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BE38A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9184B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Transcription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9E278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5FD40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55731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F0548FE" w14:textId="77777777" w:rsidTr="009B09C3">
        <w:trPr>
          <w:trHeight w:val="2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8F6BE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ANNIS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2A9CB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CAC343"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4B1D6C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8875D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1E91A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5882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90B7A4B" w14:textId="77777777" w:rsidTr="009B09C3">
        <w:trPr>
          <w:cantSplit/>
          <w:trHeight w:val="33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CDDF4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FCCBE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26BCC6"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24D4C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033F1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973D2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textDirection w:val="btLr"/>
            <w:vAlign w:val="center"/>
          </w:tcPr>
          <w:p w14:paraId="5612C48F"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sz w:val="20"/>
                <w:szCs w:val="20"/>
              </w:rPr>
            </w:pPr>
            <w:r w:rsidRPr="006842AB">
              <w:rPr>
                <w:rFonts w:ascii="Times" w:eastAsia="Cambria" w:hAnsi="Times" w:cs="Cambria"/>
                <w:sz w:val="20"/>
                <w:szCs w:val="20"/>
                <w:u w:color="000000"/>
              </w:rPr>
              <w:t xml:space="preserve">Y (can be stored in </w:t>
            </w:r>
            <w:proofErr w:type="spellStart"/>
            <w:r w:rsidRPr="006842AB">
              <w:rPr>
                <w:rFonts w:ascii="Times" w:eastAsia="Cambria" w:hAnsi="Times" w:cs="Cambria"/>
                <w:sz w:val="20"/>
                <w:szCs w:val="20"/>
                <w:u w:color="000000"/>
              </w:rPr>
              <w:t>Annotea</w:t>
            </w:r>
            <w:proofErr w:type="spellEnd"/>
            <w:r w:rsidRPr="006842AB">
              <w:rPr>
                <w:rFonts w:ascii="Times" w:eastAsia="Cambria" w:hAnsi="Times" w:cs="Cambria"/>
                <w:sz w:val="20"/>
                <w:szCs w:val="20"/>
                <w:u w:color="000000"/>
              </w:rPr>
              <w:t>)</w:t>
            </w:r>
          </w:p>
        </w:tc>
      </w:tr>
      <w:tr w:rsidR="004F738A" w14:paraId="06AE1A83" w14:textId="77777777" w:rsidTr="009B09C3">
        <w:trPr>
          <w:cantSplit/>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5F48A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proofErr w:type="spellStart"/>
            <w:r w:rsidRPr="006842AB">
              <w:rPr>
                <w:rFonts w:ascii="Times" w:eastAsia="Cambria" w:hAnsi="Times" w:cs="Cambria"/>
                <w:sz w:val="20"/>
                <w:szCs w:val="20"/>
                <w:u w:color="000000"/>
              </w:rPr>
              <w:t>Annotorious</w:t>
            </w:r>
            <w:proofErr w:type="spell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729AA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A4327D"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31D13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w:t>
            </w:r>
            <w:r w:rsidR="007D77CD">
              <w:rPr>
                <w:rFonts w:ascii="Times" w:eastAsia="Cambria" w:hAnsi="Times" w:cs="Cambria"/>
                <w:sz w:val="20"/>
                <w:szCs w:val="20"/>
                <w:u w:color="000000"/>
              </w:rPr>
              <w:t>c</w:t>
            </w:r>
            <w:r w:rsidRPr="006842AB">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34ACE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D93BE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textDirection w:val="btLr"/>
            <w:vAlign w:val="center"/>
          </w:tcPr>
          <w:p w14:paraId="24DB2884"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sz w:val="20"/>
                <w:szCs w:val="20"/>
              </w:rPr>
            </w:pPr>
            <w:r w:rsidRPr="006842AB">
              <w:rPr>
                <w:rFonts w:ascii="Times" w:eastAsia="Cambria" w:hAnsi="Times" w:cs="Cambria"/>
                <w:sz w:val="20"/>
                <w:szCs w:val="20"/>
                <w:u w:color="000000"/>
              </w:rPr>
              <w:t>Y (via OKF)</w:t>
            </w:r>
          </w:p>
        </w:tc>
      </w:tr>
      <w:tr w:rsidR="004F738A" w14:paraId="47623656" w14:textId="77777777" w:rsidTr="009B09C3">
        <w:trPr>
          <w:trHeight w:val="535"/>
        </w:trPr>
        <w:tc>
          <w:tcPr>
            <w:tcW w:w="1390"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603BBCCC" w14:textId="77777777" w:rsidR="007825C4" w:rsidRPr="006842AB" w:rsidRDefault="00D8582F"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hyperlink r:id="rId50" w:history="1">
              <w:proofErr w:type="spellStart"/>
              <w:r w:rsidR="007825C4" w:rsidRPr="006842AB">
                <w:rPr>
                  <w:rStyle w:val="Hyperlink1"/>
                  <w:rFonts w:ascii="Times" w:eastAsia="Cambria" w:hAnsi="Times" w:cs="Cambria"/>
                  <w:sz w:val="20"/>
                  <w:szCs w:val="20"/>
                </w:rPr>
                <w:t>Atlas.ti</w:t>
              </w:r>
              <w:proofErr w:type="spellEnd"/>
            </w:hyperlink>
          </w:p>
        </w:tc>
        <w:tc>
          <w:tcPr>
            <w:tcW w:w="170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6EC6DA9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Synthetic</w:t>
            </w:r>
          </w:p>
        </w:tc>
        <w:tc>
          <w:tcPr>
            <w:tcW w:w="1417"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5DBBBB33"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6097B2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4C6690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AB7ED9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D2173B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bl>
    <w:p w14:paraId="1DCB53D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1C5B32D9" w14:textId="77777777" w:rsidR="007825C4" w:rsidRPr="00E8265E" w:rsidRDefault="007825C4" w:rsidP="006842AB">
      <w:pPr>
        <w:pStyle w:val="Heading2"/>
      </w:pPr>
      <w:bookmarkStart w:id="54" w:name="_Toc276640552"/>
      <w:r w:rsidRPr="00E8265E">
        <w:t>Potential front-ends for DWAN in Social Sciences and Humanities.</w:t>
      </w:r>
      <w:bookmarkEnd w:id="54"/>
    </w:p>
    <w:p w14:paraId="71BA71F7" w14:textId="77777777" w:rsidR="00985189" w:rsidRDefault="007825C4" w:rsidP="00E72F26">
      <w:pPr>
        <w:rPr>
          <w:u w:color="000000"/>
        </w:rPr>
      </w:pPr>
      <w:r>
        <w:rPr>
          <w:u w:color="000000"/>
        </w:rPr>
        <w:t xml:space="preserve">Following the previous categorization in section </w:t>
      </w:r>
      <w:r w:rsidR="00C65213">
        <w:rPr>
          <w:u w:color="000000"/>
        </w:rPr>
        <w:t>above</w:t>
      </w:r>
      <w:r>
        <w:rPr>
          <w:u w:color="000000"/>
        </w:rPr>
        <w:t xml:space="preserve"> (i.e. task type, process type, asset type) nineteen specific cases of uses HSS researchers make of annotation, not necessarily covering just </w:t>
      </w:r>
      <w:r w:rsidR="00985189">
        <w:rPr>
          <w:u w:color="000000"/>
        </w:rPr>
        <w:t xml:space="preserve">current </w:t>
      </w:r>
      <w:r>
        <w:rPr>
          <w:u w:color="000000"/>
        </w:rPr>
        <w:t xml:space="preserve">DWAN functionality, can be identified and grouped under six </w:t>
      </w:r>
      <w:r w:rsidR="00652C50">
        <w:rPr>
          <w:u w:color="000000"/>
        </w:rPr>
        <w:t>topics</w:t>
      </w:r>
      <w:r>
        <w:rPr>
          <w:u w:color="000000"/>
        </w:rPr>
        <w:t>:</w:t>
      </w:r>
      <w:r w:rsidR="00985189">
        <w:rPr>
          <w:u w:color="000000"/>
        </w:rPr>
        <w:t xml:space="preserve"> bibliography, image, web page, s</w:t>
      </w:r>
      <w:r w:rsidR="001D4B82">
        <w:rPr>
          <w:u w:color="000000"/>
        </w:rPr>
        <w:t xml:space="preserve">yntax/semantics, wiki,  video. </w:t>
      </w:r>
      <w:r w:rsidR="00985189">
        <w:rPr>
          <w:u w:color="000000"/>
        </w:rPr>
        <w:t>To describe sets of functionalities demanded to satisfy expectations for an annotating tool for each of these topics, we first introduce the following notations</w:t>
      </w:r>
      <w:r w:rsidR="005F5A18">
        <w:rPr>
          <w:u w:color="000000"/>
        </w:rPr>
        <w:t>, where UC abbreviates “Use</w:t>
      </w:r>
      <w:r w:rsidR="00DA63DB">
        <w:rPr>
          <w:u w:color="000000"/>
        </w:rPr>
        <w:t xml:space="preserve"> Case”</w:t>
      </w:r>
      <w:r w:rsidR="00985189">
        <w:rPr>
          <w:u w:color="000000"/>
        </w:rPr>
        <w:t xml:space="preserve">: </w:t>
      </w:r>
    </w:p>
    <w:p w14:paraId="18B30758" w14:textId="77777777" w:rsidR="003A7677" w:rsidRDefault="003A7677" w:rsidP="00E72F26">
      <w:pPr>
        <w:rPr>
          <w:rFonts w:ascii="Cambria" w:eastAsia="Cambria" w:hAnsi="Cambria" w:cs="Cambria"/>
          <w:u w:color="000000"/>
        </w:rPr>
      </w:pPr>
    </w:p>
    <w:p w14:paraId="272D8320" w14:textId="77777777" w:rsidR="007825C4" w:rsidRDefault="007825C4" w:rsidP="00E72F26">
      <w:pPr>
        <w:rPr>
          <w:u w:color="000000"/>
        </w:rPr>
      </w:pPr>
      <w:r w:rsidRPr="00E72F26">
        <w:rPr>
          <w:b/>
          <w:u w:color="000000"/>
        </w:rPr>
        <w:t>UC 1</w:t>
      </w:r>
      <w:r>
        <w:rPr>
          <w:u w:color="000000"/>
        </w:rPr>
        <w:t>: Highlight text</w:t>
      </w:r>
    </w:p>
    <w:p w14:paraId="180C3965" w14:textId="77777777" w:rsidR="007825C4" w:rsidRDefault="007825C4" w:rsidP="00E72F26">
      <w:pPr>
        <w:rPr>
          <w:u w:color="000000"/>
        </w:rPr>
      </w:pPr>
      <w:r w:rsidRPr="00E72F26">
        <w:rPr>
          <w:b/>
          <w:u w:color="000000"/>
        </w:rPr>
        <w:t>UC 2</w:t>
      </w:r>
      <w:r>
        <w:rPr>
          <w:u w:color="000000"/>
        </w:rPr>
        <w:t>: Add comments in the form of scribbled notes (text to text)</w:t>
      </w:r>
    </w:p>
    <w:p w14:paraId="28029835" w14:textId="77777777" w:rsidR="007825C4" w:rsidRDefault="007825C4" w:rsidP="00E72F26">
      <w:pPr>
        <w:rPr>
          <w:u w:color="000000"/>
        </w:rPr>
      </w:pPr>
      <w:r w:rsidRPr="00E72F26">
        <w:rPr>
          <w:b/>
          <w:u w:color="000000"/>
        </w:rPr>
        <w:t>UC 3</w:t>
      </w:r>
      <w:r>
        <w:rPr>
          <w:u w:color="000000"/>
        </w:rPr>
        <w:t>: Add comments in the form of scribbled notes (text to image)</w:t>
      </w:r>
    </w:p>
    <w:p w14:paraId="0695EBCB"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4</w:t>
      </w:r>
      <w:r>
        <w:rPr>
          <w:u w:color="000000"/>
        </w:rPr>
        <w:t>: Modify text: Add information to text (within the text)</w:t>
      </w:r>
    </w:p>
    <w:p w14:paraId="4083899C" w14:textId="77777777" w:rsidR="007825C4" w:rsidRDefault="007825C4" w:rsidP="00E72F26">
      <w:pPr>
        <w:rPr>
          <w:u w:color="000000"/>
        </w:rPr>
      </w:pPr>
      <w:r w:rsidRPr="00E72F26">
        <w:rPr>
          <w:b/>
          <w:u w:color="000000"/>
        </w:rPr>
        <w:t>UC 5</w:t>
      </w:r>
      <w:r>
        <w:rPr>
          <w:u w:color="000000"/>
        </w:rPr>
        <w:t>: Modify text: delete information (within the text)</w:t>
      </w:r>
    </w:p>
    <w:p w14:paraId="11430EB9"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6</w:t>
      </w:r>
      <w:r>
        <w:rPr>
          <w:u w:color="000000"/>
        </w:rPr>
        <w:t>: Tag an image with keywords</w:t>
      </w:r>
    </w:p>
    <w:p w14:paraId="54989C02"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7</w:t>
      </w:r>
      <w:r>
        <w:rPr>
          <w:u w:color="000000"/>
        </w:rPr>
        <w:t>: Save own annotations</w:t>
      </w:r>
    </w:p>
    <w:p w14:paraId="7DA5D988"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8</w:t>
      </w:r>
      <w:r>
        <w:rPr>
          <w:u w:color="000000"/>
        </w:rPr>
        <w:t>: Share own annotations via email, Twitter, and Facebook</w:t>
      </w:r>
    </w:p>
    <w:p w14:paraId="5E972A52"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9</w:t>
      </w:r>
      <w:r>
        <w:rPr>
          <w:u w:color="000000"/>
        </w:rPr>
        <w:t>: Share selected parts of the original resource via email, Twitter, and Facebook</w:t>
      </w:r>
    </w:p>
    <w:p w14:paraId="683F65A0" w14:textId="77777777" w:rsidR="007825C4" w:rsidRDefault="007825C4" w:rsidP="00E72F26">
      <w:pPr>
        <w:rPr>
          <w:u w:color="000000"/>
        </w:rPr>
      </w:pPr>
      <w:r w:rsidRPr="00E72F26">
        <w:rPr>
          <w:b/>
          <w:u w:color="000000"/>
        </w:rPr>
        <w:t>UC 10</w:t>
      </w:r>
      <w:r>
        <w:rPr>
          <w:u w:color="000000"/>
        </w:rPr>
        <w:t>: Collaborative annotations (different users)</w:t>
      </w:r>
    </w:p>
    <w:p w14:paraId="632AA329"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11</w:t>
      </w:r>
      <w:r>
        <w:rPr>
          <w:u w:color="000000"/>
        </w:rPr>
        <w:t>: Track versions of annotations</w:t>
      </w:r>
    </w:p>
    <w:p w14:paraId="75C23548"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12</w:t>
      </w:r>
      <w:r>
        <w:rPr>
          <w:u w:color="000000"/>
        </w:rPr>
        <w:t>: Textual interpretation: translation</w:t>
      </w:r>
    </w:p>
    <w:p w14:paraId="3682FFBF"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13</w:t>
      </w:r>
      <w:r>
        <w:rPr>
          <w:u w:color="000000"/>
        </w:rPr>
        <w:t>: Enhance text with links</w:t>
      </w:r>
    </w:p>
    <w:p w14:paraId="5A9A0E23"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14</w:t>
      </w:r>
      <w:r>
        <w:rPr>
          <w:u w:color="000000"/>
        </w:rPr>
        <w:t>: Enhance text with images</w:t>
      </w:r>
    </w:p>
    <w:p w14:paraId="631D470E"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15</w:t>
      </w:r>
      <w:r>
        <w:rPr>
          <w:u w:color="000000"/>
        </w:rPr>
        <w:t>: Enhance image with text</w:t>
      </w:r>
    </w:p>
    <w:p w14:paraId="753BC4F7"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16</w:t>
      </w:r>
      <w:r>
        <w:rPr>
          <w:u w:color="000000"/>
        </w:rPr>
        <w:t>: Enhance text with video</w:t>
      </w:r>
    </w:p>
    <w:p w14:paraId="1100329E"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17</w:t>
      </w:r>
      <w:r>
        <w:rPr>
          <w:u w:color="000000"/>
        </w:rPr>
        <w:t>: Enhance text with audio</w:t>
      </w:r>
    </w:p>
    <w:p w14:paraId="4FA286AD"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18</w:t>
      </w:r>
      <w:r>
        <w:rPr>
          <w:u w:color="000000"/>
        </w:rPr>
        <w:t>: Insert definitions</w:t>
      </w:r>
    </w:p>
    <w:p w14:paraId="29158C4A" w14:textId="77777777"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19</w:t>
      </w:r>
      <w:r>
        <w:rPr>
          <w:u w:color="000000"/>
        </w:rPr>
        <w:t>: Insert references</w:t>
      </w:r>
    </w:p>
    <w:p w14:paraId="3AB3CCD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1EC7669F" w14:textId="77777777" w:rsidR="000001C6" w:rsidRDefault="00985189" w:rsidP="000001C6">
      <w:pPr>
        <w:rPr>
          <w:u w:color="000000"/>
        </w:rPr>
      </w:pPr>
      <w:r>
        <w:rPr>
          <w:u w:color="000000"/>
        </w:rPr>
        <w:t xml:space="preserve">Now we </w:t>
      </w:r>
      <w:commentRangeStart w:id="55"/>
      <w:r>
        <w:rPr>
          <w:u w:color="000000"/>
        </w:rPr>
        <w:t xml:space="preserve">list </w:t>
      </w:r>
      <w:commentRangeEnd w:id="55"/>
      <w:r w:rsidR="009F653F">
        <w:rPr>
          <w:rStyle w:val="CommentReference"/>
        </w:rPr>
        <w:commentReference w:id="55"/>
      </w:r>
      <w:r>
        <w:rPr>
          <w:u w:color="000000"/>
        </w:rPr>
        <w:t xml:space="preserve">these features per header: </w:t>
      </w:r>
    </w:p>
    <w:p w14:paraId="62B8B2E8" w14:textId="77777777" w:rsidR="000001C6" w:rsidRPr="000001C6" w:rsidRDefault="007825C4" w:rsidP="00E4411D">
      <w:pPr>
        <w:pStyle w:val="ListParagraph"/>
        <w:numPr>
          <w:ilvl w:val="0"/>
          <w:numId w:val="56"/>
        </w:numPr>
        <w:rPr>
          <w:u w:color="000000"/>
        </w:rPr>
      </w:pPr>
      <w:proofErr w:type="spellStart"/>
      <w:r w:rsidRPr="000001C6">
        <w:rPr>
          <w:b/>
          <w:bCs/>
          <w:u w:color="000000"/>
          <w:lang w:val="fr-FR"/>
        </w:rPr>
        <w:t>Bibliography</w:t>
      </w:r>
      <w:proofErr w:type="spellEnd"/>
      <w:r w:rsidR="00E72F26" w:rsidRPr="000001C6">
        <w:rPr>
          <w:b/>
          <w:bCs/>
          <w:u w:color="000000"/>
          <w:lang w:val="fr-FR"/>
        </w:rPr>
        <w:t xml:space="preserve"> : </w:t>
      </w:r>
      <w:r w:rsidRPr="000001C6">
        <w:rPr>
          <w:u w:color="000000"/>
        </w:rPr>
        <w:t>UC 1</w:t>
      </w:r>
      <w:r w:rsidR="00E72F26" w:rsidRPr="000001C6">
        <w:rPr>
          <w:u w:color="000000"/>
        </w:rPr>
        <w:t xml:space="preserve">, UC 2, </w:t>
      </w:r>
      <w:r w:rsidRPr="000001C6">
        <w:rPr>
          <w:u w:color="000000"/>
        </w:rPr>
        <w:t>UC9</w:t>
      </w:r>
      <w:r w:rsidR="00E72F26" w:rsidRPr="000001C6">
        <w:rPr>
          <w:u w:color="000000"/>
        </w:rPr>
        <w:t xml:space="preserve">, </w:t>
      </w:r>
      <w:r w:rsidRPr="000001C6">
        <w:rPr>
          <w:u w:color="000000"/>
        </w:rPr>
        <w:t>UC11</w:t>
      </w:r>
      <w:r w:rsidR="00E72F26" w:rsidRPr="000001C6">
        <w:rPr>
          <w:u w:color="000000"/>
        </w:rPr>
        <w:t xml:space="preserve">, </w:t>
      </w:r>
      <w:r w:rsidRPr="000001C6">
        <w:rPr>
          <w:u w:color="000000"/>
        </w:rPr>
        <w:t>UC13</w:t>
      </w:r>
      <w:r w:rsidR="00E72F26" w:rsidRPr="000001C6">
        <w:rPr>
          <w:u w:color="000000"/>
        </w:rPr>
        <w:t>.</w:t>
      </w:r>
    </w:p>
    <w:p w14:paraId="62B4639E" w14:textId="77777777" w:rsidR="000001C6" w:rsidRDefault="007825C4" w:rsidP="00E4411D">
      <w:pPr>
        <w:pStyle w:val="ListParagraph"/>
        <w:numPr>
          <w:ilvl w:val="0"/>
          <w:numId w:val="56"/>
        </w:numPr>
        <w:rPr>
          <w:u w:color="000000"/>
        </w:rPr>
      </w:pPr>
      <w:r>
        <w:rPr>
          <w:b/>
          <w:bCs/>
          <w:u w:color="000000"/>
        </w:rPr>
        <w:t>Image</w:t>
      </w:r>
      <w:r w:rsidR="00E72F26">
        <w:rPr>
          <w:b/>
          <w:bCs/>
          <w:u w:color="000000"/>
        </w:rPr>
        <w:t xml:space="preserve">: </w:t>
      </w:r>
      <w:r w:rsidR="00985189">
        <w:rPr>
          <w:b/>
          <w:bCs/>
          <w:u w:color="000000"/>
        </w:rPr>
        <w:t xml:space="preserve"> </w:t>
      </w:r>
      <w:r>
        <w:rPr>
          <w:u w:color="000000"/>
        </w:rPr>
        <w:t>UC9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UC14</w:t>
      </w:r>
      <w:r w:rsidR="00985189">
        <w:rPr>
          <w:u w:color="000000"/>
        </w:rPr>
        <w:t xml:space="preserve">, </w:t>
      </w:r>
      <w:r>
        <w:rPr>
          <w:u w:color="000000"/>
        </w:rPr>
        <w:t>UC</w:t>
      </w:r>
      <w:r w:rsidR="00BC0409">
        <w:rPr>
          <w:u w:color="000000"/>
        </w:rPr>
        <w:t xml:space="preserve"> </w:t>
      </w:r>
      <w:r>
        <w:rPr>
          <w:u w:color="000000"/>
        </w:rPr>
        <w:t>15</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p>
    <w:p w14:paraId="3D5E8F79" w14:textId="77777777" w:rsidR="000001C6" w:rsidRDefault="007825C4" w:rsidP="00E4411D">
      <w:pPr>
        <w:pStyle w:val="ListParagraph"/>
        <w:numPr>
          <w:ilvl w:val="0"/>
          <w:numId w:val="56"/>
        </w:numPr>
        <w:rPr>
          <w:u w:color="000000"/>
        </w:rPr>
      </w:pPr>
      <w:r>
        <w:rPr>
          <w:b/>
          <w:bCs/>
          <w:u w:color="000000"/>
        </w:rPr>
        <w:t>Web page</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4</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UC18</w:t>
      </w:r>
      <w:r w:rsidR="00985189">
        <w:rPr>
          <w:u w:color="000000"/>
        </w:rPr>
        <w:t xml:space="preserve">, </w:t>
      </w:r>
      <w:r>
        <w:rPr>
          <w:u w:color="000000"/>
        </w:rPr>
        <w:t>UC19</w:t>
      </w:r>
      <w:r w:rsidR="00985189">
        <w:rPr>
          <w:u w:color="000000"/>
        </w:rPr>
        <w:t xml:space="preserve">, </w:t>
      </w:r>
      <w:r>
        <w:rPr>
          <w:u w:color="000000"/>
        </w:rPr>
        <w:t>UC16</w:t>
      </w:r>
      <w:r w:rsidR="00985189">
        <w:rPr>
          <w:u w:color="000000"/>
        </w:rPr>
        <w:t xml:space="preserve">. </w:t>
      </w:r>
    </w:p>
    <w:p w14:paraId="6FB2DE16" w14:textId="77777777" w:rsidR="000001C6" w:rsidRDefault="007825C4" w:rsidP="00E4411D">
      <w:pPr>
        <w:pStyle w:val="ListParagraph"/>
        <w:numPr>
          <w:ilvl w:val="0"/>
          <w:numId w:val="56"/>
        </w:numPr>
        <w:rPr>
          <w:u w:color="000000"/>
        </w:rPr>
      </w:pPr>
      <w:r>
        <w:rPr>
          <w:b/>
          <w:bCs/>
          <w:u w:color="000000"/>
        </w:rPr>
        <w:t>Syntax/semantic</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w:t>
      </w:r>
      <w:r w:rsidR="00BC0409">
        <w:rPr>
          <w:u w:color="000000"/>
        </w:rPr>
        <w:t xml:space="preserve"> </w:t>
      </w:r>
      <w:r>
        <w:rPr>
          <w:u w:color="000000"/>
        </w:rPr>
        <w:t>4</w:t>
      </w:r>
      <w:r w:rsidR="00985189">
        <w:rPr>
          <w:u w:color="000000"/>
        </w:rPr>
        <w:t xml:space="preserve">, </w:t>
      </w:r>
      <w:r>
        <w:rPr>
          <w:u w:color="000000"/>
        </w:rPr>
        <w:t>UC 5</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r>
        <w:rPr>
          <w:u w:color="000000"/>
        </w:rPr>
        <w:t>UC</w:t>
      </w:r>
      <w:r w:rsidR="00BC0409">
        <w:rPr>
          <w:u w:color="000000"/>
        </w:rPr>
        <w:t xml:space="preserve"> </w:t>
      </w:r>
      <w:r>
        <w:rPr>
          <w:u w:color="000000"/>
        </w:rPr>
        <w:t>16</w:t>
      </w:r>
      <w:r w:rsidR="00985189">
        <w:rPr>
          <w:u w:color="000000"/>
        </w:rPr>
        <w:t xml:space="preserve">, </w:t>
      </w:r>
      <w:r>
        <w:rPr>
          <w:u w:color="000000"/>
        </w:rPr>
        <w:t>UC</w:t>
      </w:r>
      <w:r w:rsidR="00BC0409">
        <w:rPr>
          <w:u w:color="000000"/>
        </w:rPr>
        <w:t xml:space="preserve"> </w:t>
      </w:r>
      <w:r>
        <w:rPr>
          <w:u w:color="000000"/>
        </w:rPr>
        <w:t>17</w:t>
      </w:r>
      <w:r w:rsidR="00985189">
        <w:rPr>
          <w:u w:color="000000"/>
        </w:rPr>
        <w:t xml:space="preserve">. </w:t>
      </w:r>
    </w:p>
    <w:p w14:paraId="3BFED69F" w14:textId="77777777" w:rsidR="000001C6" w:rsidRDefault="007825C4" w:rsidP="00E4411D">
      <w:pPr>
        <w:pStyle w:val="ListParagraph"/>
        <w:numPr>
          <w:ilvl w:val="0"/>
          <w:numId w:val="56"/>
        </w:numPr>
        <w:rPr>
          <w:u w:color="000000"/>
        </w:rPr>
      </w:pPr>
      <w:r>
        <w:rPr>
          <w:b/>
          <w:bCs/>
          <w:u w:color="000000"/>
        </w:rPr>
        <w:t>Wiki</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w:t>
      </w:r>
      <w:r w:rsidR="00BC0409">
        <w:rPr>
          <w:u w:color="000000"/>
        </w:rPr>
        <w:t xml:space="preserve"> </w:t>
      </w:r>
      <w:r>
        <w:rPr>
          <w:u w:color="000000"/>
        </w:rPr>
        <w:t>4</w:t>
      </w:r>
      <w:r w:rsidR="00985189">
        <w:rPr>
          <w:u w:color="000000"/>
        </w:rPr>
        <w:t xml:space="preserve">, </w:t>
      </w:r>
      <w:r>
        <w:rPr>
          <w:u w:color="000000"/>
        </w:rPr>
        <w:t>UC 5</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 10</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r>
        <w:rPr>
          <w:u w:color="000000"/>
        </w:rPr>
        <w:t>UC</w:t>
      </w:r>
      <w:r w:rsidR="00BC0409">
        <w:rPr>
          <w:u w:color="000000"/>
        </w:rPr>
        <w:t xml:space="preserve"> </w:t>
      </w:r>
      <w:r>
        <w:rPr>
          <w:u w:color="000000"/>
        </w:rPr>
        <w:t>16</w:t>
      </w:r>
      <w:r w:rsidR="00985189">
        <w:rPr>
          <w:u w:color="000000"/>
        </w:rPr>
        <w:t xml:space="preserve">, </w:t>
      </w:r>
      <w:r>
        <w:rPr>
          <w:u w:color="000000"/>
        </w:rPr>
        <w:t>UC</w:t>
      </w:r>
      <w:r w:rsidR="00BC0409">
        <w:rPr>
          <w:u w:color="000000"/>
        </w:rPr>
        <w:t xml:space="preserve"> </w:t>
      </w:r>
      <w:r>
        <w:rPr>
          <w:u w:color="000000"/>
        </w:rPr>
        <w:t>17</w:t>
      </w:r>
      <w:r w:rsidR="00985189">
        <w:rPr>
          <w:u w:color="000000"/>
        </w:rPr>
        <w:t xml:space="preserve">. </w:t>
      </w:r>
    </w:p>
    <w:p w14:paraId="3A7C6981" w14:textId="77777777" w:rsidR="007825C4" w:rsidRDefault="007825C4" w:rsidP="00E4411D">
      <w:pPr>
        <w:pStyle w:val="ListParagraph"/>
        <w:numPr>
          <w:ilvl w:val="0"/>
          <w:numId w:val="56"/>
        </w:numPr>
        <w:rPr>
          <w:u w:color="000000"/>
        </w:rPr>
      </w:pPr>
      <w:r>
        <w:rPr>
          <w:b/>
          <w:bCs/>
          <w:u w:color="000000"/>
        </w:rPr>
        <w:t>Video</w:t>
      </w:r>
      <w:r w:rsidR="00985189">
        <w:rPr>
          <w:b/>
          <w:bCs/>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19</w:t>
      </w:r>
      <w:r w:rsidR="000001C6">
        <w:rPr>
          <w:u w:color="000000"/>
        </w:rPr>
        <w:t>.</w:t>
      </w:r>
    </w:p>
    <w:p w14:paraId="51E8483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572825D9" w14:textId="77777777" w:rsidR="00652C50" w:rsidRPr="00652C50" w:rsidRDefault="00652C50" w:rsidP="00192A7E">
      <w:pPr>
        <w:rPr>
          <w:rFonts w:ascii="Cambria" w:eastAsia="Cambria" w:hAnsi="Cambria" w:cs="Cambria"/>
          <w:iCs/>
          <w:sz w:val="24"/>
          <w:u w:color="000000"/>
        </w:rPr>
      </w:pPr>
      <w:r>
        <w:rPr>
          <w:u w:color="000000"/>
        </w:rPr>
        <w:t xml:space="preserve">The mapping from a topic to its list of features can be illustrated by corresponding six user scenario’s. </w:t>
      </w:r>
    </w:p>
    <w:p w14:paraId="3A40DFEE" w14:textId="77777777" w:rsidR="007825C4" w:rsidRDefault="00652C50" w:rsidP="00652C50">
      <w:pPr>
        <w:rPr>
          <w:u w:color="000000"/>
        </w:rPr>
      </w:pPr>
      <w:r w:rsidRPr="00652C50">
        <w:rPr>
          <w:iCs/>
          <w:u w:color="000000"/>
        </w:rPr>
        <w:t>1)</w:t>
      </w:r>
      <w:r>
        <w:rPr>
          <w:i/>
          <w:iCs/>
          <w:u w:color="000000"/>
        </w:rPr>
        <w:t xml:space="preserve"> </w:t>
      </w:r>
      <w:r w:rsidR="007825C4">
        <w:rPr>
          <w:i/>
          <w:iCs/>
          <w:u w:color="000000"/>
        </w:rPr>
        <w:t>Bibliographic annotation.</w:t>
      </w:r>
      <w:r>
        <w:rPr>
          <w:i/>
          <w:iCs/>
          <w:u w:color="000000"/>
        </w:rPr>
        <w:t xml:space="preserve"> </w:t>
      </w:r>
      <w:r w:rsidR="00CF5DA3">
        <w:rPr>
          <w:u w:color="000000"/>
        </w:rPr>
        <w:t xml:space="preserve">Review of tools available: </w:t>
      </w:r>
      <w:proofErr w:type="spellStart"/>
      <w:r w:rsidR="007825C4">
        <w:rPr>
          <w:u w:color="000000"/>
        </w:rPr>
        <w:t>LitBlitz</w:t>
      </w:r>
      <w:proofErr w:type="spellEnd"/>
      <w:r w:rsidR="007825C4">
        <w:rPr>
          <w:u w:color="000000"/>
        </w:rPr>
        <w:t xml:space="preserve"> Literature Notes Manager, </w:t>
      </w:r>
      <w:proofErr w:type="spellStart"/>
      <w:r w:rsidR="007825C4">
        <w:rPr>
          <w:u w:color="000000"/>
        </w:rPr>
        <w:t>Noodle</w:t>
      </w:r>
      <w:r w:rsidR="00CF5DA3">
        <w:rPr>
          <w:u w:color="000000"/>
        </w:rPr>
        <w:t>Tools</w:t>
      </w:r>
      <w:proofErr w:type="spellEnd"/>
      <w:r w:rsidR="00CF5DA3">
        <w:rPr>
          <w:u w:color="000000"/>
        </w:rPr>
        <w:t xml:space="preserve">, Projects, </w:t>
      </w:r>
      <w:proofErr w:type="spellStart"/>
      <w:r w:rsidR="00CF5DA3">
        <w:rPr>
          <w:u w:color="000000"/>
        </w:rPr>
        <w:t>Oigga</w:t>
      </w:r>
      <w:proofErr w:type="spellEnd"/>
      <w:r w:rsidR="00CF5DA3">
        <w:rPr>
          <w:u w:color="000000"/>
        </w:rPr>
        <w:t xml:space="preserve">, </w:t>
      </w:r>
      <w:proofErr w:type="spellStart"/>
      <w:r w:rsidR="00CF5DA3">
        <w:rPr>
          <w:u w:color="000000"/>
        </w:rPr>
        <w:t>Sente</w:t>
      </w:r>
      <w:proofErr w:type="spellEnd"/>
      <w:r w:rsidR="00CF5DA3">
        <w:rPr>
          <w:u w:color="000000"/>
        </w:rPr>
        <w:t xml:space="preserve">. </w:t>
      </w:r>
      <w:r w:rsidR="007825C4">
        <w:rPr>
          <w:u w:color="000000"/>
        </w:rPr>
        <w:t xml:space="preserve">All but one of these are </w:t>
      </w:r>
      <w:proofErr w:type="spellStart"/>
      <w:r w:rsidR="007825C4">
        <w:rPr>
          <w:u w:color="000000"/>
        </w:rPr>
        <w:t>configurational</w:t>
      </w:r>
      <w:proofErr w:type="spellEnd"/>
      <w:r w:rsidR="007825C4">
        <w:rPr>
          <w:u w:color="000000"/>
        </w:rPr>
        <w:t xml:space="preserve">, i.e. that they tend to support the organization and ordering of database records, rather than the annotation of those records with further information. </w:t>
      </w:r>
    </w:p>
    <w:p w14:paraId="65DB8F17" w14:textId="77777777" w:rsidR="007825C4" w:rsidRDefault="007825C4" w:rsidP="00652C50">
      <w:pPr>
        <w:rPr>
          <w:u w:color="000000"/>
        </w:rPr>
      </w:pPr>
      <w:r>
        <w:rPr>
          <w:u w:color="000000"/>
        </w:rPr>
        <w:t xml:space="preserve">Scenario: a user has a bibliography </w:t>
      </w:r>
      <w:commentRangeStart w:id="56"/>
      <w:r w:rsidR="00CF5DA3">
        <w:rPr>
          <w:u w:color="000000"/>
        </w:rPr>
        <w:t>they</w:t>
      </w:r>
      <w:commentRangeEnd w:id="56"/>
      <w:r w:rsidR="00CF5DA3">
        <w:rPr>
          <w:rStyle w:val="CommentReference"/>
        </w:rPr>
        <w:commentReference w:id="56"/>
      </w:r>
      <w:r>
        <w:rPr>
          <w:u w:color="000000"/>
        </w:rPr>
        <w:t xml:space="preserve"> have formed over five years of research, on a specific geographic area. In this case the bibliography is the archaeology of Cyprus in the Byzantine period. Each bibliographic reference is the authority for a particular spelling of a particular place-name, e.g. “</w:t>
      </w:r>
      <w:proofErr w:type="spellStart"/>
      <w:r>
        <w:rPr>
          <w:u w:color="000000"/>
        </w:rPr>
        <w:t>Paphos</w:t>
      </w:r>
      <w:proofErr w:type="spellEnd"/>
      <w:r>
        <w:rPr>
          <w:u w:color="000000"/>
        </w:rPr>
        <w:t>” as opposed to “</w:t>
      </w:r>
      <w:proofErr w:type="spellStart"/>
      <w:r>
        <w:rPr>
          <w:u w:color="000000"/>
        </w:rPr>
        <w:t>Pafos</w:t>
      </w:r>
      <w:proofErr w:type="spellEnd"/>
      <w:r>
        <w:rPr>
          <w:u w:color="000000"/>
        </w:rPr>
        <w:t xml:space="preserve">”. The user wishes to use </w:t>
      </w:r>
      <w:commentRangeStart w:id="57"/>
      <w:r>
        <w:rPr>
          <w:u w:color="000000"/>
        </w:rPr>
        <w:t>their</w:t>
      </w:r>
      <w:commentRangeEnd w:id="57"/>
      <w:r w:rsidR="00CF5DA3">
        <w:rPr>
          <w:rStyle w:val="CommentReference"/>
        </w:rPr>
        <w:commentReference w:id="57"/>
      </w:r>
      <w:r>
        <w:rPr>
          <w:u w:color="000000"/>
        </w:rPr>
        <w:t xml:space="preserve"> bibliographic resource to annotate place-name references in the third-party document with their bibliography. This may be viewed as ‘enhanced citation</w:t>
      </w:r>
      <w:r>
        <w:rPr>
          <w:u w:color="000000"/>
          <w:lang w:val="fr-FR"/>
        </w:rPr>
        <w:t>’</w:t>
      </w:r>
      <w:r>
        <w:rPr>
          <w:u w:color="000000"/>
        </w:rPr>
        <w:t>.</w:t>
      </w:r>
    </w:p>
    <w:p w14:paraId="330D5932" w14:textId="77777777" w:rsidR="007825C4" w:rsidRDefault="007825C4" w:rsidP="00652C50">
      <w:pPr>
        <w:rPr>
          <w:u w:color="000000"/>
        </w:rPr>
      </w:pPr>
      <w:r>
        <w:rPr>
          <w:u w:color="000000"/>
        </w:rPr>
        <w:t xml:space="preserve">Formal/informal: </w:t>
      </w:r>
      <w:r w:rsidRPr="00CF5DA3">
        <w:rPr>
          <w:i/>
          <w:u w:color="000000"/>
        </w:rPr>
        <w:t>The annotations of the text</w:t>
      </w:r>
      <w:r>
        <w:rPr>
          <w:u w:color="000000"/>
        </w:rPr>
        <w:t xml:space="preserve"> is a formal annotation requirement, as the third party text is being annotated with pre-existing information. The annotations of the bibliography are informal, as they provide free text information on each individual item. </w:t>
      </w:r>
    </w:p>
    <w:p w14:paraId="2223A5F6" w14:textId="77777777" w:rsidR="007825C4" w:rsidRDefault="007825C4" w:rsidP="00652C50">
      <w:pPr>
        <w:rPr>
          <w:u w:color="000000"/>
        </w:rPr>
      </w:pPr>
      <w:r>
        <w:rPr>
          <w:u w:color="000000"/>
        </w:rPr>
        <w:t>Asset: The asset is purely textual. Previously the researcher</w:t>
      </w:r>
      <w:r w:rsidR="00623511">
        <w:rPr>
          <w:u w:color="000000"/>
        </w:rPr>
        <w:t>s have</w:t>
      </w:r>
      <w:r>
        <w:rPr>
          <w:u w:color="000000"/>
        </w:rPr>
        <w:t xml:space="preserve">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4CA29D31" w14:textId="77777777" w:rsidR="007825C4" w:rsidRDefault="007825C4" w:rsidP="00652C50">
      <w:pPr>
        <w:rPr>
          <w:u w:color="000000"/>
        </w:rPr>
      </w:pPr>
      <w:r>
        <w:rPr>
          <w:u w:color="000000"/>
        </w:rPr>
        <w:t>Annotations take the form of links to the bibliographic records in the researcher</w:t>
      </w:r>
      <w:r>
        <w:rPr>
          <w:u w:color="000000"/>
          <w:lang w:val="fr-FR"/>
        </w:rPr>
        <w:t>’</w:t>
      </w:r>
      <w:r>
        <w:rPr>
          <w:u w:color="000000"/>
        </w:rPr>
        <w:t xml:space="preserve">s database, and also the annotations </w:t>
      </w:r>
      <w:commentRangeStart w:id="58"/>
      <w:r>
        <w:rPr>
          <w:u w:color="000000"/>
        </w:rPr>
        <w:t>they</w:t>
      </w:r>
      <w:commentRangeEnd w:id="58"/>
      <w:r w:rsidR="009C4D9A">
        <w:rPr>
          <w:rStyle w:val="CommentReference"/>
        </w:rPr>
        <w:commentReference w:id="58"/>
      </w:r>
      <w:r>
        <w:rPr>
          <w:u w:color="000000"/>
        </w:rPr>
        <w:t xml:space="preserve"> have made on the bibliographic records. The latter might include ‘is this reference up to date</w:t>
      </w:r>
      <w:r>
        <w:rPr>
          <w:u w:color="000000"/>
          <w:lang w:val="fr-FR"/>
        </w:rPr>
        <w:t xml:space="preserve">’ </w:t>
      </w:r>
      <w:r>
        <w:rPr>
          <w:u w:color="000000"/>
        </w:rPr>
        <w:t>or ‘is it being cited in agreement or disagreement</w:t>
      </w:r>
      <w:r>
        <w:rPr>
          <w:u w:color="000000"/>
          <w:lang w:val="fr-FR"/>
        </w:rPr>
        <w:t>’</w:t>
      </w:r>
      <w:r>
        <w:rPr>
          <w:u w:color="000000"/>
        </w:rPr>
        <w:t xml:space="preserve">. </w:t>
      </w:r>
    </w:p>
    <w:p w14:paraId="15753DF1" w14:textId="77777777" w:rsidR="007825C4" w:rsidRDefault="007825C4" w:rsidP="00652C50">
      <w:pPr>
        <w:rPr>
          <w:u w:color="000000"/>
        </w:rPr>
      </w:pPr>
      <w:r>
        <w:rPr>
          <w:u w:color="000000"/>
        </w:rPr>
        <w:t>The annotations in the bibliography should be able to link simultaneously to multiple bibliographic references.</w:t>
      </w:r>
    </w:p>
    <w:p w14:paraId="4DD5F18F" w14:textId="77777777" w:rsidR="007825C4" w:rsidRDefault="007825C4" w:rsidP="00652C50">
      <w:pPr>
        <w:rPr>
          <w:u w:color="000000"/>
        </w:rPr>
      </w:pPr>
      <w:r>
        <w:rPr>
          <w:u w:color="000000"/>
        </w:rPr>
        <w:t xml:space="preserve">Necessary functions: </w:t>
      </w:r>
    </w:p>
    <w:p w14:paraId="23A0DED5" w14:textId="77777777" w:rsidR="007825C4" w:rsidRDefault="007825C4" w:rsidP="007825C4">
      <w:pPr>
        <w:pStyle w:val="ListParagraph"/>
        <w:numPr>
          <w:ilvl w:val="0"/>
          <w:numId w:val="1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Highlight text, placing markers on particular publications as aides-memoire for publication they are working on. This would be whole records/paragraphs rather than individual words.</w:t>
      </w:r>
    </w:p>
    <w:p w14:paraId="6D9149B9" w14:textId="77777777" w:rsidR="007825C4" w:rsidRDefault="007825C4" w:rsidP="007825C4">
      <w:pPr>
        <w:pStyle w:val="ListParagraph"/>
        <w:numPr>
          <w:ilvl w:val="0"/>
          <w:numId w:val="1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also wish to Add comments in the form of scribbled notes.</w:t>
      </w:r>
    </w:p>
    <w:p w14:paraId="79C62ED2" w14:textId="77777777" w:rsidR="007825C4" w:rsidRDefault="007825C4" w:rsidP="007825C4">
      <w:pPr>
        <w:pStyle w:val="ListParagraph"/>
        <w:numPr>
          <w:ilvl w:val="0"/>
          <w:numId w:val="1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wish to Share selected parts of the original resource via email, Twitter, and Facebook, although email is likely to be far the most useful of these, as they will wish to share references to their bibliography with individual colleagues.</w:t>
      </w:r>
    </w:p>
    <w:p w14:paraId="42FF2ECB" w14:textId="77777777" w:rsidR="007825C4" w:rsidRDefault="007825C4" w:rsidP="007825C4">
      <w:pPr>
        <w:pStyle w:val="ListParagraph"/>
        <w:numPr>
          <w:ilvl w:val="0"/>
          <w:numId w:val="1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Enhance text with links. Using records in the bibliography to annotate sections of text in a second document. This would be done by embedding hyperlinks in the second document, pointing back to the bibliography records. </w:t>
      </w:r>
    </w:p>
    <w:p w14:paraId="52B2E901" w14:textId="77777777" w:rsidR="007825C4" w:rsidRDefault="007825C4" w:rsidP="007825C4">
      <w:pPr>
        <w:pStyle w:val="ListParagraph"/>
        <w:numPr>
          <w:ilvl w:val="0"/>
          <w:numId w:val="1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In the application therefore, the third party text is annotated twice, first with the bibliography and second with the annotations of the bibliography. Both types are displayable in hover-over boxes on the third party document.</w:t>
      </w:r>
    </w:p>
    <w:p w14:paraId="34A19B3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6CD3EC4" w14:textId="77777777" w:rsidR="007825C4" w:rsidRDefault="00652C50" w:rsidP="00652C50">
      <w:pPr>
        <w:rPr>
          <w:u w:color="000000"/>
        </w:rPr>
      </w:pPr>
      <w:r>
        <w:rPr>
          <w:u w:color="000000"/>
          <w:lang w:val="es-ES_tradnl"/>
        </w:rPr>
        <w:t>2)</w:t>
      </w:r>
      <w:r w:rsidR="007825C4">
        <w:rPr>
          <w:u w:color="000000"/>
          <w:lang w:val="es-ES_tradnl"/>
        </w:rPr>
        <w:t xml:space="preserve"> </w:t>
      </w:r>
      <w:r w:rsidR="007825C4">
        <w:rPr>
          <w:i/>
          <w:iCs/>
          <w:u w:color="000000"/>
          <w:lang w:val="it-IT"/>
        </w:rPr>
        <w:t xml:space="preserve">Image </w:t>
      </w:r>
      <w:proofErr w:type="spellStart"/>
      <w:r w:rsidR="007825C4">
        <w:rPr>
          <w:i/>
          <w:iCs/>
          <w:u w:color="000000"/>
          <w:lang w:val="it-IT"/>
        </w:rPr>
        <w:t>annotation</w:t>
      </w:r>
      <w:proofErr w:type="spellEnd"/>
      <w:r w:rsidR="007825C4">
        <w:rPr>
          <w:u w:color="000000"/>
        </w:rPr>
        <w:t xml:space="preserve">. Review of tools available: </w:t>
      </w:r>
      <w:proofErr w:type="spellStart"/>
      <w:r w:rsidR="007825C4">
        <w:rPr>
          <w:u w:color="000000"/>
        </w:rPr>
        <w:t>Greenshot</w:t>
      </w:r>
      <w:proofErr w:type="spellEnd"/>
      <w:r w:rsidR="007825C4">
        <w:rPr>
          <w:u w:color="000000"/>
        </w:rPr>
        <w:t xml:space="preserve">, </w:t>
      </w:r>
      <w:proofErr w:type="spellStart"/>
      <w:r w:rsidR="007825C4">
        <w:rPr>
          <w:u w:color="000000"/>
        </w:rPr>
        <w:t>HyperImage</w:t>
      </w:r>
      <w:proofErr w:type="spellEnd"/>
      <w:r w:rsidR="007825C4">
        <w:rPr>
          <w:u w:color="000000"/>
        </w:rPr>
        <w:t xml:space="preserve">, </w:t>
      </w:r>
      <w:proofErr w:type="spellStart"/>
      <w:r w:rsidR="007825C4">
        <w:rPr>
          <w:u w:color="000000"/>
        </w:rPr>
        <w:t>NewRadial</w:t>
      </w:r>
      <w:proofErr w:type="spellEnd"/>
      <w:r w:rsidR="007825C4">
        <w:rPr>
          <w:u w:color="000000"/>
        </w:rPr>
        <w:t xml:space="preserve"> (INKE),  </w:t>
      </w:r>
      <w:proofErr w:type="spellStart"/>
      <w:r w:rsidR="007825C4">
        <w:rPr>
          <w:u w:color="000000"/>
        </w:rPr>
        <w:t>Skitch</w:t>
      </w:r>
      <w:proofErr w:type="spellEnd"/>
      <w:r w:rsidR="007825C4">
        <w:rPr>
          <w:u w:color="000000"/>
        </w:rPr>
        <w:t xml:space="preserve">, </w:t>
      </w:r>
      <w:proofErr w:type="spellStart"/>
      <w:r w:rsidR="007825C4">
        <w:rPr>
          <w:u w:color="000000"/>
        </w:rPr>
        <w:t>UVic</w:t>
      </w:r>
      <w:proofErr w:type="spellEnd"/>
      <w:r w:rsidR="007825C4">
        <w:rPr>
          <w:u w:color="000000"/>
        </w:rPr>
        <w:t xml:space="preserve"> Image </w:t>
      </w:r>
      <w:proofErr w:type="spellStart"/>
      <w:r w:rsidR="007825C4">
        <w:rPr>
          <w:u w:color="000000"/>
        </w:rPr>
        <w:t>Markup</w:t>
      </w:r>
      <w:proofErr w:type="spellEnd"/>
      <w:r w:rsidR="007825C4">
        <w:rPr>
          <w:u w:color="000000"/>
        </w:rPr>
        <w:t xml:space="preserve"> Tool.  These tools are both </w:t>
      </w:r>
      <w:proofErr w:type="spellStart"/>
      <w:r w:rsidR="007825C4">
        <w:rPr>
          <w:u w:color="000000"/>
        </w:rPr>
        <w:t>configurational</w:t>
      </w:r>
      <w:proofErr w:type="spellEnd"/>
      <w:r w:rsidR="007825C4">
        <w:rPr>
          <w:u w:color="000000"/>
        </w:rPr>
        <w:t xml:space="preserve"> and editorial. This reflects the need to both organize image collections with annotations, and to link comments/notes with them. </w:t>
      </w:r>
    </w:p>
    <w:p w14:paraId="7AEDA33E" w14:textId="77777777" w:rsidR="007825C4" w:rsidRDefault="007825C4" w:rsidP="00652C50">
      <w:pPr>
        <w:rPr>
          <w:u w:color="000000"/>
        </w:rPr>
      </w:pPr>
      <w:r>
        <w:rPr>
          <w:u w:color="000000"/>
        </w:rP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w:t>
      </w:r>
      <w:r>
        <w:rPr>
          <w:u w:color="000000"/>
          <w:lang w:val="fr-FR"/>
        </w:rPr>
        <w:t>’</w:t>
      </w:r>
      <w:r>
        <w:rPr>
          <w:u w:color="000000"/>
        </w:rPr>
        <w:t>s Museum of English Rural Life).</w:t>
      </w:r>
    </w:p>
    <w:p w14:paraId="099C6AA7" w14:textId="77777777" w:rsidR="007825C4" w:rsidRDefault="007825C4" w:rsidP="00652C50">
      <w:pPr>
        <w:rPr>
          <w:u w:color="000000"/>
        </w:rPr>
      </w:pPr>
      <w:r>
        <w:rPr>
          <w:u w:color="000000"/>
        </w:rPr>
        <w:t xml:space="preserve">This scenario is applicable to scholars, but also, potentially, to museum and collections curators. </w:t>
      </w:r>
    </w:p>
    <w:p w14:paraId="50B43626" w14:textId="77777777" w:rsidR="007825C4" w:rsidRDefault="007825C4" w:rsidP="00652C50">
      <w:pPr>
        <w:rPr>
          <w:u w:color="000000"/>
        </w:rPr>
      </w:pPr>
      <w:r>
        <w:rPr>
          <w:u w:color="000000"/>
        </w:rPr>
        <w:t>Formal/informal: Mostly, the functionalities required are informal. The main need is to support the user in providing commentaries on individual images, and to select particular parts of particular images for specific commentary on those specific parts. However, the user may also wish to construct formal lists/taxonomies of the various aspects depicted. These could include objects (e.g. teapots, statues, vases, weapons, vehicles), time periods, and locations.  Asset: the assets are images, stored either locally in the user</w:t>
      </w:r>
      <w:r>
        <w:rPr>
          <w:u w:color="000000"/>
          <w:lang w:val="fr-FR"/>
        </w:rPr>
        <w:t>’</w:t>
      </w:r>
      <w:r>
        <w:rPr>
          <w:u w:color="000000"/>
        </w:rPr>
        <w:t xml:space="preserve">s computer, or in a private cloud space. </w:t>
      </w:r>
    </w:p>
    <w:p w14:paraId="2C8E3376" w14:textId="77777777" w:rsidR="007825C4" w:rsidRDefault="007825C4" w:rsidP="00652C50">
      <w:pPr>
        <w:rPr>
          <w:u w:color="000000"/>
        </w:rPr>
      </w:pPr>
      <w:r>
        <w:rPr>
          <w:u w:color="000000"/>
        </w:rPr>
        <w:t xml:space="preserve">Necessary functions: </w:t>
      </w:r>
    </w:p>
    <w:p w14:paraId="6658FFAB" w14:textId="77777777" w:rsidR="007825C4" w:rsidRDefault="007825C4" w:rsidP="007825C4">
      <w:pPr>
        <w:pStyle w:val="ListParagraph"/>
        <w:numPr>
          <w:ilvl w:val="0"/>
          <w:numId w:val="2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primary function needed is to Add comments in the form of scribbled notes (text to image). Either the user will wish to tag entire images or selected parts. In the example below, they will wish to define a particular part of the image, and associate tags and/or full text comments with these. In the example given, this might include </w:t>
      </w:r>
      <w:r>
        <w:rPr>
          <w:rFonts w:hAnsi="Times New Roman"/>
          <w:lang w:val="en-US"/>
        </w:rPr>
        <w:t>‘</w:t>
      </w:r>
      <w:r>
        <w:rPr>
          <w:rFonts w:ascii="Times New Roman"/>
          <w:lang w:val="en-US"/>
        </w:rPr>
        <w:t>steam tractor</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hat</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person</w:t>
      </w:r>
      <w:r>
        <w:rPr>
          <w:rFonts w:hAnsi="Times New Roman"/>
          <w:lang w:val="en-US"/>
        </w:rPr>
        <w:t>’</w:t>
      </w:r>
      <w:r>
        <w:rPr>
          <w:rFonts w:ascii="Times New Roman"/>
          <w:lang w:val="en-US"/>
        </w:rPr>
        <w:t xml:space="preserve">, and </w:t>
      </w:r>
      <w:r>
        <w:rPr>
          <w:rFonts w:hAnsi="Times New Roman"/>
          <w:lang w:val="en-US"/>
        </w:rPr>
        <w:t>‘</w:t>
      </w:r>
      <w:r>
        <w:rPr>
          <w:rFonts w:ascii="Times New Roman"/>
          <w:lang w:val="en-US"/>
        </w:rPr>
        <w:t xml:space="preserve">building. </w:t>
      </w:r>
    </w:p>
    <w:p w14:paraId="7F554019" w14:textId="77777777" w:rsidR="007825C4" w:rsidRDefault="007825C4" w:rsidP="007825C4">
      <w:pPr>
        <w:pStyle w:val="ListParagraph"/>
        <w:numPr>
          <w:ilvl w:val="0"/>
          <w:numId w:val="2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is likely to wish to share selected parts of the original resource via email, Twitter, and Facebook. In the case of a scholar, they wish to share only by email. In the case of a curator, or public engagement professional, they may wish to share via social media, e.g. using the #</w:t>
      </w:r>
      <w:proofErr w:type="spellStart"/>
      <w:r>
        <w:rPr>
          <w:rFonts w:ascii="Times New Roman"/>
          <w:lang w:val="en-US"/>
        </w:rPr>
        <w:t>AskACurator</w:t>
      </w:r>
      <w:proofErr w:type="spellEnd"/>
      <w:r>
        <w:rPr>
          <w:rFonts w:ascii="Times New Roman"/>
          <w:lang w:val="en-US"/>
        </w:rPr>
        <w:t xml:space="preserve"> or #</w:t>
      </w:r>
      <w:proofErr w:type="spellStart"/>
      <w:r>
        <w:rPr>
          <w:rFonts w:ascii="Times New Roman"/>
          <w:lang w:val="en-US"/>
        </w:rPr>
        <w:t>MuseumsWeek</w:t>
      </w:r>
      <w:proofErr w:type="spellEnd"/>
      <w:r>
        <w:rPr>
          <w:rFonts w:ascii="Times New Roman"/>
          <w:lang w:val="en-US"/>
        </w:rPr>
        <w:t xml:space="preserve"> </w:t>
      </w:r>
      <w:proofErr w:type="spellStart"/>
      <w:r>
        <w:rPr>
          <w:rFonts w:ascii="Times New Roman"/>
          <w:lang w:val="en-US"/>
        </w:rPr>
        <w:t>hashtags</w:t>
      </w:r>
      <w:proofErr w:type="spellEnd"/>
      <w:r>
        <w:rPr>
          <w:rFonts w:ascii="Times New Roman"/>
          <w:lang w:val="en-US"/>
        </w:rPr>
        <w:t>. To do this, they will have to Save their own annotations locally.</w:t>
      </w:r>
    </w:p>
    <w:p w14:paraId="0488FE64" w14:textId="77777777" w:rsidR="007825C4" w:rsidRDefault="007825C4" w:rsidP="007825C4">
      <w:pPr>
        <w:pStyle w:val="ListParagraph"/>
        <w:numPr>
          <w:ilvl w:val="0"/>
          <w:numId w:val="2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It will be necessary to Track versions of annotations. </w:t>
      </w:r>
    </w:p>
    <w:p w14:paraId="1693E6D2" w14:textId="77777777" w:rsidR="007825C4" w:rsidRDefault="007825C4" w:rsidP="007825C4">
      <w:pPr>
        <w:pStyle w:val="ListParagraph"/>
        <w:numPr>
          <w:ilvl w:val="0"/>
          <w:numId w:val="2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wish to Tag a whole images with keywords. This functionality is already supported by www.flickr/com/commons, so the use of the Flickr API would be more appropriate than the construction of a new system. </w:t>
      </w:r>
    </w:p>
    <w:p w14:paraId="430ACB60" w14:textId="77777777" w:rsidR="007825C4" w:rsidRDefault="007825C4" w:rsidP="007825C4">
      <w:pPr>
        <w:pStyle w:val="ListParagraph"/>
        <w:numPr>
          <w:ilvl w:val="0"/>
          <w:numId w:val="2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should have the ability to embed bibliographic references in the annotations. They could then, for example, connect related entries from the V&amp;A catalogue in London (http://collections.vam.ac.uk), treating each collection entry as a bibliographic entity.</w:t>
      </w:r>
    </w:p>
    <w:p w14:paraId="1028E77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C455013" w14:textId="77777777" w:rsidR="007825C4" w:rsidRDefault="00652C50" w:rsidP="00652C50">
      <w:pPr>
        <w:rPr>
          <w:u w:color="000000"/>
        </w:rPr>
      </w:pPr>
      <w:r>
        <w:rPr>
          <w:u w:color="000000"/>
          <w:lang w:val="es-ES_tradnl"/>
        </w:rPr>
        <w:t>3)</w:t>
      </w:r>
      <w:r w:rsidR="007825C4">
        <w:rPr>
          <w:u w:color="000000"/>
          <w:lang w:val="es-ES_tradnl"/>
        </w:rPr>
        <w:t xml:space="preserve"> </w:t>
      </w:r>
      <w:r w:rsidR="007825C4">
        <w:rPr>
          <w:i/>
          <w:iCs/>
          <w:u w:color="000000"/>
          <w:lang w:val="it-IT"/>
        </w:rPr>
        <w:t xml:space="preserve">Web page </w:t>
      </w:r>
      <w:proofErr w:type="spellStart"/>
      <w:r w:rsidR="007825C4">
        <w:rPr>
          <w:i/>
          <w:iCs/>
          <w:u w:color="000000"/>
          <w:lang w:val="it-IT"/>
        </w:rPr>
        <w:t>annotation</w:t>
      </w:r>
      <w:proofErr w:type="spellEnd"/>
      <w:r w:rsidR="007825C4">
        <w:rPr>
          <w:u w:color="000000"/>
        </w:rPr>
        <w:t>.</w:t>
      </w:r>
      <w:r>
        <w:rPr>
          <w:u w:color="000000"/>
        </w:rPr>
        <w:t xml:space="preserve"> </w:t>
      </w:r>
      <w:r w:rsidR="007825C4">
        <w:rPr>
          <w:u w:color="000000"/>
        </w:rPr>
        <w:t xml:space="preserve">Review of tools available: </w:t>
      </w:r>
      <w:proofErr w:type="spellStart"/>
      <w:r w:rsidR="007825C4">
        <w:rPr>
          <w:u w:color="000000"/>
        </w:rPr>
        <w:t>Mediathread</w:t>
      </w:r>
      <w:proofErr w:type="spellEnd"/>
      <w:r w:rsidR="007825C4">
        <w:rPr>
          <w:u w:color="000000"/>
        </w:rPr>
        <w:t xml:space="preserve">, </w:t>
      </w:r>
      <w:proofErr w:type="spellStart"/>
      <w:r w:rsidR="007825C4">
        <w:rPr>
          <w:u w:color="000000"/>
        </w:rPr>
        <w:t>Rehersal</w:t>
      </w:r>
      <w:proofErr w:type="spellEnd"/>
      <w:r w:rsidR="007825C4">
        <w:rPr>
          <w:u w:color="000000"/>
        </w:rPr>
        <w:t xml:space="preserve"> Assistant, </w:t>
      </w:r>
      <w:proofErr w:type="spellStart"/>
      <w:r w:rsidR="007825C4">
        <w:rPr>
          <w:u w:color="000000"/>
        </w:rPr>
        <w:t>Vertov</w:t>
      </w:r>
      <w:proofErr w:type="spellEnd"/>
      <w:r w:rsidR="007825C4">
        <w:rPr>
          <w:u w:color="000000"/>
        </w:rPr>
        <w:t xml:space="preserve">, A.nnotate.com, </w:t>
      </w:r>
      <w:proofErr w:type="spellStart"/>
      <w:r w:rsidR="007825C4">
        <w:rPr>
          <w:u w:color="000000"/>
        </w:rPr>
        <w:t>Annozilla</w:t>
      </w:r>
      <w:proofErr w:type="spellEnd"/>
      <w:r w:rsidR="007825C4">
        <w:rPr>
          <w:u w:color="000000"/>
        </w:rPr>
        <w:t xml:space="preserve"> (</w:t>
      </w:r>
      <w:proofErr w:type="spellStart"/>
      <w:r w:rsidR="007825C4">
        <w:rPr>
          <w:u w:color="000000"/>
        </w:rPr>
        <w:t>Annotea</w:t>
      </w:r>
      <w:proofErr w:type="spellEnd"/>
      <w:r w:rsidR="007825C4">
        <w:rPr>
          <w:u w:color="000000"/>
        </w:rPr>
        <w:t xml:space="preserve"> on Mozilla), Fleck, </w:t>
      </w:r>
      <w:proofErr w:type="spellStart"/>
      <w:r w:rsidR="007825C4">
        <w:rPr>
          <w:u w:color="000000"/>
        </w:rPr>
        <w:t>NoteBook</w:t>
      </w:r>
      <w:proofErr w:type="spellEnd"/>
      <w:r w:rsidR="007825C4">
        <w:rPr>
          <w:u w:color="000000"/>
        </w:rPr>
        <w:t xml:space="preserve">, Project Pad, </w:t>
      </w:r>
      <w:proofErr w:type="spellStart"/>
      <w:r w:rsidR="007825C4">
        <w:rPr>
          <w:u w:color="000000"/>
        </w:rPr>
        <w:t>SharedCopy</w:t>
      </w:r>
      <w:proofErr w:type="spellEnd"/>
      <w:r w:rsidR="007825C4">
        <w:rPr>
          <w:u w:color="000000"/>
        </w:rPr>
        <w:t xml:space="preserve">, </w:t>
      </w:r>
      <w:proofErr w:type="spellStart"/>
      <w:r w:rsidR="007825C4">
        <w:rPr>
          <w:u w:color="000000"/>
        </w:rPr>
        <w:t>Springpad</w:t>
      </w:r>
      <w:proofErr w:type="spellEnd"/>
      <w:r w:rsidR="007825C4">
        <w:rPr>
          <w:u w:color="000000"/>
        </w:rPr>
        <w:t xml:space="preserve">, </w:t>
      </w:r>
      <w:proofErr w:type="spellStart"/>
      <w:r w:rsidR="007825C4">
        <w:rPr>
          <w:u w:color="000000"/>
        </w:rPr>
        <w:t>Trailfire</w:t>
      </w:r>
      <w:proofErr w:type="spellEnd"/>
      <w:r w:rsidR="007825C4">
        <w:rPr>
          <w:u w:color="000000"/>
        </w:rPr>
        <w:t>.  All but three of these tools are editorial. This reflects the fact that browser-based bookmarking and generic services such as https://delicious.com are adequate to meet most researchers</w:t>
      </w:r>
      <w:r w:rsidR="007825C4">
        <w:rPr>
          <w:u w:color="000000"/>
          <w:lang w:val="fr-FR"/>
        </w:rPr>
        <w:t xml:space="preserve">’ </w:t>
      </w:r>
      <w:r w:rsidR="007825C4">
        <w:rPr>
          <w:u w:color="000000"/>
        </w:rPr>
        <w:t>needs for organizing collections of web pages, the need for editorial, comment-based annotation is far more acute.</w:t>
      </w:r>
    </w:p>
    <w:p w14:paraId="5A1D9C14" w14:textId="77777777" w:rsidR="007825C4" w:rsidRDefault="007825C4" w:rsidP="00652C50">
      <w:pPr>
        <w:rPr>
          <w:u w:color="000000"/>
        </w:rPr>
      </w:pPr>
      <w:r>
        <w:rPr>
          <w:u w:color="000000"/>
        </w:rPr>
        <w:t>Scenario: User is researching methods used in 3D reconstruction of archaeological sites and objects.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resources which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3CF9876E" w14:textId="77777777" w:rsidR="007825C4" w:rsidRDefault="007825C4" w:rsidP="00652C50">
      <w:pPr>
        <w:rPr>
          <w:u w:color="000000"/>
        </w:rPr>
      </w:pPr>
      <w:r>
        <w:rPr>
          <w:u w:color="000000"/>
        </w:rPr>
        <w:t>Formal/informal: this is an informal referencing requirement, as the researcher will only be adding new information in the form of annotations.</w:t>
      </w:r>
    </w:p>
    <w:p w14:paraId="4BCD4A79" w14:textId="77777777" w:rsidR="007825C4" w:rsidRDefault="007825C4" w:rsidP="00652C50">
      <w:pPr>
        <w:rPr>
          <w:u w:color="000000"/>
        </w:rPr>
      </w:pPr>
      <w:r>
        <w:rPr>
          <w:u w:color="000000"/>
        </w:rPr>
        <w:t xml:space="preserve">Assets: the assets are primarily text and images, but may also include video. They are not stored locally. </w:t>
      </w:r>
    </w:p>
    <w:p w14:paraId="1DAED0B0" w14:textId="77777777" w:rsidR="00652C50" w:rsidRDefault="007825C4" w:rsidP="00652C50">
      <w:pPr>
        <w:rPr>
          <w:u w:color="000000"/>
        </w:rPr>
      </w:pPr>
      <w:r>
        <w:rPr>
          <w:u w:color="000000"/>
        </w:rPr>
        <w:t xml:space="preserve">Examples include: </w:t>
      </w:r>
    </w:p>
    <w:p w14:paraId="5688A36A" w14:textId="77777777" w:rsidR="007825C4" w:rsidRDefault="007825C4" w:rsidP="00652C50">
      <w:pPr>
        <w:rPr>
          <w:u w:color="000000"/>
        </w:rPr>
      </w:pPr>
      <w:r>
        <w:rPr>
          <w:u w:color="000000"/>
        </w:rPr>
        <w:t>Official advice from Unity</w:t>
      </w:r>
      <w:r w:rsidR="00652C50">
        <w:rPr>
          <w:u w:color="000000"/>
        </w:rPr>
        <w:t xml:space="preserve"> </w:t>
      </w:r>
      <w:r>
        <w:rPr>
          <w:u w:color="000000"/>
        </w:rPr>
        <w:t xml:space="preserve"> (http://unity3d.com/learn/resources/talks/gis-terrain-unity), </w:t>
      </w:r>
    </w:p>
    <w:p w14:paraId="52F1EB2E" w14:textId="77777777" w:rsidR="007825C4" w:rsidRDefault="007825C4" w:rsidP="00652C50">
      <w:pPr>
        <w:rPr>
          <w:u w:color="000000"/>
        </w:rPr>
      </w:pPr>
      <w:r>
        <w:rPr>
          <w:u w:color="000000"/>
        </w:rPr>
        <w:t>Q&amp;A threads (http://answers.unity3d.com/questions/17829/how-can-i-import-</w:t>
      </w:r>
    </w:p>
    <w:p w14:paraId="25D81D1A" w14:textId="72EDE0A6" w:rsidR="007825C4" w:rsidRDefault="007825C4" w:rsidP="00697A3C">
      <w:pPr>
        <w:rPr>
          <w:u w:color="000000"/>
        </w:rPr>
      </w:pPr>
      <w:r>
        <w:rPr>
          <w:u w:color="000000"/>
        </w:rPr>
        <w:t xml:space="preserve">gis-data-into-a-unity-project.html) and bibliography (http://ieeexplore.ieee.org/xpl/login.jsp?tp=&amp;arnumber=5567608&amp;url=http%3A%2F%2Fieeexplore.ieee.org%2Fxpls%2Fabs_all.jsp%3Farnumber%3D5567608). </w:t>
      </w:r>
    </w:p>
    <w:p w14:paraId="6EE13CAB" w14:textId="77777777" w:rsidR="007825C4" w:rsidRDefault="007825C4" w:rsidP="00652C50">
      <w:pPr>
        <w:rPr>
          <w:u w:color="000000"/>
        </w:rPr>
      </w:pPr>
    </w:p>
    <w:p w14:paraId="51E15E3C" w14:textId="77777777" w:rsidR="007825C4" w:rsidRDefault="007825C4" w:rsidP="00652C50">
      <w:pPr>
        <w:rPr>
          <w:u w:color="000000"/>
        </w:rPr>
      </w:pPr>
      <w:r>
        <w:rPr>
          <w:u w:color="000000"/>
        </w:rPr>
        <w:t>Necessary functionalities:</w:t>
      </w:r>
    </w:p>
    <w:p w14:paraId="4DE91636" w14:textId="77777777" w:rsidR="007825C4" w:rsidRDefault="007825C4" w:rsidP="007825C4">
      <w:pPr>
        <w:pStyle w:val="ListParagraph"/>
        <w:numPr>
          <w:ilvl w:val="0"/>
          <w:numId w:val="2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Firstly, the use will need to Save their own annotations in the form of Add comments in the form of scribbled notes (text to text and text to image). </w:t>
      </w:r>
    </w:p>
    <w:p w14:paraId="0205FD79" w14:textId="77777777" w:rsidR="007825C4" w:rsidRDefault="007825C4" w:rsidP="007825C4">
      <w:pPr>
        <w:pStyle w:val="ListParagraph"/>
        <w:numPr>
          <w:ilvl w:val="0"/>
          <w:numId w:val="2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page URL and the part of the page being referred to. It will be necessary to specify start and end points, allowing the user to Highlight text and Highlight images. For this scenario, it will not be necessary to highlight parts of images. </w:t>
      </w:r>
    </w:p>
    <w:p w14:paraId="3AD9B4FE" w14:textId="77777777" w:rsidR="007825C4" w:rsidRDefault="007825C4" w:rsidP="007825C4">
      <w:pPr>
        <w:pStyle w:val="ListParagraph"/>
        <w:numPr>
          <w:ilvl w:val="0"/>
          <w:numId w:val="2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Each annotation will have to be able to point to multiple parts or the same web page, or to multiple web pages.</w:t>
      </w:r>
    </w:p>
    <w:p w14:paraId="4D014A4B" w14:textId="77777777" w:rsidR="007825C4" w:rsidRDefault="007825C4" w:rsidP="007825C4">
      <w:pPr>
        <w:pStyle w:val="ListParagraph"/>
        <w:numPr>
          <w:ilvl w:val="0"/>
          <w:numId w:val="2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458BFDCE" w14:textId="77777777" w:rsidR="007825C4" w:rsidRDefault="007825C4" w:rsidP="007825C4">
      <w:pPr>
        <w:pStyle w:val="ListParagraph"/>
        <w:numPr>
          <w:ilvl w:val="0"/>
          <w:numId w:val="2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This scenario reflects the probability that collaborative annotation is likely to be of (scholarly) use only within relatively well defined groups of researchers working on a common task. The tools overview suggests that there is less demand for community-wide annotation applications.</w:t>
      </w:r>
    </w:p>
    <w:p w14:paraId="2694AA8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05E6C43" w14:textId="77777777" w:rsidR="007825C4" w:rsidRDefault="00652C50" w:rsidP="00652C50">
      <w:pPr>
        <w:rPr>
          <w:u w:color="000000"/>
        </w:rPr>
      </w:pPr>
      <w:r>
        <w:rPr>
          <w:u w:color="000000"/>
          <w:lang w:val="es-ES_tradnl"/>
        </w:rPr>
        <w:t>4)</w:t>
      </w:r>
      <w:r w:rsidR="007825C4">
        <w:rPr>
          <w:u w:color="000000"/>
          <w:lang w:val="es-ES_tradnl"/>
        </w:rPr>
        <w:t xml:space="preserve"> </w:t>
      </w:r>
      <w:r w:rsidR="007825C4">
        <w:rPr>
          <w:i/>
          <w:iCs/>
          <w:u w:color="000000"/>
        </w:rPr>
        <w:t>Syntactic and Semantic annotation</w:t>
      </w:r>
      <w:r w:rsidR="007825C4">
        <w:rPr>
          <w:u w:color="000000"/>
        </w:rPr>
        <w:t>.</w:t>
      </w:r>
      <w:r>
        <w:rPr>
          <w:u w:color="000000"/>
        </w:rPr>
        <w:t xml:space="preserve"> </w:t>
      </w:r>
      <w:r w:rsidR="007825C4">
        <w:rPr>
          <w:u w:color="000000"/>
        </w:rPr>
        <w:t xml:space="preserve">Review of tools available: CLAWS Tagger, GATE, MMax2, </w:t>
      </w:r>
      <w:proofErr w:type="spellStart"/>
      <w:r w:rsidR="007825C4">
        <w:rPr>
          <w:u w:color="000000"/>
        </w:rPr>
        <w:t>Melita</w:t>
      </w:r>
      <w:proofErr w:type="spellEnd"/>
      <w:r w:rsidR="007825C4">
        <w:rPr>
          <w:u w:color="000000"/>
        </w:rPr>
        <w:t xml:space="preserve">, Pundit, </w:t>
      </w:r>
      <w:proofErr w:type="spellStart"/>
      <w:r w:rsidR="007825C4">
        <w:rPr>
          <w:u w:color="000000"/>
        </w:rPr>
        <w:t>Thinkport</w:t>
      </w:r>
      <w:proofErr w:type="spellEnd"/>
      <w:r w:rsidR="007825C4">
        <w:rPr>
          <w:u w:color="000000"/>
        </w:rPr>
        <w:t xml:space="preserve"> Annotator, UAM </w:t>
      </w:r>
      <w:proofErr w:type="spellStart"/>
      <w:r w:rsidR="007825C4">
        <w:rPr>
          <w:u w:color="000000"/>
        </w:rPr>
        <w:t>CorpusTool</w:t>
      </w:r>
      <w:proofErr w:type="spellEnd"/>
      <w:r w:rsidR="007825C4">
        <w:rPr>
          <w:u w:color="000000"/>
        </w:rPr>
        <w:t xml:space="preserve">, Versioning Machine, Word Hoard, </w:t>
      </w:r>
      <w:proofErr w:type="spellStart"/>
      <w:r w:rsidR="007825C4">
        <w:rPr>
          <w:u w:color="000000"/>
        </w:rPr>
        <w:t>WordFreak</w:t>
      </w:r>
      <w:proofErr w:type="spellEnd"/>
      <w:r w:rsidR="007825C4">
        <w:rPr>
          <w:u w:color="000000"/>
        </w:rPr>
        <w:t xml:space="preserve">, brat rapid annotation tool, QDA Miner – Qualitative (Data Analysis Software for Qualitative Research). </w:t>
      </w:r>
    </w:p>
    <w:p w14:paraId="316C05CE" w14:textId="77777777" w:rsidR="007825C4" w:rsidRDefault="007825C4" w:rsidP="00652C50">
      <w:pPr>
        <w:rPr>
          <w:u w:color="000000"/>
        </w:rPr>
      </w:pPr>
      <w:r>
        <w:rPr>
          <w:u w:color="000000"/>
        </w:rPr>
        <w:t xml:space="preserve">Text annotation, both structured (syntactic) and unstructured (semantic) is a fundamental part of the research process in most disciplines. It is by far the most common form of annotation currently carried out by humanities scholars, and supported by the current tools offering. The tools above therefore support a range of </w:t>
      </w:r>
      <w:proofErr w:type="spellStart"/>
      <w:r>
        <w:rPr>
          <w:u w:color="000000"/>
        </w:rPr>
        <w:t>configurational</w:t>
      </w:r>
      <w:proofErr w:type="spellEnd"/>
      <w:r>
        <w:rPr>
          <w:u w:color="000000"/>
        </w:rPr>
        <w:t xml:space="preserve"> and editorial tasks. </w:t>
      </w:r>
    </w:p>
    <w:p w14:paraId="182783E9" w14:textId="77777777" w:rsidR="007825C4" w:rsidRDefault="007825C4" w:rsidP="00652C50">
      <w:pPr>
        <w:rPr>
          <w:rFonts w:ascii="Cambria" w:eastAsia="Cambria" w:hAnsi="Cambria" w:cs="Cambria"/>
          <w:u w:color="000000"/>
        </w:rPr>
      </w:pPr>
      <w:r>
        <w:rPr>
          <w:u w:color="000000"/>
        </w:rPr>
        <w:t xml:space="preserve">Scenario: User (a Latinist and historian) is creating a digital critical edition of Marcus </w:t>
      </w:r>
      <w:proofErr w:type="spellStart"/>
      <w:r>
        <w:rPr>
          <w:u w:color="000000"/>
        </w:rPr>
        <w:t>Tullius</w:t>
      </w:r>
      <w:proofErr w:type="spellEnd"/>
      <w:r>
        <w:rPr>
          <w:u w:color="000000"/>
        </w:rPr>
        <w:t xml:space="preserve"> Cicero</w:t>
      </w:r>
      <w:r>
        <w:rPr>
          <w:u w:color="000000"/>
          <w:lang w:val="fr-FR"/>
        </w:rPr>
        <w:t>’</w:t>
      </w:r>
      <w:r>
        <w:rPr>
          <w:u w:color="000000"/>
        </w:rPr>
        <w:t xml:space="preserve">s judicial speeches. They have downloaded the fifty-two surviving examples from the Perseus Digital Library (http://www.perseus.tufts.edu/hopper) and stored them locally. </w:t>
      </w:r>
      <w:r w:rsidR="00652C50">
        <w:rPr>
          <w:u w:color="000000"/>
        </w:rPr>
        <w:t xml:space="preserve"> </w:t>
      </w:r>
    </w:p>
    <w:p w14:paraId="3EFC2D7A" w14:textId="77777777" w:rsidR="007825C4" w:rsidRDefault="007825C4" w:rsidP="00652C50">
      <w:pPr>
        <w:rPr>
          <w:rFonts w:ascii="Cambria" w:eastAsia="Cambria" w:hAnsi="Cambria" w:cs="Cambria"/>
          <w:u w:color="000000"/>
        </w:rPr>
      </w:pPr>
      <w:r>
        <w:rPr>
          <w:u w:color="000000"/>
        </w:rPr>
        <w:t xml:space="preserve">Formal/informal: Informal annotations are critical here, to add context, historical allusions, biographical notes on persons mentioned and places referred to. However formal annotation methods may also be required, especially in support of automated parsing and natural language processing (NLP). However, much of this information will be already be available as TEI XML </w:t>
      </w:r>
      <w:proofErr w:type="spellStart"/>
      <w:r>
        <w:rPr>
          <w:u w:color="000000"/>
        </w:rPr>
        <w:t>markup</w:t>
      </w:r>
      <w:proofErr w:type="spellEnd"/>
      <w:r>
        <w:rPr>
          <w:u w:color="000000"/>
        </w:rPr>
        <w:t xml:space="preserve"> in the Perseus documents. </w:t>
      </w:r>
      <w:r w:rsidR="00652C50">
        <w:rPr>
          <w:u w:color="000000"/>
        </w:rPr>
        <w:t xml:space="preserve"> </w:t>
      </w:r>
    </w:p>
    <w:p w14:paraId="6B69851F" w14:textId="77777777" w:rsidR="007825C4" w:rsidRDefault="007825C4" w:rsidP="00652C50">
      <w:pPr>
        <w:rPr>
          <w:u w:color="000000"/>
        </w:rPr>
      </w:pPr>
      <w:r>
        <w:rPr>
          <w:u w:color="000000"/>
        </w:rPr>
        <w:t>Necessary functionalities:</w:t>
      </w:r>
    </w:p>
    <w:p w14:paraId="4A24F45E" w14:textId="77777777" w:rsidR="007825C4" w:rsidRDefault="007825C4" w:rsidP="007825C4">
      <w:pPr>
        <w:pStyle w:val="ListParagraph"/>
        <w:numPr>
          <w:ilvl w:val="0"/>
          <w:numId w:val="3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 primary function is to be able to Highlight text that is relevant to a) particular arguments made by Cicero, important passages and references to important exchanges. It will also be necessary to highlight quotations which have significance in other contexts. They will also wish to highlight important general entities (see below).</w:t>
      </w:r>
    </w:p>
    <w:p w14:paraId="06BF889A" w14:textId="77777777" w:rsidR="007825C4" w:rsidRDefault="007825C4" w:rsidP="007825C4">
      <w:pPr>
        <w:pStyle w:val="ListParagraph"/>
        <w:numPr>
          <w:ilvl w:val="0"/>
          <w:numId w:val="3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One the text is highlighted, the user will wish to Add comments in the form of scribbled notes (text to text). As well as free text, they will wish to construct annotations using their own vocabulary lists of important general entities. These will include, but not exhaustively: important personages, such as Caesar, </w:t>
      </w:r>
      <w:proofErr w:type="spellStart"/>
      <w:r>
        <w:rPr>
          <w:rFonts w:ascii="Times New Roman"/>
          <w:lang w:val="en-US"/>
        </w:rPr>
        <w:t>Sextus</w:t>
      </w:r>
      <w:proofErr w:type="spellEnd"/>
      <w:r>
        <w:rPr>
          <w:rFonts w:ascii="Times New Roman"/>
          <w:lang w:val="en-US"/>
        </w:rPr>
        <w:t xml:space="preserve">, Pompey, contemporary events such as the formation of the First Triumvirate and the Civil, places such as Rome, </w:t>
      </w:r>
      <w:proofErr w:type="spellStart"/>
      <w:r>
        <w:rPr>
          <w:rFonts w:ascii="Times New Roman"/>
          <w:lang w:val="en-US"/>
        </w:rPr>
        <w:t>Brundisium</w:t>
      </w:r>
      <w:proofErr w:type="spellEnd"/>
      <w:r>
        <w:rPr>
          <w:rFonts w:ascii="Times New Roman"/>
          <w:lang w:val="en-US"/>
        </w:rPr>
        <w:t xml:space="preserve">, roles  such as </w:t>
      </w:r>
      <w:proofErr w:type="spellStart"/>
      <w:r>
        <w:rPr>
          <w:rFonts w:ascii="Times New Roman"/>
          <w:lang w:val="en-US"/>
        </w:rPr>
        <w:t>aedile</w:t>
      </w:r>
      <w:proofErr w:type="spellEnd"/>
      <w:r>
        <w:rPr>
          <w:rFonts w:ascii="Times New Roman"/>
          <w:lang w:val="en-US"/>
        </w:rPr>
        <w:t xml:space="preserve"> and senator, laws. Any word, phrase or passage that the user wishes to associate with these events would need to be defined and an associative term or terms selected.</w:t>
      </w:r>
    </w:p>
    <w:p w14:paraId="7CE8363C" w14:textId="77777777" w:rsidR="007825C4" w:rsidRDefault="007825C4" w:rsidP="007825C4">
      <w:pPr>
        <w:pStyle w:val="ListParagraph"/>
        <w:numPr>
          <w:ilvl w:val="0"/>
          <w:numId w:val="3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Assuming the critical edition will involve translation or all or part of the corpus, the user will need to annotate any passages where the translation is, for any reason, indirect.</w:t>
      </w:r>
    </w:p>
    <w:p w14:paraId="7375A822" w14:textId="77777777" w:rsidR="007825C4" w:rsidRDefault="007825C4" w:rsidP="007825C4">
      <w:pPr>
        <w:pStyle w:val="ListParagraph"/>
        <w:numPr>
          <w:ilvl w:val="0"/>
          <w:numId w:val="3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It will be essential for the user to be able to Track versions of annotations, and to be able to delete obsolete versions.</w:t>
      </w:r>
    </w:p>
    <w:p w14:paraId="03C028CD" w14:textId="77777777" w:rsidR="007825C4" w:rsidRDefault="007825C4" w:rsidP="007825C4">
      <w:pPr>
        <w:pStyle w:val="ListParagraph"/>
        <w:numPr>
          <w:ilvl w:val="0"/>
          <w:numId w:val="3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They will need to be able to Save their own annotations. </w:t>
      </w:r>
    </w:p>
    <w:p w14:paraId="7DE9EB1A" w14:textId="77777777" w:rsidR="007825C4" w:rsidRDefault="007825C4" w:rsidP="007825C4">
      <w:pPr>
        <w:pStyle w:val="ListParagraph"/>
        <w:numPr>
          <w:ilvl w:val="0"/>
          <w:numId w:val="3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Modify text: Add information to text (within the text) as well as delete information (within the text) if, in their </w:t>
      </w:r>
      <w:proofErr w:type="spellStart"/>
      <w:r>
        <w:rPr>
          <w:rFonts w:ascii="Times New Roman"/>
          <w:lang w:val="en-US"/>
        </w:rPr>
        <w:t>judgement</w:t>
      </w:r>
      <w:proofErr w:type="spellEnd"/>
      <w:r>
        <w:rPr>
          <w:rFonts w:ascii="Times New Roman"/>
          <w:lang w:val="en-US"/>
        </w:rPr>
        <w:t xml:space="preserve">, there is repetition or </w:t>
      </w:r>
      <w:proofErr w:type="spellStart"/>
      <w:r>
        <w:rPr>
          <w:rFonts w:ascii="Times New Roman"/>
          <w:lang w:val="en-US"/>
        </w:rPr>
        <w:t>trantextual</w:t>
      </w:r>
      <w:proofErr w:type="spellEnd"/>
      <w:r>
        <w:rPr>
          <w:rFonts w:ascii="Times New Roman"/>
          <w:lang w:val="en-US"/>
        </w:rPr>
        <w:t xml:space="preserve"> inaccuracy, or if abridgement is needed for any other reason. The deletion, and the text deleted, should be preserved as an annotation. </w:t>
      </w:r>
    </w:p>
    <w:p w14:paraId="11ED5236" w14:textId="77777777" w:rsidR="007825C4" w:rsidRPr="00652C50" w:rsidRDefault="007825C4" w:rsidP="007825C4">
      <w:pPr>
        <w:pStyle w:val="ListParagraph"/>
        <w:numPr>
          <w:ilvl w:val="0"/>
          <w:numId w:val="3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rFonts w:ascii="Cambria" w:eastAsia="Cambria" w:hAnsi="Cambria" w:cs="Cambria"/>
          <w:u w:color="000000"/>
        </w:rPr>
      </w:pPr>
      <w:r w:rsidRPr="00652C50">
        <w:rPr>
          <w:rFonts w:ascii="Times New Roman"/>
          <w:lang w:val="en-US"/>
        </w:rPr>
        <w:t>The user will need to be able to embed links to other texts, bibliography, video and image media.</w:t>
      </w:r>
      <w:r w:rsidR="00652C50" w:rsidRPr="00652C50">
        <w:rPr>
          <w:rFonts w:ascii="Times New Roman"/>
          <w:lang w:val="en-US"/>
        </w:rPr>
        <w:t xml:space="preserve"> </w:t>
      </w:r>
    </w:p>
    <w:p w14:paraId="5877AE9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270DF6D" w14:textId="77777777" w:rsidR="007825C4" w:rsidRDefault="00652C50" w:rsidP="00652C50">
      <w:pPr>
        <w:rPr>
          <w:u w:color="000000"/>
        </w:rPr>
      </w:pPr>
      <w:r>
        <w:rPr>
          <w:u w:color="000000"/>
          <w:lang w:val="es-ES_tradnl"/>
        </w:rPr>
        <w:t xml:space="preserve">5) </w:t>
      </w:r>
      <w:r w:rsidR="007825C4">
        <w:rPr>
          <w:i/>
          <w:iCs/>
          <w:u w:color="000000"/>
        </w:rPr>
        <w:t>Wiki based annotation</w:t>
      </w:r>
      <w:r w:rsidR="007825C4">
        <w:rPr>
          <w:u w:color="000000"/>
        </w:rPr>
        <w:t>.</w:t>
      </w:r>
      <w:r>
        <w:rPr>
          <w:u w:color="000000"/>
        </w:rPr>
        <w:t xml:space="preserve"> </w:t>
      </w:r>
      <w:r w:rsidR="007825C4">
        <w:rPr>
          <w:u w:color="000000"/>
        </w:rPr>
        <w:t xml:space="preserve">Review of tools available: </w:t>
      </w:r>
      <w:proofErr w:type="spellStart"/>
      <w:r w:rsidR="007825C4">
        <w:rPr>
          <w:u w:color="000000"/>
        </w:rPr>
        <w:t>Bibliopedia</w:t>
      </w:r>
      <w:proofErr w:type="spellEnd"/>
      <w:r w:rsidR="007825C4">
        <w:rPr>
          <w:u w:color="000000"/>
        </w:rPr>
        <w:t xml:space="preserve">. The requirements for wiki based annotation are similar to those required for web page annotation. However, there is an additional requirement to capture and annotate changes made to the wiki pages over time. Both available tools have primarily editorial functions. </w:t>
      </w:r>
    </w:p>
    <w:p w14:paraId="3F37F78B" w14:textId="77777777" w:rsidR="007825C4" w:rsidRDefault="007825C4" w:rsidP="00652C50">
      <w:pPr>
        <w:rPr>
          <w:u w:color="000000"/>
        </w:rPr>
      </w:pPr>
      <w:r>
        <w:rPr>
          <w:u w:color="000000"/>
        </w:rPr>
        <w:t>Scenario: User is conducting a project to capture the reception of public monuments, including the Parthenon in Athens. They will therefore need to annotate not only the main page of the wiki, but also the ‘Talk</w:t>
      </w:r>
      <w:r>
        <w:rPr>
          <w:u w:color="000000"/>
          <w:lang w:val="fr-FR"/>
        </w:rPr>
        <w:t xml:space="preserve">’ </w:t>
      </w:r>
      <w:r>
        <w:rPr>
          <w:u w:color="000000"/>
        </w:rPr>
        <w:t>history of the page, and are likely, later on, to have edits/additions to make to the Wikipedia page itself. The project is therefore about using annotation to capture discussion about a contentious page, and  Formal/informal: only informal annotations are relevant here.</w:t>
      </w:r>
    </w:p>
    <w:p w14:paraId="61206A03" w14:textId="77777777" w:rsidR="007825C4" w:rsidRDefault="007825C4" w:rsidP="00652C50">
      <w:pPr>
        <w:rPr>
          <w:u w:color="000000"/>
        </w:rPr>
      </w:pPr>
      <w:r>
        <w:rPr>
          <w:u w:color="000000"/>
        </w:rPr>
        <w:t>Assets: The assets involved are text and images.</w:t>
      </w:r>
    </w:p>
    <w:p w14:paraId="338FCFC1" w14:textId="77777777" w:rsidR="007825C4" w:rsidRDefault="007825C4" w:rsidP="00652C50">
      <w:pPr>
        <w:rPr>
          <w:u w:color="000000"/>
        </w:rPr>
      </w:pPr>
      <w:r>
        <w:rPr>
          <w:u w:color="000000"/>
        </w:rPr>
        <w:t xml:space="preserve">Necessary functionalities: </w:t>
      </w:r>
    </w:p>
    <w:p w14:paraId="2F21F0B6" w14:textId="77777777" w:rsidR="007825C4" w:rsidRDefault="007825C4" w:rsidP="007825C4">
      <w:pPr>
        <w:pStyle w:val="ListParagraph"/>
        <w:numPr>
          <w:ilvl w:val="0"/>
          <w:numId w:val="3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Save their own annotations in the form of Add comments in the form of scribbled notes (text to text and text to image). </w:t>
      </w:r>
    </w:p>
    <w:p w14:paraId="441C488A" w14:textId="77777777" w:rsidR="007825C4" w:rsidRDefault="007825C4" w:rsidP="007825C4">
      <w:pPr>
        <w:pStyle w:val="ListParagraph"/>
        <w:numPr>
          <w:ilvl w:val="0"/>
          <w:numId w:val="3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wiki URL and the part of the page being referred to. It will be necessary to specify start and end points, allowing the user to Highlight text and Highlight images. For this scenario, it will not be necessary to highlight parts of images. </w:t>
      </w:r>
    </w:p>
    <w:p w14:paraId="0C17A87C" w14:textId="77777777" w:rsidR="007825C4" w:rsidRDefault="007825C4" w:rsidP="007825C4">
      <w:pPr>
        <w:pStyle w:val="ListParagraph"/>
        <w:numPr>
          <w:ilvl w:val="0"/>
          <w:numId w:val="3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Each annotation will have to be able to point to multiple parts or the same wiki page, or to multiple web pages. </w:t>
      </w:r>
    </w:p>
    <w:p w14:paraId="02A74211" w14:textId="77777777" w:rsidR="007825C4" w:rsidRDefault="007825C4" w:rsidP="007825C4">
      <w:pPr>
        <w:pStyle w:val="ListParagraph"/>
        <w:numPr>
          <w:ilvl w:val="0"/>
          <w:numId w:val="4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659E2F4F" w14:textId="77777777" w:rsidR="007825C4" w:rsidRDefault="007825C4" w:rsidP="007825C4">
      <w:pPr>
        <w:pStyle w:val="ListParagraph"/>
        <w:numPr>
          <w:ilvl w:val="0"/>
          <w:numId w:val="4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0089DF3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44441E16" w14:textId="77777777" w:rsidR="007825C4" w:rsidRDefault="00652C50" w:rsidP="00652C50">
      <w:pPr>
        <w:rPr>
          <w:rFonts w:ascii="Times Roman" w:eastAsia="Times Roman" w:hAnsi="Times Roman" w:cs="Times Roman"/>
          <w:u w:color="000000"/>
        </w:rPr>
      </w:pPr>
      <w:r>
        <w:rPr>
          <w:u w:color="000000"/>
        </w:rPr>
        <w:t>6)</w:t>
      </w:r>
      <w:r w:rsidR="007825C4">
        <w:rPr>
          <w:u w:color="000000"/>
        </w:rPr>
        <w:t xml:space="preserve"> </w:t>
      </w:r>
      <w:r w:rsidR="007825C4">
        <w:rPr>
          <w:i/>
          <w:iCs/>
          <w:u w:color="000000"/>
        </w:rPr>
        <w:t>Video annotation.</w:t>
      </w:r>
      <w:r>
        <w:rPr>
          <w:i/>
          <w:iCs/>
          <w:u w:color="000000"/>
        </w:rPr>
        <w:t xml:space="preserve"> </w:t>
      </w:r>
      <w:r w:rsidR="007825C4">
        <w:rPr>
          <w:u w:color="000000"/>
        </w:rPr>
        <w:t xml:space="preserve">Review of tools available: </w:t>
      </w:r>
      <w:proofErr w:type="spellStart"/>
      <w:r w:rsidR="007825C4">
        <w:rPr>
          <w:u w:color="000000"/>
        </w:rPr>
        <w:t>Advene</w:t>
      </w:r>
      <w:proofErr w:type="spellEnd"/>
      <w:r w:rsidR="007825C4">
        <w:rPr>
          <w:u w:color="000000"/>
        </w:rPr>
        <w:t xml:space="preserve">, Annotator\'s Workbench, </w:t>
      </w:r>
      <w:proofErr w:type="spellStart"/>
      <w:r w:rsidR="007825C4">
        <w:rPr>
          <w:u w:color="000000"/>
        </w:rPr>
        <w:t>Annotorius</w:t>
      </w:r>
      <w:proofErr w:type="spellEnd"/>
      <w:r w:rsidR="007825C4">
        <w:rPr>
          <w:u w:color="000000"/>
        </w:rPr>
        <w:t xml:space="preserve">, Anvil, </w:t>
      </w:r>
      <w:proofErr w:type="spellStart"/>
      <w:r w:rsidR="007825C4">
        <w:rPr>
          <w:u w:color="000000"/>
          <w:lang w:val="pt-PT"/>
        </w:rPr>
        <w:t>Atlas.ti</w:t>
      </w:r>
      <w:proofErr w:type="spellEnd"/>
      <w:r w:rsidR="007825C4">
        <w:rPr>
          <w:u w:color="000000"/>
        </w:rPr>
        <w:t xml:space="preserve">, </w:t>
      </w:r>
      <w:proofErr w:type="spellStart"/>
      <w:r w:rsidR="007825C4">
        <w:rPr>
          <w:u w:color="000000"/>
        </w:rPr>
        <w:t>HyperImage</w:t>
      </w:r>
      <w:proofErr w:type="spellEnd"/>
      <w:r w:rsidR="007825C4">
        <w:rPr>
          <w:u w:color="000000"/>
        </w:rPr>
        <w:t xml:space="preserve">, </w:t>
      </w:r>
      <w:proofErr w:type="spellStart"/>
      <w:r w:rsidR="007825C4">
        <w:rPr>
          <w:u w:color="000000"/>
        </w:rPr>
        <w:t>Mediathread</w:t>
      </w:r>
      <w:proofErr w:type="spellEnd"/>
      <w:r w:rsidR="007825C4">
        <w:rPr>
          <w:u w:color="000000"/>
        </w:rPr>
        <w:t xml:space="preserve">, Project Pad, </w:t>
      </w:r>
      <w:proofErr w:type="spellStart"/>
      <w:r w:rsidR="007825C4">
        <w:rPr>
          <w:rFonts w:ascii="Times Roman"/>
          <w:u w:color="000000"/>
        </w:rPr>
        <w:t>Rehersal</w:t>
      </w:r>
      <w:proofErr w:type="spellEnd"/>
      <w:r w:rsidR="007825C4">
        <w:rPr>
          <w:rFonts w:ascii="Times Roman"/>
          <w:u w:color="000000"/>
        </w:rPr>
        <w:t xml:space="preserve"> Assistant, </w:t>
      </w:r>
      <w:proofErr w:type="spellStart"/>
      <w:r w:rsidR="007825C4">
        <w:rPr>
          <w:rFonts w:ascii="Times Roman"/>
          <w:u w:color="000000"/>
        </w:rPr>
        <w:t>VideoANT</w:t>
      </w:r>
      <w:proofErr w:type="spellEnd"/>
      <w:r w:rsidR="007825C4">
        <w:rPr>
          <w:rFonts w:ascii="Times Roman"/>
          <w:u w:color="000000"/>
        </w:rPr>
        <w:t>.</w:t>
      </w:r>
    </w:p>
    <w:p w14:paraId="0443102F" w14:textId="77777777" w:rsidR="007825C4" w:rsidRDefault="007825C4" w:rsidP="00652C50">
      <w:pPr>
        <w:rPr>
          <w:u w:color="000000"/>
        </w:rPr>
      </w:pPr>
      <w:r>
        <w:rPr>
          <w:rFonts w:ascii="Times Roman"/>
          <w:u w:color="000000"/>
        </w:rPr>
        <w:t xml:space="preserve">Video annotation is probably not </w:t>
      </w:r>
      <w:r>
        <w:rPr>
          <w:u w:color="000000"/>
        </w:rPr>
        <w:t>the most common form of annotation currently carried out by humanities scholars, however, the literature review shows that several tools that support such activity are in fact used within the HSS communities. This reflects the need to both organise video collections with annotations, and to link comments/notes with them.</w:t>
      </w:r>
    </w:p>
    <w:p w14:paraId="1BD08004" w14:textId="77777777" w:rsidR="007825C4" w:rsidRDefault="007825C4" w:rsidP="00652C50">
      <w:pPr>
        <w:rPr>
          <w:u w:color="000000"/>
        </w:rPr>
      </w:pPr>
      <w:proofErr w:type="spellStart"/>
      <w:r>
        <w:rPr>
          <w:u w:color="000000"/>
          <w:lang w:val="es-ES_tradnl"/>
        </w:rPr>
        <w:t>Scenario</w:t>
      </w:r>
      <w:proofErr w:type="spellEnd"/>
      <w:r>
        <w:rPr>
          <w:u w:color="000000"/>
          <w:lang w:val="es-ES_tradnl"/>
        </w:rPr>
        <w:t>:</w:t>
      </w:r>
      <w:r>
        <w:rPr>
          <w:u w:color="000000"/>
        </w:rPr>
        <w:t xml:space="preserve"> User has downloaded a few videos from </w:t>
      </w:r>
      <w:hyperlink r:id="rId51" w:history="1">
        <w:r>
          <w:rPr>
            <w:rStyle w:val="Hyperlink0"/>
            <w:rFonts w:ascii="Cambria" w:eastAsia="Cambria" w:hAnsi="Cambria" w:cs="Cambria"/>
            <w:u w:color="000000"/>
          </w:rPr>
          <w:t>www.youtube.com</w:t>
        </w:r>
      </w:hyperlink>
      <w:r>
        <w:rPr>
          <w:u w:color="000000"/>
        </w:rPr>
        <w:t xml:space="preserve"> and made a collection themed around the current use of digital tools among Social Sciences and Humanities scholars. He opens such collection to other users, or collaborators. Both the original user and their collaborator can annotate the videos and share such annotations in a research environment. The collection could include keynote speeches, university lectures , conference and seminar papers as well as software tutorials. The user then wants to share selected parts of the original resource via social media, add personal comments and then share such comments via social media as well. </w:t>
      </w:r>
    </w:p>
    <w:p w14:paraId="28CBE1FC" w14:textId="77777777" w:rsidR="007825C4" w:rsidRDefault="007825C4" w:rsidP="00652C50">
      <w:pPr>
        <w:rPr>
          <w:u w:color="000000"/>
        </w:rPr>
      </w:pPr>
      <w:r>
        <w:rPr>
          <w:u w:color="000000"/>
        </w:rPr>
        <w:t>This scenario is applicable to scholars and universities but also, potentially to software engineers and programmers. Formal/informal: both formal and informal annotations can be relevant here.</w:t>
      </w:r>
    </w:p>
    <w:p w14:paraId="30A953CB" w14:textId="77777777" w:rsidR="007825C4" w:rsidRDefault="007825C4" w:rsidP="00652C50">
      <w:pPr>
        <w:rPr>
          <w:u w:color="000000"/>
        </w:rPr>
      </w:pPr>
      <w:r>
        <w:rPr>
          <w:u w:color="000000"/>
        </w:rPr>
        <w:t xml:space="preserve">Assets: the assets are primarily videos but may involve text and images as well. </w:t>
      </w:r>
    </w:p>
    <w:p w14:paraId="6B006504" w14:textId="77777777" w:rsidR="007825C4" w:rsidRDefault="007825C4" w:rsidP="00652C50">
      <w:pPr>
        <w:rPr>
          <w:u w:color="000000"/>
        </w:rPr>
      </w:pPr>
      <w:r>
        <w:rPr>
          <w:u w:color="000000"/>
        </w:rPr>
        <w:t xml:space="preserve">Necessary functionalities: </w:t>
      </w:r>
    </w:p>
    <w:p w14:paraId="0930353B" w14:textId="77777777" w:rsidR="007825C4" w:rsidRDefault="007825C4" w:rsidP="007825C4">
      <w:pPr>
        <w:pStyle w:val="ListParagraph"/>
        <w:numPr>
          <w:ilvl w:val="0"/>
          <w:numId w:val="4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1976C5C5" w14:textId="77777777" w:rsidR="007825C4" w:rsidRDefault="007825C4" w:rsidP="007825C4">
      <w:pPr>
        <w:pStyle w:val="ListParagraph"/>
        <w:numPr>
          <w:ilvl w:val="0"/>
          <w:numId w:val="4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may wish to add comments in the form of Add comments</w:t>
      </w:r>
    </w:p>
    <w:p w14:paraId="7C8DC5EB" w14:textId="77777777" w:rsidR="007825C4" w:rsidRDefault="007825C4" w:rsidP="007825C4">
      <w:pPr>
        <w:pStyle w:val="ListParagraph"/>
        <w:numPr>
          <w:ilvl w:val="0"/>
          <w:numId w:val="4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 xml:space="preserve">The user will want to save their own comments in a collaborative environment </w:t>
      </w:r>
    </w:p>
    <w:p w14:paraId="65EEC0C7" w14:textId="77777777" w:rsidR="007825C4" w:rsidRDefault="007825C4" w:rsidP="007825C4">
      <w:pPr>
        <w:pStyle w:val="ListParagraph"/>
        <w:numPr>
          <w:ilvl w:val="0"/>
          <w:numId w:val="4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Collaborators will have the right to view the user</w:t>
      </w:r>
      <w:r>
        <w:rPr>
          <w:rFonts w:hAnsi="Times New Roman"/>
          <w:lang w:val="en-US"/>
        </w:rPr>
        <w:t>’</w:t>
      </w:r>
      <w:r>
        <w:rPr>
          <w:rFonts w:ascii="Times New Roman"/>
          <w:lang w:val="en-US"/>
        </w:rPr>
        <w:t xml:space="preserve">s annotations as well as to add their own </w:t>
      </w:r>
    </w:p>
    <w:p w14:paraId="13668E9A" w14:textId="77777777" w:rsidR="007825C4" w:rsidRDefault="007825C4" w:rsidP="007825C4">
      <w:pPr>
        <w:pStyle w:val="ListParagraph"/>
        <w:numPr>
          <w:ilvl w:val="0"/>
          <w:numId w:val="4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60796A88" w14:textId="48AC4C3C" w:rsidR="007825C4" w:rsidRDefault="007825C4" w:rsidP="007825C4">
      <w:pPr>
        <w:pStyle w:val="ListParagraph"/>
        <w:numPr>
          <w:ilvl w:val="0"/>
          <w:numId w:val="4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will need to be able to embed links to relevant texts, bibliography, video and image media</w:t>
      </w:r>
      <w:r w:rsidR="008345A7">
        <w:rPr>
          <w:rFonts w:ascii="Times New Roman"/>
          <w:lang w:val="en-US"/>
        </w:rPr>
        <w:t>.</w:t>
      </w:r>
    </w:p>
    <w:p w14:paraId="7DB7D33D" w14:textId="77777777" w:rsidR="008345A7" w:rsidRDefault="009B54F3" w:rsidP="004C72C9">
      <w:pPr>
        <w:pStyle w:val="Heading1"/>
        <w:numPr>
          <w:ilvl w:val="0"/>
          <w:numId w:val="0"/>
        </w:numPr>
        <w:ind w:left="357"/>
      </w:pPr>
      <w:bookmarkStart w:id="59" w:name="_Toc276640553"/>
      <w:r w:rsidRPr="00AC51E7">
        <w:t>A</w:t>
      </w:r>
      <w:r w:rsidR="009E6F0F">
        <w:t>ppendix A: XML schema.</w:t>
      </w:r>
      <w:bookmarkEnd w:id="59"/>
      <w:r w:rsidR="008345A7">
        <w:t xml:space="preserve"> </w:t>
      </w:r>
    </w:p>
    <w:p w14:paraId="3C3C0A3F" w14:textId="77777777" w:rsidR="008345A7" w:rsidRDefault="008345A7" w:rsidP="008345A7">
      <w:r w:rsidRPr="00C32C50">
        <w:t xml:space="preserve">There are 5 sorts of resources in DASISH: </w:t>
      </w:r>
      <w:proofErr w:type="spellStart"/>
      <w:r w:rsidRPr="00B45AEF">
        <w:rPr>
          <w:i/>
        </w:rPr>
        <w:t>CachedRepresentation</w:t>
      </w:r>
      <w:proofErr w:type="spellEnd"/>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them has the corresponding </w:t>
      </w:r>
      <w:proofErr w:type="spellStart"/>
      <w:r w:rsidRPr="00C32C50">
        <w:t>xsd</w:t>
      </w:r>
      <w:proofErr w:type="spellEnd"/>
      <w:r w:rsidRPr="00C32C50">
        <w:t xml:space="preserve">-type in the schema. There is no type with the name </w:t>
      </w:r>
      <w:proofErr w:type="spellStart"/>
      <w:r w:rsidRPr="00B45AEF">
        <w:rPr>
          <w:i/>
        </w:rPr>
        <w:t>CachedRepresentation</w:t>
      </w:r>
      <w:proofErr w:type="spellEnd"/>
      <w:r w:rsidRPr="00C32C50">
        <w:t xml:space="preserve"> because a cached representation is a "pure" resource like an image or a text file that does not contain any meta-information about itself. The metadata of a cached presentation are defined via an instance of </w:t>
      </w:r>
      <w:proofErr w:type="spellStart"/>
      <w:r w:rsidRPr="00B45AEF">
        <w:rPr>
          <w:i/>
        </w:rPr>
        <w:t>CachedRepresentationInfo</w:t>
      </w:r>
      <w:proofErr w:type="spellEnd"/>
      <w:r w:rsidRPr="00C32C50">
        <w:t xml:space="preserve"> type.</w:t>
      </w:r>
      <w:r>
        <w:t xml:space="preserve"> </w:t>
      </w:r>
    </w:p>
    <w:p w14:paraId="6661EFCC" w14:textId="77777777" w:rsidR="008345A7" w:rsidRDefault="008345A7" w:rsidP="008345A7">
      <w:r>
        <w:t>Each of resource</w:t>
      </w:r>
      <w:r w:rsidRPr="00C32C50">
        <w:t xml:space="preserve"> types has an obligatory attribute "</w:t>
      </w:r>
      <w:r>
        <w:t>id</w:t>
      </w:r>
      <w:r w:rsidRPr="00C32C50">
        <w:t>" which contains DASISH identifier pointing to the location of the resource on the DASISH server.</w:t>
      </w:r>
      <w:r>
        <w:t xml:space="preserve"> </w:t>
      </w:r>
      <w:r w:rsidRPr="00C32C50">
        <w:t xml:space="preserve">Resource-info types </w:t>
      </w:r>
      <w:proofErr w:type="spellStart"/>
      <w:r w:rsidRPr="00B45AEF">
        <w:rPr>
          <w:i/>
        </w:rPr>
        <w:t>TargetInfo</w:t>
      </w:r>
      <w:proofErr w:type="spellEnd"/>
      <w:r w:rsidRPr="00C32C50">
        <w:t xml:space="preserve">, </w:t>
      </w:r>
      <w:proofErr w:type="spellStart"/>
      <w:r w:rsidRPr="00B45AEF">
        <w:rPr>
          <w:i/>
        </w:rPr>
        <w:t>AnnotationInfo</w:t>
      </w:r>
      <w:proofErr w:type="spellEnd"/>
      <w:r w:rsidRPr="00C32C50">
        <w:t xml:space="preserve">, </w:t>
      </w:r>
      <w:proofErr w:type="spellStart"/>
      <w:r w:rsidRPr="00B45AEF">
        <w:rPr>
          <w:i/>
        </w:rPr>
        <w:t>NotebookInfo</w:t>
      </w:r>
      <w:proofErr w:type="spellEnd"/>
      <w:r w:rsidRPr="00C32C50">
        <w:t xml:space="preserve"> contain reference to the corresponding resource plus the most important information about the resource. There are corresponding list-of-resource-info types: </w:t>
      </w:r>
      <w:proofErr w:type="spellStart"/>
      <w:r w:rsidRPr="00B45AEF">
        <w:rPr>
          <w:i/>
        </w:rPr>
        <w:t>TargetInfos</w:t>
      </w:r>
      <w:proofErr w:type="spellEnd"/>
      <w:r w:rsidRPr="00C32C50">
        <w:t xml:space="preserve">, </w:t>
      </w:r>
      <w:proofErr w:type="spellStart"/>
      <w:r w:rsidRPr="00B45AEF">
        <w:rPr>
          <w:i/>
        </w:rPr>
        <w:t>AnnotationInfos</w:t>
      </w:r>
      <w:proofErr w:type="spellEnd"/>
      <w:r w:rsidRPr="00C32C50">
        <w:t xml:space="preserve">, </w:t>
      </w:r>
      <w:proofErr w:type="spellStart"/>
      <w:r w:rsidRPr="00B45AEF">
        <w:rPr>
          <w:i/>
        </w:rPr>
        <w:t>NotebookInfos</w:t>
      </w:r>
      <w:proofErr w:type="spellEnd"/>
      <w:r w:rsidRPr="00C32C50">
        <w:t>.</w:t>
      </w:r>
      <w:r>
        <w:t xml:space="preserve"> </w:t>
      </w:r>
    </w:p>
    <w:p w14:paraId="563947F0" w14:textId="77777777" w:rsidR="008345A7" w:rsidRDefault="008345A7" w:rsidP="008345A7"/>
    <w:p w14:paraId="6E89B26D" w14:textId="77777777" w:rsidR="008345A7" w:rsidRPr="00ED7698" w:rsidRDefault="008345A7" w:rsidP="008345A7">
      <w:pPr>
        <w:jc w:val="left"/>
        <w:rPr>
          <w:rFonts w:ascii="Times New Roman" w:hAnsi="Times New Roman" w:cs="Times New Roman"/>
          <w:color w:val="006400"/>
          <w:szCs w:val="22"/>
          <w:lang w:val="en-US"/>
        </w:rPr>
      </w:pP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xs:schema</w:t>
      </w:r>
      <w:proofErr w:type="spellEnd"/>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targetNamespace</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"http://www.dasish.eu/ns/addit"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0099CC"/>
          <w:szCs w:val="22"/>
          <w:lang w:val="en-US"/>
        </w:rPr>
        <w:t>xmlns:xs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"http://www.w3.org/2001/XMLSchema"</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elementFormDefault</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"qualified"</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0099CC"/>
          <w:szCs w:val="22"/>
          <w:lang w:val="en-US"/>
        </w:rPr>
        <w:t>xmlns:dasish</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"http://www.dasish.eu/ns/addit"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xs:import</w:t>
      </w:r>
      <w:proofErr w:type="spellEnd"/>
      <w:r w:rsidRPr="00ED7698">
        <w:rPr>
          <w:rFonts w:ascii="Times New Roman" w:hAnsi="Times New Roman" w:cs="Times New Roman"/>
          <w:color w:val="F5844C"/>
          <w:szCs w:val="22"/>
          <w:lang w:val="en-US"/>
        </w:rPr>
        <w:t xml:space="preserve"> namespace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"http://www.w3.org/XML/1998/namespace"</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schemaLocation</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"http://www.w3.org/2005/08/xml.xsd"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mimeType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"tool"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xml:id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used in the target --&gt;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CachedRepresentationFragment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fragmentString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CachedRepresentationFragmentList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dasish:CachedRepresentationFragment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lastModified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xs:dateTime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"link"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"version"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siblingTargets</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cachedRepresentatinons</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dasish:CachedRepresentationFragmentList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xml:id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"link"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"version"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dasish:TargetInfo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displayName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eMail</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xml:id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xs:boolean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dasish:CurrentPrincipalInfo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 xml:space="preserve">"0"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"Access"</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xs:enumeration</w:t>
      </w:r>
      <w:proofErr w:type="spellEnd"/>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"read"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xs:enumeration</w:t>
      </w:r>
      <w:proofErr w:type="spellEnd"/>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"write"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xs:enumeration</w:t>
      </w:r>
      <w:proofErr w:type="spellEnd"/>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"none"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principalHref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"level"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dasish:Access</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"public"</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dasish:Access</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ownerHref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"headline"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lastModified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xs:dateTime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dasish:TargetInfoList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xml:id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ownerHref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"headline"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lastModified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xs:dateTime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 xml:space="preserve">"0"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xs:choice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textBody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mimeType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mimeType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xs:any</w:t>
      </w:r>
      <w:proofErr w:type="spellEnd"/>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processContents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"skip"</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xs:choice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ownerRef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"title"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lastModified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xs:dateTime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xml:id</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ownerHref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"title"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xs:attribute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href</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dasish:NotebookInfo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Envelopes --&gt;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xs:enumeration</w:t>
      </w:r>
      <w:proofErr w:type="spellEnd"/>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"CREATE_CACHED_REPRESENTATION"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PermissionActionName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xs:enumeration</w:t>
      </w:r>
      <w:proofErr w:type="spellEnd"/>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"PROVIDE_PRINCIPAL_INFO"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xs:restriction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xs:simpleType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"object"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xs:anyURI</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"message"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xs:string</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ActionList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dasish:Action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xs:extension</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xs:complexContent</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response envelope (not a resource, used for all response on POST/PUT requests) --&gt;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"envelope"--&gt;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ResponseBody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xs:choice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dasish:Notebook</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xs:choice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actionList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minOccurs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proofErr w:type="spellStart"/>
      <w:r w:rsidRPr="00ED7698">
        <w:rPr>
          <w:rFonts w:ascii="Times New Roman" w:hAnsi="Times New Roman" w:cs="Times New Roman"/>
          <w:color w:val="F5844C"/>
          <w:szCs w:val="22"/>
          <w:lang w:val="en-US"/>
        </w:rPr>
        <w:t>maxOccurs</w:t>
      </w:r>
      <w:proofErr w:type="spellEnd"/>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xs:sequence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xs:complexType</w:t>
      </w:r>
      <w:proofErr w:type="spellEnd"/>
      <w:r w:rsidRPr="00ED7698">
        <w:rPr>
          <w:rFonts w:ascii="Times New Roman" w:hAnsi="Times New Roman" w:cs="Times New Roman"/>
          <w:color w:val="003296"/>
          <w:szCs w:val="22"/>
          <w:lang w:val="en-US"/>
        </w:rPr>
        <w:t>&gt;</w:t>
      </w:r>
      <w:r w:rsidRPr="00ED7698">
        <w:rPr>
          <w:rFonts w:ascii="Times New Roman" w:hAnsi="Times New Roman" w:cs="Times New Roman"/>
          <w:color w:val="000000"/>
          <w:szCs w:val="22"/>
          <w:lang w:val="en-US"/>
        </w:rPr>
        <w:br/>
      </w:r>
    </w:p>
    <w:p w14:paraId="338F038C" w14:textId="77777777" w:rsidR="008345A7" w:rsidRDefault="008345A7" w:rsidP="008345A7">
      <w:pPr>
        <w:jc w:val="left"/>
        <w:rPr>
          <w:rFonts w:ascii="Times New Roman" w:hAnsi="Times New Roman" w:cs="Times New Roman"/>
          <w:color w:val="003296"/>
          <w:szCs w:val="22"/>
          <w:lang w:val="en-US"/>
        </w:rPr>
      </w:pPr>
      <w:r w:rsidRPr="00ED7698">
        <w:rPr>
          <w:rFonts w:ascii="Times New Roman" w:hAnsi="Times New Roman" w:cs="Times New Roman"/>
          <w:color w:val="006400"/>
          <w:szCs w:val="22"/>
          <w:lang w:val="en-US"/>
        </w:rPr>
        <w:t>&lt;!-- ############ ELEMENTS ################# !--&gt;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dasish:Action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actionList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dasish:CachedRepresentationInfo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cachedRepresentationFragment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dasish:CachedRepresentationFragment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cachedRepresentationFragmentList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dasish:CachedRepresentationFragmentList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dasish:Notebook</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dasish:NotebookInfo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dasish:NotebookInfoList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notebookList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responseBody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dasish:ResponseBody</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dasish:Target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dasish:TargetInfo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dasish:TargetInfoList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targetList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dasish:Principal</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dasish:CurrentPrincipalInfo</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currentPrincipalInfoList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dasish:CurrentPrincipalInfoList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principalList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dasish:ReferenceList</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"access"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dasish:Access</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annotationActionName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dasish:AnnotationActionName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xs:element</w:t>
      </w:r>
      <w:proofErr w:type="spellEnd"/>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permissionActionName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t>
      </w:r>
      <w:proofErr w:type="spellStart"/>
      <w:r w:rsidRPr="00ED7698">
        <w:rPr>
          <w:rFonts w:ascii="Times New Roman" w:hAnsi="Times New Roman" w:cs="Times New Roman"/>
          <w:color w:val="993300"/>
          <w:szCs w:val="22"/>
          <w:lang w:val="en-US"/>
        </w:rPr>
        <w:t>dasish:PermissionActionName</w:t>
      </w:r>
      <w:proofErr w:type="spellEnd"/>
      <w:r w:rsidRPr="00ED7698">
        <w:rPr>
          <w:rFonts w:ascii="Times New Roman" w:hAnsi="Times New Roman" w:cs="Times New Roman"/>
          <w:color w:val="993300"/>
          <w:szCs w:val="22"/>
          <w:lang w:val="en-US"/>
        </w:rPr>
        <w: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3296"/>
          <w:szCs w:val="22"/>
          <w:lang w:val="en-US"/>
        </w:rPr>
        <w:t>&lt;/</w:t>
      </w:r>
      <w:proofErr w:type="spellStart"/>
      <w:r w:rsidRPr="00ED7698">
        <w:rPr>
          <w:rFonts w:ascii="Times New Roman" w:hAnsi="Times New Roman" w:cs="Times New Roman"/>
          <w:color w:val="003296"/>
          <w:szCs w:val="22"/>
          <w:lang w:val="en-US"/>
        </w:rPr>
        <w:t>xs:schema</w:t>
      </w:r>
      <w:proofErr w:type="spellEnd"/>
      <w:r w:rsidRPr="00ED7698">
        <w:rPr>
          <w:rFonts w:ascii="Times New Roman" w:hAnsi="Times New Roman" w:cs="Times New Roman"/>
          <w:color w:val="003296"/>
          <w:szCs w:val="22"/>
          <w:lang w:val="en-US"/>
        </w:rPr>
        <w:t>&gt;</w:t>
      </w:r>
    </w:p>
    <w:p w14:paraId="3DEDF7D2" w14:textId="77777777" w:rsidR="00D81600" w:rsidRPr="00ED7698" w:rsidRDefault="00D81600" w:rsidP="008345A7">
      <w:pPr>
        <w:jc w:val="left"/>
        <w:rPr>
          <w:szCs w:val="22"/>
        </w:rPr>
      </w:pPr>
    </w:p>
    <w:p w14:paraId="65760B3B" w14:textId="77777777" w:rsidR="008345A7" w:rsidRPr="008345A7" w:rsidRDefault="008345A7" w:rsidP="008345A7"/>
    <w:p w14:paraId="2CF8D347" w14:textId="102FD435" w:rsidR="009B54F3" w:rsidRDefault="008345A7" w:rsidP="004C72C9">
      <w:pPr>
        <w:pStyle w:val="Heading1"/>
        <w:numPr>
          <w:ilvl w:val="0"/>
          <w:numId w:val="0"/>
        </w:numPr>
        <w:ind w:left="357"/>
      </w:pPr>
      <w:bookmarkStart w:id="60" w:name="_Toc276640554"/>
      <w:r>
        <w:t>Appendix B: DWAN Wired-Marker manual.</w:t>
      </w:r>
      <w:bookmarkEnd w:id="60"/>
      <w:r>
        <w:t xml:space="preserve"> </w:t>
      </w:r>
    </w:p>
    <w:p w14:paraId="617F4674" w14:textId="77777777" w:rsidR="00757B40" w:rsidRDefault="00757B40" w:rsidP="00757B40">
      <w:r>
        <w:t xml:space="preserve">The </w:t>
      </w:r>
      <w:r w:rsidRPr="00367B2F">
        <w:t xml:space="preserve">DWAN </w:t>
      </w:r>
      <w:r>
        <w:t xml:space="preserve">client </w:t>
      </w:r>
      <w:r w:rsidRPr="00367B2F">
        <w:t>is</w:t>
      </w:r>
      <w:r>
        <w:t xml:space="preserve"> a Firefox extension that enables a user</w:t>
      </w:r>
      <w:r w:rsidRPr="00367B2F">
        <w:t xml:space="preserve"> to create free-text annotations on fragments of webpage content</w:t>
      </w:r>
      <w:r>
        <w:t>. Moreover, the user can make his annotation available for another user by granting reader or writer permission</w:t>
      </w:r>
      <w:r w:rsidRPr="00367B2F">
        <w:t xml:space="preserve">. </w:t>
      </w:r>
      <w:r>
        <w:t xml:space="preserve">The DWAN client has been developed on the basis of </w:t>
      </w:r>
      <w:r w:rsidRPr="004352C4">
        <w:rPr>
          <w:i/>
        </w:rPr>
        <w:t>Wired Marker</w:t>
      </w:r>
      <w:r>
        <w:t xml:space="preserve"> web-annotation software, by adjusting it for collaborative annotating needs.  It is implemented by adding program modules that allow sending and receiving requests to the common server database where annotations of all users are stored.  The DWAN client can be downloaded from the </w:t>
      </w:r>
      <w:proofErr w:type="spellStart"/>
      <w:r>
        <w:t>github</w:t>
      </w:r>
      <w:proofErr w:type="spellEnd"/>
      <w:r>
        <w:t xml:space="preserve"> repository, </w:t>
      </w:r>
      <w:hyperlink r:id="rId52" w:history="1">
        <w:r w:rsidRPr="00D2764C">
          <w:rPr>
            <w:rStyle w:val="Hyperlink"/>
          </w:rPr>
          <w:t>https://github.com/DASISH/dwan-client-wiredmarker/releases</w:t>
        </w:r>
      </w:hyperlink>
      <w:r>
        <w:t>.</w:t>
      </w:r>
    </w:p>
    <w:p w14:paraId="6ABEB6CA" w14:textId="77777777" w:rsidR="00757B40" w:rsidRPr="00D14846" w:rsidRDefault="00757B40" w:rsidP="00757B40">
      <w:pPr>
        <w:rPr>
          <w:lang w:val="en-US" w:eastAsia="en-US"/>
        </w:rPr>
      </w:pPr>
      <w:r>
        <w:t xml:space="preserve">Because of the updates of the DWAN client, Firefox and operating systems, sometimes it is necessary to reinstall the client after a new release. To make a reinstallation free of clashes between settings of older versions, it is highly recommended to create a separate Firefox profile where one installs the DWAN client.   </w:t>
      </w:r>
      <w:r>
        <w:rPr>
          <w:lang w:val="en-US" w:eastAsia="en-US"/>
        </w:rPr>
        <w:t>For instance, to create a Firefox profile on MAC, one can follow one of two methods</w:t>
      </w:r>
      <w:r w:rsidRPr="00367B2F">
        <w:rPr>
          <w:lang w:val="en-US" w:eastAsia="en-US"/>
        </w:rPr>
        <w:t xml:space="preserve">. In either case </w:t>
      </w:r>
      <w:r>
        <w:rPr>
          <w:lang w:val="en-US" w:eastAsia="en-US"/>
        </w:rPr>
        <w:t>it is recommended to</w:t>
      </w:r>
      <w:r w:rsidRPr="00367B2F">
        <w:rPr>
          <w:lang w:val="en-US" w:eastAsia="en-US"/>
        </w:rPr>
        <w:t xml:space="preserve"> watch the Terminal window output in order to trace any heavy exceptions or errors that might occur.</w:t>
      </w:r>
      <w:r>
        <w:rPr>
          <w:lang w:val="en-US" w:eastAsia="en-US"/>
        </w:rPr>
        <w:t xml:space="preserve">  One</w:t>
      </w:r>
      <w:r w:rsidRPr="00367B2F">
        <w:rPr>
          <w:lang w:val="en-US" w:eastAsia="en-US"/>
        </w:rPr>
        <w:t xml:space="preserve"> can create a profile via Terminal by using the</w:t>
      </w:r>
      <w:r>
        <w:rPr>
          <w:lang w:val="en-US" w:eastAsia="en-US"/>
        </w:rPr>
        <w:t xml:space="preserve"> command </w:t>
      </w:r>
      <w:proofErr w:type="spellStart"/>
      <w:r w:rsidRPr="00A71F1F">
        <w:rPr>
          <w:i/>
          <w:lang w:val="en-US" w:eastAsia="en-US"/>
        </w:rPr>
        <w:t>mkdir</w:t>
      </w:r>
      <w:proofErr w:type="spellEnd"/>
      <w:r w:rsidRPr="00A71F1F">
        <w:rPr>
          <w:i/>
          <w:lang w:val="en-US" w:eastAsia="en-US"/>
        </w:rPr>
        <w:t xml:space="preserve"> -p ~/Library/Application\ Support/Firefox/Profiles/</w:t>
      </w:r>
      <w:proofErr w:type="spellStart"/>
      <w:r w:rsidRPr="00A71F1F">
        <w:rPr>
          <w:i/>
          <w:lang w:val="en-US" w:eastAsia="en-US"/>
        </w:rPr>
        <w:t>nameofprofile</w:t>
      </w:r>
      <w:proofErr w:type="spellEnd"/>
      <w:r>
        <w:rPr>
          <w:i/>
          <w:lang w:val="en-US" w:eastAsia="en-US"/>
        </w:rPr>
        <w:t>.</w:t>
      </w:r>
      <w:r>
        <w:rPr>
          <w:lang w:val="en-US" w:eastAsia="en-US"/>
        </w:rPr>
        <w:t xml:space="preserve"> </w:t>
      </w:r>
      <w:r w:rsidRPr="00367B2F">
        <w:rPr>
          <w:lang w:val="en-US" w:eastAsia="en-US"/>
        </w:rPr>
        <w:t xml:space="preserve">Alternatively, </w:t>
      </w:r>
      <w:r>
        <w:rPr>
          <w:lang w:val="en-US" w:eastAsia="en-US"/>
        </w:rPr>
        <w:t xml:space="preserve">one </w:t>
      </w:r>
      <w:r w:rsidRPr="00367B2F">
        <w:rPr>
          <w:lang w:val="en-US" w:eastAsia="en-US"/>
        </w:rPr>
        <w:t>can create a profile with the help of Profile Manager and start Firefox with that profile by:</w:t>
      </w:r>
      <w:r>
        <w:rPr>
          <w:lang w:val="en-US" w:eastAsia="en-US"/>
        </w:rPr>
        <w:t xml:space="preserve"> </w:t>
      </w:r>
      <w:proofErr w:type="spellStart"/>
      <w:r w:rsidRPr="00694A2A">
        <w:rPr>
          <w:i/>
          <w:lang w:val="en-US" w:eastAsia="en-US"/>
        </w:rPr>
        <w:t>macuser</w:t>
      </w:r>
      <w:proofErr w:type="spellEnd"/>
      <w:r w:rsidRPr="00694A2A">
        <w:rPr>
          <w:i/>
          <w:lang w:val="en-US" w:eastAsia="en-US"/>
        </w:rPr>
        <w:t>$ /Applications/</w:t>
      </w:r>
      <w:proofErr w:type="spellStart"/>
      <w:r w:rsidRPr="00694A2A">
        <w:rPr>
          <w:i/>
          <w:lang w:val="en-US" w:eastAsia="en-US"/>
        </w:rPr>
        <w:t>Firefox.app</w:t>
      </w:r>
      <w:proofErr w:type="spellEnd"/>
      <w:r w:rsidRPr="00694A2A">
        <w:rPr>
          <w:i/>
          <w:lang w:val="en-US" w:eastAsia="en-US"/>
        </w:rPr>
        <w:t>/Contents/</w:t>
      </w:r>
      <w:proofErr w:type="spellStart"/>
      <w:r w:rsidRPr="00694A2A">
        <w:rPr>
          <w:i/>
          <w:lang w:val="en-US" w:eastAsia="en-US"/>
        </w:rPr>
        <w:t>MacOS</w:t>
      </w:r>
      <w:proofErr w:type="spellEnd"/>
      <w:r w:rsidRPr="00694A2A">
        <w:rPr>
          <w:i/>
          <w:lang w:val="en-US" w:eastAsia="en-US"/>
        </w:rPr>
        <w:t>/</w:t>
      </w:r>
      <w:proofErr w:type="spellStart"/>
      <w:r w:rsidRPr="00694A2A">
        <w:rPr>
          <w:i/>
          <w:lang w:val="en-US" w:eastAsia="en-US"/>
        </w:rPr>
        <w:t>firefox</w:t>
      </w:r>
      <w:proofErr w:type="spellEnd"/>
      <w:r w:rsidRPr="00694A2A">
        <w:rPr>
          <w:i/>
          <w:lang w:val="en-US" w:eastAsia="en-US"/>
        </w:rPr>
        <w:t xml:space="preserve">-bin </w:t>
      </w:r>
      <w:r>
        <w:rPr>
          <w:i/>
          <w:lang w:val="en-US" w:eastAsia="en-US"/>
        </w:rPr>
        <w:t>–</w:t>
      </w:r>
      <w:r w:rsidRPr="00694A2A">
        <w:rPr>
          <w:i/>
          <w:lang w:val="en-US" w:eastAsia="en-US"/>
        </w:rPr>
        <w:t>p</w:t>
      </w:r>
      <w:r>
        <w:rPr>
          <w:i/>
          <w:lang w:val="en-US" w:eastAsia="en-US"/>
        </w:rPr>
        <w:t xml:space="preserve">. </w:t>
      </w:r>
    </w:p>
    <w:p w14:paraId="31775DBE" w14:textId="77777777" w:rsidR="00757B40" w:rsidRDefault="00757B40" w:rsidP="00757B40">
      <w:pPr>
        <w:rPr>
          <w:lang w:val="en-US" w:eastAsia="en-US"/>
        </w:rPr>
      </w:pPr>
    </w:p>
    <w:p w14:paraId="4B540D40" w14:textId="77777777" w:rsidR="00757B40" w:rsidRDefault="00757B40" w:rsidP="00757B40">
      <w:pPr>
        <w:rPr>
          <w:lang w:val="en-US" w:eastAsia="en-US"/>
        </w:rPr>
      </w:pPr>
      <w:r>
        <w:rPr>
          <w:lang w:val="en-US" w:eastAsia="en-US"/>
        </w:rPr>
        <w:t xml:space="preserve">The instance of the Firefox with the given profile can by launched by the command </w:t>
      </w:r>
    </w:p>
    <w:p w14:paraId="728D382C" w14:textId="77777777" w:rsidR="00757B40" w:rsidRPr="00367B2F" w:rsidRDefault="00757B40" w:rsidP="00757B40">
      <w:pPr>
        <w:ind w:firstLine="0"/>
        <w:jc w:val="left"/>
        <w:rPr>
          <w:rFonts w:eastAsia="Times New Roman" w:cs="Times New Roman"/>
          <w:lang w:val="en-US" w:eastAsia="en-US"/>
        </w:rPr>
      </w:pPr>
      <w:r w:rsidRPr="00A71F1F">
        <w:rPr>
          <w:i/>
          <w:lang w:val="en-US" w:eastAsia="en-US"/>
        </w:rPr>
        <w:t>/Applications/</w:t>
      </w:r>
      <w:proofErr w:type="spellStart"/>
      <w:r w:rsidRPr="00A71F1F">
        <w:rPr>
          <w:i/>
          <w:lang w:val="en-US" w:eastAsia="en-US"/>
        </w:rPr>
        <w:t>Firefox.app</w:t>
      </w:r>
      <w:proofErr w:type="spellEnd"/>
      <w:r w:rsidRPr="00A71F1F">
        <w:rPr>
          <w:i/>
          <w:lang w:val="en-US" w:eastAsia="en-US"/>
        </w:rPr>
        <w:t>/Contents/</w:t>
      </w:r>
      <w:proofErr w:type="spellStart"/>
      <w:r w:rsidRPr="00A71F1F">
        <w:rPr>
          <w:i/>
          <w:lang w:val="en-US" w:eastAsia="en-US"/>
        </w:rPr>
        <w:t>MacOS</w:t>
      </w:r>
      <w:proofErr w:type="spellEnd"/>
      <w:r w:rsidRPr="00A71F1F">
        <w:rPr>
          <w:i/>
          <w:lang w:val="en-US" w:eastAsia="en-US"/>
        </w:rPr>
        <w:t>/</w:t>
      </w:r>
      <w:proofErr w:type="spellStart"/>
      <w:r w:rsidRPr="00A71F1F">
        <w:rPr>
          <w:i/>
          <w:lang w:val="en-US" w:eastAsia="en-US"/>
        </w:rPr>
        <w:t>firefox</w:t>
      </w:r>
      <w:proofErr w:type="spellEnd"/>
      <w:r w:rsidRPr="00A71F1F">
        <w:rPr>
          <w:i/>
          <w:lang w:val="en-US" w:eastAsia="en-US"/>
        </w:rPr>
        <w:t xml:space="preserve"> </w:t>
      </w:r>
      <w:r>
        <w:rPr>
          <w:i/>
          <w:lang w:val="en-US" w:eastAsia="en-US"/>
        </w:rPr>
        <w:t>-profile ~/Library/Application\_</w:t>
      </w:r>
      <w:r w:rsidRPr="00A71F1F">
        <w:rPr>
          <w:i/>
          <w:lang w:val="en-US" w:eastAsia="en-US"/>
        </w:rPr>
        <w:t>Support/Firefox/Profiles/</w:t>
      </w:r>
      <w:proofErr w:type="spellStart"/>
      <w:r w:rsidRPr="00A71F1F">
        <w:rPr>
          <w:i/>
          <w:lang w:val="en-US" w:eastAsia="en-US"/>
        </w:rPr>
        <w:t>nameofprofile</w:t>
      </w:r>
      <w:proofErr w:type="spellEnd"/>
      <w:r w:rsidRPr="00A71F1F">
        <w:rPr>
          <w:i/>
          <w:lang w:val="en-US" w:eastAsia="en-US"/>
        </w:rPr>
        <w:t xml:space="preserve"> -no-remote</w:t>
      </w:r>
      <w:r>
        <w:rPr>
          <w:lang w:val="en-US" w:eastAsia="en-US"/>
        </w:rPr>
        <w:t xml:space="preserve">. </w:t>
      </w:r>
    </w:p>
    <w:p w14:paraId="2EB0EDB7" w14:textId="77777777" w:rsidR="00757B40" w:rsidRDefault="00757B40" w:rsidP="00757B40">
      <w:pPr>
        <w:ind w:firstLine="0"/>
        <w:rPr>
          <w:lang w:val="en-US" w:eastAsia="en-US"/>
        </w:rPr>
      </w:pPr>
    </w:p>
    <w:p w14:paraId="549C5787" w14:textId="77777777" w:rsidR="00757B40" w:rsidRDefault="00757B40" w:rsidP="00757B40">
      <w:r w:rsidRPr="00D04DD8">
        <w:t xml:space="preserve">Having started up a Firefox instance with the profile, drag and drop the </w:t>
      </w:r>
      <w:proofErr w:type="spellStart"/>
      <w:r w:rsidRPr="00D04DD8">
        <w:t>xpi</w:t>
      </w:r>
      <w:proofErr w:type="spellEnd"/>
      <w:r w:rsidRPr="00D04DD8">
        <w:t xml:space="preserve"> file onto the Firefox window in order to install it. Another option is to load and install the </w:t>
      </w:r>
      <w:proofErr w:type="spellStart"/>
      <w:r w:rsidRPr="00D04DD8">
        <w:t>xpi</w:t>
      </w:r>
      <w:proofErr w:type="spellEnd"/>
      <w:r w:rsidRPr="00D04DD8">
        <w:t xml:space="preserve"> file by using the Firefox menu “File - Open File” dialog</w:t>
      </w:r>
      <w:r w:rsidRPr="00367B2F">
        <w:rPr>
          <w:lang w:val="en-US" w:eastAsia="en-US"/>
        </w:rPr>
        <w:t>.</w:t>
      </w:r>
      <w:r>
        <w:rPr>
          <w:lang w:val="en-US" w:eastAsia="en-US"/>
        </w:rPr>
        <w:t xml:space="preserve"> </w:t>
      </w:r>
    </w:p>
    <w:p w14:paraId="0CD6ABEA" w14:textId="77777777" w:rsidR="00757B40" w:rsidRPr="00367B2F" w:rsidRDefault="00757B40" w:rsidP="00757B40">
      <w:pPr>
        <w:rPr>
          <w:rFonts w:eastAsia="Times New Roman" w:cs="Times New Roman"/>
        </w:rPr>
      </w:pPr>
      <w:r w:rsidRPr="00367B2F">
        <w:rPr>
          <w:rFonts w:cs="Arial"/>
          <w:color w:val="000000"/>
        </w:rPr>
        <w:t xml:space="preserve">In order to use DWAN </w:t>
      </w:r>
      <w:r>
        <w:rPr>
          <w:rFonts w:cs="Arial"/>
          <w:color w:val="000000"/>
        </w:rPr>
        <w:t>a user</w:t>
      </w:r>
      <w:r w:rsidRPr="00367B2F">
        <w:rPr>
          <w:rFonts w:cs="Arial"/>
          <w:color w:val="000000"/>
        </w:rPr>
        <w:t xml:space="preserve"> need</w:t>
      </w:r>
      <w:r>
        <w:rPr>
          <w:rFonts w:cs="Arial"/>
          <w:color w:val="000000"/>
        </w:rPr>
        <w:t>s</w:t>
      </w:r>
      <w:r w:rsidRPr="00367B2F">
        <w:rPr>
          <w:rFonts w:cs="Arial"/>
          <w:color w:val="000000"/>
        </w:rPr>
        <w:t xml:space="preserve"> to log-in. DWAN offers two ways of authentication, via </w:t>
      </w:r>
      <w:r>
        <w:rPr>
          <w:rFonts w:cs="Arial"/>
          <w:i/>
          <w:color w:val="000000"/>
        </w:rPr>
        <w:t>Shibboleth</w:t>
      </w:r>
      <w:r w:rsidRPr="00367B2F">
        <w:rPr>
          <w:rFonts w:cs="Arial"/>
          <w:color w:val="000000"/>
        </w:rPr>
        <w:t xml:space="preserve"> (A) and with a</w:t>
      </w:r>
      <w:r>
        <w:rPr>
          <w:rFonts w:cs="Arial"/>
          <w:color w:val="000000"/>
        </w:rPr>
        <w:t xml:space="preserve">n account which a user creates himself by filling up a form on the DWAN server-generated web-page where he provides his login, e-mail address and password </w:t>
      </w:r>
      <w:r w:rsidRPr="00367B2F">
        <w:rPr>
          <w:rFonts w:cs="Arial"/>
          <w:color w:val="000000"/>
        </w:rPr>
        <w:t xml:space="preserve">(B). </w:t>
      </w:r>
      <w:r>
        <w:rPr>
          <w:rFonts w:cs="Arial"/>
          <w:color w:val="000000"/>
        </w:rPr>
        <w:t xml:space="preserve">Below both authentication procedures are described in more detail. </w:t>
      </w:r>
    </w:p>
    <w:p w14:paraId="228DE9A1" w14:textId="77777777" w:rsidR="00757B40" w:rsidRPr="00367B2F" w:rsidRDefault="00757B40" w:rsidP="00757B40">
      <w:pPr>
        <w:rPr>
          <w:rFonts w:eastAsia="Times New Roman" w:cs="Times New Roman"/>
        </w:rPr>
      </w:pPr>
      <w:r w:rsidRPr="00367B2F">
        <w:rPr>
          <w:rFonts w:cs="Arial"/>
          <w:color w:val="000000"/>
        </w:rPr>
        <w:t xml:space="preserve">A) If your institution is listed as a Shibboleth Identity Provider (IP), then you can just use your institution credentials. Choose from the list of Identity Providers, select, and log in. </w:t>
      </w:r>
    </w:p>
    <w:p w14:paraId="3948931D" w14:textId="77777777" w:rsidR="00757B40" w:rsidRPr="00367B2F" w:rsidRDefault="00757B40" w:rsidP="00757B40">
      <w:r w:rsidRPr="00367B2F">
        <w:t>B) If your institution is not listed as a Shibboleth IP, then you can create a user account following the following steps:</w:t>
      </w:r>
    </w:p>
    <w:p w14:paraId="3040A045" w14:textId="096A0A13" w:rsidR="00757B40" w:rsidRDefault="00757B40" w:rsidP="00757B40">
      <w:pPr>
        <w:rPr>
          <w:ins w:id="61" w:author="Daan Broeder" w:date="2014-10-31T16:16:00Z"/>
        </w:rPr>
      </w:pPr>
      <w:r w:rsidRPr="00367B2F">
        <w:t xml:space="preserve">1. go to </w:t>
      </w:r>
      <w:hyperlink r:id="rId53" w:history="1">
        <w:r w:rsidRPr="00367B2F">
          <w:rPr>
            <w:rStyle w:val="Hyperlink"/>
            <w:rFonts w:cs="Arial"/>
            <w:color w:val="1155CC"/>
          </w:rPr>
          <w:t>https://lux17.mpi.nl/ds/webannotator-basic/</w:t>
        </w:r>
      </w:hyperlink>
      <w:r w:rsidRPr="00367B2F">
        <w:t xml:space="preserve"> </w:t>
      </w:r>
      <w:ins w:id="62" w:author="Daan Broeder" w:date="2014-10-31T16:16:00Z">
        <w:r w:rsidR="00A1041B">
          <w:t>(footnote to clarify this is the DWAN server)</w:t>
        </w:r>
      </w:ins>
    </w:p>
    <w:p w14:paraId="3006320E" w14:textId="77777777" w:rsidR="00A1041B" w:rsidRPr="00367B2F" w:rsidRDefault="00A1041B" w:rsidP="00757B40"/>
    <w:p w14:paraId="3A513DA6" w14:textId="77777777" w:rsidR="00757B40" w:rsidRPr="00367B2F" w:rsidRDefault="00757B40" w:rsidP="00757B40">
      <w:r w:rsidRPr="00367B2F">
        <w:t xml:space="preserve">2. click on </w:t>
      </w:r>
      <w:r w:rsidRPr="00367B2F">
        <w:rPr>
          <w:i/>
          <w:iCs/>
        </w:rPr>
        <w:t xml:space="preserve">Register as a non-Shibboleth user </w:t>
      </w:r>
    </w:p>
    <w:p w14:paraId="59B6E730" w14:textId="77777777" w:rsidR="00757B40" w:rsidRPr="00367B2F" w:rsidRDefault="00757B40" w:rsidP="00757B40">
      <w:r w:rsidRPr="00367B2F">
        <w:t>3. fill in the user registration form and submit it</w:t>
      </w:r>
    </w:p>
    <w:p w14:paraId="58D00D21" w14:textId="77777777" w:rsidR="00757B40" w:rsidRPr="00367B2F" w:rsidRDefault="00757B40" w:rsidP="00757B40">
      <w:r w:rsidRPr="00367B2F">
        <w:t>4. press cancel</w:t>
      </w:r>
    </w:p>
    <w:p w14:paraId="40948C05" w14:textId="77777777" w:rsidR="00757B40" w:rsidRPr="00367B2F" w:rsidRDefault="00757B40" w:rsidP="00757B40">
      <w:pPr>
        <w:jc w:val="left"/>
      </w:pPr>
      <w:r w:rsidRPr="00367B2F">
        <w:t xml:space="preserve">5. go to DASISH Web Annotator &gt; Settings &gt; Server &gt; write this link </w:t>
      </w:r>
      <w:hyperlink r:id="rId54" w:history="1">
        <w:r w:rsidRPr="00367B2F">
          <w:rPr>
            <w:rStyle w:val="Hyperlink"/>
            <w:rFonts w:cs="Arial"/>
            <w:color w:val="1155CC"/>
          </w:rPr>
          <w:t>https://lux17.mpi.nl/ds/webannotator-basic</w:t>
        </w:r>
      </w:hyperlink>
      <w:r w:rsidRPr="00367B2F">
        <w:t xml:space="preserve"> in the User Specified box &gt; and close</w:t>
      </w:r>
      <w:r>
        <w:t>.</w:t>
      </w:r>
    </w:p>
    <w:p w14:paraId="1DCC7E46" w14:textId="77777777" w:rsidR="00757B40" w:rsidRPr="00367B2F" w:rsidRDefault="00757B40" w:rsidP="00757B40">
      <w:pPr>
        <w:rPr>
          <w:rFonts w:eastAsia="Times New Roman" w:cs="Times New Roman"/>
        </w:rPr>
      </w:pPr>
    </w:p>
    <w:p w14:paraId="491510D5" w14:textId="77777777" w:rsidR="00757B40" w:rsidRDefault="00757B40" w:rsidP="00757B40">
      <w:pPr>
        <w:pStyle w:val="NormalWeb"/>
        <w:spacing w:before="0" w:beforeAutospacing="0" w:after="0" w:afterAutospacing="0"/>
      </w:pPr>
      <w:r>
        <w:rPr>
          <w:noProof/>
          <w:lang w:val="en-US" w:eastAsia="en-US"/>
        </w:rPr>
        <w:drawing>
          <wp:inline distT="0" distB="0" distL="0" distR="0" wp14:anchorId="5EDB263D" wp14:editId="1856D7B1">
            <wp:extent cx="4156234" cy="2059728"/>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4.52.25.png"/>
                    <pic:cNvPicPr/>
                  </pic:nvPicPr>
                  <pic:blipFill>
                    <a:blip r:embed="rId55">
                      <a:extLst>
                        <a:ext uri="{28A0092B-C50C-407E-A947-70E740481C1C}">
                          <a14:useLocalDpi xmlns:a14="http://schemas.microsoft.com/office/drawing/2010/main" val="0"/>
                        </a:ext>
                      </a:extLst>
                    </a:blip>
                    <a:stretch>
                      <a:fillRect/>
                    </a:stretch>
                  </pic:blipFill>
                  <pic:spPr>
                    <a:xfrm>
                      <a:off x="0" y="0"/>
                      <a:ext cx="4157194" cy="2060204"/>
                    </a:xfrm>
                    <a:prstGeom prst="rect">
                      <a:avLst/>
                    </a:prstGeom>
                  </pic:spPr>
                </pic:pic>
              </a:graphicData>
            </a:graphic>
          </wp:inline>
        </w:drawing>
      </w:r>
    </w:p>
    <w:p w14:paraId="48338735" w14:textId="77777777" w:rsidR="00757B40" w:rsidRDefault="00757B40" w:rsidP="00757B40">
      <w:pPr>
        <w:pStyle w:val="NormalWeb"/>
        <w:spacing w:before="0" w:beforeAutospacing="0" w:after="0" w:afterAutospacing="0"/>
        <w:rPr>
          <w:rFonts w:ascii="Arial" w:hAnsi="Arial" w:cs="Arial"/>
          <w:color w:val="000000"/>
        </w:rPr>
      </w:pPr>
    </w:p>
    <w:p w14:paraId="7BD6CF32" w14:textId="77777777" w:rsidR="00757B40" w:rsidRDefault="00757B40" w:rsidP="00757B40">
      <w:r w:rsidRPr="00E07A5C">
        <w:t>6. Log in using the left side Log-in box</w:t>
      </w:r>
    </w:p>
    <w:p w14:paraId="7AD7B449" w14:textId="77777777" w:rsidR="00757B40" w:rsidRPr="00E07A5C" w:rsidRDefault="00757B40" w:rsidP="00757B40"/>
    <w:p w14:paraId="402C4FED" w14:textId="77777777" w:rsidR="00757B40" w:rsidRPr="00B1523A" w:rsidRDefault="00757B40" w:rsidP="00757B40">
      <w:pPr>
        <w:rPr>
          <w:rFonts w:eastAsia="Times New Roman" w:cs="Times New Roman"/>
        </w:rPr>
      </w:pPr>
      <w:r w:rsidRPr="00B1523A">
        <w:t>Anno</w:t>
      </w:r>
      <w:r>
        <w:t>tations created on other client instances</w:t>
      </w:r>
      <w:r w:rsidRPr="00B1523A">
        <w:t xml:space="preserve"> or by other users are all listed in the </w:t>
      </w:r>
      <w:r w:rsidRPr="00B1523A">
        <w:rPr>
          <w:b/>
          <w:bCs/>
        </w:rPr>
        <w:t>Incoming</w:t>
      </w:r>
      <w:r w:rsidRPr="00B1523A">
        <w:t xml:space="preserve"> folder, in the left side box. </w:t>
      </w:r>
      <w:r>
        <w:t xml:space="preserve">The </w:t>
      </w:r>
      <w:r w:rsidRPr="00B1523A">
        <w:t xml:space="preserve">DASISH website is the default webpage. </w:t>
      </w:r>
      <w:r>
        <w:t>The user navigates to</w:t>
      </w:r>
      <w:r w:rsidRPr="00B1523A">
        <w:t xml:space="preserve"> the page </w:t>
      </w:r>
      <w:r>
        <w:t>he is  interested in</w:t>
      </w:r>
      <w:r w:rsidRPr="00B1523A">
        <w:t xml:space="preserve">. </w:t>
      </w:r>
      <w:r>
        <w:t>If the page has been already annotated, a</w:t>
      </w:r>
      <w:r w:rsidRPr="00B1523A">
        <w:t xml:space="preserve"> full list of annotations will appear</w:t>
      </w:r>
      <w:r>
        <w:t xml:space="preserve"> on the bottom-left side of the browser window. The list </w:t>
      </w:r>
      <w:r w:rsidRPr="00B1523A">
        <w:t xml:space="preserve">can be ordered by </w:t>
      </w:r>
      <w:r>
        <w:t xml:space="preserve">annotations’ </w:t>
      </w:r>
      <w:r w:rsidRPr="00B1523A">
        <w:t xml:space="preserve">title or date. Please note, it is not possible to see the author of the annotations. </w:t>
      </w:r>
    </w:p>
    <w:p w14:paraId="7F03173A" w14:textId="77777777" w:rsidR="00757B40" w:rsidRPr="00B1523A" w:rsidRDefault="00757B40" w:rsidP="00757B40">
      <w:r w:rsidRPr="00B1523A">
        <w:t>To see annotations from the other users, click on the annotation you want to</w:t>
      </w:r>
      <w:r>
        <w:t xml:space="preserve"> se from the full list</w:t>
      </w:r>
      <w:r w:rsidRPr="00B1523A">
        <w:t xml:space="preserve">. It will appear on the webpage in light yellow. </w:t>
      </w:r>
    </w:p>
    <w:p w14:paraId="349F0DFF" w14:textId="77777777" w:rsidR="00757B40" w:rsidRPr="00E07A5C" w:rsidRDefault="00757B40" w:rsidP="00757B40">
      <w:pPr>
        <w:rPr>
          <w:rFonts w:eastAsia="Times New Roman" w:cs="Times New Roman"/>
        </w:rPr>
      </w:pPr>
    </w:p>
    <w:p w14:paraId="54E8C847" w14:textId="77777777" w:rsidR="00757B40" w:rsidRDefault="00757B40" w:rsidP="00757B40">
      <w:pPr>
        <w:pStyle w:val="NormalWeb"/>
        <w:spacing w:before="0" w:beforeAutospacing="0" w:after="0" w:afterAutospacing="0"/>
      </w:pPr>
      <w:r>
        <w:rPr>
          <w:rFonts w:ascii="Arial" w:hAnsi="Arial" w:cs="Arial"/>
          <w:noProof/>
          <w:color w:val="000000"/>
          <w:lang w:val="en-US" w:eastAsia="en-US"/>
        </w:rPr>
        <w:drawing>
          <wp:inline distT="0" distB="0" distL="0" distR="0" wp14:anchorId="569D597F" wp14:editId="6D7F3FD1">
            <wp:extent cx="5577840" cy="3987800"/>
            <wp:effectExtent l="0" t="0" r="10160" b="0"/>
            <wp:docPr id="12" name="Picture 12" descr="et an annotation made by your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an annotation made by your colleagu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7840" cy="3987800"/>
                    </a:xfrm>
                    <a:prstGeom prst="rect">
                      <a:avLst/>
                    </a:prstGeom>
                    <a:noFill/>
                    <a:ln>
                      <a:noFill/>
                    </a:ln>
                  </pic:spPr>
                </pic:pic>
              </a:graphicData>
            </a:graphic>
          </wp:inline>
        </w:drawing>
      </w:r>
    </w:p>
    <w:p w14:paraId="01582111" w14:textId="77777777" w:rsidR="00757B40" w:rsidRDefault="00757B40" w:rsidP="00757B40">
      <w:pPr>
        <w:rPr>
          <w:rFonts w:eastAsia="Times New Roman" w:cs="Times New Roman"/>
        </w:rPr>
      </w:pPr>
    </w:p>
    <w:p w14:paraId="2CF9316A" w14:textId="77777777" w:rsidR="00757B40" w:rsidRPr="00E07A5C" w:rsidRDefault="00757B40" w:rsidP="00757B40">
      <w:r w:rsidRPr="00E07A5C">
        <w:t xml:space="preserve">To </w:t>
      </w:r>
      <w:r>
        <w:t xml:space="preserve">view </w:t>
      </w:r>
      <w:r w:rsidRPr="00E07A5C">
        <w:t xml:space="preserve">own annotations, </w:t>
      </w:r>
      <w:r>
        <w:t>the navigates</w:t>
      </w:r>
      <w:r w:rsidRPr="00E07A5C">
        <w:t xml:space="preserve"> to the </w:t>
      </w:r>
      <w:r w:rsidRPr="00E07A5C">
        <w:rPr>
          <w:b/>
          <w:bCs/>
        </w:rPr>
        <w:t>Marker</w:t>
      </w:r>
      <w:r w:rsidRPr="00E07A5C">
        <w:t xml:space="preserve"> fol</w:t>
      </w:r>
      <w:r>
        <w:t xml:space="preserve">der and click on the colour he </w:t>
      </w:r>
      <w:r w:rsidRPr="00E07A5C">
        <w:t>used to make the annotation</w:t>
      </w:r>
      <w:r>
        <w:t xml:space="preserve"> he is interested in</w:t>
      </w:r>
      <w:r w:rsidRPr="00E07A5C">
        <w:t xml:space="preserve">. </w:t>
      </w:r>
    </w:p>
    <w:p w14:paraId="6EE977BD" w14:textId="77777777" w:rsidR="00757B40" w:rsidRDefault="00757B40" w:rsidP="00757B40">
      <w:pPr>
        <w:rPr>
          <w:rFonts w:eastAsia="Times New Roman" w:cs="Times New Roman"/>
        </w:rPr>
      </w:pPr>
    </w:p>
    <w:p w14:paraId="0DA376E6" w14:textId="77777777" w:rsidR="00757B40" w:rsidRDefault="00757B40" w:rsidP="00757B40">
      <w:pPr>
        <w:pStyle w:val="NormalWeb"/>
        <w:spacing w:before="0" w:beforeAutospacing="0" w:after="0" w:afterAutospacing="0"/>
      </w:pPr>
      <w:r>
        <w:rPr>
          <w:noProof/>
          <w:lang w:val="en-US" w:eastAsia="en-US"/>
        </w:rPr>
        <w:drawing>
          <wp:inline distT="0" distB="0" distL="0" distR="0" wp14:anchorId="45C0173B" wp14:editId="75481842">
            <wp:extent cx="4228736" cy="1702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10.17.png"/>
                    <pic:cNvPicPr/>
                  </pic:nvPicPr>
                  <pic:blipFill>
                    <a:blip r:embed="rId57">
                      <a:extLst>
                        <a:ext uri="{28A0092B-C50C-407E-A947-70E740481C1C}">
                          <a14:useLocalDpi xmlns:a14="http://schemas.microsoft.com/office/drawing/2010/main" val="0"/>
                        </a:ext>
                      </a:extLst>
                    </a:blip>
                    <a:stretch>
                      <a:fillRect/>
                    </a:stretch>
                  </pic:blipFill>
                  <pic:spPr>
                    <a:xfrm>
                      <a:off x="0" y="0"/>
                      <a:ext cx="4231477" cy="1703539"/>
                    </a:xfrm>
                    <a:prstGeom prst="rect">
                      <a:avLst/>
                    </a:prstGeom>
                  </pic:spPr>
                </pic:pic>
              </a:graphicData>
            </a:graphic>
          </wp:inline>
        </w:drawing>
      </w:r>
    </w:p>
    <w:p w14:paraId="531520B5" w14:textId="77777777" w:rsidR="00757B40" w:rsidRDefault="00757B40" w:rsidP="00757B40">
      <w:pPr>
        <w:rPr>
          <w:rFonts w:eastAsia="Times New Roman" w:cs="Times New Roman"/>
        </w:rPr>
      </w:pPr>
    </w:p>
    <w:p w14:paraId="6C94A0B5" w14:textId="77777777" w:rsidR="00757B40" w:rsidRDefault="00757B40" w:rsidP="00757B40"/>
    <w:p w14:paraId="1CE6419B" w14:textId="77777777" w:rsidR="00757B40" w:rsidRPr="00E07A5C" w:rsidRDefault="00757B40" w:rsidP="00757B40">
      <w:r w:rsidRPr="00E07A5C">
        <w:t xml:space="preserve">If one or more annotations do not appear after clicking on them and also after refreshing the page, </w:t>
      </w:r>
      <w:r>
        <w:t xml:space="preserve">it means that </w:t>
      </w:r>
      <w:r w:rsidRPr="00E07A5C">
        <w:t xml:space="preserve">the client cannot resolve the annotated fragment. The most probable reason for this is that the webpage has been changed since it was annotated. </w:t>
      </w:r>
    </w:p>
    <w:p w14:paraId="486FA8E8" w14:textId="77777777" w:rsidR="00757B40" w:rsidRPr="00E07A5C" w:rsidRDefault="00757B40" w:rsidP="00757B40">
      <w:r w:rsidRPr="00E07A5C">
        <w:t xml:space="preserve">However, </w:t>
      </w:r>
      <w:r>
        <w:t>in</w:t>
      </w:r>
      <w:r w:rsidRPr="00E07A5C">
        <w:t xml:space="preserve"> DWAN </w:t>
      </w:r>
      <w:r>
        <w:t xml:space="preserve">a user can see </w:t>
      </w:r>
      <w:r w:rsidRPr="00E07A5C">
        <w:t>the annotations even if the webpage has changed</w:t>
      </w:r>
      <w:r>
        <w:t xml:space="preserve">. </w:t>
      </w:r>
      <w:r w:rsidRPr="00E07A5C">
        <w:t xml:space="preserve"> </w:t>
      </w:r>
      <w:r>
        <w:t>It is done by requesting</w:t>
      </w:r>
      <w:r w:rsidRPr="00E07A5C">
        <w:t xml:space="preserve"> cached representations</w:t>
      </w:r>
      <w:r>
        <w:t xml:space="preserve"> of the corresponding annotated pages</w:t>
      </w:r>
      <w:r w:rsidRPr="00E07A5C">
        <w:t xml:space="preserve">. To do this, </w:t>
      </w:r>
      <w:r>
        <w:t xml:space="preserve">the user needs to </w:t>
      </w:r>
      <w:r w:rsidRPr="00E07A5C">
        <w:t>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in the sub-menu. If you compare this example cached representation with the current webpage, you will be able to see the annotations.</w:t>
      </w:r>
    </w:p>
    <w:p w14:paraId="7EAF9EB3" w14:textId="77777777" w:rsidR="00757B40" w:rsidRDefault="00757B40" w:rsidP="00757B40"/>
    <w:p w14:paraId="326831BD" w14:textId="77777777" w:rsidR="00757B40" w:rsidRPr="00E07A5C" w:rsidRDefault="00757B40" w:rsidP="00757B40">
      <w:r w:rsidRPr="00E07A5C">
        <w:t>To</w:t>
      </w:r>
      <w:r>
        <w:t xml:space="preserve"> annotate a web-document</w:t>
      </w:r>
      <w:r w:rsidRPr="00E07A5C">
        <w:t xml:space="preserve">, </w:t>
      </w:r>
      <w:r>
        <w:t>the user needs to navigate to the corresponding webpage and to select a text fragment with the mouse. After</w:t>
      </w:r>
      <w:r w:rsidRPr="00E07A5C">
        <w:t xml:space="preserve"> right click</w:t>
      </w:r>
      <w:r>
        <w:t xml:space="preserve"> he needs to select “Marker”-folder in the menu. Next,  he needs to select </w:t>
      </w:r>
      <w:r w:rsidRPr="00E07A5C">
        <w:t xml:space="preserve">the colour </w:t>
      </w:r>
      <w:r>
        <w:t>he</w:t>
      </w:r>
      <w:r w:rsidRPr="00E07A5C">
        <w:t xml:space="preserve"> would like to use </w:t>
      </w:r>
      <w:r>
        <w:t>to mark the text fragment</w:t>
      </w:r>
      <w:r w:rsidRPr="00E07A5C">
        <w:t>.</w:t>
      </w:r>
    </w:p>
    <w:p w14:paraId="6248EB1C" w14:textId="77777777" w:rsidR="00757B40" w:rsidRDefault="00757B40" w:rsidP="00757B40">
      <w:pPr>
        <w:rPr>
          <w:rFonts w:eastAsia="Times New Roman" w:cs="Times New Roman"/>
        </w:rPr>
      </w:pPr>
    </w:p>
    <w:p w14:paraId="22708E01" w14:textId="77777777" w:rsidR="00757B40" w:rsidRDefault="00757B40" w:rsidP="00757B40">
      <w:pPr>
        <w:pStyle w:val="NormalWeb"/>
        <w:spacing w:before="0" w:beforeAutospacing="0" w:after="0" w:afterAutospacing="0"/>
      </w:pPr>
      <w:r>
        <w:rPr>
          <w:rFonts w:ascii="Arial" w:hAnsi="Arial" w:cs="Arial"/>
          <w:noProof/>
          <w:color w:val="000000"/>
          <w:lang w:val="en-US" w:eastAsia="en-US"/>
        </w:rPr>
        <w:drawing>
          <wp:inline distT="0" distB="0" distL="0" distR="0" wp14:anchorId="69D79668" wp14:editId="0EB20C7E">
            <wp:extent cx="5710555" cy="2835185"/>
            <wp:effectExtent l="0" t="0" r="4445" b="10160"/>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3082" cy="2836439"/>
                    </a:xfrm>
                    <a:prstGeom prst="rect">
                      <a:avLst/>
                    </a:prstGeom>
                    <a:noFill/>
                    <a:ln>
                      <a:noFill/>
                    </a:ln>
                  </pic:spPr>
                </pic:pic>
              </a:graphicData>
            </a:graphic>
          </wp:inline>
        </w:drawing>
      </w:r>
    </w:p>
    <w:p w14:paraId="5304875E" w14:textId="77777777" w:rsidR="00757B40" w:rsidRDefault="00757B40" w:rsidP="00757B40">
      <w:pPr>
        <w:rPr>
          <w:rFonts w:eastAsia="Times New Roman" w:cs="Times New Roman"/>
        </w:rPr>
      </w:pPr>
    </w:p>
    <w:p w14:paraId="6FC9F42B" w14:textId="77777777" w:rsidR="00757B40" w:rsidRDefault="00757B40" w:rsidP="00757B40">
      <w:pPr>
        <w:pStyle w:val="CommentText"/>
      </w:pPr>
      <w:r>
        <w:t xml:space="preserve">To make the annotation, the user needs to fill in the fields in the pop-up text-box. One can assign a distinctive title to the annotation and write a clear short description in the annotation tab. </w:t>
      </w:r>
      <w:r w:rsidRPr="00E07A5C">
        <w:t xml:space="preserve">To save </w:t>
      </w:r>
      <w:r>
        <w:t>the</w:t>
      </w:r>
      <w:r w:rsidRPr="00E07A5C">
        <w:t xml:space="preserve"> </w:t>
      </w:r>
      <w:r>
        <w:t>work</w:t>
      </w:r>
      <w:r w:rsidRPr="00E07A5C">
        <w:t xml:space="preserve">, </w:t>
      </w:r>
      <w:r>
        <w:t xml:space="preserve">the user needs to </w:t>
      </w:r>
      <w:r w:rsidRPr="00E07A5C">
        <w:t>click</w:t>
      </w:r>
      <w:r>
        <w:t>s</w:t>
      </w:r>
      <w:r w:rsidRPr="00E07A5C">
        <w:t xml:space="preserve"> </w:t>
      </w:r>
      <w:r>
        <w:t>“</w:t>
      </w:r>
      <w:r w:rsidRPr="00E07A5C">
        <w:t>ok</w:t>
      </w:r>
      <w:r>
        <w:t>”. This then (finally) creates the annotation. It is shown on the web-page.</w:t>
      </w:r>
      <w:r w:rsidRPr="00E07A5C">
        <w:t xml:space="preserve"> </w:t>
      </w:r>
    </w:p>
    <w:p w14:paraId="31A8F95A" w14:textId="77777777" w:rsidR="00757B40" w:rsidRDefault="00757B40" w:rsidP="00757B40">
      <w:r>
        <w:t>To update the annotation, one picks it up in the list, right clicks it and selects “Properties” in the menu.  The form for editing will appear, and by selecting tabs “Brief Overview” or “Annotation” one can edit the title and the text body. Note, that only the creator of annotation or a user with “write” access can update the annotation.</w:t>
      </w:r>
      <w:r>
        <w:rPr>
          <w:rStyle w:val="FootnoteReference"/>
        </w:rPr>
        <w:footnoteReference w:id="29"/>
      </w:r>
    </w:p>
    <w:p w14:paraId="3A72C28B" w14:textId="77777777" w:rsidR="00757B40" w:rsidRPr="00E07A5C" w:rsidRDefault="00757B40" w:rsidP="00757B40"/>
    <w:p w14:paraId="5F9E27F5" w14:textId="77777777" w:rsidR="00757B40" w:rsidRPr="00E07A5C" w:rsidRDefault="00757B40" w:rsidP="00757B40">
      <w:pPr>
        <w:rPr>
          <w:rFonts w:eastAsia="Times New Roman" w:cs="Times New Roman"/>
        </w:rPr>
      </w:pPr>
      <w:r>
        <w:rPr>
          <w:rFonts w:eastAsia="Times New Roman" w:cs="Times New Roman"/>
          <w:noProof/>
          <w:lang w:val="en-US" w:eastAsia="en-US"/>
        </w:rPr>
        <w:drawing>
          <wp:inline distT="0" distB="0" distL="0" distR="0" wp14:anchorId="5F960926" wp14:editId="19E9ECAB">
            <wp:extent cx="5253355" cy="2383306"/>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59">
                      <a:extLst>
                        <a:ext uri="{28A0092B-C50C-407E-A947-70E740481C1C}">
                          <a14:useLocalDpi xmlns:a14="http://schemas.microsoft.com/office/drawing/2010/main" val="0"/>
                        </a:ext>
                      </a:extLst>
                    </a:blip>
                    <a:stretch>
                      <a:fillRect/>
                    </a:stretch>
                  </pic:blipFill>
                  <pic:spPr>
                    <a:xfrm>
                      <a:off x="0" y="0"/>
                      <a:ext cx="5253550" cy="2383394"/>
                    </a:xfrm>
                    <a:prstGeom prst="rect">
                      <a:avLst/>
                    </a:prstGeom>
                  </pic:spPr>
                </pic:pic>
              </a:graphicData>
            </a:graphic>
          </wp:inline>
        </w:drawing>
      </w:r>
    </w:p>
    <w:p w14:paraId="516FDD8F" w14:textId="77777777" w:rsidR="00757B40" w:rsidRDefault="00757B40" w:rsidP="00757B40"/>
    <w:p w14:paraId="4B93A4F2" w14:textId="77777777" w:rsidR="00757B40" w:rsidRPr="00E07A5C" w:rsidRDefault="00757B40" w:rsidP="00757B40">
      <w:pPr>
        <w:rPr>
          <w:rFonts w:eastAsia="Times New Roman" w:cs="Times New Roman"/>
        </w:rPr>
      </w:pPr>
      <w:r w:rsidRPr="00E07A5C">
        <w:t xml:space="preserve">While </w:t>
      </w:r>
      <w:r>
        <w:t xml:space="preserve">the user cannot </w:t>
      </w:r>
      <w:r w:rsidRPr="00E07A5C">
        <w:t>delete annotations,</w:t>
      </w:r>
      <w:r>
        <w:t xml:space="preserve"> made by other users,</w:t>
      </w:r>
      <w:r w:rsidRPr="00E07A5C">
        <w:t xml:space="preserve"> </w:t>
      </w:r>
      <w:r>
        <w:t>he</w:t>
      </w:r>
      <w:r w:rsidRPr="00E07A5C">
        <w:t xml:space="preserve"> can delete </w:t>
      </w:r>
      <w:r>
        <w:t>his own. The user needs to look for the annotation to delete</w:t>
      </w:r>
      <w:r w:rsidRPr="00E07A5C">
        <w:t xml:space="preserve"> </w:t>
      </w:r>
      <w:r>
        <w:t>in the</w:t>
      </w:r>
      <w:r w:rsidRPr="00E07A5C">
        <w:t xml:space="preserve"> Local Folder</w:t>
      </w:r>
      <w:r>
        <w:t xml:space="preserve">, </w:t>
      </w:r>
      <w:r w:rsidRPr="00E07A5C">
        <w:t>right click</w:t>
      </w:r>
      <w:r>
        <w:t xml:space="preserve"> </w:t>
      </w:r>
      <w:r w:rsidRPr="00E07A5C">
        <w:t xml:space="preserve">it and select </w:t>
      </w:r>
      <w:r>
        <w:t>‘</w:t>
      </w:r>
      <w:r w:rsidRPr="00E07A5C">
        <w:t>Delete</w:t>
      </w:r>
      <w:r>
        <w:t>’</w:t>
      </w:r>
      <w:r w:rsidRPr="00E07A5C">
        <w:t xml:space="preserve">. </w:t>
      </w:r>
    </w:p>
    <w:p w14:paraId="7A2BA443" w14:textId="77777777" w:rsidR="00757B40" w:rsidRDefault="00757B40" w:rsidP="00757B40">
      <w:r>
        <w:t xml:space="preserve">At the moment, when the user creates an annotation, all registered users except the creator (“owner”) get </w:t>
      </w:r>
      <w:r w:rsidRPr="00085DE1">
        <w:rPr>
          <w:i/>
        </w:rPr>
        <w:t>read</w:t>
      </w:r>
      <w:r>
        <w:t xml:space="preserve"> access.  The owner has </w:t>
      </w:r>
      <w:r w:rsidRPr="00085DE1">
        <w:rPr>
          <w:i/>
        </w:rPr>
        <w:t>write</w:t>
      </w:r>
      <w:r>
        <w:t xml:space="preserve"> access and can change the rights of other users. </w:t>
      </w:r>
    </w:p>
    <w:p w14:paraId="7749A210" w14:textId="77777777" w:rsidR="00757B40" w:rsidRPr="00E07A5C" w:rsidRDefault="00757B40" w:rsidP="00757B40">
      <w:pPr>
        <w:rPr>
          <w:rFonts w:eastAsia="Times New Roman" w:cs="Times New Roman"/>
        </w:rPr>
      </w:pPr>
      <w:r>
        <w:t>Advanced users and developers can</w:t>
      </w:r>
      <w:r w:rsidRPr="00E07A5C">
        <w:t xml:space="preserve"> examine the relationship between the </w:t>
      </w:r>
      <w:r>
        <w:t>Back-end</w:t>
      </w:r>
      <w:r w:rsidRPr="00E07A5C">
        <w:t xml:space="preserve"> and the </w:t>
      </w:r>
      <w:r>
        <w:t>Front-end</w:t>
      </w:r>
      <w:r w:rsidRPr="00E07A5C">
        <w:t xml:space="preserve"> di</w:t>
      </w:r>
      <w:r>
        <w:t xml:space="preserve">rectly by installing Firebug or Tamper Data, </w:t>
      </w:r>
      <w:r w:rsidRPr="00E07A5C">
        <w:t>other Firefox add-on</w:t>
      </w:r>
      <w:r>
        <w:t>s</w:t>
      </w:r>
      <w:r w:rsidRPr="00E07A5C">
        <w:t xml:space="preserve">. </w:t>
      </w:r>
      <w:r>
        <w:t>This can be useful in situations where DWAN does not seem to be work properly. Advanced users and developer need to follow standard practices and producer recommendations on installing and updating add-ons for Firefox when a new version of the DWAN client, Firefox or its add-on, which is used for DWAN developing, is released.</w:t>
      </w:r>
    </w:p>
    <w:p w14:paraId="34F4F751" w14:textId="062200A4" w:rsidR="008567D2" w:rsidRPr="00E07A5C" w:rsidRDefault="008567D2" w:rsidP="003876BA"/>
    <w:p w14:paraId="34C0B7D1" w14:textId="77777777" w:rsidR="008567D2" w:rsidRPr="00E07A5C" w:rsidRDefault="008567D2" w:rsidP="008567D2">
      <w:pPr>
        <w:rPr>
          <w:rFonts w:eastAsia="Times New Roman" w:cs="Times New Roman"/>
        </w:rPr>
      </w:pPr>
    </w:p>
    <w:p w14:paraId="60589B26" w14:textId="77777777" w:rsidR="008567D2" w:rsidRPr="008567D2" w:rsidRDefault="008567D2" w:rsidP="008567D2"/>
    <w:p w14:paraId="4244F2EC" w14:textId="77777777" w:rsidR="009B54F3" w:rsidRDefault="009B54F3" w:rsidP="009B54F3"/>
    <w:p w14:paraId="6A2813B6" w14:textId="77777777" w:rsidR="009B54F3" w:rsidRDefault="009B54F3" w:rsidP="009B54F3"/>
    <w:p w14:paraId="1E890E00" w14:textId="77777777" w:rsidR="009B54F3" w:rsidRDefault="009B54F3" w:rsidP="009B54F3"/>
    <w:p w14:paraId="0AEAEA86" w14:textId="77777777" w:rsidR="009B54F3" w:rsidRDefault="009B54F3" w:rsidP="009B54F3"/>
    <w:p w14:paraId="7133C5F5" w14:textId="77777777" w:rsidR="009B54F3" w:rsidRPr="009B54F3" w:rsidRDefault="009B54F3" w:rsidP="009B54F3"/>
    <w:sectPr w:rsidR="009B54F3" w:rsidRPr="009B54F3" w:rsidSect="00D344BA">
      <w:footerReference w:type="default" r:id="rId60"/>
      <w:headerReference w:type="first" r:id="rId61"/>
      <w:footerReference w:type="first" r:id="rId62"/>
      <w:pgSz w:w="11900" w:h="16840"/>
      <w:pgMar w:top="1417" w:right="1417" w:bottom="1417" w:left="1417" w:header="708" w:footer="708" w:gutter="0"/>
      <w:pgNumType w:start="1"/>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1" w:author="Olha Shakaravska" w:date="2014-10-24T19:37:00Z" w:initials="OS">
    <w:p w14:paraId="29BD23E4" w14:textId="77777777" w:rsidR="00C9063D" w:rsidRDefault="00C9063D" w:rsidP="00113DD9">
      <w:pPr>
        <w:pStyle w:val="CommentText"/>
      </w:pPr>
      <w:r>
        <w:rPr>
          <w:rStyle w:val="CommentReference"/>
        </w:rPr>
        <w:annotationRef/>
      </w:r>
      <w:r>
        <w:t xml:space="preserve"> I trust this sentence since it was written by a native British speaker …</w:t>
      </w:r>
    </w:p>
  </w:comment>
  <w:comment w:id="55" w:author="Olha Shakaravska" w:date="2014-10-24T19:48:00Z" w:initials="OS">
    <w:p w14:paraId="787E3F92" w14:textId="77777777" w:rsidR="00C9063D" w:rsidRDefault="00C9063D">
      <w:pPr>
        <w:pStyle w:val="CommentText"/>
      </w:pPr>
      <w:r>
        <w:rPr>
          <w:rStyle w:val="CommentReference"/>
        </w:rPr>
        <w:annotationRef/>
      </w:r>
      <w:proofErr w:type="spellStart"/>
      <w:r>
        <w:t>Kees</w:t>
      </w:r>
      <w:proofErr w:type="spellEnd"/>
      <w:r>
        <w:t xml:space="preserve">-Jan mentions a </w:t>
      </w:r>
      <w:proofErr w:type="spellStart"/>
      <w:r>
        <w:t>mtraix</w:t>
      </w:r>
      <w:proofErr w:type="spellEnd"/>
      <w:r>
        <w:t xml:space="preserve"> here. I have not understand what precisely it means.</w:t>
      </w:r>
    </w:p>
  </w:comment>
  <w:comment w:id="56" w:author="Olha Shakaravska" w:date="2014-10-24T19:50:00Z" w:initials="OS">
    <w:p w14:paraId="1E59B329" w14:textId="77777777" w:rsidR="00C9063D" w:rsidRDefault="00C9063D">
      <w:pPr>
        <w:pStyle w:val="CommentText"/>
      </w:pPr>
      <w:r>
        <w:rPr>
          <w:rStyle w:val="CommentReference"/>
        </w:rPr>
        <w:annotationRef/>
      </w:r>
      <w:r>
        <w:t>Is using “they” here typical for British English? I have met such sentences.</w:t>
      </w:r>
    </w:p>
  </w:comment>
  <w:comment w:id="57" w:author="Olha Shakaravska" w:date="2014-10-24T19:50:00Z" w:initials="OS">
    <w:p w14:paraId="723AEDC1" w14:textId="77777777" w:rsidR="00C9063D" w:rsidRDefault="00C9063D">
      <w:pPr>
        <w:pStyle w:val="CommentText"/>
      </w:pPr>
      <w:r>
        <w:rPr>
          <w:rStyle w:val="CommentReference"/>
        </w:rPr>
        <w:annotationRef/>
      </w:r>
      <w:r>
        <w:t xml:space="preserve">British English? </w:t>
      </w:r>
    </w:p>
  </w:comment>
  <w:comment w:id="58" w:author="Olha Shakaravska" w:date="2014-10-24T19:54:00Z" w:initials="OS">
    <w:p w14:paraId="59BFF85A" w14:textId="77777777" w:rsidR="00C9063D" w:rsidRDefault="00C9063D">
      <w:pPr>
        <w:pStyle w:val="CommentText"/>
      </w:pPr>
      <w:r>
        <w:rPr>
          <w:rStyle w:val="CommentReference"/>
        </w:rPr>
        <w:annotationRef/>
      </w:r>
      <w:r>
        <w:t>Singular/plural</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49092F" w14:textId="77777777" w:rsidR="00C9063D" w:rsidRDefault="00C9063D" w:rsidP="00A23DDA">
      <w:r>
        <w:separator/>
      </w:r>
    </w:p>
    <w:p w14:paraId="35F21FCD" w14:textId="77777777" w:rsidR="00C9063D" w:rsidRDefault="00C9063D"/>
  </w:endnote>
  <w:endnote w:type="continuationSeparator" w:id="0">
    <w:p w14:paraId="2A5D605D" w14:textId="77777777" w:rsidR="00C9063D" w:rsidRDefault="00C9063D" w:rsidP="00A23DDA">
      <w:r>
        <w:continuationSeparator/>
      </w:r>
    </w:p>
    <w:p w14:paraId="5B4691CC" w14:textId="77777777" w:rsidR="00C9063D" w:rsidRDefault="00C906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Verdana Bold">
    <w:panose1 w:val="020B080403050404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imes Roman">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ArialMT">
    <w:altName w:val="Arial"/>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4FE58" w14:textId="77777777" w:rsidR="00C9063D" w:rsidRDefault="00C9063D"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B2E289F" w14:textId="77777777" w:rsidR="00C9063D" w:rsidRDefault="00C9063D" w:rsidP="00A227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B3B495" w14:textId="77777777" w:rsidR="00C9063D" w:rsidRPr="00F01A89" w:rsidRDefault="00C9063D"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07C1B5" w14:textId="77777777" w:rsidR="00C9063D" w:rsidRPr="00F01A89" w:rsidRDefault="00C9063D" w:rsidP="00F01A89">
    <w:pPr>
      <w:pStyle w:val="Footer"/>
    </w:pPr>
    <w:r w:rsidRPr="009F66AA">
      <w:rPr>
        <w:rFonts w:ascii="Verdana" w:hAnsi="Verdana"/>
        <w:sz w:val="28"/>
        <w:szCs w:val="28"/>
      </w:rPr>
      <w:t>www.dasish.eu</w:t>
    </w:r>
    <w:r>
      <w:tab/>
    </w:r>
    <w:r>
      <w:tab/>
    </w:r>
    <w:r>
      <w:rPr>
        <w:noProof/>
        <w:sz w:val="28"/>
        <w:szCs w:val="28"/>
        <w:lang w:val="en-US" w:eastAsia="en-US"/>
      </w:rPr>
      <w:drawing>
        <wp:inline distT="0" distB="0" distL="0" distR="0" wp14:anchorId="1FF98013" wp14:editId="41B30A21">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772AF" w14:textId="77777777" w:rsidR="00C9063D" w:rsidRDefault="00C9063D"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A7F50">
      <w:rPr>
        <w:rStyle w:val="PageNumber"/>
        <w:noProof/>
      </w:rPr>
      <w:t>27</w:t>
    </w:r>
    <w:r>
      <w:rPr>
        <w:rStyle w:val="PageNumber"/>
      </w:rPr>
      <w:fldChar w:fldCharType="end"/>
    </w:r>
  </w:p>
  <w:p w14:paraId="04D7539B" w14:textId="77777777" w:rsidR="00C9063D" w:rsidRPr="00F01A89" w:rsidRDefault="00C9063D"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p w14:paraId="53AF2558" w14:textId="77777777" w:rsidR="00C9063D" w:rsidRDefault="00C9063D"/>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1B1DF4" w14:textId="77777777" w:rsidR="00C9063D" w:rsidRPr="00F01A89" w:rsidRDefault="00C9063D" w:rsidP="00F01A89">
    <w:pPr>
      <w:pStyle w:val="Footer"/>
    </w:pPr>
    <w:r w:rsidRPr="00F01A89">
      <w:rPr>
        <w:rFonts w:ascii="Verdana" w:hAnsi="Verdana"/>
      </w:rPr>
      <w:t>www.dasish.eu</w:t>
    </w:r>
    <w:r>
      <w:tab/>
    </w:r>
    <w:r>
      <w:tab/>
    </w:r>
    <w:r>
      <w:rPr>
        <w:noProof/>
        <w:sz w:val="28"/>
        <w:szCs w:val="28"/>
        <w:lang w:val="en-US" w:eastAsia="en-US"/>
      </w:rPr>
      <w:drawing>
        <wp:inline distT="0" distB="0" distL="0" distR="0" wp14:anchorId="0C987ACB" wp14:editId="50AB7950">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3CD4EB" w14:textId="77777777" w:rsidR="00C9063D" w:rsidRDefault="00C9063D" w:rsidP="00A23DDA">
      <w:r>
        <w:separator/>
      </w:r>
    </w:p>
    <w:p w14:paraId="26C10840" w14:textId="77777777" w:rsidR="00C9063D" w:rsidRDefault="00C9063D"/>
  </w:footnote>
  <w:footnote w:type="continuationSeparator" w:id="0">
    <w:p w14:paraId="2BCB8330" w14:textId="77777777" w:rsidR="00C9063D" w:rsidRDefault="00C9063D" w:rsidP="00A23DDA">
      <w:r>
        <w:continuationSeparator/>
      </w:r>
    </w:p>
    <w:p w14:paraId="3974A294" w14:textId="77777777" w:rsidR="00C9063D" w:rsidRDefault="00C9063D"/>
  </w:footnote>
  <w:footnote w:id="1">
    <w:p w14:paraId="5D59DB69" w14:textId="77777777" w:rsidR="00C9063D" w:rsidRPr="00697A3C" w:rsidRDefault="00C9063D">
      <w:pPr>
        <w:pStyle w:val="FootnoteText"/>
        <w:rPr>
          <w:sz w:val="20"/>
          <w:szCs w:val="20"/>
          <w:lang w:val="nl-NL"/>
        </w:rPr>
      </w:pPr>
      <w:r>
        <w:rPr>
          <w:rStyle w:val="FootnoteReference"/>
        </w:rPr>
        <w:footnoteRef/>
      </w:r>
      <w:r>
        <w:t xml:space="preserve"> </w:t>
      </w:r>
      <w:r w:rsidRPr="00697A3C">
        <w:rPr>
          <w:sz w:val="20"/>
          <w:szCs w:val="20"/>
        </w:rPr>
        <w:t>https://addons.mozilla.org/nl/firefox/addon/wired-marker/</w:t>
      </w:r>
    </w:p>
  </w:footnote>
  <w:footnote w:id="2">
    <w:p w14:paraId="0CC82BE6" w14:textId="60341D46" w:rsidR="00C9063D" w:rsidRPr="00697A3C" w:rsidRDefault="00C9063D">
      <w:pPr>
        <w:pStyle w:val="FootnoteText"/>
        <w:rPr>
          <w:sz w:val="20"/>
          <w:szCs w:val="20"/>
          <w:lang w:val="nl-NL"/>
        </w:rPr>
      </w:pPr>
      <w:r w:rsidRPr="00697A3C">
        <w:rPr>
          <w:rStyle w:val="FootnoteReference"/>
          <w:sz w:val="20"/>
          <w:szCs w:val="20"/>
        </w:rPr>
        <w:footnoteRef/>
      </w:r>
      <w:r w:rsidRPr="00697A3C">
        <w:rPr>
          <w:sz w:val="20"/>
          <w:szCs w:val="20"/>
        </w:rPr>
        <w:t xml:space="preserve"> http://en.wikipedia.org/wiki/Representational_state_transfer</w:t>
      </w:r>
    </w:p>
  </w:footnote>
  <w:footnote w:id="3">
    <w:p w14:paraId="5B4333D1" w14:textId="77777777" w:rsidR="00C9063D" w:rsidRPr="00BC36E0" w:rsidRDefault="00C9063D">
      <w:pPr>
        <w:pStyle w:val="FootnoteText"/>
        <w:rPr>
          <w:lang w:val="nl-NL"/>
        </w:rPr>
      </w:pPr>
      <w:r w:rsidRPr="00697A3C">
        <w:rPr>
          <w:rStyle w:val="FootnoteReference"/>
          <w:sz w:val="20"/>
          <w:szCs w:val="20"/>
        </w:rPr>
        <w:footnoteRef/>
      </w:r>
      <w:r w:rsidRPr="00697A3C">
        <w:rPr>
          <w:sz w:val="20"/>
          <w:szCs w:val="20"/>
        </w:rPr>
        <w:t xml:space="preserve"> https://tla.mpi.nl/tools/tla-tools/elan/elan-description/</w:t>
      </w:r>
    </w:p>
  </w:footnote>
  <w:footnote w:id="4">
    <w:p w14:paraId="3C27CF9D" w14:textId="77777777" w:rsidR="00C9063D" w:rsidRPr="00697A3C" w:rsidRDefault="00C9063D">
      <w:pPr>
        <w:pStyle w:val="FootnoteText"/>
        <w:rPr>
          <w:sz w:val="20"/>
          <w:szCs w:val="20"/>
          <w:lang w:val="nl-NL"/>
        </w:rPr>
      </w:pPr>
      <w:r>
        <w:rPr>
          <w:rStyle w:val="FootnoteReference"/>
        </w:rPr>
        <w:footnoteRef/>
      </w:r>
      <w:r>
        <w:t xml:space="preserve"> </w:t>
      </w:r>
      <w:r w:rsidRPr="00697A3C">
        <w:rPr>
          <w:sz w:val="20"/>
          <w:szCs w:val="20"/>
        </w:rPr>
        <w:t xml:space="preserve">The term </w:t>
      </w:r>
      <w:r w:rsidRPr="00697A3C">
        <w:rPr>
          <w:i/>
          <w:sz w:val="20"/>
          <w:szCs w:val="20"/>
        </w:rPr>
        <w:t>principal</w:t>
      </w:r>
      <w:r w:rsidRPr="00697A3C">
        <w:rPr>
          <w:sz w:val="20"/>
          <w:szCs w:val="20"/>
        </w:rPr>
        <w:t xml:space="preserve"> in general denotes either a user or a group of users. At present, user and principal are synonyms for DWAN tool. </w:t>
      </w:r>
      <w:r w:rsidRPr="00697A3C">
        <w:rPr>
          <w:rStyle w:val="CommentReference"/>
          <w:sz w:val="20"/>
          <w:szCs w:val="20"/>
        </w:rPr>
        <w:annotationRef/>
      </w:r>
    </w:p>
  </w:footnote>
  <w:footnote w:id="5">
    <w:p w14:paraId="5E548915" w14:textId="77777777" w:rsidR="00C9063D" w:rsidRPr="00697A3C" w:rsidRDefault="00C9063D" w:rsidP="00AE14A1">
      <w:pPr>
        <w:pStyle w:val="FootnoteText"/>
        <w:rPr>
          <w:sz w:val="20"/>
          <w:szCs w:val="20"/>
          <w:lang w:val="nl-NL"/>
        </w:rPr>
      </w:pPr>
      <w:r w:rsidRPr="00697A3C">
        <w:rPr>
          <w:rStyle w:val="FootnoteReference"/>
          <w:sz w:val="20"/>
          <w:szCs w:val="20"/>
        </w:rPr>
        <w:footnoteRef/>
      </w:r>
      <w:r w:rsidRPr="00697A3C">
        <w:rPr>
          <w:sz w:val="20"/>
          <w:szCs w:val="20"/>
        </w:rPr>
        <w:t xml:space="preserve"> http://lrec2014.lrec-conf.org/en/</w:t>
      </w:r>
    </w:p>
  </w:footnote>
  <w:footnote w:id="6">
    <w:p w14:paraId="6C1BDCAB" w14:textId="77777777" w:rsidR="00C9063D" w:rsidRPr="00D308B5" w:rsidRDefault="00C9063D" w:rsidP="00E32166">
      <w:pPr>
        <w:pStyle w:val="FootnoteText"/>
        <w:rPr>
          <w:sz w:val="18"/>
        </w:rPr>
      </w:pPr>
      <w:r w:rsidRPr="00D308B5">
        <w:rPr>
          <w:rStyle w:val="FootnoteReference"/>
          <w:sz w:val="18"/>
        </w:rPr>
        <w:footnoteRef/>
      </w:r>
      <w:r>
        <w:t xml:space="preserve"> </w:t>
      </w:r>
      <w:r w:rsidRPr="00697A3C">
        <w:rPr>
          <w:rFonts w:ascii="Times" w:hAnsi="Times"/>
          <w:sz w:val="20"/>
          <w:szCs w:val="20"/>
        </w:rPr>
        <w:t xml:space="preserve">The Language Archive, Max Planck Institute for Psycholinguistics, </w:t>
      </w:r>
      <w:hyperlink r:id="rId1" w:history="1">
        <w:r w:rsidRPr="00697A3C">
          <w:rPr>
            <w:rStyle w:val="Hyperlink"/>
            <w:rFonts w:ascii="Times" w:hAnsi="Times"/>
            <w:sz w:val="20"/>
            <w:szCs w:val="20"/>
          </w:rPr>
          <w:t>http://tla.mpi.nl/</w:t>
        </w:r>
      </w:hyperlink>
      <w:r w:rsidRPr="00D308B5">
        <w:rPr>
          <w:sz w:val="18"/>
        </w:rPr>
        <w:t xml:space="preserve"> </w:t>
      </w:r>
    </w:p>
  </w:footnote>
  <w:footnote w:id="7">
    <w:p w14:paraId="03ED777F" w14:textId="2601F1F7" w:rsidR="00C9063D" w:rsidRPr="00697A3C" w:rsidRDefault="00C9063D" w:rsidP="00857FAA">
      <w:pPr>
        <w:pStyle w:val="FootnoteText"/>
        <w:spacing w:before="100" w:after="100" w:line="200" w:lineRule="exact"/>
        <w:rPr>
          <w:sz w:val="20"/>
          <w:szCs w:val="20"/>
          <w:lang w:val="nl-NL"/>
        </w:rPr>
      </w:pPr>
      <w:r>
        <w:rPr>
          <w:rStyle w:val="FootnoteReference"/>
        </w:rPr>
        <w:footnoteRef/>
      </w:r>
      <w:r>
        <w:t xml:space="preserve"> </w:t>
      </w:r>
      <w:r w:rsidRPr="00697A3C">
        <w:rPr>
          <w:sz w:val="20"/>
          <w:szCs w:val="20"/>
        </w:rPr>
        <w:t>http://www.openannotation.org/spec/core/</w:t>
      </w:r>
    </w:p>
  </w:footnote>
  <w:footnote w:id="8">
    <w:p w14:paraId="480E01DA" w14:textId="77777777" w:rsidR="00C9063D" w:rsidRPr="00BD0F09" w:rsidRDefault="00C9063D" w:rsidP="00857FAA">
      <w:pPr>
        <w:pStyle w:val="FootnoteText"/>
        <w:spacing w:before="100" w:after="100" w:line="200" w:lineRule="exact"/>
        <w:rPr>
          <w:color w:val="262626" w:themeColor="text1" w:themeTint="D9"/>
          <w:u w:val="single"/>
          <w:lang w:val="nl-NL"/>
        </w:rPr>
      </w:pPr>
      <w:r w:rsidRPr="00697A3C">
        <w:rPr>
          <w:rStyle w:val="FootnoteReference"/>
          <w:color w:val="262626" w:themeColor="text1" w:themeTint="D9"/>
          <w:sz w:val="20"/>
          <w:szCs w:val="20"/>
        </w:rPr>
        <w:footnoteRef/>
      </w:r>
      <w:r w:rsidRPr="00697A3C">
        <w:rPr>
          <w:color w:val="262626" w:themeColor="text1" w:themeTint="D9"/>
          <w:sz w:val="20"/>
          <w:szCs w:val="20"/>
        </w:rPr>
        <w:t xml:space="preserve"> </w:t>
      </w:r>
      <w:r w:rsidRPr="00697A3C">
        <w:rPr>
          <w:rFonts w:ascii="Times" w:hAnsi="Times"/>
          <w:color w:val="262626" w:themeColor="text1" w:themeTint="D9"/>
          <w:sz w:val="20"/>
          <w:szCs w:val="20"/>
        </w:rPr>
        <w:t>Recall, that a principal is ether a user or a group of users, and for the current version of DWAN user and principal are synonyms. Creating user's groups is the matter of the future work.</w:t>
      </w:r>
    </w:p>
  </w:footnote>
  <w:footnote w:id="9">
    <w:p w14:paraId="5C69E34F" w14:textId="77777777" w:rsidR="00C9063D" w:rsidRPr="00DF25F5" w:rsidRDefault="00C9063D">
      <w:pPr>
        <w:pStyle w:val="FootnoteText"/>
        <w:rPr>
          <w:lang w:val="en-US"/>
        </w:rPr>
      </w:pPr>
      <w:r>
        <w:rPr>
          <w:rStyle w:val="FootnoteReference"/>
        </w:rPr>
        <w:footnoteRef/>
      </w:r>
      <w:r>
        <w:t xml:space="preserve"> </w:t>
      </w:r>
      <w:r w:rsidRPr="00697A3C">
        <w:rPr>
          <w:sz w:val="20"/>
          <w:szCs w:val="20"/>
        </w:rPr>
        <w:t>http://dublincore.org/documents/2010/10/11/dcmi-type-vocabulary</w:t>
      </w:r>
    </w:p>
  </w:footnote>
  <w:footnote w:id="10">
    <w:p w14:paraId="7542EF15" w14:textId="0F6DDC69" w:rsidR="00C9063D" w:rsidRPr="00B63011" w:rsidRDefault="00C9063D">
      <w:pPr>
        <w:pStyle w:val="FootnoteText"/>
        <w:rPr>
          <w:lang w:val="nl-NL"/>
        </w:rPr>
      </w:pPr>
      <w:r>
        <w:rPr>
          <w:rStyle w:val="FootnoteReference"/>
        </w:rPr>
        <w:footnoteRef/>
      </w:r>
      <w:r>
        <w:t xml:space="preserve"> </w:t>
      </w:r>
      <w:r w:rsidRPr="00B63011">
        <w:t>http://www.postgresql.org</w:t>
      </w:r>
    </w:p>
  </w:footnote>
  <w:footnote w:id="11">
    <w:p w14:paraId="33C5D741" w14:textId="40DAC45D" w:rsidR="00C9063D" w:rsidRPr="00697A3C" w:rsidRDefault="00C9063D">
      <w:pPr>
        <w:pStyle w:val="FootnoteText"/>
        <w:rPr>
          <w:sz w:val="20"/>
          <w:szCs w:val="20"/>
          <w:lang w:val="nl-NL"/>
        </w:rPr>
      </w:pPr>
      <w:r>
        <w:rPr>
          <w:rStyle w:val="FootnoteReference"/>
        </w:rPr>
        <w:footnoteRef/>
      </w:r>
      <w:r>
        <w:t xml:space="preserve"> </w:t>
      </w:r>
      <w:r w:rsidRPr="00697A3C">
        <w:rPr>
          <w:sz w:val="20"/>
          <w:szCs w:val="20"/>
        </w:rPr>
        <w:t>https://jersey.java.net</w:t>
      </w:r>
    </w:p>
  </w:footnote>
  <w:footnote w:id="12">
    <w:p w14:paraId="5A3A364D" w14:textId="7251A3BA" w:rsidR="00C9063D" w:rsidRPr="00697A3C" w:rsidRDefault="00C9063D">
      <w:pPr>
        <w:pStyle w:val="FootnoteText"/>
        <w:rPr>
          <w:sz w:val="20"/>
          <w:szCs w:val="20"/>
          <w:lang w:val="nl-NL"/>
        </w:rPr>
      </w:pPr>
      <w:r w:rsidRPr="00697A3C">
        <w:rPr>
          <w:rStyle w:val="FootnoteReference"/>
          <w:sz w:val="20"/>
          <w:szCs w:val="20"/>
        </w:rPr>
        <w:footnoteRef/>
      </w:r>
      <w:r w:rsidRPr="00697A3C">
        <w:rPr>
          <w:sz w:val="20"/>
          <w:szCs w:val="20"/>
        </w:rPr>
        <w:t xml:space="preserve"> http://tomcat.apache.org</w:t>
      </w:r>
    </w:p>
  </w:footnote>
  <w:footnote w:id="13">
    <w:p w14:paraId="55175FE2" w14:textId="77777777" w:rsidR="00C9063D" w:rsidRPr="00697A3C" w:rsidRDefault="00C9063D" w:rsidP="00880D67">
      <w:pPr>
        <w:pStyle w:val="FootnoteText"/>
        <w:rPr>
          <w:sz w:val="20"/>
          <w:szCs w:val="20"/>
          <w:lang w:val="nl-NL"/>
        </w:rPr>
      </w:pPr>
      <w:r w:rsidRPr="00697A3C">
        <w:rPr>
          <w:rStyle w:val="FootnoteReference"/>
          <w:sz w:val="20"/>
          <w:szCs w:val="20"/>
        </w:rPr>
        <w:footnoteRef/>
      </w:r>
      <w:r w:rsidRPr="00697A3C">
        <w:rPr>
          <w:sz w:val="20"/>
          <w:szCs w:val="20"/>
        </w:rPr>
        <w:t xml:space="preserve"> https://jaxb.java.net</w:t>
      </w:r>
    </w:p>
  </w:footnote>
  <w:footnote w:id="14">
    <w:p w14:paraId="654222BE" w14:textId="77777777" w:rsidR="00C9063D" w:rsidRPr="001904E6" w:rsidRDefault="00C9063D">
      <w:pPr>
        <w:pStyle w:val="FootnoteText"/>
        <w:rPr>
          <w:sz w:val="20"/>
          <w:szCs w:val="20"/>
          <w:lang w:val="en-US"/>
        </w:rPr>
      </w:pPr>
      <w:r>
        <w:rPr>
          <w:rStyle w:val="FootnoteReference"/>
        </w:rPr>
        <w:footnoteRef/>
      </w:r>
      <w:r>
        <w:t xml:space="preserve"> </w:t>
      </w:r>
      <w:r w:rsidRPr="001904E6">
        <w:rPr>
          <w:sz w:val="20"/>
          <w:szCs w:val="20"/>
        </w:rPr>
        <w:t>http://docs.spring.io/spring-framework/docs/current/spring-framework-reference/html/dao.html</w:t>
      </w:r>
    </w:p>
  </w:footnote>
  <w:footnote w:id="15">
    <w:p w14:paraId="353BB315" w14:textId="77777777" w:rsidR="00C9063D" w:rsidRPr="001904E6" w:rsidRDefault="00C9063D">
      <w:pPr>
        <w:pStyle w:val="FootnoteText"/>
        <w:rPr>
          <w:sz w:val="20"/>
          <w:szCs w:val="20"/>
          <w:lang w:val="en-US"/>
        </w:rPr>
      </w:pPr>
      <w:r w:rsidRPr="001904E6">
        <w:rPr>
          <w:rStyle w:val="FootnoteReference"/>
          <w:sz w:val="20"/>
          <w:szCs w:val="20"/>
        </w:rPr>
        <w:footnoteRef/>
      </w:r>
      <w:r w:rsidRPr="001904E6">
        <w:rPr>
          <w:sz w:val="20"/>
          <w:szCs w:val="20"/>
        </w:rPr>
        <w:t xml:space="preserve"> Java Database Connectivity</w:t>
      </w:r>
    </w:p>
  </w:footnote>
  <w:footnote w:id="16">
    <w:p w14:paraId="4E520139" w14:textId="77777777" w:rsidR="00C9063D" w:rsidRPr="00EC0D99" w:rsidRDefault="00C9063D">
      <w:pPr>
        <w:pStyle w:val="FootnoteText"/>
        <w:rPr>
          <w:lang w:val="nl-NL"/>
        </w:rPr>
      </w:pPr>
      <w:r>
        <w:rPr>
          <w:rStyle w:val="FootnoteReference"/>
        </w:rPr>
        <w:footnoteRef/>
      </w:r>
      <w:r>
        <w:t xml:space="preserve"> </w:t>
      </w:r>
      <w:r w:rsidRPr="00EC0D99">
        <w:t>http://shibboleth.net/</w:t>
      </w:r>
    </w:p>
  </w:footnote>
  <w:footnote w:id="17">
    <w:p w14:paraId="3B05C452" w14:textId="77777777" w:rsidR="00C9063D" w:rsidRPr="006A3CD1" w:rsidRDefault="00C9063D">
      <w:pPr>
        <w:pStyle w:val="FootnoteText"/>
        <w:rPr>
          <w:lang w:val="nl-NL"/>
        </w:rPr>
      </w:pPr>
      <w:r>
        <w:rPr>
          <w:rStyle w:val="FootnoteReference"/>
        </w:rPr>
        <w:footnoteRef/>
      </w:r>
      <w:r>
        <w:t xml:space="preserve"> The feature is </w:t>
      </w:r>
      <w:proofErr w:type="spellStart"/>
      <w:r>
        <w:rPr>
          <w:lang w:val="nl-NL"/>
        </w:rPr>
        <w:t>implemented</w:t>
      </w:r>
      <w:proofErr w:type="spellEnd"/>
      <w:r>
        <w:rPr>
          <w:lang w:val="nl-NL"/>
        </w:rPr>
        <w:t xml:space="preserve">, </w:t>
      </w:r>
      <w:proofErr w:type="spellStart"/>
      <w:r>
        <w:rPr>
          <w:lang w:val="nl-NL"/>
        </w:rPr>
        <w:t>however</w:t>
      </w:r>
      <w:proofErr w:type="spellEnd"/>
      <w:r>
        <w:rPr>
          <w:lang w:val="nl-NL"/>
        </w:rPr>
        <w:t xml:space="preserve"> </w:t>
      </w:r>
      <w:proofErr w:type="spellStart"/>
      <w:r>
        <w:rPr>
          <w:lang w:val="nl-NL"/>
        </w:rPr>
        <w:t>testing</w:t>
      </w:r>
      <w:proofErr w:type="spellEnd"/>
      <w:r>
        <w:rPr>
          <w:lang w:val="nl-NL"/>
        </w:rPr>
        <w:t xml:space="preserve"> is </w:t>
      </w:r>
      <w:proofErr w:type="spellStart"/>
      <w:r>
        <w:rPr>
          <w:lang w:val="nl-NL"/>
        </w:rPr>
        <w:t>not</w:t>
      </w:r>
      <w:proofErr w:type="spellEnd"/>
      <w:r>
        <w:rPr>
          <w:lang w:val="nl-NL"/>
        </w:rPr>
        <w:t xml:space="preserve"> </w:t>
      </w:r>
      <w:proofErr w:type="spellStart"/>
      <w:r>
        <w:rPr>
          <w:lang w:val="nl-NL"/>
        </w:rPr>
        <w:t>completed</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it</w:t>
      </w:r>
      <w:proofErr w:type="spellEnd"/>
      <w:r>
        <w:rPr>
          <w:lang w:val="nl-NL"/>
        </w:rPr>
        <w:t xml:space="preserve"> is </w:t>
      </w:r>
      <w:proofErr w:type="spellStart"/>
      <w:r>
        <w:rPr>
          <w:lang w:val="nl-NL"/>
        </w:rPr>
        <w:t>not</w:t>
      </w:r>
      <w:proofErr w:type="spellEnd"/>
      <w:r>
        <w:rPr>
          <w:lang w:val="nl-NL"/>
        </w:rPr>
        <w:t xml:space="preserve"> </w:t>
      </w:r>
      <w:proofErr w:type="spellStart"/>
      <w:r>
        <w:rPr>
          <w:lang w:val="nl-NL"/>
        </w:rPr>
        <w:t>used</w:t>
      </w:r>
      <w:proofErr w:type="spellEnd"/>
      <w:r>
        <w:rPr>
          <w:lang w:val="nl-NL"/>
        </w:rPr>
        <w:t xml:space="preserve"> in the </w:t>
      </w:r>
      <w:proofErr w:type="spellStart"/>
      <w:r>
        <w:rPr>
          <w:lang w:val="nl-NL"/>
        </w:rPr>
        <w:t>current</w:t>
      </w:r>
      <w:proofErr w:type="spellEnd"/>
      <w:r>
        <w:rPr>
          <w:lang w:val="nl-NL"/>
        </w:rPr>
        <w:t xml:space="preserve"> DWAN front-end.</w:t>
      </w:r>
    </w:p>
  </w:footnote>
  <w:footnote w:id="18">
    <w:p w14:paraId="674944BE" w14:textId="77777777" w:rsidR="00C9063D" w:rsidRPr="002B3F95" w:rsidRDefault="00C9063D" w:rsidP="003354BB">
      <w:pPr>
        <w:pStyle w:val="FootnoteText"/>
      </w:pPr>
      <w:r>
        <w:rPr>
          <w:rStyle w:val="FootnoteReference"/>
        </w:rPr>
        <w:footnoteRef/>
      </w:r>
      <w:r>
        <w:t xml:space="preserve"> </w:t>
      </w:r>
      <w:r w:rsidRPr="001C44E2">
        <w:t xml:space="preserve">BITS </w:t>
      </w:r>
      <w:r>
        <w:t xml:space="preserve">Co., Ltd., </w:t>
      </w:r>
      <w:hyperlink r:id="rId2" w:history="1">
        <w:r w:rsidRPr="004E06CB">
          <w:rPr>
            <w:rStyle w:val="Hyperlink"/>
          </w:rPr>
          <w:t>http://www.bits.cc</w:t>
        </w:r>
      </w:hyperlink>
    </w:p>
  </w:footnote>
  <w:footnote w:id="19">
    <w:p w14:paraId="00DF2DC1" w14:textId="77777777" w:rsidR="00C9063D" w:rsidRPr="00EC5100" w:rsidRDefault="00C9063D">
      <w:pPr>
        <w:pStyle w:val="FootnoteText"/>
        <w:rPr>
          <w:lang w:val="nl-NL"/>
        </w:rPr>
      </w:pPr>
      <w:r>
        <w:rPr>
          <w:rStyle w:val="FootnoteReference"/>
        </w:rPr>
        <w:footnoteRef/>
      </w:r>
      <w:r>
        <w:t xml:space="preserve"> XPI stands for </w:t>
      </w:r>
      <w:r w:rsidRPr="00E673B4">
        <w:t>Cross Platform Installer (file extension)</w:t>
      </w:r>
      <w:r>
        <w:t>.</w:t>
      </w:r>
    </w:p>
  </w:footnote>
  <w:footnote w:id="20">
    <w:p w14:paraId="0CEAFAD7" w14:textId="77777777" w:rsidR="00C9063D" w:rsidRPr="00417575" w:rsidRDefault="00C9063D">
      <w:pPr>
        <w:pStyle w:val="FootnoteText"/>
        <w:rPr>
          <w:sz w:val="20"/>
          <w:szCs w:val="20"/>
          <w:lang w:val="nl-NL"/>
        </w:rPr>
      </w:pPr>
      <w:r w:rsidRPr="00417575">
        <w:rPr>
          <w:rStyle w:val="FootnoteReference"/>
          <w:sz w:val="20"/>
          <w:szCs w:val="20"/>
        </w:rPr>
        <w:footnoteRef/>
      </w:r>
      <w:r w:rsidRPr="00417575">
        <w:rPr>
          <w:sz w:val="20"/>
          <w:szCs w:val="20"/>
        </w:rPr>
        <w:t xml:space="preserve"> </w:t>
      </w:r>
      <w:proofErr w:type="spellStart"/>
      <w:r w:rsidRPr="00417575">
        <w:rPr>
          <w:sz w:val="20"/>
          <w:szCs w:val="20"/>
          <w:lang w:val="nl-NL"/>
        </w:rPr>
        <w:t>Currently</w:t>
      </w:r>
      <w:proofErr w:type="spellEnd"/>
      <w:r w:rsidRPr="00417575">
        <w:rPr>
          <w:sz w:val="20"/>
          <w:szCs w:val="20"/>
          <w:lang w:val="nl-NL"/>
        </w:rPr>
        <w:t xml:space="preserve"> DWAN is </w:t>
      </w:r>
      <w:proofErr w:type="spellStart"/>
      <w:r w:rsidRPr="00417575">
        <w:rPr>
          <w:sz w:val="20"/>
          <w:szCs w:val="20"/>
          <w:lang w:val="nl-NL"/>
        </w:rPr>
        <w:t>connected</w:t>
      </w:r>
      <w:proofErr w:type="spellEnd"/>
      <w:r w:rsidRPr="00417575">
        <w:rPr>
          <w:sz w:val="20"/>
          <w:szCs w:val="20"/>
          <w:lang w:val="nl-NL"/>
        </w:rPr>
        <w:t xml:space="preserve"> </w:t>
      </w:r>
      <w:proofErr w:type="spellStart"/>
      <w:r w:rsidRPr="00417575">
        <w:rPr>
          <w:sz w:val="20"/>
          <w:szCs w:val="20"/>
          <w:lang w:val="nl-NL"/>
        </w:rPr>
        <w:t>to</w:t>
      </w:r>
      <w:proofErr w:type="spellEnd"/>
      <w:r w:rsidRPr="00417575">
        <w:rPr>
          <w:sz w:val="20"/>
          <w:szCs w:val="20"/>
          <w:lang w:val="nl-NL"/>
        </w:rPr>
        <w:t xml:space="preserve"> the CLARIN Service Provider </w:t>
      </w:r>
      <w:proofErr w:type="spellStart"/>
      <w:r w:rsidRPr="00417575">
        <w:rPr>
          <w:sz w:val="20"/>
          <w:szCs w:val="20"/>
          <w:lang w:val="nl-NL"/>
        </w:rPr>
        <w:t>Federation</w:t>
      </w:r>
      <w:proofErr w:type="spellEnd"/>
      <w:r w:rsidRPr="00417575">
        <w:rPr>
          <w:sz w:val="20"/>
          <w:szCs w:val="20"/>
          <w:lang w:val="nl-NL"/>
        </w:rPr>
        <w:t>, http://www.clarin.eu/content/service-provider-federation</w:t>
      </w:r>
    </w:p>
  </w:footnote>
  <w:footnote w:id="21">
    <w:p w14:paraId="2DA5C6A6" w14:textId="77777777" w:rsidR="00C9063D" w:rsidRPr="00417AEC" w:rsidRDefault="00C9063D">
      <w:pPr>
        <w:pStyle w:val="FootnoteText"/>
        <w:rPr>
          <w:lang w:val="nl-NL"/>
        </w:rPr>
      </w:pPr>
      <w:r>
        <w:rPr>
          <w:rStyle w:val="FootnoteReference"/>
        </w:rPr>
        <w:footnoteRef/>
      </w:r>
      <w:r>
        <w:t xml:space="preserve"> </w:t>
      </w:r>
      <w:r w:rsidRPr="004C72C9">
        <w:rPr>
          <w:sz w:val="20"/>
          <w:szCs w:val="20"/>
        </w:rPr>
        <w:t xml:space="preserve">At the moment the default server is </w:t>
      </w:r>
      <w:hyperlink r:id="rId3" w:history="1">
        <w:r w:rsidRPr="004C72C9">
          <w:rPr>
            <w:rStyle w:val="Hyperlink"/>
            <w:sz w:val="20"/>
            <w:szCs w:val="20"/>
          </w:rPr>
          <w:t>https://lux17.mpi.nl/ds/webannotator</w:t>
        </w:r>
      </w:hyperlink>
      <w:r w:rsidRPr="004C72C9">
        <w:rPr>
          <w:sz w:val="20"/>
          <w:szCs w:val="20"/>
        </w:rPr>
        <w:t xml:space="preserve">. The user may set </w:t>
      </w:r>
      <w:hyperlink r:id="rId4" w:history="1">
        <w:r w:rsidRPr="004C72C9">
          <w:rPr>
            <w:rStyle w:val="Hyperlink"/>
            <w:sz w:val="20"/>
            <w:szCs w:val="20"/>
          </w:rPr>
          <w:t>https://lux17.mpi.nl/ds/webannotator-basic</w:t>
        </w:r>
      </w:hyperlink>
      <w:r w:rsidRPr="004C72C9">
        <w:rPr>
          <w:sz w:val="20"/>
          <w:szCs w:val="20"/>
        </w:rPr>
        <w:t xml:space="preserve"> as a user-specific server if he wants to follow basic-authentication procedure.</w:t>
      </w:r>
    </w:p>
  </w:footnote>
  <w:footnote w:id="22">
    <w:p w14:paraId="4BC2AAA7" w14:textId="77777777" w:rsidR="00C9063D" w:rsidRPr="003E7C51" w:rsidRDefault="00C9063D" w:rsidP="00A5519B">
      <w:pPr>
        <w:ind w:firstLine="0"/>
        <w:rPr>
          <w:lang w:val="nl-NL"/>
        </w:rPr>
      </w:pPr>
      <w:r>
        <w:rPr>
          <w:rStyle w:val="FootnoteReference"/>
        </w:rPr>
        <w:footnoteRef/>
      </w:r>
      <w:r>
        <w:t xml:space="preserve"> </w:t>
      </w:r>
      <w:r w:rsidRPr="00421696">
        <w:rPr>
          <w:sz w:val="20"/>
          <w:szCs w:val="20"/>
          <w:lang w:val="nl-NL"/>
        </w:rPr>
        <w:t xml:space="preserve">The </w:t>
      </w:r>
      <w:proofErr w:type="spellStart"/>
      <w:r w:rsidRPr="00421696">
        <w:rPr>
          <w:sz w:val="20"/>
          <w:szCs w:val="20"/>
          <w:lang w:val="nl-NL"/>
        </w:rPr>
        <w:t>redirection</w:t>
      </w:r>
      <w:proofErr w:type="spellEnd"/>
      <w:r w:rsidRPr="00421696">
        <w:rPr>
          <w:sz w:val="20"/>
          <w:szCs w:val="20"/>
          <w:lang w:val="nl-NL"/>
        </w:rPr>
        <w:t xml:space="preserve"> </w:t>
      </w:r>
      <w:proofErr w:type="spellStart"/>
      <w:r w:rsidRPr="00421696">
        <w:rPr>
          <w:sz w:val="20"/>
          <w:szCs w:val="20"/>
          <w:lang w:val="nl-NL"/>
        </w:rPr>
        <w:t>to</w:t>
      </w:r>
      <w:proofErr w:type="spellEnd"/>
      <w:r w:rsidRPr="00421696">
        <w:rPr>
          <w:sz w:val="20"/>
          <w:szCs w:val="20"/>
          <w:lang w:val="nl-NL"/>
        </w:rPr>
        <w:t xml:space="preserve"> these </w:t>
      </w:r>
      <w:r>
        <w:rPr>
          <w:sz w:val="20"/>
          <w:szCs w:val="20"/>
          <w:lang w:val="nl-NL"/>
        </w:rPr>
        <w:t>pages</w:t>
      </w:r>
      <w:r w:rsidRPr="00421696">
        <w:rPr>
          <w:sz w:val="20"/>
          <w:szCs w:val="20"/>
          <w:lang w:val="nl-NL"/>
        </w:rPr>
        <w:t xml:space="preserve"> </w:t>
      </w:r>
      <w:r>
        <w:rPr>
          <w:sz w:val="20"/>
          <w:szCs w:val="20"/>
          <w:lang w:val="nl-NL"/>
        </w:rPr>
        <w:t xml:space="preserve">was </w:t>
      </w:r>
      <w:proofErr w:type="spellStart"/>
      <w:r>
        <w:rPr>
          <w:sz w:val="20"/>
          <w:szCs w:val="20"/>
          <w:lang w:val="nl-NL"/>
        </w:rPr>
        <w:t>under</w:t>
      </w:r>
      <w:proofErr w:type="spellEnd"/>
      <w:r>
        <w:rPr>
          <w:sz w:val="20"/>
          <w:szCs w:val="20"/>
          <w:lang w:val="nl-NL"/>
        </w:rPr>
        <w:t xml:space="preserve"> </w:t>
      </w:r>
      <w:proofErr w:type="spellStart"/>
      <w:r>
        <w:rPr>
          <w:sz w:val="20"/>
          <w:szCs w:val="20"/>
          <w:lang w:val="nl-NL"/>
        </w:rPr>
        <w:t>implementation</w:t>
      </w:r>
      <w:proofErr w:type="spellEnd"/>
      <w:r>
        <w:rPr>
          <w:sz w:val="20"/>
          <w:szCs w:val="20"/>
          <w:lang w:val="nl-NL"/>
        </w:rPr>
        <w:t xml:space="preserve"> in the front-end </w:t>
      </w:r>
      <w:proofErr w:type="spellStart"/>
      <w:r>
        <w:rPr>
          <w:sz w:val="20"/>
          <w:szCs w:val="20"/>
          <w:lang w:val="nl-NL"/>
        </w:rPr>
        <w:t>by</w:t>
      </w:r>
      <w:proofErr w:type="spellEnd"/>
      <w:r>
        <w:rPr>
          <w:sz w:val="20"/>
          <w:szCs w:val="20"/>
          <w:lang w:val="nl-NL"/>
        </w:rPr>
        <w:t xml:space="preserve"> the time the </w:t>
      </w:r>
      <w:proofErr w:type="spellStart"/>
      <w:r>
        <w:rPr>
          <w:sz w:val="20"/>
          <w:szCs w:val="20"/>
          <w:lang w:val="nl-NL"/>
        </w:rPr>
        <w:t>deliverable</w:t>
      </w:r>
      <w:proofErr w:type="spellEnd"/>
      <w:r>
        <w:rPr>
          <w:sz w:val="20"/>
          <w:szCs w:val="20"/>
          <w:lang w:val="nl-NL"/>
        </w:rPr>
        <w:t xml:space="preserve"> was </w:t>
      </w:r>
      <w:proofErr w:type="spellStart"/>
      <w:r>
        <w:rPr>
          <w:sz w:val="20"/>
          <w:szCs w:val="20"/>
          <w:lang w:val="nl-NL"/>
        </w:rPr>
        <w:t>written</w:t>
      </w:r>
      <w:proofErr w:type="spellEnd"/>
      <w:r>
        <w:rPr>
          <w:sz w:val="20"/>
          <w:szCs w:val="20"/>
          <w:lang w:val="nl-NL"/>
        </w:rPr>
        <w:t>.</w:t>
      </w:r>
    </w:p>
  </w:footnote>
  <w:footnote w:id="23">
    <w:p w14:paraId="0619B0C9" w14:textId="77777777" w:rsidR="00C9063D" w:rsidRPr="00A5519B" w:rsidRDefault="00C9063D" w:rsidP="00A5519B">
      <w:pPr>
        <w:pStyle w:val="FootnoteText"/>
        <w:ind w:firstLine="0"/>
        <w:rPr>
          <w:ins w:id="43" w:author="Menzo windhouwer" w:date="2014-10-06T15:05:00Z"/>
          <w:sz w:val="20"/>
          <w:szCs w:val="20"/>
          <w:lang w:val="nl-NL"/>
        </w:rPr>
      </w:pPr>
      <w:r>
        <w:rPr>
          <w:rStyle w:val="FootnoteReference"/>
        </w:rPr>
        <w:footnoteRef/>
      </w:r>
      <w:r>
        <w:rPr>
          <w:lang w:val="nl-NL"/>
        </w:rPr>
        <w:t xml:space="preserve"> </w:t>
      </w:r>
      <w:r w:rsidRPr="00A5519B">
        <w:rPr>
          <w:sz w:val="20"/>
          <w:szCs w:val="20"/>
          <w:lang w:val="nl-NL"/>
        </w:rPr>
        <w:t xml:space="preserve">The </w:t>
      </w:r>
      <w:proofErr w:type="spellStart"/>
      <w:r w:rsidRPr="00A5519B">
        <w:rPr>
          <w:sz w:val="20"/>
          <w:szCs w:val="20"/>
          <w:lang w:val="nl-NL"/>
        </w:rPr>
        <w:t>client</w:t>
      </w:r>
      <w:proofErr w:type="spellEnd"/>
      <w:r w:rsidRPr="00A5519B">
        <w:rPr>
          <w:sz w:val="20"/>
          <w:szCs w:val="20"/>
          <w:lang w:val="nl-NL"/>
        </w:rPr>
        <w:t xml:space="preserve"> </w:t>
      </w:r>
      <w:proofErr w:type="spellStart"/>
      <w:r w:rsidRPr="00A5519B">
        <w:rPr>
          <w:sz w:val="20"/>
          <w:szCs w:val="20"/>
          <w:lang w:val="nl-NL"/>
        </w:rPr>
        <w:t>developers</w:t>
      </w:r>
      <w:proofErr w:type="spellEnd"/>
      <w:r w:rsidRPr="00A5519B">
        <w:rPr>
          <w:sz w:val="20"/>
          <w:szCs w:val="20"/>
          <w:lang w:val="nl-NL"/>
        </w:rPr>
        <w:t xml:space="preserve"> are </w:t>
      </w:r>
      <w:proofErr w:type="spellStart"/>
      <w:r w:rsidRPr="00A5519B">
        <w:rPr>
          <w:sz w:val="20"/>
          <w:szCs w:val="20"/>
          <w:lang w:val="nl-NL"/>
        </w:rPr>
        <w:t>working</w:t>
      </w:r>
      <w:proofErr w:type="spellEnd"/>
      <w:r w:rsidRPr="00A5519B">
        <w:rPr>
          <w:sz w:val="20"/>
          <w:szCs w:val="20"/>
          <w:lang w:val="nl-NL"/>
        </w:rPr>
        <w:t xml:space="preserve"> on a fix </w:t>
      </w:r>
      <w:proofErr w:type="spellStart"/>
      <w:r w:rsidRPr="00A5519B">
        <w:rPr>
          <w:sz w:val="20"/>
          <w:szCs w:val="20"/>
          <w:lang w:val="nl-NL"/>
        </w:rPr>
        <w:t>for</w:t>
      </w:r>
      <w:proofErr w:type="spellEnd"/>
      <w:r w:rsidRPr="00A5519B">
        <w:rPr>
          <w:sz w:val="20"/>
          <w:szCs w:val="20"/>
          <w:lang w:val="nl-NL"/>
        </w:rPr>
        <w:t xml:space="preserve"> </w:t>
      </w:r>
      <w:proofErr w:type="spellStart"/>
      <w:r w:rsidRPr="00A5519B">
        <w:rPr>
          <w:sz w:val="20"/>
          <w:szCs w:val="20"/>
          <w:lang w:val="nl-NL"/>
        </w:rPr>
        <w:t>this</w:t>
      </w:r>
      <w:proofErr w:type="spellEnd"/>
      <w:r w:rsidRPr="00A5519B">
        <w:rPr>
          <w:sz w:val="20"/>
          <w:szCs w:val="20"/>
          <w:lang w:val="nl-NL"/>
        </w:rPr>
        <w:t xml:space="preserve"> </w:t>
      </w:r>
      <w:proofErr w:type="spellStart"/>
      <w:r w:rsidRPr="00A5519B">
        <w:rPr>
          <w:sz w:val="20"/>
          <w:szCs w:val="20"/>
          <w:lang w:val="nl-NL"/>
        </w:rPr>
        <w:t>problem</w:t>
      </w:r>
      <w:proofErr w:type="spellEnd"/>
      <w:r w:rsidRPr="00A5519B">
        <w:rPr>
          <w:sz w:val="20"/>
          <w:szCs w:val="20"/>
          <w:lang w:val="nl-NL"/>
        </w:rPr>
        <w:t xml:space="preserve"> at the time of </w:t>
      </w:r>
      <w:proofErr w:type="spellStart"/>
      <w:r w:rsidRPr="00A5519B">
        <w:rPr>
          <w:sz w:val="20"/>
          <w:szCs w:val="20"/>
          <w:lang w:val="nl-NL"/>
        </w:rPr>
        <w:t>writing</w:t>
      </w:r>
      <w:proofErr w:type="spellEnd"/>
      <w:r w:rsidRPr="00A5519B">
        <w:rPr>
          <w:sz w:val="20"/>
          <w:szCs w:val="20"/>
          <w:lang w:val="nl-NL"/>
        </w:rPr>
        <w:t xml:space="preserve"> of </w:t>
      </w:r>
      <w:proofErr w:type="spellStart"/>
      <w:r w:rsidRPr="00A5519B">
        <w:rPr>
          <w:sz w:val="20"/>
          <w:szCs w:val="20"/>
          <w:lang w:val="nl-NL"/>
        </w:rPr>
        <w:t>this</w:t>
      </w:r>
      <w:proofErr w:type="spellEnd"/>
      <w:r w:rsidRPr="00A5519B">
        <w:rPr>
          <w:sz w:val="20"/>
          <w:szCs w:val="20"/>
          <w:lang w:val="nl-NL"/>
        </w:rPr>
        <w:t xml:space="preserve"> document.</w:t>
      </w:r>
    </w:p>
  </w:footnote>
  <w:footnote w:id="24">
    <w:p w14:paraId="65517B2E" w14:textId="77777777" w:rsidR="00C9063D" w:rsidRPr="00A5519B" w:rsidRDefault="00C9063D" w:rsidP="00A5519B">
      <w:pPr>
        <w:pStyle w:val="FootnoteText"/>
        <w:ind w:firstLine="0"/>
        <w:rPr>
          <w:sz w:val="20"/>
          <w:szCs w:val="20"/>
          <w:lang w:val="nl-NL"/>
        </w:rPr>
      </w:pPr>
      <w:r w:rsidRPr="00A5519B">
        <w:rPr>
          <w:rStyle w:val="FootnoteReference"/>
          <w:sz w:val="20"/>
          <w:szCs w:val="20"/>
        </w:rPr>
        <w:footnoteRef/>
      </w:r>
      <w:r w:rsidRPr="00A5519B">
        <w:rPr>
          <w:sz w:val="20"/>
          <w:szCs w:val="20"/>
        </w:rPr>
        <w:t xml:space="preserve"> </w:t>
      </w:r>
      <w:r w:rsidRPr="00A5519B">
        <w:rPr>
          <w:sz w:val="20"/>
          <w:szCs w:val="20"/>
          <w:lang w:val="nl-NL"/>
        </w:rPr>
        <w:t>http://www.clarin.nl</w:t>
      </w:r>
    </w:p>
  </w:footnote>
  <w:footnote w:id="25">
    <w:p w14:paraId="69DE5EF7" w14:textId="62A03ABE" w:rsidR="00C9063D" w:rsidRPr="00D40844" w:rsidRDefault="00C9063D">
      <w:pPr>
        <w:pStyle w:val="FootnoteText"/>
        <w:rPr>
          <w:lang w:val="nl-NL"/>
        </w:rPr>
      </w:pPr>
      <w:r>
        <w:rPr>
          <w:rStyle w:val="FootnoteReference"/>
        </w:rPr>
        <w:footnoteRef/>
      </w:r>
      <w:r>
        <w:t xml:space="preserve"> </w:t>
      </w:r>
      <w:r w:rsidRPr="00D40844">
        <w:rPr>
          <w:sz w:val="20"/>
          <w:szCs w:val="20"/>
        </w:rPr>
        <w:t>http://www.ru.nl/sign-lang/projects/coltime/</w:t>
      </w:r>
    </w:p>
  </w:footnote>
  <w:footnote w:id="26">
    <w:p w14:paraId="01EF71D3" w14:textId="77777777" w:rsidR="00C9063D" w:rsidRPr="00D86AF7" w:rsidRDefault="00C9063D" w:rsidP="00113DD9">
      <w:pPr>
        <w:pStyle w:val="Footnote"/>
        <w:rPr>
          <w:rFonts w:ascii="Times" w:hAnsi="Times"/>
          <w:sz w:val="20"/>
          <w:szCs w:val="20"/>
        </w:rPr>
      </w:pPr>
      <w:r w:rsidRPr="00D86AF7">
        <w:rPr>
          <w:rFonts w:ascii="Times" w:hAnsi="Times"/>
          <w:sz w:val="24"/>
          <w:szCs w:val="24"/>
          <w:vertAlign w:val="superscript"/>
        </w:rPr>
        <w:footnoteRef/>
      </w:r>
      <w:r w:rsidRPr="00D86AF7">
        <w:rPr>
          <w:rFonts w:ascii="Times" w:eastAsia="Arial Unicode MS" w:hAnsi="Times" w:cs="Arial Unicode MS"/>
          <w:sz w:val="24"/>
          <w:szCs w:val="24"/>
        </w:rPr>
        <w:t xml:space="preserve"> </w:t>
      </w:r>
      <w:hyperlink r:id="rId5" w:history="1">
        <w:r w:rsidRPr="00D86AF7">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p>
  </w:footnote>
  <w:footnote w:id="27">
    <w:p w14:paraId="59EE6486" w14:textId="77777777" w:rsidR="00C9063D" w:rsidRPr="008F0CAD" w:rsidRDefault="00C9063D" w:rsidP="00113DD9">
      <w:pPr>
        <w:pStyle w:val="FootnoteText"/>
        <w:rPr>
          <w:lang w:val="nl-NL"/>
        </w:rPr>
      </w:pPr>
      <w:r>
        <w:rPr>
          <w:rStyle w:val="FootnoteReference"/>
        </w:rPr>
        <w:footnoteRef/>
      </w:r>
      <w:r>
        <w:t xml:space="preserve"> </w:t>
      </w:r>
      <w:r>
        <w:rPr>
          <w:rFonts w:ascii="Cambria" w:eastAsia="Cambria" w:hAnsi="Cambria" w:cs="Cambria"/>
          <w:u w:color="000000"/>
        </w:rPr>
        <w:t xml:space="preserve"> </w:t>
      </w:r>
      <w:r w:rsidRPr="008F0CAD">
        <w:rPr>
          <w:rFonts w:ascii="Times" w:eastAsia="Cambria" w:hAnsi="Times" w:cs="Cambria"/>
          <w:u w:color="000000"/>
        </w:rPr>
        <w:t>The information has been taken from http://dirt.projectbamboo.org/resources</w:t>
      </w:r>
    </w:p>
  </w:footnote>
  <w:footnote w:id="28">
    <w:p w14:paraId="29933D5A" w14:textId="77777777" w:rsidR="00C9063D" w:rsidRPr="00C65213" w:rsidRDefault="00C9063D" w:rsidP="00113DD9">
      <w:pPr>
        <w:pStyle w:val="Footnote"/>
        <w:rPr>
          <w:rFonts w:ascii="Times" w:hAnsi="Times"/>
          <w:sz w:val="20"/>
          <w:szCs w:val="20"/>
        </w:rPr>
      </w:pPr>
      <w:r>
        <w:rPr>
          <w:vertAlign w:val="superscript"/>
        </w:rPr>
        <w:footnoteRef/>
      </w:r>
      <w:r>
        <w:rPr>
          <w:rFonts w:eastAsia="Arial Unicode MS" w:hAnsi="Arial Unicode MS" w:cs="Arial Unicode MS"/>
        </w:rPr>
        <w:t xml:space="preserve"> </w:t>
      </w:r>
      <w:hyperlink r:id="rId6" w:history="1">
        <w:r w:rsidRPr="00C65213">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r w:rsidRPr="00C65213">
        <w:rPr>
          <w:rFonts w:ascii="Times" w:eastAsia="Arial Unicode MS" w:hAnsi="Times" w:cs="Arial Unicode MS"/>
          <w:sz w:val="20"/>
          <w:szCs w:val="20"/>
        </w:rPr>
        <w:t xml:space="preserve"> </w:t>
      </w:r>
    </w:p>
  </w:footnote>
  <w:footnote w:id="29">
    <w:p w14:paraId="3E292B3F" w14:textId="77777777" w:rsidR="00C9063D" w:rsidRPr="004E30AD" w:rsidRDefault="00C9063D" w:rsidP="00757B40">
      <w:pPr>
        <w:pStyle w:val="FootnoteText"/>
        <w:rPr>
          <w:lang w:val="nl-NL"/>
        </w:rPr>
      </w:pPr>
      <w:r>
        <w:rPr>
          <w:rStyle w:val="FootnoteReference"/>
        </w:rPr>
        <w:footnoteRef/>
      </w:r>
      <w:r>
        <w:t xml:space="preserve"> </w:t>
      </w:r>
      <w:proofErr w:type="spellStart"/>
      <w:r w:rsidRPr="00A739EA">
        <w:rPr>
          <w:sz w:val="20"/>
          <w:szCs w:val="20"/>
          <w:lang w:val="nl-NL"/>
        </w:rPr>
        <w:t>Adding</w:t>
      </w:r>
      <w:proofErr w:type="spellEnd"/>
      <w:r w:rsidRPr="00A739EA">
        <w:rPr>
          <w:sz w:val="20"/>
          <w:szCs w:val="20"/>
          <w:lang w:val="nl-NL"/>
        </w:rPr>
        <w:t xml:space="preserve"> </w:t>
      </w:r>
      <w:proofErr w:type="spellStart"/>
      <w:r w:rsidRPr="00A739EA">
        <w:rPr>
          <w:sz w:val="20"/>
          <w:szCs w:val="20"/>
          <w:lang w:val="nl-NL"/>
        </w:rPr>
        <w:t>possibility</w:t>
      </w:r>
      <w:proofErr w:type="spellEnd"/>
      <w:r w:rsidRPr="00A739EA">
        <w:rPr>
          <w:sz w:val="20"/>
          <w:szCs w:val="20"/>
          <w:lang w:val="nl-NL"/>
        </w:rPr>
        <w:t xml:space="preserve"> </w:t>
      </w:r>
      <w:proofErr w:type="spellStart"/>
      <w:r w:rsidRPr="00A739EA">
        <w:rPr>
          <w:sz w:val="20"/>
          <w:szCs w:val="20"/>
          <w:lang w:val="nl-NL"/>
        </w:rPr>
        <w:t>to</w:t>
      </w:r>
      <w:proofErr w:type="spellEnd"/>
      <w:r w:rsidRPr="00A739EA">
        <w:rPr>
          <w:sz w:val="20"/>
          <w:szCs w:val="20"/>
          <w:lang w:val="nl-NL"/>
        </w:rPr>
        <w:t xml:space="preserve"> change access </w:t>
      </w:r>
      <w:proofErr w:type="spellStart"/>
      <w:r w:rsidRPr="00A739EA">
        <w:rPr>
          <w:sz w:val="20"/>
          <w:szCs w:val="20"/>
          <w:lang w:val="nl-NL"/>
        </w:rPr>
        <w:t>rights</w:t>
      </w:r>
      <w:proofErr w:type="spellEnd"/>
      <w:r w:rsidRPr="00A739EA">
        <w:rPr>
          <w:sz w:val="20"/>
          <w:szCs w:val="20"/>
          <w:lang w:val="nl-NL"/>
        </w:rPr>
        <w:t xml:space="preserve"> is </w:t>
      </w:r>
      <w:proofErr w:type="spellStart"/>
      <w:r w:rsidRPr="00A739EA">
        <w:rPr>
          <w:sz w:val="20"/>
          <w:szCs w:val="20"/>
          <w:lang w:val="nl-NL"/>
        </w:rPr>
        <w:t>work</w:t>
      </w:r>
      <w:proofErr w:type="spellEnd"/>
      <w:r w:rsidRPr="00A739EA">
        <w:rPr>
          <w:sz w:val="20"/>
          <w:szCs w:val="20"/>
          <w:lang w:val="nl-NL"/>
        </w:rPr>
        <w:t xml:space="preserve"> in </w:t>
      </w:r>
      <w:proofErr w:type="spellStart"/>
      <w:r w:rsidRPr="00A739EA">
        <w:rPr>
          <w:sz w:val="20"/>
          <w:szCs w:val="20"/>
          <w:lang w:val="nl-NL"/>
        </w:rPr>
        <w:t>progress</w:t>
      </w:r>
      <w:proofErr w:type="spellEnd"/>
      <w:r>
        <w:rPr>
          <w:lang w:val="nl-NL"/>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735244" w14:textId="77777777" w:rsidR="00C9063D" w:rsidRDefault="00C9063D">
    <w:pPr>
      <w:pStyle w:val="Header"/>
    </w:pPr>
    <w:sdt>
      <w:sdtPr>
        <w:id w:val="-1706933363"/>
        <w:temporary/>
        <w:showingPlcHdr/>
      </w:sdtPr>
      <w:sdtContent>
        <w:r>
          <w:rPr>
            <w:lang w:val="sv-SE"/>
          </w:rPr>
          <w:t>[Skriv text]</w:t>
        </w:r>
      </w:sdtContent>
    </w:sdt>
    <w:r>
      <w:ptab w:relativeTo="margin" w:alignment="center" w:leader="none"/>
    </w:r>
    <w:sdt>
      <w:sdtPr>
        <w:id w:val="-972135064"/>
        <w:temporary/>
        <w:showingPlcHdr/>
      </w:sdtPr>
      <w:sdtContent>
        <w:r>
          <w:rPr>
            <w:lang w:val="sv-SE"/>
          </w:rPr>
          <w:t>[Skriv text]</w:t>
        </w:r>
      </w:sdtContent>
    </w:sdt>
    <w:r>
      <w:ptab w:relativeTo="margin" w:alignment="right" w:leader="none"/>
    </w:r>
    <w:sdt>
      <w:sdtPr>
        <w:id w:val="-1559631532"/>
        <w:temporary/>
        <w:showingPlcHdr/>
      </w:sdtPr>
      <w:sdtContent>
        <w:r>
          <w:rPr>
            <w:lang w:val="sv-SE"/>
          </w:rPr>
          <w:t>[Skriv text]</w:t>
        </w:r>
      </w:sdtContent>
    </w:sdt>
  </w:p>
  <w:p w14:paraId="0927EB40" w14:textId="77777777" w:rsidR="00C9063D" w:rsidRDefault="00C9063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161E2" w14:textId="77777777" w:rsidR="00C9063D" w:rsidRPr="00F01A89" w:rsidRDefault="00C9063D" w:rsidP="00F01A89">
    <w:pPr>
      <w:pStyle w:val="Header"/>
      <w:jc w:val="center"/>
      <w:rPr>
        <w:rFonts w:ascii="Verdana" w:hAnsi="Verdana"/>
      </w:rPr>
    </w:pPr>
    <w:r w:rsidRPr="00F01A89">
      <w:rPr>
        <w:rFonts w:ascii="Verdana" w:hAnsi="Verdana"/>
      </w:rPr>
      <w:t xml:space="preserve"> </w:t>
    </w:r>
  </w:p>
  <w:p w14:paraId="3BE4E7C1" w14:textId="77777777" w:rsidR="00C9063D" w:rsidRDefault="00C9063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64AD86" w14:textId="77777777" w:rsidR="00C9063D" w:rsidRPr="00F01A89" w:rsidRDefault="00C9063D" w:rsidP="005B05F8">
    <w:pPr>
      <w:pStyle w:val="Header"/>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5C7D"/>
    <w:multiLevelType w:val="multilevel"/>
    <w:tmpl w:val="D1C85C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nsid w:val="03D957BE"/>
    <w:multiLevelType w:val="multilevel"/>
    <w:tmpl w:val="AA26E99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
    <w:nsid w:val="066031F5"/>
    <w:multiLevelType w:val="multilevel"/>
    <w:tmpl w:val="98822DCC"/>
    <w:lvl w:ilvl="0">
      <w:start w:val="1"/>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3">
    <w:nsid w:val="06C74346"/>
    <w:multiLevelType w:val="multilevel"/>
    <w:tmpl w:val="491058AE"/>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nsid w:val="094D045C"/>
    <w:multiLevelType w:val="multilevel"/>
    <w:tmpl w:val="F2B25646"/>
    <w:lvl w:ilvl="0">
      <w:start w:val="1"/>
      <w:numFmt w:val="decimal"/>
      <w:lvlText w:val="%1."/>
      <w:lvlJc w:val="left"/>
      <w:pPr>
        <w:ind w:left="360" w:hanging="360"/>
      </w:pPr>
      <w:rPr>
        <w:rFonts w:hint="default"/>
      </w:rPr>
    </w:lvl>
    <w:lvl w:ilvl="1">
      <w:start w:val="1"/>
      <w:numFmt w:val="decimal"/>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0DA52F93"/>
    <w:multiLevelType w:val="multilevel"/>
    <w:tmpl w:val="A4BC50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
    <w:nsid w:val="0DE95872"/>
    <w:multiLevelType w:val="multilevel"/>
    <w:tmpl w:val="A68259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114773E8"/>
    <w:multiLevelType w:val="multilevel"/>
    <w:tmpl w:val="95EC0BF2"/>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8">
    <w:nsid w:val="136717DF"/>
    <w:multiLevelType w:val="hybridMultilevel"/>
    <w:tmpl w:val="F43A192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nsid w:val="167B1A38"/>
    <w:multiLevelType w:val="multilevel"/>
    <w:tmpl w:val="0422C86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nsid w:val="17776C0F"/>
    <w:multiLevelType w:val="multilevel"/>
    <w:tmpl w:val="70586B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nsid w:val="18094749"/>
    <w:multiLevelType w:val="multilevel"/>
    <w:tmpl w:val="87347C36"/>
    <w:lvl w:ilvl="0">
      <w:start w:val="1"/>
      <w:numFmt w:val="decimal"/>
      <w:pStyle w:val="Heading1"/>
      <w:lvlText w:val="%1."/>
      <w:lvlJc w:val="left"/>
      <w:pPr>
        <w:ind w:left="786" w:hanging="360"/>
      </w:pPr>
      <w:rPr>
        <w:rFonts w:hint="default"/>
      </w:rPr>
    </w:lvl>
    <w:lvl w:ilvl="1">
      <w:start w:val="1"/>
      <w:numFmt w:val="decimal"/>
      <w:pStyle w:val="Heading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18BF1EF9"/>
    <w:multiLevelType w:val="hybridMultilevel"/>
    <w:tmpl w:val="5044BB54"/>
    <w:lvl w:ilvl="0" w:tplc="2B98ECE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1E0349"/>
    <w:multiLevelType w:val="multilevel"/>
    <w:tmpl w:val="746E23D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nsid w:val="1E5A0D15"/>
    <w:multiLevelType w:val="multilevel"/>
    <w:tmpl w:val="FFB2D8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5">
    <w:nsid w:val="22166F33"/>
    <w:multiLevelType w:val="multilevel"/>
    <w:tmpl w:val="8B5A67BE"/>
    <w:lvl w:ilvl="0">
      <w:start w:val="1"/>
      <w:numFmt w:val="decimal"/>
      <w:lvlText w:val="%1."/>
      <w:lvlJc w:val="left"/>
      <w:pPr>
        <w:tabs>
          <w:tab w:val="num" w:pos="463"/>
        </w:tabs>
        <w:ind w:left="463" w:hanging="463"/>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1">
      <w:start w:val="1"/>
      <w:numFmt w:val="decimal"/>
      <w:lvlText w:val="%1.%2."/>
      <w:lvlJc w:val="left"/>
      <w:pPr>
        <w:tabs>
          <w:tab w:val="num" w:pos="181"/>
        </w:tabs>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2">
      <w:start w:val="1"/>
      <w:numFmt w:val="decimal"/>
      <w:lvlText w:val="%1.%2.%3."/>
      <w:lvlJc w:val="left"/>
      <w:pPr>
        <w:tabs>
          <w:tab w:val="num" w:pos="796"/>
        </w:tabs>
        <w:ind w:left="796" w:hanging="342"/>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3">
      <w:start w:val="1"/>
      <w:numFmt w:val="decimal"/>
      <w:lvlText w:val="%1.%2.%3.%4."/>
      <w:lvlJc w:val="left"/>
      <w:pPr>
        <w:tabs>
          <w:tab w:val="num" w:pos="926"/>
        </w:tabs>
        <w:ind w:left="926" w:hanging="926"/>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4">
      <w:start w:val="1"/>
      <w:numFmt w:val="decimal"/>
      <w:lvlText w:val="%1.%2.%3.%4.%5."/>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5">
      <w:start w:val="1"/>
      <w:numFmt w:val="decimal"/>
      <w:lvlText w:val="%1.%2.%3.%4.%5.%6."/>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6">
      <w:start w:val="1"/>
      <w:numFmt w:val="decimal"/>
      <w:lvlText w:val="%1.%2.%3.%4.%5.%6.%7."/>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7">
      <w:start w:val="1"/>
      <w:numFmt w:val="decimal"/>
      <w:lvlText w:val="%1.%2.%3.%4.%5.%6.%7.%8."/>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8">
      <w:start w:val="1"/>
      <w:numFmt w:val="decimal"/>
      <w:lvlText w:val="%1.%2.%3.%4.%5.%6.%7.%8.%9."/>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abstractNum>
  <w:abstractNum w:abstractNumId="16">
    <w:nsid w:val="23E12BEF"/>
    <w:multiLevelType w:val="multilevel"/>
    <w:tmpl w:val="505658E4"/>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17">
    <w:nsid w:val="24AF11FA"/>
    <w:multiLevelType w:val="multilevel"/>
    <w:tmpl w:val="92A680C4"/>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18">
    <w:nsid w:val="24CA20E6"/>
    <w:multiLevelType w:val="multilevel"/>
    <w:tmpl w:val="B76417A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nsid w:val="2580529F"/>
    <w:multiLevelType w:val="multilevel"/>
    <w:tmpl w:val="DDFA5CE4"/>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nsid w:val="28D07F66"/>
    <w:multiLevelType w:val="multilevel"/>
    <w:tmpl w:val="81ECC1B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nsid w:val="28FC01D1"/>
    <w:multiLevelType w:val="hybridMultilevel"/>
    <w:tmpl w:val="BDECBDF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nsid w:val="29986F55"/>
    <w:multiLevelType w:val="multilevel"/>
    <w:tmpl w:val="A8704F7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3">
    <w:nsid w:val="2BA76E7A"/>
    <w:multiLevelType w:val="multilevel"/>
    <w:tmpl w:val="350A135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4">
    <w:nsid w:val="2C573175"/>
    <w:multiLevelType w:val="hybridMultilevel"/>
    <w:tmpl w:val="472E40C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nsid w:val="2C8C361B"/>
    <w:multiLevelType w:val="hybridMultilevel"/>
    <w:tmpl w:val="28525FE0"/>
    <w:lvl w:ilvl="0" w:tplc="E16EB7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B10573"/>
    <w:multiLevelType w:val="multilevel"/>
    <w:tmpl w:val="78E6AC66"/>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27">
    <w:nsid w:val="2ED1401F"/>
    <w:multiLevelType w:val="multilevel"/>
    <w:tmpl w:val="62DAE4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32937A90"/>
    <w:multiLevelType w:val="hybridMultilevel"/>
    <w:tmpl w:val="5BAC723E"/>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nsid w:val="348D539D"/>
    <w:multiLevelType w:val="multilevel"/>
    <w:tmpl w:val="F9109A5E"/>
    <w:styleLink w:val="List0"/>
    <w:lvl w:ilvl="0">
      <w:start w:val="6"/>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30">
    <w:nsid w:val="36F46E7D"/>
    <w:multiLevelType w:val="multilevel"/>
    <w:tmpl w:val="1C5EA0E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nsid w:val="378F232C"/>
    <w:multiLevelType w:val="multilevel"/>
    <w:tmpl w:val="0E529E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nsid w:val="3A4B110A"/>
    <w:multiLevelType w:val="multilevel"/>
    <w:tmpl w:val="A3DA5056"/>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33">
    <w:nsid w:val="3AE17E0C"/>
    <w:multiLevelType w:val="hybridMultilevel"/>
    <w:tmpl w:val="C6B6D59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4">
    <w:nsid w:val="3B4C1271"/>
    <w:multiLevelType w:val="multilevel"/>
    <w:tmpl w:val="348077B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5">
    <w:nsid w:val="3C8C79B3"/>
    <w:multiLevelType w:val="hybridMultilevel"/>
    <w:tmpl w:val="26C6E03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6">
    <w:nsid w:val="40C205B6"/>
    <w:multiLevelType w:val="multilevel"/>
    <w:tmpl w:val="8EAE2DD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nsid w:val="439C0010"/>
    <w:multiLevelType w:val="multilevel"/>
    <w:tmpl w:val="18A4928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8">
    <w:nsid w:val="44885405"/>
    <w:multiLevelType w:val="multilevel"/>
    <w:tmpl w:val="3B1C03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nsid w:val="45952DEB"/>
    <w:multiLevelType w:val="multilevel"/>
    <w:tmpl w:val="83D29F4A"/>
    <w:styleLink w:val="List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46EB59C8"/>
    <w:multiLevelType w:val="multilevel"/>
    <w:tmpl w:val="31E44D12"/>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41">
    <w:nsid w:val="4720686D"/>
    <w:multiLevelType w:val="multilevel"/>
    <w:tmpl w:val="C4F8DB8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nsid w:val="4C2A1957"/>
    <w:multiLevelType w:val="multilevel"/>
    <w:tmpl w:val="A9F2121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3">
    <w:nsid w:val="52C23122"/>
    <w:multiLevelType w:val="hybridMultilevel"/>
    <w:tmpl w:val="0BB802B2"/>
    <w:lvl w:ilvl="0" w:tplc="89088634">
      <w:numFmt w:val="bullet"/>
      <w:lvlText w:val=""/>
      <w:lvlJc w:val="left"/>
      <w:pPr>
        <w:ind w:left="644" w:hanging="360"/>
      </w:pPr>
      <w:rPr>
        <w:rFonts w:ascii="Wingdings" w:eastAsiaTheme="minorEastAsia" w:hAnsi="Wingdings" w:cstheme="minorBidi"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4">
    <w:nsid w:val="57423A9A"/>
    <w:multiLevelType w:val="multilevel"/>
    <w:tmpl w:val="DD0EEDA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5">
    <w:nsid w:val="589F0BDE"/>
    <w:multiLevelType w:val="multilevel"/>
    <w:tmpl w:val="E77296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6">
    <w:nsid w:val="591A7171"/>
    <w:multiLevelType w:val="multilevel"/>
    <w:tmpl w:val="76AE8448"/>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7">
    <w:nsid w:val="59B36FF6"/>
    <w:multiLevelType w:val="multilevel"/>
    <w:tmpl w:val="F25432C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8">
    <w:nsid w:val="5B577231"/>
    <w:multiLevelType w:val="hybridMultilevel"/>
    <w:tmpl w:val="2F92471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9">
    <w:nsid w:val="62F51646"/>
    <w:multiLevelType w:val="multilevel"/>
    <w:tmpl w:val="800CCA4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0">
    <w:nsid w:val="636D0836"/>
    <w:multiLevelType w:val="hybridMultilevel"/>
    <w:tmpl w:val="13A4F03A"/>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51">
    <w:nsid w:val="6AFC20B2"/>
    <w:multiLevelType w:val="hybridMultilevel"/>
    <w:tmpl w:val="ED46594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2">
    <w:nsid w:val="6BA84A36"/>
    <w:multiLevelType w:val="hybridMultilevel"/>
    <w:tmpl w:val="7632C2D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3">
    <w:nsid w:val="736420A3"/>
    <w:multiLevelType w:val="hybridMultilevel"/>
    <w:tmpl w:val="984E7538"/>
    <w:lvl w:ilvl="0" w:tplc="9ADA4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3794010"/>
    <w:multiLevelType w:val="multilevel"/>
    <w:tmpl w:val="E8DCDCE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5">
    <w:nsid w:val="76F61363"/>
    <w:multiLevelType w:val="multilevel"/>
    <w:tmpl w:val="CCB009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6">
    <w:nsid w:val="7A597AA5"/>
    <w:multiLevelType w:val="multilevel"/>
    <w:tmpl w:val="D0D885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7">
    <w:nsid w:val="7C2A2D25"/>
    <w:multiLevelType w:val="hybridMultilevel"/>
    <w:tmpl w:val="25DCBF6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8">
    <w:nsid w:val="7D922997"/>
    <w:multiLevelType w:val="multilevel"/>
    <w:tmpl w:val="643CB0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9">
    <w:nsid w:val="7EC81232"/>
    <w:multiLevelType w:val="hybridMultilevel"/>
    <w:tmpl w:val="D2689A6A"/>
    <w:lvl w:ilvl="0" w:tplc="57C0F230">
      <w:numFmt w:val="bullet"/>
      <w:lvlText w:val=""/>
      <w:lvlJc w:val="left"/>
      <w:pPr>
        <w:ind w:left="644" w:hanging="360"/>
      </w:pPr>
      <w:rPr>
        <w:rFonts w:ascii="Wingdings" w:eastAsiaTheme="minorEastAsia" w:hAnsi="Wingdings" w:cstheme="minorBidi"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11"/>
  </w:num>
  <w:num w:numId="2">
    <w:abstractNumId w:val="25"/>
  </w:num>
  <w:num w:numId="3">
    <w:abstractNumId w:val="53"/>
  </w:num>
  <w:num w:numId="4">
    <w:abstractNumId w:val="12"/>
  </w:num>
  <w:num w:numId="5">
    <w:abstractNumId w:val="4"/>
  </w:num>
  <w:num w:numId="6">
    <w:abstractNumId w:val="2"/>
  </w:num>
  <w:num w:numId="7">
    <w:abstractNumId w:val="15"/>
  </w:num>
  <w:num w:numId="8">
    <w:abstractNumId w:val="29"/>
  </w:num>
  <w:num w:numId="9">
    <w:abstractNumId w:val="40"/>
  </w:num>
  <w:num w:numId="10">
    <w:abstractNumId w:val="7"/>
  </w:num>
  <w:num w:numId="11">
    <w:abstractNumId w:val="46"/>
  </w:num>
  <w:num w:numId="12">
    <w:abstractNumId w:val="16"/>
  </w:num>
  <w:num w:numId="13">
    <w:abstractNumId w:val="47"/>
  </w:num>
  <w:num w:numId="14">
    <w:abstractNumId w:val="27"/>
  </w:num>
  <w:num w:numId="15">
    <w:abstractNumId w:val="20"/>
  </w:num>
  <w:num w:numId="16">
    <w:abstractNumId w:val="6"/>
  </w:num>
  <w:num w:numId="17">
    <w:abstractNumId w:val="19"/>
  </w:num>
  <w:num w:numId="18">
    <w:abstractNumId w:val="3"/>
  </w:num>
  <w:num w:numId="19">
    <w:abstractNumId w:val="26"/>
  </w:num>
  <w:num w:numId="20">
    <w:abstractNumId w:val="18"/>
  </w:num>
  <w:num w:numId="21">
    <w:abstractNumId w:val="13"/>
  </w:num>
  <w:num w:numId="22">
    <w:abstractNumId w:val="42"/>
  </w:num>
  <w:num w:numId="23">
    <w:abstractNumId w:val="31"/>
  </w:num>
  <w:num w:numId="24">
    <w:abstractNumId w:val="58"/>
  </w:num>
  <w:num w:numId="25">
    <w:abstractNumId w:val="9"/>
  </w:num>
  <w:num w:numId="26">
    <w:abstractNumId w:val="41"/>
  </w:num>
  <w:num w:numId="27">
    <w:abstractNumId w:val="23"/>
  </w:num>
  <w:num w:numId="28">
    <w:abstractNumId w:val="38"/>
  </w:num>
  <w:num w:numId="29">
    <w:abstractNumId w:val="10"/>
  </w:num>
  <w:num w:numId="30">
    <w:abstractNumId w:val="56"/>
  </w:num>
  <w:num w:numId="31">
    <w:abstractNumId w:val="14"/>
  </w:num>
  <w:num w:numId="32">
    <w:abstractNumId w:val="49"/>
  </w:num>
  <w:num w:numId="33">
    <w:abstractNumId w:val="5"/>
  </w:num>
  <w:num w:numId="34">
    <w:abstractNumId w:val="30"/>
  </w:num>
  <w:num w:numId="35">
    <w:abstractNumId w:val="34"/>
  </w:num>
  <w:num w:numId="36">
    <w:abstractNumId w:val="37"/>
  </w:num>
  <w:num w:numId="37">
    <w:abstractNumId w:val="0"/>
  </w:num>
  <w:num w:numId="38">
    <w:abstractNumId w:val="36"/>
  </w:num>
  <w:num w:numId="39">
    <w:abstractNumId w:val="54"/>
  </w:num>
  <w:num w:numId="40">
    <w:abstractNumId w:val="1"/>
  </w:num>
  <w:num w:numId="41">
    <w:abstractNumId w:val="55"/>
  </w:num>
  <w:num w:numId="42">
    <w:abstractNumId w:val="45"/>
  </w:num>
  <w:num w:numId="43">
    <w:abstractNumId w:val="44"/>
  </w:num>
  <w:num w:numId="44">
    <w:abstractNumId w:val="32"/>
  </w:num>
  <w:num w:numId="45">
    <w:abstractNumId w:val="17"/>
  </w:num>
  <w:num w:numId="46">
    <w:abstractNumId w:val="22"/>
  </w:num>
  <w:num w:numId="47">
    <w:abstractNumId w:val="39"/>
  </w:num>
  <w:num w:numId="48">
    <w:abstractNumId w:val="59"/>
  </w:num>
  <w:num w:numId="49">
    <w:abstractNumId w:val="43"/>
  </w:num>
  <w:num w:numId="50">
    <w:abstractNumId w:val="57"/>
  </w:num>
  <w:num w:numId="51">
    <w:abstractNumId w:val="51"/>
  </w:num>
  <w:num w:numId="52">
    <w:abstractNumId w:val="8"/>
  </w:num>
  <w:num w:numId="53">
    <w:abstractNumId w:val="35"/>
  </w:num>
  <w:num w:numId="54">
    <w:abstractNumId w:val="33"/>
  </w:num>
  <w:num w:numId="55">
    <w:abstractNumId w:val="28"/>
  </w:num>
  <w:num w:numId="56">
    <w:abstractNumId w:val="21"/>
  </w:num>
  <w:num w:numId="57">
    <w:abstractNumId w:val="24"/>
  </w:num>
  <w:num w:numId="58">
    <w:abstractNumId w:val="48"/>
  </w:num>
  <w:num w:numId="59">
    <w:abstractNumId w:val="50"/>
  </w:num>
  <w:num w:numId="60">
    <w:abstractNumId w:val="5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01C6"/>
    <w:rsid w:val="00001756"/>
    <w:rsid w:val="000018DA"/>
    <w:rsid w:val="000019D0"/>
    <w:rsid w:val="00001DF7"/>
    <w:rsid w:val="00002394"/>
    <w:rsid w:val="000028C9"/>
    <w:rsid w:val="00005273"/>
    <w:rsid w:val="000052B8"/>
    <w:rsid w:val="000062D4"/>
    <w:rsid w:val="0001090B"/>
    <w:rsid w:val="00011B2D"/>
    <w:rsid w:val="0001563A"/>
    <w:rsid w:val="00017A5B"/>
    <w:rsid w:val="00021A05"/>
    <w:rsid w:val="000222C2"/>
    <w:rsid w:val="0002469C"/>
    <w:rsid w:val="00024AF4"/>
    <w:rsid w:val="00027889"/>
    <w:rsid w:val="00030CEB"/>
    <w:rsid w:val="000331F2"/>
    <w:rsid w:val="0003379A"/>
    <w:rsid w:val="00035030"/>
    <w:rsid w:val="00035044"/>
    <w:rsid w:val="00036E4C"/>
    <w:rsid w:val="000414AD"/>
    <w:rsid w:val="00043CA1"/>
    <w:rsid w:val="00044834"/>
    <w:rsid w:val="00046CB7"/>
    <w:rsid w:val="000529C7"/>
    <w:rsid w:val="00053037"/>
    <w:rsid w:val="000535BF"/>
    <w:rsid w:val="0005451F"/>
    <w:rsid w:val="00054EC0"/>
    <w:rsid w:val="0006213B"/>
    <w:rsid w:val="000627D6"/>
    <w:rsid w:val="00063EB6"/>
    <w:rsid w:val="00064AEE"/>
    <w:rsid w:val="000654F7"/>
    <w:rsid w:val="000658CF"/>
    <w:rsid w:val="000708C6"/>
    <w:rsid w:val="00072CB4"/>
    <w:rsid w:val="000760E6"/>
    <w:rsid w:val="00077CDA"/>
    <w:rsid w:val="00077FDB"/>
    <w:rsid w:val="000810A5"/>
    <w:rsid w:val="00082276"/>
    <w:rsid w:val="0008365B"/>
    <w:rsid w:val="00083EA7"/>
    <w:rsid w:val="00085DE1"/>
    <w:rsid w:val="0009054D"/>
    <w:rsid w:val="0009243D"/>
    <w:rsid w:val="00094F75"/>
    <w:rsid w:val="00095239"/>
    <w:rsid w:val="000955C4"/>
    <w:rsid w:val="00095BCD"/>
    <w:rsid w:val="00096190"/>
    <w:rsid w:val="000A3FCB"/>
    <w:rsid w:val="000A64D2"/>
    <w:rsid w:val="000A674D"/>
    <w:rsid w:val="000A6FD6"/>
    <w:rsid w:val="000B17A9"/>
    <w:rsid w:val="000B2192"/>
    <w:rsid w:val="000B4EF3"/>
    <w:rsid w:val="000B61B9"/>
    <w:rsid w:val="000B7175"/>
    <w:rsid w:val="000C1C24"/>
    <w:rsid w:val="000C2DF3"/>
    <w:rsid w:val="000C7AF1"/>
    <w:rsid w:val="000D3503"/>
    <w:rsid w:val="000D38DF"/>
    <w:rsid w:val="000D5535"/>
    <w:rsid w:val="000D76F8"/>
    <w:rsid w:val="000E172B"/>
    <w:rsid w:val="000E505C"/>
    <w:rsid w:val="000F0050"/>
    <w:rsid w:val="000F03FD"/>
    <w:rsid w:val="000F0F8B"/>
    <w:rsid w:val="000F39F5"/>
    <w:rsid w:val="000F3DB8"/>
    <w:rsid w:val="000F4E73"/>
    <w:rsid w:val="00100AE6"/>
    <w:rsid w:val="001042B5"/>
    <w:rsid w:val="00105797"/>
    <w:rsid w:val="00106201"/>
    <w:rsid w:val="00112438"/>
    <w:rsid w:val="001136A9"/>
    <w:rsid w:val="00113DD9"/>
    <w:rsid w:val="001164DB"/>
    <w:rsid w:val="00120B8E"/>
    <w:rsid w:val="00121679"/>
    <w:rsid w:val="00122AF1"/>
    <w:rsid w:val="00122D8B"/>
    <w:rsid w:val="0012357D"/>
    <w:rsid w:val="00123CA5"/>
    <w:rsid w:val="00123ECE"/>
    <w:rsid w:val="00124077"/>
    <w:rsid w:val="001255A2"/>
    <w:rsid w:val="0012752A"/>
    <w:rsid w:val="001300F5"/>
    <w:rsid w:val="00131439"/>
    <w:rsid w:val="00133130"/>
    <w:rsid w:val="001354E6"/>
    <w:rsid w:val="00136ABA"/>
    <w:rsid w:val="001376FA"/>
    <w:rsid w:val="00137C42"/>
    <w:rsid w:val="00140CA5"/>
    <w:rsid w:val="00142B48"/>
    <w:rsid w:val="001435EE"/>
    <w:rsid w:val="00145855"/>
    <w:rsid w:val="00146361"/>
    <w:rsid w:val="00147D9F"/>
    <w:rsid w:val="00147FBA"/>
    <w:rsid w:val="001505EA"/>
    <w:rsid w:val="00152378"/>
    <w:rsid w:val="00152C75"/>
    <w:rsid w:val="00164199"/>
    <w:rsid w:val="00164BCD"/>
    <w:rsid w:val="0016634F"/>
    <w:rsid w:val="00166819"/>
    <w:rsid w:val="00167794"/>
    <w:rsid w:val="0017023A"/>
    <w:rsid w:val="00171600"/>
    <w:rsid w:val="0017220D"/>
    <w:rsid w:val="00175F55"/>
    <w:rsid w:val="001763A5"/>
    <w:rsid w:val="001765FA"/>
    <w:rsid w:val="00177779"/>
    <w:rsid w:val="001805C6"/>
    <w:rsid w:val="0018069F"/>
    <w:rsid w:val="00181106"/>
    <w:rsid w:val="00181C8B"/>
    <w:rsid w:val="001839B2"/>
    <w:rsid w:val="001846CC"/>
    <w:rsid w:val="001904E6"/>
    <w:rsid w:val="00191707"/>
    <w:rsid w:val="00192A7E"/>
    <w:rsid w:val="00193152"/>
    <w:rsid w:val="001970CE"/>
    <w:rsid w:val="00197BFA"/>
    <w:rsid w:val="001A0DD9"/>
    <w:rsid w:val="001A3540"/>
    <w:rsid w:val="001A4416"/>
    <w:rsid w:val="001A7E41"/>
    <w:rsid w:val="001B0954"/>
    <w:rsid w:val="001B1701"/>
    <w:rsid w:val="001B54FD"/>
    <w:rsid w:val="001B5919"/>
    <w:rsid w:val="001B7538"/>
    <w:rsid w:val="001C074F"/>
    <w:rsid w:val="001C1067"/>
    <w:rsid w:val="001C1B45"/>
    <w:rsid w:val="001C1FB1"/>
    <w:rsid w:val="001C2983"/>
    <w:rsid w:val="001C44E2"/>
    <w:rsid w:val="001C4F11"/>
    <w:rsid w:val="001C5FE9"/>
    <w:rsid w:val="001C65C5"/>
    <w:rsid w:val="001D1195"/>
    <w:rsid w:val="001D4267"/>
    <w:rsid w:val="001D4B82"/>
    <w:rsid w:val="001D612D"/>
    <w:rsid w:val="001D7AE0"/>
    <w:rsid w:val="001E077C"/>
    <w:rsid w:val="001E0AFC"/>
    <w:rsid w:val="001E1C6B"/>
    <w:rsid w:val="001E1FD7"/>
    <w:rsid w:val="001E3352"/>
    <w:rsid w:val="001E3F78"/>
    <w:rsid w:val="001E5C75"/>
    <w:rsid w:val="001E6901"/>
    <w:rsid w:val="001E780A"/>
    <w:rsid w:val="001F15FD"/>
    <w:rsid w:val="001F5650"/>
    <w:rsid w:val="00203EF6"/>
    <w:rsid w:val="00204463"/>
    <w:rsid w:val="00205859"/>
    <w:rsid w:val="00207420"/>
    <w:rsid w:val="002113E5"/>
    <w:rsid w:val="00212081"/>
    <w:rsid w:val="002120BD"/>
    <w:rsid w:val="00213308"/>
    <w:rsid w:val="0021428F"/>
    <w:rsid w:val="002171BE"/>
    <w:rsid w:val="0021759C"/>
    <w:rsid w:val="00224C3B"/>
    <w:rsid w:val="00225241"/>
    <w:rsid w:val="002314DE"/>
    <w:rsid w:val="00231B86"/>
    <w:rsid w:val="00232047"/>
    <w:rsid w:val="002322D0"/>
    <w:rsid w:val="002341BD"/>
    <w:rsid w:val="00234F97"/>
    <w:rsid w:val="00237E2E"/>
    <w:rsid w:val="00237E68"/>
    <w:rsid w:val="002408BC"/>
    <w:rsid w:val="00240C91"/>
    <w:rsid w:val="002421A0"/>
    <w:rsid w:val="0024237B"/>
    <w:rsid w:val="00246C7D"/>
    <w:rsid w:val="00247D0F"/>
    <w:rsid w:val="00253D78"/>
    <w:rsid w:val="00253F12"/>
    <w:rsid w:val="002557D1"/>
    <w:rsid w:val="002640C3"/>
    <w:rsid w:val="002647C8"/>
    <w:rsid w:val="00264DBA"/>
    <w:rsid w:val="00266042"/>
    <w:rsid w:val="00266203"/>
    <w:rsid w:val="002662DD"/>
    <w:rsid w:val="0026790C"/>
    <w:rsid w:val="002704A2"/>
    <w:rsid w:val="00271D4D"/>
    <w:rsid w:val="00272822"/>
    <w:rsid w:val="00272922"/>
    <w:rsid w:val="00273ABE"/>
    <w:rsid w:val="002745F3"/>
    <w:rsid w:val="00275023"/>
    <w:rsid w:val="002751B5"/>
    <w:rsid w:val="00281497"/>
    <w:rsid w:val="0028198A"/>
    <w:rsid w:val="002827E1"/>
    <w:rsid w:val="00283286"/>
    <w:rsid w:val="0028495F"/>
    <w:rsid w:val="00285A9B"/>
    <w:rsid w:val="0029132C"/>
    <w:rsid w:val="00293D62"/>
    <w:rsid w:val="00295205"/>
    <w:rsid w:val="00296E24"/>
    <w:rsid w:val="00297570"/>
    <w:rsid w:val="002A18FD"/>
    <w:rsid w:val="002A51FA"/>
    <w:rsid w:val="002A5520"/>
    <w:rsid w:val="002A63C7"/>
    <w:rsid w:val="002A66DD"/>
    <w:rsid w:val="002A6F13"/>
    <w:rsid w:val="002B0D54"/>
    <w:rsid w:val="002B1CC7"/>
    <w:rsid w:val="002B4A19"/>
    <w:rsid w:val="002B5E6A"/>
    <w:rsid w:val="002B6162"/>
    <w:rsid w:val="002B6740"/>
    <w:rsid w:val="002C01A5"/>
    <w:rsid w:val="002C3266"/>
    <w:rsid w:val="002C4D06"/>
    <w:rsid w:val="002C5FDC"/>
    <w:rsid w:val="002C7414"/>
    <w:rsid w:val="002D113F"/>
    <w:rsid w:val="002D275E"/>
    <w:rsid w:val="002D33F5"/>
    <w:rsid w:val="002D3B66"/>
    <w:rsid w:val="002E0E5F"/>
    <w:rsid w:val="002E260C"/>
    <w:rsid w:val="002F0D6A"/>
    <w:rsid w:val="002F164D"/>
    <w:rsid w:val="002F242A"/>
    <w:rsid w:val="002F2F69"/>
    <w:rsid w:val="002F610A"/>
    <w:rsid w:val="002F6436"/>
    <w:rsid w:val="002F66F2"/>
    <w:rsid w:val="0030135F"/>
    <w:rsid w:val="00302868"/>
    <w:rsid w:val="0030345F"/>
    <w:rsid w:val="00305679"/>
    <w:rsid w:val="0030574C"/>
    <w:rsid w:val="00305F74"/>
    <w:rsid w:val="003108B3"/>
    <w:rsid w:val="003115F3"/>
    <w:rsid w:val="00312603"/>
    <w:rsid w:val="00313ADB"/>
    <w:rsid w:val="00315243"/>
    <w:rsid w:val="00315522"/>
    <w:rsid w:val="00321721"/>
    <w:rsid w:val="00322477"/>
    <w:rsid w:val="00323E31"/>
    <w:rsid w:val="0032433A"/>
    <w:rsid w:val="0032783F"/>
    <w:rsid w:val="00327CA1"/>
    <w:rsid w:val="00327CE2"/>
    <w:rsid w:val="00330384"/>
    <w:rsid w:val="00330633"/>
    <w:rsid w:val="00331A99"/>
    <w:rsid w:val="003347B8"/>
    <w:rsid w:val="003352A0"/>
    <w:rsid w:val="003354BB"/>
    <w:rsid w:val="003376AD"/>
    <w:rsid w:val="003414C3"/>
    <w:rsid w:val="00343363"/>
    <w:rsid w:val="003463A5"/>
    <w:rsid w:val="00347119"/>
    <w:rsid w:val="00347FA1"/>
    <w:rsid w:val="003527D3"/>
    <w:rsid w:val="0035718D"/>
    <w:rsid w:val="00363856"/>
    <w:rsid w:val="003648D2"/>
    <w:rsid w:val="00367818"/>
    <w:rsid w:val="00367B2F"/>
    <w:rsid w:val="0037350A"/>
    <w:rsid w:val="00375FFB"/>
    <w:rsid w:val="0037664A"/>
    <w:rsid w:val="00380CF3"/>
    <w:rsid w:val="0038312D"/>
    <w:rsid w:val="003836A0"/>
    <w:rsid w:val="003850B5"/>
    <w:rsid w:val="00385D1B"/>
    <w:rsid w:val="00387638"/>
    <w:rsid w:val="003876BA"/>
    <w:rsid w:val="0039006A"/>
    <w:rsid w:val="003901BE"/>
    <w:rsid w:val="003919F9"/>
    <w:rsid w:val="003936C2"/>
    <w:rsid w:val="00393F0F"/>
    <w:rsid w:val="0039679C"/>
    <w:rsid w:val="003A28CF"/>
    <w:rsid w:val="003A2A50"/>
    <w:rsid w:val="003A7677"/>
    <w:rsid w:val="003B053B"/>
    <w:rsid w:val="003B62CF"/>
    <w:rsid w:val="003B7AAC"/>
    <w:rsid w:val="003B7F54"/>
    <w:rsid w:val="003C06D9"/>
    <w:rsid w:val="003C1A01"/>
    <w:rsid w:val="003C1B45"/>
    <w:rsid w:val="003C1EB7"/>
    <w:rsid w:val="003C2117"/>
    <w:rsid w:val="003C239C"/>
    <w:rsid w:val="003C2FC6"/>
    <w:rsid w:val="003C42A7"/>
    <w:rsid w:val="003C7858"/>
    <w:rsid w:val="003D06AD"/>
    <w:rsid w:val="003D21C4"/>
    <w:rsid w:val="003D27AE"/>
    <w:rsid w:val="003D3B63"/>
    <w:rsid w:val="003D4AD9"/>
    <w:rsid w:val="003E2DBC"/>
    <w:rsid w:val="003E45F6"/>
    <w:rsid w:val="003E639B"/>
    <w:rsid w:val="003E7C51"/>
    <w:rsid w:val="003F1B27"/>
    <w:rsid w:val="003F53D4"/>
    <w:rsid w:val="003F53F7"/>
    <w:rsid w:val="003F6A9B"/>
    <w:rsid w:val="003F6DE2"/>
    <w:rsid w:val="00400EB6"/>
    <w:rsid w:val="00402CA2"/>
    <w:rsid w:val="004040DE"/>
    <w:rsid w:val="00404E8D"/>
    <w:rsid w:val="0040688C"/>
    <w:rsid w:val="00410318"/>
    <w:rsid w:val="00412586"/>
    <w:rsid w:val="00413ED4"/>
    <w:rsid w:val="00414223"/>
    <w:rsid w:val="00417575"/>
    <w:rsid w:val="00417AEC"/>
    <w:rsid w:val="00417B0F"/>
    <w:rsid w:val="00421696"/>
    <w:rsid w:val="004263DE"/>
    <w:rsid w:val="00432422"/>
    <w:rsid w:val="00433F88"/>
    <w:rsid w:val="00434BD2"/>
    <w:rsid w:val="004419EC"/>
    <w:rsid w:val="004421D9"/>
    <w:rsid w:val="00442747"/>
    <w:rsid w:val="00442F9A"/>
    <w:rsid w:val="00443507"/>
    <w:rsid w:val="004466EF"/>
    <w:rsid w:val="00451449"/>
    <w:rsid w:val="00455104"/>
    <w:rsid w:val="004560D7"/>
    <w:rsid w:val="00457752"/>
    <w:rsid w:val="00461779"/>
    <w:rsid w:val="004622FE"/>
    <w:rsid w:val="00473495"/>
    <w:rsid w:val="00476573"/>
    <w:rsid w:val="0047689F"/>
    <w:rsid w:val="00482F4C"/>
    <w:rsid w:val="0048437B"/>
    <w:rsid w:val="00484FDB"/>
    <w:rsid w:val="0048575E"/>
    <w:rsid w:val="00485880"/>
    <w:rsid w:val="0048620A"/>
    <w:rsid w:val="004910F3"/>
    <w:rsid w:val="004918C7"/>
    <w:rsid w:val="004927C1"/>
    <w:rsid w:val="00492F61"/>
    <w:rsid w:val="00494B07"/>
    <w:rsid w:val="004A08F3"/>
    <w:rsid w:val="004A1D56"/>
    <w:rsid w:val="004A1ED2"/>
    <w:rsid w:val="004A4C01"/>
    <w:rsid w:val="004B1F57"/>
    <w:rsid w:val="004B325D"/>
    <w:rsid w:val="004B4074"/>
    <w:rsid w:val="004B50C8"/>
    <w:rsid w:val="004C19C2"/>
    <w:rsid w:val="004C2791"/>
    <w:rsid w:val="004C29FD"/>
    <w:rsid w:val="004C72C9"/>
    <w:rsid w:val="004D2BA6"/>
    <w:rsid w:val="004D321E"/>
    <w:rsid w:val="004D7BAE"/>
    <w:rsid w:val="004E367D"/>
    <w:rsid w:val="004E726B"/>
    <w:rsid w:val="004F1170"/>
    <w:rsid w:val="004F315A"/>
    <w:rsid w:val="004F3B5C"/>
    <w:rsid w:val="004F3D38"/>
    <w:rsid w:val="004F4690"/>
    <w:rsid w:val="004F49A3"/>
    <w:rsid w:val="004F6FD3"/>
    <w:rsid w:val="004F738A"/>
    <w:rsid w:val="005004A1"/>
    <w:rsid w:val="0050459B"/>
    <w:rsid w:val="005051CB"/>
    <w:rsid w:val="005053B0"/>
    <w:rsid w:val="0050613F"/>
    <w:rsid w:val="0051007B"/>
    <w:rsid w:val="00510364"/>
    <w:rsid w:val="005110F4"/>
    <w:rsid w:val="00513368"/>
    <w:rsid w:val="005136EE"/>
    <w:rsid w:val="0051426A"/>
    <w:rsid w:val="00514575"/>
    <w:rsid w:val="005146AF"/>
    <w:rsid w:val="0051527E"/>
    <w:rsid w:val="005206A1"/>
    <w:rsid w:val="00520EE9"/>
    <w:rsid w:val="00530098"/>
    <w:rsid w:val="0053078B"/>
    <w:rsid w:val="00531773"/>
    <w:rsid w:val="00534D62"/>
    <w:rsid w:val="00540EE5"/>
    <w:rsid w:val="00542A91"/>
    <w:rsid w:val="00545839"/>
    <w:rsid w:val="00545E1F"/>
    <w:rsid w:val="005465B0"/>
    <w:rsid w:val="0054707A"/>
    <w:rsid w:val="0054734A"/>
    <w:rsid w:val="005474E2"/>
    <w:rsid w:val="00547631"/>
    <w:rsid w:val="00550EA8"/>
    <w:rsid w:val="00552142"/>
    <w:rsid w:val="005554DD"/>
    <w:rsid w:val="005577D2"/>
    <w:rsid w:val="005577E6"/>
    <w:rsid w:val="00560CE9"/>
    <w:rsid w:val="00565827"/>
    <w:rsid w:val="00571A2E"/>
    <w:rsid w:val="005735D0"/>
    <w:rsid w:val="00574936"/>
    <w:rsid w:val="00575BF5"/>
    <w:rsid w:val="005765A1"/>
    <w:rsid w:val="00577970"/>
    <w:rsid w:val="00581442"/>
    <w:rsid w:val="00583382"/>
    <w:rsid w:val="00583440"/>
    <w:rsid w:val="00583CB6"/>
    <w:rsid w:val="005853A7"/>
    <w:rsid w:val="00590D02"/>
    <w:rsid w:val="00593148"/>
    <w:rsid w:val="0059482E"/>
    <w:rsid w:val="005957E3"/>
    <w:rsid w:val="00596E35"/>
    <w:rsid w:val="005A0C1E"/>
    <w:rsid w:val="005A362A"/>
    <w:rsid w:val="005A6F0D"/>
    <w:rsid w:val="005A7821"/>
    <w:rsid w:val="005A7879"/>
    <w:rsid w:val="005A7AC1"/>
    <w:rsid w:val="005B05F8"/>
    <w:rsid w:val="005B0919"/>
    <w:rsid w:val="005B1780"/>
    <w:rsid w:val="005B222E"/>
    <w:rsid w:val="005B3FF2"/>
    <w:rsid w:val="005B6B18"/>
    <w:rsid w:val="005B7D61"/>
    <w:rsid w:val="005B7F8E"/>
    <w:rsid w:val="005C1766"/>
    <w:rsid w:val="005C5044"/>
    <w:rsid w:val="005C72AF"/>
    <w:rsid w:val="005D0D3F"/>
    <w:rsid w:val="005D1DB5"/>
    <w:rsid w:val="005D26C0"/>
    <w:rsid w:val="005D4B50"/>
    <w:rsid w:val="005D4E7B"/>
    <w:rsid w:val="005D7EC6"/>
    <w:rsid w:val="005E0C4D"/>
    <w:rsid w:val="005E240F"/>
    <w:rsid w:val="005E2DFF"/>
    <w:rsid w:val="005E42F6"/>
    <w:rsid w:val="005E4C5E"/>
    <w:rsid w:val="005E50C9"/>
    <w:rsid w:val="005F2987"/>
    <w:rsid w:val="005F361D"/>
    <w:rsid w:val="005F38BB"/>
    <w:rsid w:val="005F38D2"/>
    <w:rsid w:val="005F3A5F"/>
    <w:rsid w:val="005F4D66"/>
    <w:rsid w:val="005F50DA"/>
    <w:rsid w:val="005F5A18"/>
    <w:rsid w:val="006013F3"/>
    <w:rsid w:val="0060262E"/>
    <w:rsid w:val="00602793"/>
    <w:rsid w:val="00602E14"/>
    <w:rsid w:val="00611AE9"/>
    <w:rsid w:val="006143A2"/>
    <w:rsid w:val="00616EC6"/>
    <w:rsid w:val="006200D9"/>
    <w:rsid w:val="00620E0C"/>
    <w:rsid w:val="00623511"/>
    <w:rsid w:val="00626239"/>
    <w:rsid w:val="00631FCB"/>
    <w:rsid w:val="006320B2"/>
    <w:rsid w:val="0063292F"/>
    <w:rsid w:val="00641B82"/>
    <w:rsid w:val="00644316"/>
    <w:rsid w:val="00645790"/>
    <w:rsid w:val="00645EFC"/>
    <w:rsid w:val="00647AB6"/>
    <w:rsid w:val="00647E49"/>
    <w:rsid w:val="00650A35"/>
    <w:rsid w:val="00652C50"/>
    <w:rsid w:val="00654178"/>
    <w:rsid w:val="00656E73"/>
    <w:rsid w:val="00657A2E"/>
    <w:rsid w:val="00663075"/>
    <w:rsid w:val="00666F9E"/>
    <w:rsid w:val="00667510"/>
    <w:rsid w:val="006675A2"/>
    <w:rsid w:val="00670F14"/>
    <w:rsid w:val="00671066"/>
    <w:rsid w:val="00673592"/>
    <w:rsid w:val="00676C91"/>
    <w:rsid w:val="0067779D"/>
    <w:rsid w:val="00677993"/>
    <w:rsid w:val="00680E39"/>
    <w:rsid w:val="006818AF"/>
    <w:rsid w:val="00681B5F"/>
    <w:rsid w:val="00682C18"/>
    <w:rsid w:val="006842AB"/>
    <w:rsid w:val="00685A14"/>
    <w:rsid w:val="00686A40"/>
    <w:rsid w:val="00687310"/>
    <w:rsid w:val="00687343"/>
    <w:rsid w:val="00687A4E"/>
    <w:rsid w:val="006904DC"/>
    <w:rsid w:val="00694A2A"/>
    <w:rsid w:val="00694E97"/>
    <w:rsid w:val="006950E9"/>
    <w:rsid w:val="00697A3C"/>
    <w:rsid w:val="006A28E4"/>
    <w:rsid w:val="006A3CD1"/>
    <w:rsid w:val="006A3D37"/>
    <w:rsid w:val="006A4CC7"/>
    <w:rsid w:val="006A614A"/>
    <w:rsid w:val="006A6D51"/>
    <w:rsid w:val="006A7C1E"/>
    <w:rsid w:val="006B0343"/>
    <w:rsid w:val="006B0F8C"/>
    <w:rsid w:val="006B11E5"/>
    <w:rsid w:val="006B1734"/>
    <w:rsid w:val="006B2803"/>
    <w:rsid w:val="006B2B07"/>
    <w:rsid w:val="006B49AD"/>
    <w:rsid w:val="006B70D3"/>
    <w:rsid w:val="006B7BF8"/>
    <w:rsid w:val="006C0835"/>
    <w:rsid w:val="006C42BA"/>
    <w:rsid w:val="006D0E8D"/>
    <w:rsid w:val="006D3964"/>
    <w:rsid w:val="006D4A42"/>
    <w:rsid w:val="006D7235"/>
    <w:rsid w:val="006E11B1"/>
    <w:rsid w:val="006E213C"/>
    <w:rsid w:val="006E3BF7"/>
    <w:rsid w:val="006E547F"/>
    <w:rsid w:val="006F06EA"/>
    <w:rsid w:val="006F08F3"/>
    <w:rsid w:val="006F50E1"/>
    <w:rsid w:val="006F5CBB"/>
    <w:rsid w:val="006F5FAD"/>
    <w:rsid w:val="006F6149"/>
    <w:rsid w:val="00704655"/>
    <w:rsid w:val="007078CE"/>
    <w:rsid w:val="00711193"/>
    <w:rsid w:val="00711936"/>
    <w:rsid w:val="00711DE9"/>
    <w:rsid w:val="007130CA"/>
    <w:rsid w:val="007152B2"/>
    <w:rsid w:val="0071581B"/>
    <w:rsid w:val="00720318"/>
    <w:rsid w:val="00721748"/>
    <w:rsid w:val="007221F5"/>
    <w:rsid w:val="007227EE"/>
    <w:rsid w:val="00723EE1"/>
    <w:rsid w:val="00724E8C"/>
    <w:rsid w:val="00724ED1"/>
    <w:rsid w:val="0072524A"/>
    <w:rsid w:val="00725679"/>
    <w:rsid w:val="007269AD"/>
    <w:rsid w:val="00726E0F"/>
    <w:rsid w:val="007307E5"/>
    <w:rsid w:val="007311B2"/>
    <w:rsid w:val="00731684"/>
    <w:rsid w:val="00732A8C"/>
    <w:rsid w:val="00736986"/>
    <w:rsid w:val="007375AF"/>
    <w:rsid w:val="00740743"/>
    <w:rsid w:val="0074201E"/>
    <w:rsid w:val="00743FBB"/>
    <w:rsid w:val="00750038"/>
    <w:rsid w:val="007512CF"/>
    <w:rsid w:val="007552BE"/>
    <w:rsid w:val="00756A7A"/>
    <w:rsid w:val="00757B40"/>
    <w:rsid w:val="00761673"/>
    <w:rsid w:val="00762767"/>
    <w:rsid w:val="00762C8A"/>
    <w:rsid w:val="0076577D"/>
    <w:rsid w:val="00765B9B"/>
    <w:rsid w:val="007666C4"/>
    <w:rsid w:val="00767C71"/>
    <w:rsid w:val="00772215"/>
    <w:rsid w:val="00772698"/>
    <w:rsid w:val="007747A2"/>
    <w:rsid w:val="00774BF5"/>
    <w:rsid w:val="007773B5"/>
    <w:rsid w:val="00780821"/>
    <w:rsid w:val="007825C4"/>
    <w:rsid w:val="00784277"/>
    <w:rsid w:val="0079096C"/>
    <w:rsid w:val="00792F1C"/>
    <w:rsid w:val="00793B08"/>
    <w:rsid w:val="007966E8"/>
    <w:rsid w:val="007A03E6"/>
    <w:rsid w:val="007A07FE"/>
    <w:rsid w:val="007A4BA2"/>
    <w:rsid w:val="007A5DDB"/>
    <w:rsid w:val="007A7F50"/>
    <w:rsid w:val="007B0AC0"/>
    <w:rsid w:val="007B0F6F"/>
    <w:rsid w:val="007B5EE2"/>
    <w:rsid w:val="007B6052"/>
    <w:rsid w:val="007B6425"/>
    <w:rsid w:val="007B799F"/>
    <w:rsid w:val="007C4513"/>
    <w:rsid w:val="007C5582"/>
    <w:rsid w:val="007C6FED"/>
    <w:rsid w:val="007D0065"/>
    <w:rsid w:val="007D0212"/>
    <w:rsid w:val="007D2D5D"/>
    <w:rsid w:val="007D2E49"/>
    <w:rsid w:val="007D31D1"/>
    <w:rsid w:val="007D342D"/>
    <w:rsid w:val="007D53A8"/>
    <w:rsid w:val="007D759B"/>
    <w:rsid w:val="007D77CD"/>
    <w:rsid w:val="007D794D"/>
    <w:rsid w:val="007E08F1"/>
    <w:rsid w:val="007E1597"/>
    <w:rsid w:val="007E1CE7"/>
    <w:rsid w:val="007E4020"/>
    <w:rsid w:val="007E4839"/>
    <w:rsid w:val="007E62F9"/>
    <w:rsid w:val="007E69B1"/>
    <w:rsid w:val="007F04A6"/>
    <w:rsid w:val="007F08E4"/>
    <w:rsid w:val="007F0D7E"/>
    <w:rsid w:val="007F1975"/>
    <w:rsid w:val="007F490A"/>
    <w:rsid w:val="007F671D"/>
    <w:rsid w:val="00800C1D"/>
    <w:rsid w:val="0080152A"/>
    <w:rsid w:val="00802D9D"/>
    <w:rsid w:val="00803BCA"/>
    <w:rsid w:val="0080457E"/>
    <w:rsid w:val="00810F69"/>
    <w:rsid w:val="00812667"/>
    <w:rsid w:val="00813178"/>
    <w:rsid w:val="00813CCC"/>
    <w:rsid w:val="0081577D"/>
    <w:rsid w:val="008160A4"/>
    <w:rsid w:val="00820A9B"/>
    <w:rsid w:val="008234BA"/>
    <w:rsid w:val="008271CC"/>
    <w:rsid w:val="00827C62"/>
    <w:rsid w:val="0083168D"/>
    <w:rsid w:val="008338E3"/>
    <w:rsid w:val="008345A7"/>
    <w:rsid w:val="00834EE1"/>
    <w:rsid w:val="008416C8"/>
    <w:rsid w:val="0084181E"/>
    <w:rsid w:val="008447E9"/>
    <w:rsid w:val="00844B77"/>
    <w:rsid w:val="0084568D"/>
    <w:rsid w:val="008458E0"/>
    <w:rsid w:val="008461D0"/>
    <w:rsid w:val="008465C9"/>
    <w:rsid w:val="00853EA3"/>
    <w:rsid w:val="00855CC1"/>
    <w:rsid w:val="008567D2"/>
    <w:rsid w:val="00857FAA"/>
    <w:rsid w:val="008628C5"/>
    <w:rsid w:val="008629BD"/>
    <w:rsid w:val="008643CD"/>
    <w:rsid w:val="008655A3"/>
    <w:rsid w:val="00870080"/>
    <w:rsid w:val="008729EB"/>
    <w:rsid w:val="008745CD"/>
    <w:rsid w:val="008766DA"/>
    <w:rsid w:val="00880D67"/>
    <w:rsid w:val="008814D7"/>
    <w:rsid w:val="008818AF"/>
    <w:rsid w:val="00881B32"/>
    <w:rsid w:val="00882018"/>
    <w:rsid w:val="00882503"/>
    <w:rsid w:val="00883E5E"/>
    <w:rsid w:val="008854EE"/>
    <w:rsid w:val="00886765"/>
    <w:rsid w:val="00891A2C"/>
    <w:rsid w:val="0089264F"/>
    <w:rsid w:val="00892C2B"/>
    <w:rsid w:val="00893C06"/>
    <w:rsid w:val="00893CE0"/>
    <w:rsid w:val="00894327"/>
    <w:rsid w:val="00897785"/>
    <w:rsid w:val="008A29A3"/>
    <w:rsid w:val="008A3907"/>
    <w:rsid w:val="008A4265"/>
    <w:rsid w:val="008A52D3"/>
    <w:rsid w:val="008B0FC6"/>
    <w:rsid w:val="008B40E3"/>
    <w:rsid w:val="008B410B"/>
    <w:rsid w:val="008B4424"/>
    <w:rsid w:val="008B78DF"/>
    <w:rsid w:val="008C0E68"/>
    <w:rsid w:val="008C1176"/>
    <w:rsid w:val="008C195D"/>
    <w:rsid w:val="008C2CEC"/>
    <w:rsid w:val="008C3DC9"/>
    <w:rsid w:val="008C4F0B"/>
    <w:rsid w:val="008D09E5"/>
    <w:rsid w:val="008D18DE"/>
    <w:rsid w:val="008D3BC5"/>
    <w:rsid w:val="008D4966"/>
    <w:rsid w:val="008E11B1"/>
    <w:rsid w:val="008E138E"/>
    <w:rsid w:val="008E3288"/>
    <w:rsid w:val="008E3D0A"/>
    <w:rsid w:val="008E761A"/>
    <w:rsid w:val="008E79A0"/>
    <w:rsid w:val="008F0CAD"/>
    <w:rsid w:val="008F148F"/>
    <w:rsid w:val="008F19FE"/>
    <w:rsid w:val="008F2712"/>
    <w:rsid w:val="008F3C8F"/>
    <w:rsid w:val="008F5D4C"/>
    <w:rsid w:val="009011B1"/>
    <w:rsid w:val="0090476A"/>
    <w:rsid w:val="009070F0"/>
    <w:rsid w:val="00910E13"/>
    <w:rsid w:val="00911F0D"/>
    <w:rsid w:val="00914494"/>
    <w:rsid w:val="0091644E"/>
    <w:rsid w:val="009247B1"/>
    <w:rsid w:val="009247C1"/>
    <w:rsid w:val="00931827"/>
    <w:rsid w:val="009357AB"/>
    <w:rsid w:val="009374EB"/>
    <w:rsid w:val="00940D6A"/>
    <w:rsid w:val="0094332D"/>
    <w:rsid w:val="00944AE0"/>
    <w:rsid w:val="00951275"/>
    <w:rsid w:val="00951307"/>
    <w:rsid w:val="009534FE"/>
    <w:rsid w:val="00955965"/>
    <w:rsid w:val="00955A4B"/>
    <w:rsid w:val="00957B8F"/>
    <w:rsid w:val="00960004"/>
    <w:rsid w:val="0096047B"/>
    <w:rsid w:val="0096468E"/>
    <w:rsid w:val="00964DD4"/>
    <w:rsid w:val="0096618B"/>
    <w:rsid w:val="009669F4"/>
    <w:rsid w:val="00967086"/>
    <w:rsid w:val="00967F29"/>
    <w:rsid w:val="009700E2"/>
    <w:rsid w:val="00975668"/>
    <w:rsid w:val="009761AD"/>
    <w:rsid w:val="00977E34"/>
    <w:rsid w:val="009818B6"/>
    <w:rsid w:val="00982AB0"/>
    <w:rsid w:val="009846AD"/>
    <w:rsid w:val="00985189"/>
    <w:rsid w:val="00990186"/>
    <w:rsid w:val="009930C5"/>
    <w:rsid w:val="00996C26"/>
    <w:rsid w:val="00997ECA"/>
    <w:rsid w:val="009A09F7"/>
    <w:rsid w:val="009A0D07"/>
    <w:rsid w:val="009A0E43"/>
    <w:rsid w:val="009A3B9F"/>
    <w:rsid w:val="009A4DA4"/>
    <w:rsid w:val="009B09C3"/>
    <w:rsid w:val="009B39E6"/>
    <w:rsid w:val="009B3B05"/>
    <w:rsid w:val="009B54F3"/>
    <w:rsid w:val="009C3E4E"/>
    <w:rsid w:val="009C45FA"/>
    <w:rsid w:val="009C4D9A"/>
    <w:rsid w:val="009C56F7"/>
    <w:rsid w:val="009D0492"/>
    <w:rsid w:val="009D2DB7"/>
    <w:rsid w:val="009D6BAD"/>
    <w:rsid w:val="009E00FE"/>
    <w:rsid w:val="009E2AE8"/>
    <w:rsid w:val="009E33E9"/>
    <w:rsid w:val="009E33FA"/>
    <w:rsid w:val="009E6F0F"/>
    <w:rsid w:val="009E7A54"/>
    <w:rsid w:val="009F10BD"/>
    <w:rsid w:val="009F1F52"/>
    <w:rsid w:val="009F653F"/>
    <w:rsid w:val="009F66AA"/>
    <w:rsid w:val="00A0208F"/>
    <w:rsid w:val="00A0772A"/>
    <w:rsid w:val="00A1041B"/>
    <w:rsid w:val="00A1277E"/>
    <w:rsid w:val="00A13E70"/>
    <w:rsid w:val="00A142A4"/>
    <w:rsid w:val="00A1768A"/>
    <w:rsid w:val="00A2040D"/>
    <w:rsid w:val="00A22027"/>
    <w:rsid w:val="00A2272C"/>
    <w:rsid w:val="00A23DDA"/>
    <w:rsid w:val="00A24DEB"/>
    <w:rsid w:val="00A25123"/>
    <w:rsid w:val="00A26275"/>
    <w:rsid w:val="00A30626"/>
    <w:rsid w:val="00A30B64"/>
    <w:rsid w:val="00A37A46"/>
    <w:rsid w:val="00A37C0B"/>
    <w:rsid w:val="00A40CB4"/>
    <w:rsid w:val="00A41291"/>
    <w:rsid w:val="00A42486"/>
    <w:rsid w:val="00A42A53"/>
    <w:rsid w:val="00A47233"/>
    <w:rsid w:val="00A474D6"/>
    <w:rsid w:val="00A47CA7"/>
    <w:rsid w:val="00A502C7"/>
    <w:rsid w:val="00A524A9"/>
    <w:rsid w:val="00A5519B"/>
    <w:rsid w:val="00A5666C"/>
    <w:rsid w:val="00A61534"/>
    <w:rsid w:val="00A65032"/>
    <w:rsid w:val="00A67B5A"/>
    <w:rsid w:val="00A71F1F"/>
    <w:rsid w:val="00A739EA"/>
    <w:rsid w:val="00A7485A"/>
    <w:rsid w:val="00A74F06"/>
    <w:rsid w:val="00A80030"/>
    <w:rsid w:val="00A80294"/>
    <w:rsid w:val="00A81CBD"/>
    <w:rsid w:val="00A81E60"/>
    <w:rsid w:val="00A87D85"/>
    <w:rsid w:val="00A96EB6"/>
    <w:rsid w:val="00A9774E"/>
    <w:rsid w:val="00AA57BA"/>
    <w:rsid w:val="00AB475F"/>
    <w:rsid w:val="00AB76DB"/>
    <w:rsid w:val="00AC26EE"/>
    <w:rsid w:val="00AC54B2"/>
    <w:rsid w:val="00AC5927"/>
    <w:rsid w:val="00AC5B10"/>
    <w:rsid w:val="00AD007D"/>
    <w:rsid w:val="00AD13C4"/>
    <w:rsid w:val="00AE024E"/>
    <w:rsid w:val="00AE14A1"/>
    <w:rsid w:val="00AE2119"/>
    <w:rsid w:val="00AE37CE"/>
    <w:rsid w:val="00AE3B23"/>
    <w:rsid w:val="00AE6512"/>
    <w:rsid w:val="00AE6BCF"/>
    <w:rsid w:val="00AF0231"/>
    <w:rsid w:val="00AF4248"/>
    <w:rsid w:val="00AF42E2"/>
    <w:rsid w:val="00AF62C3"/>
    <w:rsid w:val="00AF693A"/>
    <w:rsid w:val="00B051B6"/>
    <w:rsid w:val="00B0701E"/>
    <w:rsid w:val="00B12F45"/>
    <w:rsid w:val="00B1523A"/>
    <w:rsid w:val="00B1730A"/>
    <w:rsid w:val="00B21F95"/>
    <w:rsid w:val="00B248C6"/>
    <w:rsid w:val="00B273BB"/>
    <w:rsid w:val="00B2740C"/>
    <w:rsid w:val="00B32B7F"/>
    <w:rsid w:val="00B351E0"/>
    <w:rsid w:val="00B364FA"/>
    <w:rsid w:val="00B371D2"/>
    <w:rsid w:val="00B45AEF"/>
    <w:rsid w:val="00B46CE9"/>
    <w:rsid w:val="00B506C7"/>
    <w:rsid w:val="00B53C45"/>
    <w:rsid w:val="00B53D93"/>
    <w:rsid w:val="00B54409"/>
    <w:rsid w:val="00B5469F"/>
    <w:rsid w:val="00B54801"/>
    <w:rsid w:val="00B55135"/>
    <w:rsid w:val="00B564A0"/>
    <w:rsid w:val="00B57542"/>
    <w:rsid w:val="00B601F7"/>
    <w:rsid w:val="00B61051"/>
    <w:rsid w:val="00B61739"/>
    <w:rsid w:val="00B63011"/>
    <w:rsid w:val="00B712B4"/>
    <w:rsid w:val="00B74DCF"/>
    <w:rsid w:val="00B80725"/>
    <w:rsid w:val="00B8195A"/>
    <w:rsid w:val="00B82914"/>
    <w:rsid w:val="00B8303D"/>
    <w:rsid w:val="00B84658"/>
    <w:rsid w:val="00B8537B"/>
    <w:rsid w:val="00B864B4"/>
    <w:rsid w:val="00B866F2"/>
    <w:rsid w:val="00B877A5"/>
    <w:rsid w:val="00B92FAE"/>
    <w:rsid w:val="00B94642"/>
    <w:rsid w:val="00B95279"/>
    <w:rsid w:val="00B95A3B"/>
    <w:rsid w:val="00B969DA"/>
    <w:rsid w:val="00B96EC3"/>
    <w:rsid w:val="00BA065D"/>
    <w:rsid w:val="00BA2133"/>
    <w:rsid w:val="00BA341E"/>
    <w:rsid w:val="00BA345D"/>
    <w:rsid w:val="00BA4136"/>
    <w:rsid w:val="00BA6EB1"/>
    <w:rsid w:val="00BB1254"/>
    <w:rsid w:val="00BB2862"/>
    <w:rsid w:val="00BB4B89"/>
    <w:rsid w:val="00BB5FF4"/>
    <w:rsid w:val="00BB6270"/>
    <w:rsid w:val="00BC0409"/>
    <w:rsid w:val="00BC36E0"/>
    <w:rsid w:val="00BC6C4E"/>
    <w:rsid w:val="00BD0545"/>
    <w:rsid w:val="00BD0EDC"/>
    <w:rsid w:val="00BD0F09"/>
    <w:rsid w:val="00BD3867"/>
    <w:rsid w:val="00BD3D9B"/>
    <w:rsid w:val="00BD4530"/>
    <w:rsid w:val="00BD4A50"/>
    <w:rsid w:val="00BD545C"/>
    <w:rsid w:val="00BE1D4E"/>
    <w:rsid w:val="00BE33DC"/>
    <w:rsid w:val="00BE3684"/>
    <w:rsid w:val="00BE4AE2"/>
    <w:rsid w:val="00BE5033"/>
    <w:rsid w:val="00BE505C"/>
    <w:rsid w:val="00BF0E48"/>
    <w:rsid w:val="00BF4655"/>
    <w:rsid w:val="00C02537"/>
    <w:rsid w:val="00C059A2"/>
    <w:rsid w:val="00C07C85"/>
    <w:rsid w:val="00C07FE1"/>
    <w:rsid w:val="00C1005B"/>
    <w:rsid w:val="00C10D38"/>
    <w:rsid w:val="00C124CB"/>
    <w:rsid w:val="00C13260"/>
    <w:rsid w:val="00C13446"/>
    <w:rsid w:val="00C15100"/>
    <w:rsid w:val="00C15EE6"/>
    <w:rsid w:val="00C1728E"/>
    <w:rsid w:val="00C2079F"/>
    <w:rsid w:val="00C24C25"/>
    <w:rsid w:val="00C27F6D"/>
    <w:rsid w:val="00C31D54"/>
    <w:rsid w:val="00C33816"/>
    <w:rsid w:val="00C34C4F"/>
    <w:rsid w:val="00C353A7"/>
    <w:rsid w:val="00C40720"/>
    <w:rsid w:val="00C407E4"/>
    <w:rsid w:val="00C40D7B"/>
    <w:rsid w:val="00C40F85"/>
    <w:rsid w:val="00C422FB"/>
    <w:rsid w:val="00C42EBE"/>
    <w:rsid w:val="00C42FB2"/>
    <w:rsid w:val="00C45B98"/>
    <w:rsid w:val="00C46318"/>
    <w:rsid w:val="00C4762D"/>
    <w:rsid w:val="00C50E8D"/>
    <w:rsid w:val="00C519E9"/>
    <w:rsid w:val="00C544E8"/>
    <w:rsid w:val="00C57528"/>
    <w:rsid w:val="00C60E7A"/>
    <w:rsid w:val="00C65213"/>
    <w:rsid w:val="00C7164C"/>
    <w:rsid w:val="00C720AD"/>
    <w:rsid w:val="00C758D8"/>
    <w:rsid w:val="00C76A19"/>
    <w:rsid w:val="00C810F6"/>
    <w:rsid w:val="00C813F5"/>
    <w:rsid w:val="00C83D2D"/>
    <w:rsid w:val="00C86C3D"/>
    <w:rsid w:val="00C9063D"/>
    <w:rsid w:val="00C90C0B"/>
    <w:rsid w:val="00C90F2D"/>
    <w:rsid w:val="00CA2254"/>
    <w:rsid w:val="00CA3215"/>
    <w:rsid w:val="00CA3529"/>
    <w:rsid w:val="00CA4645"/>
    <w:rsid w:val="00CA796B"/>
    <w:rsid w:val="00CB0F7F"/>
    <w:rsid w:val="00CB38B4"/>
    <w:rsid w:val="00CB3E99"/>
    <w:rsid w:val="00CB72D9"/>
    <w:rsid w:val="00CC4A4A"/>
    <w:rsid w:val="00CD42E0"/>
    <w:rsid w:val="00CE2251"/>
    <w:rsid w:val="00CE4F7E"/>
    <w:rsid w:val="00CE5CF7"/>
    <w:rsid w:val="00CE5EB0"/>
    <w:rsid w:val="00CE716C"/>
    <w:rsid w:val="00CE7356"/>
    <w:rsid w:val="00CE75A3"/>
    <w:rsid w:val="00CF3D1A"/>
    <w:rsid w:val="00CF50F4"/>
    <w:rsid w:val="00CF5DA3"/>
    <w:rsid w:val="00CF748A"/>
    <w:rsid w:val="00D001CD"/>
    <w:rsid w:val="00D01511"/>
    <w:rsid w:val="00D0263B"/>
    <w:rsid w:val="00D039A2"/>
    <w:rsid w:val="00D04A3A"/>
    <w:rsid w:val="00D0570C"/>
    <w:rsid w:val="00D063B5"/>
    <w:rsid w:val="00D06BF8"/>
    <w:rsid w:val="00D0704F"/>
    <w:rsid w:val="00D109B8"/>
    <w:rsid w:val="00D13983"/>
    <w:rsid w:val="00D14A77"/>
    <w:rsid w:val="00D15E7A"/>
    <w:rsid w:val="00D210DD"/>
    <w:rsid w:val="00D2307A"/>
    <w:rsid w:val="00D2422A"/>
    <w:rsid w:val="00D25DC4"/>
    <w:rsid w:val="00D26B63"/>
    <w:rsid w:val="00D273DD"/>
    <w:rsid w:val="00D3086E"/>
    <w:rsid w:val="00D344BA"/>
    <w:rsid w:val="00D352C2"/>
    <w:rsid w:val="00D40844"/>
    <w:rsid w:val="00D40BEA"/>
    <w:rsid w:val="00D43FBE"/>
    <w:rsid w:val="00D4703D"/>
    <w:rsid w:val="00D55E26"/>
    <w:rsid w:val="00D579C1"/>
    <w:rsid w:val="00D57E43"/>
    <w:rsid w:val="00D60F6D"/>
    <w:rsid w:val="00D622C6"/>
    <w:rsid w:val="00D62B95"/>
    <w:rsid w:val="00D642DC"/>
    <w:rsid w:val="00D65454"/>
    <w:rsid w:val="00D673E9"/>
    <w:rsid w:val="00D76383"/>
    <w:rsid w:val="00D76522"/>
    <w:rsid w:val="00D766C6"/>
    <w:rsid w:val="00D77033"/>
    <w:rsid w:val="00D81600"/>
    <w:rsid w:val="00D82D44"/>
    <w:rsid w:val="00D8582F"/>
    <w:rsid w:val="00D86AF7"/>
    <w:rsid w:val="00D90F18"/>
    <w:rsid w:val="00D91C17"/>
    <w:rsid w:val="00D92D48"/>
    <w:rsid w:val="00D93860"/>
    <w:rsid w:val="00D94A59"/>
    <w:rsid w:val="00D94EAA"/>
    <w:rsid w:val="00D97A6B"/>
    <w:rsid w:val="00DA1573"/>
    <w:rsid w:val="00DA249A"/>
    <w:rsid w:val="00DA364E"/>
    <w:rsid w:val="00DA3910"/>
    <w:rsid w:val="00DA3E2F"/>
    <w:rsid w:val="00DA4386"/>
    <w:rsid w:val="00DA47EB"/>
    <w:rsid w:val="00DA4BB7"/>
    <w:rsid w:val="00DA5AD1"/>
    <w:rsid w:val="00DA5F82"/>
    <w:rsid w:val="00DA63DB"/>
    <w:rsid w:val="00DA7B66"/>
    <w:rsid w:val="00DB0B9B"/>
    <w:rsid w:val="00DB2300"/>
    <w:rsid w:val="00DB430C"/>
    <w:rsid w:val="00DB5058"/>
    <w:rsid w:val="00DB5FA8"/>
    <w:rsid w:val="00DB7BF7"/>
    <w:rsid w:val="00DC07F9"/>
    <w:rsid w:val="00DC32DA"/>
    <w:rsid w:val="00DC4776"/>
    <w:rsid w:val="00DC572B"/>
    <w:rsid w:val="00DC7496"/>
    <w:rsid w:val="00DD0C8C"/>
    <w:rsid w:val="00DD189B"/>
    <w:rsid w:val="00DD2355"/>
    <w:rsid w:val="00DD7C31"/>
    <w:rsid w:val="00DE0CB1"/>
    <w:rsid w:val="00DE31A2"/>
    <w:rsid w:val="00DE677D"/>
    <w:rsid w:val="00DE684A"/>
    <w:rsid w:val="00DF0280"/>
    <w:rsid w:val="00DF25F5"/>
    <w:rsid w:val="00DF2922"/>
    <w:rsid w:val="00DF4882"/>
    <w:rsid w:val="00E001C6"/>
    <w:rsid w:val="00E02A1C"/>
    <w:rsid w:val="00E03FA6"/>
    <w:rsid w:val="00E04E00"/>
    <w:rsid w:val="00E059CB"/>
    <w:rsid w:val="00E07A5C"/>
    <w:rsid w:val="00E10CC9"/>
    <w:rsid w:val="00E10E4F"/>
    <w:rsid w:val="00E11D53"/>
    <w:rsid w:val="00E11FF8"/>
    <w:rsid w:val="00E1213C"/>
    <w:rsid w:val="00E1482E"/>
    <w:rsid w:val="00E17648"/>
    <w:rsid w:val="00E17D8A"/>
    <w:rsid w:val="00E20B4D"/>
    <w:rsid w:val="00E20BE8"/>
    <w:rsid w:val="00E21C72"/>
    <w:rsid w:val="00E21F10"/>
    <w:rsid w:val="00E235DA"/>
    <w:rsid w:val="00E23E99"/>
    <w:rsid w:val="00E2542B"/>
    <w:rsid w:val="00E30652"/>
    <w:rsid w:val="00E30E8B"/>
    <w:rsid w:val="00E32166"/>
    <w:rsid w:val="00E32B6D"/>
    <w:rsid w:val="00E35631"/>
    <w:rsid w:val="00E36AC7"/>
    <w:rsid w:val="00E36D3A"/>
    <w:rsid w:val="00E4018E"/>
    <w:rsid w:val="00E41E77"/>
    <w:rsid w:val="00E4411D"/>
    <w:rsid w:val="00E445D4"/>
    <w:rsid w:val="00E44A1F"/>
    <w:rsid w:val="00E45188"/>
    <w:rsid w:val="00E47895"/>
    <w:rsid w:val="00E50A04"/>
    <w:rsid w:val="00E54AC7"/>
    <w:rsid w:val="00E564A5"/>
    <w:rsid w:val="00E565E2"/>
    <w:rsid w:val="00E624BC"/>
    <w:rsid w:val="00E6624F"/>
    <w:rsid w:val="00E66603"/>
    <w:rsid w:val="00E673B4"/>
    <w:rsid w:val="00E71086"/>
    <w:rsid w:val="00E71D05"/>
    <w:rsid w:val="00E72F26"/>
    <w:rsid w:val="00E74B0E"/>
    <w:rsid w:val="00E766D9"/>
    <w:rsid w:val="00E80F95"/>
    <w:rsid w:val="00E8265E"/>
    <w:rsid w:val="00E83931"/>
    <w:rsid w:val="00E83AC8"/>
    <w:rsid w:val="00E83B47"/>
    <w:rsid w:val="00E908EC"/>
    <w:rsid w:val="00E9198E"/>
    <w:rsid w:val="00E950B0"/>
    <w:rsid w:val="00E95F5E"/>
    <w:rsid w:val="00E97DB5"/>
    <w:rsid w:val="00EA03A5"/>
    <w:rsid w:val="00EA08F8"/>
    <w:rsid w:val="00EA294F"/>
    <w:rsid w:val="00EA5AB4"/>
    <w:rsid w:val="00EB24BD"/>
    <w:rsid w:val="00EB37DD"/>
    <w:rsid w:val="00EB425F"/>
    <w:rsid w:val="00EB5BB9"/>
    <w:rsid w:val="00EB6F98"/>
    <w:rsid w:val="00EC0D99"/>
    <w:rsid w:val="00EC2698"/>
    <w:rsid w:val="00EC2966"/>
    <w:rsid w:val="00EC5100"/>
    <w:rsid w:val="00EC6F7E"/>
    <w:rsid w:val="00EC7E62"/>
    <w:rsid w:val="00ED0053"/>
    <w:rsid w:val="00ED1D25"/>
    <w:rsid w:val="00ED36E5"/>
    <w:rsid w:val="00ED4E53"/>
    <w:rsid w:val="00ED7698"/>
    <w:rsid w:val="00ED7C7A"/>
    <w:rsid w:val="00EE14A2"/>
    <w:rsid w:val="00EE1EEB"/>
    <w:rsid w:val="00EE4414"/>
    <w:rsid w:val="00EE4DBF"/>
    <w:rsid w:val="00EE73A5"/>
    <w:rsid w:val="00EF0632"/>
    <w:rsid w:val="00EF19C8"/>
    <w:rsid w:val="00EF27E3"/>
    <w:rsid w:val="00EF3495"/>
    <w:rsid w:val="00EF43B4"/>
    <w:rsid w:val="00EF5BFF"/>
    <w:rsid w:val="00EF6C85"/>
    <w:rsid w:val="00EF7687"/>
    <w:rsid w:val="00F0099A"/>
    <w:rsid w:val="00F016F9"/>
    <w:rsid w:val="00F01A89"/>
    <w:rsid w:val="00F0300B"/>
    <w:rsid w:val="00F03614"/>
    <w:rsid w:val="00F04E24"/>
    <w:rsid w:val="00F051B1"/>
    <w:rsid w:val="00F05B88"/>
    <w:rsid w:val="00F05BD2"/>
    <w:rsid w:val="00F06110"/>
    <w:rsid w:val="00F07AB2"/>
    <w:rsid w:val="00F1080C"/>
    <w:rsid w:val="00F11CCC"/>
    <w:rsid w:val="00F1341F"/>
    <w:rsid w:val="00F1409B"/>
    <w:rsid w:val="00F156DB"/>
    <w:rsid w:val="00F171A6"/>
    <w:rsid w:val="00F20147"/>
    <w:rsid w:val="00F203C3"/>
    <w:rsid w:val="00F20BA3"/>
    <w:rsid w:val="00F24EBA"/>
    <w:rsid w:val="00F267EA"/>
    <w:rsid w:val="00F30C50"/>
    <w:rsid w:val="00F310D7"/>
    <w:rsid w:val="00F31C25"/>
    <w:rsid w:val="00F344BA"/>
    <w:rsid w:val="00F34AFA"/>
    <w:rsid w:val="00F34EF7"/>
    <w:rsid w:val="00F350CA"/>
    <w:rsid w:val="00F37031"/>
    <w:rsid w:val="00F40027"/>
    <w:rsid w:val="00F41596"/>
    <w:rsid w:val="00F431CD"/>
    <w:rsid w:val="00F448C2"/>
    <w:rsid w:val="00F4790E"/>
    <w:rsid w:val="00F4797B"/>
    <w:rsid w:val="00F5029E"/>
    <w:rsid w:val="00F51F1E"/>
    <w:rsid w:val="00F53938"/>
    <w:rsid w:val="00F55473"/>
    <w:rsid w:val="00F5679B"/>
    <w:rsid w:val="00F64884"/>
    <w:rsid w:val="00F648FC"/>
    <w:rsid w:val="00F675AA"/>
    <w:rsid w:val="00F715E5"/>
    <w:rsid w:val="00F73DA9"/>
    <w:rsid w:val="00F759D5"/>
    <w:rsid w:val="00F75DB9"/>
    <w:rsid w:val="00F765B5"/>
    <w:rsid w:val="00F83489"/>
    <w:rsid w:val="00F842DF"/>
    <w:rsid w:val="00F86764"/>
    <w:rsid w:val="00F86DA6"/>
    <w:rsid w:val="00F87BB7"/>
    <w:rsid w:val="00F9590E"/>
    <w:rsid w:val="00F96362"/>
    <w:rsid w:val="00FA049A"/>
    <w:rsid w:val="00FA176F"/>
    <w:rsid w:val="00FA3782"/>
    <w:rsid w:val="00FA3D69"/>
    <w:rsid w:val="00FA5236"/>
    <w:rsid w:val="00FA6167"/>
    <w:rsid w:val="00FA7FFA"/>
    <w:rsid w:val="00FB0319"/>
    <w:rsid w:val="00FB25D9"/>
    <w:rsid w:val="00FB2683"/>
    <w:rsid w:val="00FB2C54"/>
    <w:rsid w:val="00FB79D4"/>
    <w:rsid w:val="00FC240E"/>
    <w:rsid w:val="00FC2819"/>
    <w:rsid w:val="00FC3C4B"/>
    <w:rsid w:val="00FC4BCE"/>
    <w:rsid w:val="00FC5631"/>
    <w:rsid w:val="00FC690D"/>
    <w:rsid w:val="00FC6C4A"/>
    <w:rsid w:val="00FD36DB"/>
    <w:rsid w:val="00FE06A0"/>
    <w:rsid w:val="00FE106A"/>
    <w:rsid w:val="00FE33F3"/>
    <w:rsid w:val="00FE35AE"/>
    <w:rsid w:val="00FE4EA6"/>
    <w:rsid w:val="00FE569A"/>
    <w:rsid w:val="00FE61D5"/>
    <w:rsid w:val="00FE7671"/>
    <w:rsid w:val="00FF41F0"/>
    <w:rsid w:val="00FF5EDB"/>
    <w:rsid w:val="00FF75FF"/>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3E5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B1"/>
    <w:pPr>
      <w:ind w:firstLine="284"/>
      <w:jc w:val="both"/>
    </w:pPr>
    <w:rPr>
      <w:rFonts w:ascii="Times" w:hAnsi="Times"/>
      <w:sz w:val="22"/>
      <w:lang w:val="en-GB"/>
    </w:rPr>
  </w:style>
  <w:style w:type="paragraph" w:styleId="Heading1">
    <w:name w:val="heading 1"/>
    <w:basedOn w:val="Normal"/>
    <w:next w:val="Normal"/>
    <w:link w:val="Heading1Char"/>
    <w:autoRedefine/>
    <w:uiPriority w:val="9"/>
    <w:qFormat/>
    <w:rsid w:val="006842AB"/>
    <w:pPr>
      <w:keepNext/>
      <w:keepLines/>
      <w:numPr>
        <w:numId w:val="1"/>
      </w:numPr>
      <w:spacing w:before="480" w:after="240" w:line="276" w:lineRule="auto"/>
      <w:ind w:left="357" w:hanging="357"/>
      <w:outlineLvl w:val="0"/>
    </w:pPr>
    <w:rPr>
      <w:rFonts w:eastAsiaTheme="majorEastAsia" w:cstheme="majorBidi"/>
      <w:b/>
      <w:bCs/>
      <w:sz w:val="28"/>
      <w:szCs w:val="28"/>
    </w:rPr>
  </w:style>
  <w:style w:type="paragraph" w:styleId="Heading2">
    <w:name w:val="heading 2"/>
    <w:basedOn w:val="Heading1"/>
    <w:next w:val="Normal"/>
    <w:link w:val="Heading2Char"/>
    <w:unhideWhenUsed/>
    <w:qFormat/>
    <w:rsid w:val="00266042"/>
    <w:pPr>
      <w:numPr>
        <w:ilvl w:val="1"/>
      </w:numPr>
      <w:tabs>
        <w:tab w:val="clear" w:pos="0"/>
        <w:tab w:val="num" w:pos="227"/>
      </w:tabs>
      <w:ind w:left="0"/>
      <w:jc w:val="left"/>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Cs w:val="22"/>
    </w:rPr>
  </w:style>
  <w:style w:type="paragraph" w:styleId="TOC3">
    <w:name w:val="toc 3"/>
    <w:basedOn w:val="Normal"/>
    <w:next w:val="Normal"/>
    <w:autoRedefine/>
    <w:uiPriority w:val="39"/>
    <w:unhideWhenUsed/>
    <w:rsid w:val="009B3B05"/>
    <w:pPr>
      <w:ind w:left="480"/>
    </w:pPr>
    <w:rPr>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C40D7B"/>
    <w:pPr>
      <w:ind w:left="720"/>
      <w:contextualSpacing/>
    </w:pPr>
  </w:style>
  <w:style w:type="character" w:customStyle="1" w:styleId="Heading1Char">
    <w:name w:val="Heading 1 Char"/>
    <w:basedOn w:val="DefaultParagraphFont"/>
    <w:link w:val="Heading1"/>
    <w:uiPriority w:val="9"/>
    <w:rsid w:val="006842AB"/>
    <w:rPr>
      <w:rFonts w:ascii="Times" w:eastAsiaTheme="majorEastAsia" w:hAnsi="Times"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rsid w:val="00266042"/>
    <w:rPr>
      <w:rFonts w:ascii="Times" w:eastAsiaTheme="majorEastAsia" w:hAnsi="Times"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B1"/>
    <w:pPr>
      <w:ind w:firstLine="284"/>
      <w:jc w:val="both"/>
    </w:pPr>
    <w:rPr>
      <w:rFonts w:ascii="Times" w:hAnsi="Times"/>
      <w:sz w:val="22"/>
      <w:lang w:val="en-GB"/>
    </w:rPr>
  </w:style>
  <w:style w:type="paragraph" w:styleId="Heading1">
    <w:name w:val="heading 1"/>
    <w:basedOn w:val="Normal"/>
    <w:next w:val="Normal"/>
    <w:link w:val="Heading1Char"/>
    <w:autoRedefine/>
    <w:uiPriority w:val="9"/>
    <w:qFormat/>
    <w:rsid w:val="006842AB"/>
    <w:pPr>
      <w:keepNext/>
      <w:keepLines/>
      <w:numPr>
        <w:numId w:val="1"/>
      </w:numPr>
      <w:spacing w:before="480" w:after="240" w:line="276" w:lineRule="auto"/>
      <w:ind w:left="357" w:hanging="357"/>
      <w:outlineLvl w:val="0"/>
    </w:pPr>
    <w:rPr>
      <w:rFonts w:eastAsiaTheme="majorEastAsia" w:cstheme="majorBidi"/>
      <w:b/>
      <w:bCs/>
      <w:sz w:val="28"/>
      <w:szCs w:val="28"/>
    </w:rPr>
  </w:style>
  <w:style w:type="paragraph" w:styleId="Heading2">
    <w:name w:val="heading 2"/>
    <w:basedOn w:val="Heading1"/>
    <w:next w:val="Normal"/>
    <w:link w:val="Heading2Char"/>
    <w:unhideWhenUsed/>
    <w:qFormat/>
    <w:rsid w:val="00266042"/>
    <w:pPr>
      <w:numPr>
        <w:ilvl w:val="1"/>
      </w:numPr>
      <w:tabs>
        <w:tab w:val="clear" w:pos="0"/>
        <w:tab w:val="num" w:pos="227"/>
      </w:tabs>
      <w:ind w:left="0"/>
      <w:jc w:val="left"/>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Cs w:val="22"/>
    </w:rPr>
  </w:style>
  <w:style w:type="paragraph" w:styleId="TOC3">
    <w:name w:val="toc 3"/>
    <w:basedOn w:val="Normal"/>
    <w:next w:val="Normal"/>
    <w:autoRedefine/>
    <w:uiPriority w:val="39"/>
    <w:unhideWhenUsed/>
    <w:rsid w:val="009B3B05"/>
    <w:pPr>
      <w:ind w:left="480"/>
    </w:pPr>
    <w:rPr>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C40D7B"/>
    <w:pPr>
      <w:ind w:left="720"/>
      <w:contextualSpacing/>
    </w:pPr>
  </w:style>
  <w:style w:type="character" w:customStyle="1" w:styleId="Heading1Char">
    <w:name w:val="Heading 1 Char"/>
    <w:basedOn w:val="DefaultParagraphFont"/>
    <w:link w:val="Heading1"/>
    <w:uiPriority w:val="9"/>
    <w:rsid w:val="006842AB"/>
    <w:rPr>
      <w:rFonts w:ascii="Times" w:eastAsiaTheme="majorEastAsia" w:hAnsi="Times"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rsid w:val="00266042"/>
    <w:rPr>
      <w:rFonts w:ascii="Times" w:eastAsiaTheme="majorEastAsia" w:hAnsi="Times"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338313287">
      <w:bodyDiv w:val="1"/>
      <w:marLeft w:val="0"/>
      <w:marRight w:val="0"/>
      <w:marTop w:val="0"/>
      <w:marBottom w:val="0"/>
      <w:divBdr>
        <w:top w:val="none" w:sz="0" w:space="0" w:color="auto"/>
        <w:left w:val="none" w:sz="0" w:space="0" w:color="auto"/>
        <w:bottom w:val="none" w:sz="0" w:space="0" w:color="auto"/>
        <w:right w:val="none" w:sz="0" w:space="0" w:color="auto"/>
      </w:divBdr>
    </w:div>
    <w:div w:id="395209258">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722704744">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3.png"/><Relationship Id="rId16" Type="http://schemas.openxmlformats.org/officeDocument/2006/relationships/hyperlink" Target="http://info.jkn.com/firefox.htm" TargetMode="External"/><Relationship Id="rId17" Type="http://schemas.openxmlformats.org/officeDocument/2006/relationships/hyperlink" Target="http://www.keeppy.com/" TargetMode="External"/><Relationship Id="rId18" Type="http://schemas.openxmlformats.org/officeDocument/2006/relationships/hyperlink" Target="http://loomp.org/index.php/home.html" TargetMode="External"/><Relationship Id="rId19" Type="http://schemas.openxmlformats.org/officeDocument/2006/relationships/hyperlink" Target="http://markitup.jaysalvat.com/home/" TargetMode="Externa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hyperlink" Target="http://www.google.com/url?q=http%253a%252f%252fatlas.ti&amp;sa=d&amp;sntz=1&amp;usg=afqjcnezcxeb-0hvkhmotmxq23ju8syo1q" TargetMode="External"/><Relationship Id="rId51" Type="http://schemas.openxmlformats.org/officeDocument/2006/relationships/hyperlink" Target="http://www.youtube.com" TargetMode="External"/><Relationship Id="rId52" Type="http://schemas.openxmlformats.org/officeDocument/2006/relationships/hyperlink" Target="https://github.com/DASISH/dwan-client-wiredmarker/releases" TargetMode="External"/><Relationship Id="rId53" Type="http://schemas.openxmlformats.org/officeDocument/2006/relationships/hyperlink" Target="https://lux17.mpi.nl/ds/webannotator-basic/" TargetMode="External"/><Relationship Id="rId54" Type="http://schemas.openxmlformats.org/officeDocument/2006/relationships/hyperlink" Target="https://lux17.mpi.nl/ds/webannotator-basic" TargetMode="External"/><Relationship Id="rId55" Type="http://schemas.openxmlformats.org/officeDocument/2006/relationships/image" Target="media/image9.png"/><Relationship Id="rId56" Type="http://schemas.openxmlformats.org/officeDocument/2006/relationships/image" Target="media/image10.png"/><Relationship Id="rId57" Type="http://schemas.openxmlformats.org/officeDocument/2006/relationships/image" Target="media/image11.png"/><Relationship Id="rId58" Type="http://schemas.openxmlformats.org/officeDocument/2006/relationships/image" Target="media/image12.png"/><Relationship Id="rId59" Type="http://schemas.openxmlformats.org/officeDocument/2006/relationships/image" Target="media/image13.png"/><Relationship Id="rId40" Type="http://schemas.openxmlformats.org/officeDocument/2006/relationships/hyperlink" Target="http://www.wired-marker.org/en/index.html" TargetMode="External"/><Relationship Id="rId41" Type="http://schemas.openxmlformats.org/officeDocument/2006/relationships/hyperlink" Target="http://www.hyper-anchor.org/en/technical_format.html" TargetMode="External"/><Relationship Id="rId42" Type="http://schemas.openxmlformats.org/officeDocument/2006/relationships/hyperlink" Target="http://www.w3.org/TR/xptr-framework" TargetMode="External"/><Relationship Id="rId43" Type="http://schemas.openxmlformats.org/officeDocument/2006/relationships/hyperlink" Target="http://www.w3.org/standards/techs/xpointer" TargetMode="External"/><Relationship Id="rId44" Type="http://schemas.openxmlformats.org/officeDocument/2006/relationships/hyperlink" Target="https://github.com/DASISH/dwan-testing" TargetMode="External"/><Relationship Id="rId45" Type="http://schemas.openxmlformats.org/officeDocument/2006/relationships/hyperlink" Target="https://github.com/DASISH/dwanclientwiredmarker" TargetMode="External"/><Relationship Id="rId46" Type="http://schemas.openxmlformats.org/officeDocument/2006/relationships/hyperlink" Target="https://github.com/DASISH/dwanbackend" TargetMode="External"/><Relationship Id="rId47" Type="http://schemas.openxmlformats.org/officeDocument/2006/relationships/hyperlink" Target="https://github.com/DASISH/dwan-testing/tree/master/scripts" TargetMode="External"/><Relationship Id="rId48" Type="http://schemas.openxmlformats.org/officeDocument/2006/relationships/comments" Target="comments.xml"/><Relationship Id="rId49" Type="http://schemas.openxmlformats.org/officeDocument/2006/relationships/hyperlink" Target="http://www.google.com/url?q=http%253a%252f%252fa.nnotate.com&amp;sa=d&amp;sntz=1&amp;usg=afqjcnhcw2xm4yrxjhigg5htglagckxmdw"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hyperlink" Target="http://www.w3.org/2002/07/owl" TargetMode="External"/><Relationship Id="rId31" Type="http://schemas.openxmlformats.org/officeDocument/2006/relationships/hyperlink" Target="https://github.com/DASISH/dwan-client-wiredmarker/releases" TargetMode="External"/><Relationship Id="rId32" Type="http://schemas.openxmlformats.org/officeDocument/2006/relationships/hyperlink" Target="http://en.wikipedia.org/wiki/User_interface_markup_language" TargetMode="External"/><Relationship Id="rId33" Type="http://schemas.openxmlformats.org/officeDocument/2006/relationships/hyperlink" Target="http://en.wikipedia.org/wiki/Mozilla" TargetMode="External"/><Relationship Id="rId34" Type="http://schemas.openxmlformats.org/officeDocument/2006/relationships/hyperlink" Target="http://en.wikipedia.org/wiki/XML" TargetMode="External"/><Relationship Id="rId35" Type="http://schemas.openxmlformats.org/officeDocument/2006/relationships/hyperlink" Target="http://en.wikipedia.org/wiki/Graphical_user_interface" TargetMode="External"/><Relationship Id="rId36" Type="http://schemas.openxmlformats.org/officeDocument/2006/relationships/hyperlink" Target="http://en.wikipedia.org/wiki/Web_page" TargetMode="External"/><Relationship Id="rId37" Type="http://schemas.openxmlformats.org/officeDocument/2006/relationships/hyperlink" Target="https://developer.mozilla.org/en-US/Add-ons/Setting_up_extension_development_environment" TargetMode="External"/><Relationship Id="rId38" Type="http://schemas.openxmlformats.org/officeDocument/2006/relationships/hyperlink" Target="https://lux17.mpi.nl/ds/webannotator/" TargetMode="External"/><Relationship Id="rId39" Type="http://schemas.openxmlformats.org/officeDocument/2006/relationships/hyperlink" Target="https://lux17.mpi.nl/ds/webannotator-basic/" TargetMode="External"/><Relationship Id="rId20" Type="http://schemas.openxmlformats.org/officeDocument/2006/relationships/hyperlink" Target="http://www.notateit.com/"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hyperlink" Target="http://xmlns.com/foaf/spec/" TargetMode="External"/><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hyperlink" Target="http://www.w3.org/TR/xmlschema-2/" TargetMode="External"/><Relationship Id="rId28" Type="http://schemas.openxmlformats.org/officeDocument/2006/relationships/hyperlink" Target="http://tools.ietf.org/html/rfc3986" TargetMode="External"/><Relationship Id="rId29" Type="http://schemas.openxmlformats.org/officeDocument/2006/relationships/hyperlink" Target="http://www.w3.org/1999/02/22-rdf-syntax-ns" TargetMode="External"/><Relationship Id="rId60" Type="http://schemas.openxmlformats.org/officeDocument/2006/relationships/footer" Target="footer4.xml"/><Relationship Id="rId61" Type="http://schemas.openxmlformats.org/officeDocument/2006/relationships/header" Target="header3.xml"/><Relationship Id="rId62" Type="http://schemas.openxmlformats.org/officeDocument/2006/relationships/footer" Target="footer5.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lux17.mpi.nl/ds/webannotator" TargetMode="External"/><Relationship Id="rId4" Type="http://schemas.openxmlformats.org/officeDocument/2006/relationships/hyperlink" Target="https://lux17.mpi.nl/ds/webannotator-basic" TargetMode="External"/><Relationship Id="rId5" Type="http://schemas.openxmlformats.org/officeDocument/2006/relationships/hyperlink" Target="http://www.ahrc.ac.uk/Funding-Opportunities/Research-funding/Connected-Communities/Scoping-studies-and-reviews/Documents/Crowd%20Sourcing%20in%20the%20Humanities.pdf" TargetMode="External"/><Relationship Id="rId6" Type="http://schemas.openxmlformats.org/officeDocument/2006/relationships/hyperlink" Target="http://www.ahrc.ac.uk/Funding-Opportunities/Research-funding/Connected-Communities/Scoping-studies-and-reviews/Documents/Crowd%20Sourcing%20in%20the%20Humanities.pdf" TargetMode="External"/><Relationship Id="rId1" Type="http://schemas.openxmlformats.org/officeDocument/2006/relationships/hyperlink" Target="http://tla.mpi.nl/" TargetMode="External"/><Relationship Id="rId2" Type="http://schemas.openxmlformats.org/officeDocument/2006/relationships/hyperlink" Target="http://www.bits.cc"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C86380-4F0E-8F41-B433-E5C06587D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18035</Words>
  <Characters>102804</Characters>
  <Application>Microsoft Macintosh Word</Application>
  <DocSecurity>0</DocSecurity>
  <Lines>856</Lines>
  <Paragraphs>241</Paragraphs>
  <ScaleCrop>false</ScaleCrop>
  <Company>Göteborgs universitet</Company>
  <LinksUpToDate>false</LinksUpToDate>
  <CharactersWithSpaces>120598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Olha Shakaravska</cp:lastModifiedBy>
  <cp:revision>2</cp:revision>
  <cp:lastPrinted>2014-10-14T14:40:00Z</cp:lastPrinted>
  <dcterms:created xsi:type="dcterms:W3CDTF">2014-11-03T12:31:00Z</dcterms:created>
  <dcterms:modified xsi:type="dcterms:W3CDTF">2014-11-03T12:31:00Z</dcterms:modified>
</cp:coreProperties>
</file>