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r w:rsidR="00083EA7" w:rsidRPr="006904DC">
        <w:rPr>
          <w:rFonts w:ascii="Verdana" w:hAnsi="Verdana" w:cs="Arial"/>
          <w:szCs w:val="22"/>
        </w:rPr>
        <w:t xml:space="preserve">Valentina Ascuitti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r w:rsidR="00083EA7" w:rsidRPr="006904DC">
        <w:rPr>
          <w:rFonts w:ascii="Verdana" w:hAnsi="Verdana" w:cs="Arial"/>
          <w:szCs w:val="22"/>
        </w:rPr>
        <w:t>Twan Goosen (MPG-</w:t>
      </w:r>
      <w:r w:rsidR="00DC32DA" w:rsidRPr="006904DC">
        <w:rPr>
          <w:rFonts w:ascii="Verdana" w:hAnsi="Verdana" w:cs="Arial"/>
          <w:szCs w:val="22"/>
        </w:rPr>
        <w:t xml:space="preserve">TLA), </w:t>
      </w:r>
      <w:r w:rsidR="00083EA7" w:rsidRPr="006904DC">
        <w:rPr>
          <w:rFonts w:ascii="Verdana" w:hAnsi="Verdana" w:cs="Arial"/>
          <w:szCs w:val="22"/>
        </w:rPr>
        <w:t xml:space="preserve">Indrek Jentson (University of Tartu), </w:t>
      </w:r>
      <w:r w:rsidR="00F73DA9" w:rsidRPr="006904DC">
        <w:rPr>
          <w:rFonts w:ascii="Verdana" w:hAnsi="Verdana" w:cs="Arial"/>
          <w:szCs w:val="22"/>
        </w:rPr>
        <w:t>Kees-Jan van de Looi (MPG</w:t>
      </w:r>
      <w:r w:rsidR="003C1A01" w:rsidRPr="006904DC">
        <w:rPr>
          <w:rFonts w:ascii="Verdana" w:hAnsi="Verdana" w:cs="Arial"/>
          <w:szCs w:val="22"/>
        </w:rPr>
        <w:t xml:space="preserve">-TLA), </w:t>
      </w:r>
      <w:r w:rsidR="00DC32DA" w:rsidRPr="006904DC">
        <w:rPr>
          <w:rFonts w:ascii="Verdana" w:hAnsi="Verdana" w:cs="Arial"/>
          <w:szCs w:val="22"/>
        </w:rPr>
        <w:t xml:space="preserve">Olof Olsson (UGOT), Stephanie Roth (UGOT), Olha Shkaravska  (MPG-TLA),  </w:t>
      </w:r>
      <w:r w:rsidR="00083EA7" w:rsidRPr="006904DC">
        <w:rPr>
          <w:rFonts w:ascii="Verdana" w:hAnsi="Verdana" w:cs="Arial"/>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p w14:paraId="1D73B00F" w14:textId="0C370A6D" w:rsidR="00534D62" w:rsidRDefault="00534D62">
          <w:pPr>
            <w:pStyle w:val="TOCHeading"/>
          </w:pPr>
          <w:r>
            <w:t>Table of Contents</w:t>
          </w:r>
        </w:p>
        <w:p w14:paraId="385ECE2A" w14:textId="77777777" w:rsidR="00647E49"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647E49">
            <w:rPr>
              <w:noProof/>
            </w:rPr>
            <w:t>2.</w:t>
          </w:r>
          <w:r w:rsidR="00647E49">
            <w:rPr>
              <w:rFonts w:asciiTheme="minorHAnsi" w:hAnsiTheme="minorHAnsi"/>
              <w:b w:val="0"/>
              <w:noProof/>
              <w:sz w:val="24"/>
              <w:lang w:val="en-US" w:eastAsia="ja-JP"/>
            </w:rPr>
            <w:tab/>
          </w:r>
          <w:r w:rsidR="00647E49">
            <w:rPr>
              <w:noProof/>
            </w:rPr>
            <w:t>Executive Summary</w:t>
          </w:r>
          <w:r w:rsidR="00647E49">
            <w:rPr>
              <w:noProof/>
            </w:rPr>
            <w:tab/>
          </w:r>
          <w:r w:rsidR="00647E49">
            <w:rPr>
              <w:noProof/>
            </w:rPr>
            <w:fldChar w:fldCharType="begin"/>
          </w:r>
          <w:r w:rsidR="00647E49">
            <w:rPr>
              <w:noProof/>
            </w:rPr>
            <w:instrText xml:space="preserve"> PAGEREF _Toc274924000 \h </w:instrText>
          </w:r>
          <w:r w:rsidR="00647E49">
            <w:rPr>
              <w:noProof/>
            </w:rPr>
          </w:r>
          <w:r w:rsidR="00647E49">
            <w:rPr>
              <w:noProof/>
            </w:rPr>
            <w:fldChar w:fldCharType="separate"/>
          </w:r>
          <w:r w:rsidR="005853A7">
            <w:rPr>
              <w:noProof/>
            </w:rPr>
            <w:t>1</w:t>
          </w:r>
          <w:r w:rsidR="00647E49">
            <w:rPr>
              <w:noProof/>
            </w:rPr>
            <w:fldChar w:fldCharType="end"/>
          </w:r>
        </w:p>
        <w:p w14:paraId="2817F627" w14:textId="77777777" w:rsidR="00647E49" w:rsidRDefault="00647E49">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_Toc274924001 \h </w:instrText>
          </w:r>
          <w:r>
            <w:rPr>
              <w:noProof/>
            </w:rPr>
          </w:r>
          <w:r>
            <w:rPr>
              <w:noProof/>
            </w:rPr>
            <w:fldChar w:fldCharType="separate"/>
          </w:r>
          <w:r w:rsidR="005853A7">
            <w:rPr>
              <w:noProof/>
            </w:rPr>
            <w:t>2</w:t>
          </w:r>
          <w:r>
            <w:rPr>
              <w:noProof/>
            </w:rPr>
            <w:fldChar w:fldCharType="end"/>
          </w:r>
        </w:p>
        <w:p w14:paraId="3A4B084A"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w:t>
          </w:r>
          <w:r>
            <w:rPr>
              <w:noProof/>
            </w:rPr>
            <w:tab/>
          </w:r>
          <w:r>
            <w:rPr>
              <w:noProof/>
            </w:rPr>
            <w:fldChar w:fldCharType="begin"/>
          </w:r>
          <w:r>
            <w:rPr>
              <w:noProof/>
            </w:rPr>
            <w:instrText xml:space="preserve"> PAGEREF _Toc274924002 \h </w:instrText>
          </w:r>
          <w:r>
            <w:rPr>
              <w:noProof/>
            </w:rPr>
          </w:r>
          <w:r>
            <w:rPr>
              <w:noProof/>
            </w:rPr>
            <w:fldChar w:fldCharType="separate"/>
          </w:r>
          <w:r w:rsidR="005853A7">
            <w:rPr>
              <w:noProof/>
            </w:rPr>
            <w:t>2</w:t>
          </w:r>
          <w:r>
            <w:rPr>
              <w:noProof/>
            </w:rPr>
            <w:fldChar w:fldCharType="end"/>
          </w:r>
        </w:p>
        <w:p w14:paraId="6B89DBB7"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User scenarios</w:t>
          </w:r>
          <w:r>
            <w:rPr>
              <w:noProof/>
            </w:rPr>
            <w:tab/>
          </w:r>
          <w:r>
            <w:rPr>
              <w:noProof/>
            </w:rPr>
            <w:fldChar w:fldCharType="begin"/>
          </w:r>
          <w:r>
            <w:rPr>
              <w:noProof/>
            </w:rPr>
            <w:instrText xml:space="preserve"> PAGEREF _Toc274924003 \h </w:instrText>
          </w:r>
          <w:r>
            <w:rPr>
              <w:noProof/>
            </w:rPr>
          </w:r>
          <w:r>
            <w:rPr>
              <w:noProof/>
            </w:rPr>
            <w:fldChar w:fldCharType="separate"/>
          </w:r>
          <w:r w:rsidR="005853A7">
            <w:rPr>
              <w:noProof/>
            </w:rPr>
            <w:t>2</w:t>
          </w:r>
          <w:r>
            <w:rPr>
              <w:noProof/>
            </w:rPr>
            <w:fldChar w:fldCharType="end"/>
          </w:r>
        </w:p>
        <w:p w14:paraId="22BEFDB5"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3.3</w:t>
          </w:r>
          <w:r>
            <w:rPr>
              <w:rFonts w:asciiTheme="minorHAnsi" w:hAnsiTheme="minorHAnsi"/>
              <w:b w:val="0"/>
              <w:noProof/>
              <w:sz w:val="24"/>
              <w:szCs w:val="24"/>
              <w:lang w:val="en-US" w:eastAsia="ja-JP"/>
            </w:rPr>
            <w:tab/>
          </w:r>
          <w:r>
            <w:rPr>
              <w:noProof/>
            </w:rPr>
            <w:t>Requirements</w:t>
          </w:r>
          <w:r>
            <w:rPr>
              <w:noProof/>
            </w:rPr>
            <w:tab/>
          </w:r>
          <w:r>
            <w:rPr>
              <w:noProof/>
            </w:rPr>
            <w:fldChar w:fldCharType="begin"/>
          </w:r>
          <w:r>
            <w:rPr>
              <w:noProof/>
            </w:rPr>
            <w:instrText xml:space="preserve"> PAGEREF _Toc274924004 \h </w:instrText>
          </w:r>
          <w:r>
            <w:rPr>
              <w:noProof/>
            </w:rPr>
          </w:r>
          <w:r>
            <w:rPr>
              <w:noProof/>
            </w:rPr>
            <w:fldChar w:fldCharType="separate"/>
          </w:r>
          <w:r w:rsidR="005853A7">
            <w:rPr>
              <w:noProof/>
            </w:rPr>
            <w:t>3</w:t>
          </w:r>
          <w:r>
            <w:rPr>
              <w:noProof/>
            </w:rPr>
            <w:fldChar w:fldCharType="end"/>
          </w:r>
        </w:p>
        <w:p w14:paraId="1417D6E8" w14:textId="77777777" w:rsidR="00647E49" w:rsidRDefault="00647E49">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_Toc274924005 \h </w:instrText>
          </w:r>
          <w:r>
            <w:rPr>
              <w:noProof/>
            </w:rPr>
          </w:r>
          <w:r>
            <w:rPr>
              <w:noProof/>
            </w:rPr>
            <w:fldChar w:fldCharType="separate"/>
          </w:r>
          <w:r w:rsidR="005853A7">
            <w:rPr>
              <w:noProof/>
            </w:rPr>
            <w:t>4</w:t>
          </w:r>
          <w:r>
            <w:rPr>
              <w:noProof/>
            </w:rPr>
            <w:fldChar w:fldCharType="end"/>
          </w:r>
        </w:p>
        <w:p w14:paraId="719C4710"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_Toc274924006 \h </w:instrText>
          </w:r>
          <w:r>
            <w:rPr>
              <w:noProof/>
            </w:rPr>
          </w:r>
          <w:r>
            <w:rPr>
              <w:noProof/>
            </w:rPr>
            <w:fldChar w:fldCharType="separate"/>
          </w:r>
          <w:r w:rsidR="005853A7">
            <w:rPr>
              <w:noProof/>
            </w:rPr>
            <w:t>4</w:t>
          </w:r>
          <w:r>
            <w:rPr>
              <w:noProof/>
            </w:rPr>
            <w:fldChar w:fldCharType="end"/>
          </w:r>
        </w:p>
        <w:p w14:paraId="135F2747"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_Toc274924007 \h </w:instrText>
          </w:r>
          <w:r>
            <w:rPr>
              <w:noProof/>
            </w:rPr>
          </w:r>
          <w:r>
            <w:rPr>
              <w:noProof/>
            </w:rPr>
            <w:fldChar w:fldCharType="separate"/>
          </w:r>
          <w:r w:rsidR="005853A7">
            <w:rPr>
              <w:noProof/>
            </w:rPr>
            <w:t>8</w:t>
          </w:r>
          <w:r>
            <w:rPr>
              <w:noProof/>
            </w:rPr>
            <w:fldChar w:fldCharType="end"/>
          </w:r>
        </w:p>
        <w:p w14:paraId="44728903" w14:textId="77777777" w:rsidR="00647E49" w:rsidRDefault="00647E49">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_Toc274924008 \h </w:instrText>
          </w:r>
          <w:r>
            <w:rPr>
              <w:noProof/>
            </w:rPr>
          </w:r>
          <w:r>
            <w:rPr>
              <w:noProof/>
            </w:rPr>
            <w:fldChar w:fldCharType="separate"/>
          </w:r>
          <w:r w:rsidR="005853A7">
            <w:rPr>
              <w:noProof/>
            </w:rPr>
            <w:t>8</w:t>
          </w:r>
          <w:r>
            <w:rPr>
              <w:noProof/>
            </w:rPr>
            <w:fldChar w:fldCharType="end"/>
          </w:r>
        </w:p>
        <w:p w14:paraId="78FF1719"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_Toc274924009 \h </w:instrText>
          </w:r>
          <w:r>
            <w:rPr>
              <w:noProof/>
            </w:rPr>
          </w:r>
          <w:r>
            <w:rPr>
              <w:noProof/>
            </w:rPr>
            <w:fldChar w:fldCharType="separate"/>
          </w:r>
          <w:r w:rsidR="005853A7">
            <w:rPr>
              <w:noProof/>
            </w:rPr>
            <w:t>8</w:t>
          </w:r>
          <w:r>
            <w:rPr>
              <w:noProof/>
            </w:rPr>
            <w:fldChar w:fldCharType="end"/>
          </w:r>
        </w:p>
        <w:p w14:paraId="6D260035"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_Toc274924010 \h </w:instrText>
          </w:r>
          <w:r>
            <w:rPr>
              <w:noProof/>
            </w:rPr>
          </w:r>
          <w:r>
            <w:rPr>
              <w:noProof/>
            </w:rPr>
            <w:fldChar w:fldCharType="separate"/>
          </w:r>
          <w:r w:rsidR="005853A7">
            <w:rPr>
              <w:noProof/>
            </w:rPr>
            <w:t>9</w:t>
          </w:r>
          <w:r>
            <w:rPr>
              <w:noProof/>
            </w:rPr>
            <w:fldChar w:fldCharType="end"/>
          </w:r>
        </w:p>
        <w:p w14:paraId="65E2E145"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_Toc274924011 \h </w:instrText>
          </w:r>
          <w:r>
            <w:rPr>
              <w:noProof/>
            </w:rPr>
          </w:r>
          <w:r>
            <w:rPr>
              <w:noProof/>
            </w:rPr>
            <w:fldChar w:fldCharType="separate"/>
          </w:r>
          <w:r w:rsidR="005853A7">
            <w:rPr>
              <w:noProof/>
            </w:rPr>
            <w:t>13</w:t>
          </w:r>
          <w:r>
            <w:rPr>
              <w:noProof/>
            </w:rPr>
            <w:fldChar w:fldCharType="end"/>
          </w:r>
        </w:p>
        <w:p w14:paraId="4BE9032F" w14:textId="77777777" w:rsidR="00647E49" w:rsidRDefault="00647E49">
          <w:pPr>
            <w:pStyle w:val="TOC3"/>
            <w:tabs>
              <w:tab w:val="right" w:leader="dot" w:pos="9056"/>
            </w:tabs>
            <w:rPr>
              <w:rFonts w:asciiTheme="minorHAnsi" w:hAnsiTheme="minorHAnsi"/>
              <w:noProof/>
              <w:sz w:val="24"/>
              <w:szCs w:val="24"/>
              <w:lang w:val="en-US" w:eastAsia="ja-JP"/>
            </w:rPr>
          </w:pPr>
          <w:r>
            <w:rPr>
              <w:noProof/>
            </w:rPr>
            <w:t>Architecture</w:t>
          </w:r>
          <w:r>
            <w:rPr>
              <w:noProof/>
            </w:rPr>
            <w:tab/>
          </w:r>
          <w:r>
            <w:rPr>
              <w:noProof/>
            </w:rPr>
            <w:fldChar w:fldCharType="begin"/>
          </w:r>
          <w:r>
            <w:rPr>
              <w:noProof/>
            </w:rPr>
            <w:instrText xml:space="preserve"> PAGEREF _Toc274924012 \h </w:instrText>
          </w:r>
          <w:r>
            <w:rPr>
              <w:noProof/>
            </w:rPr>
          </w:r>
          <w:r>
            <w:rPr>
              <w:noProof/>
            </w:rPr>
            <w:fldChar w:fldCharType="separate"/>
          </w:r>
          <w:r w:rsidR="005853A7">
            <w:rPr>
              <w:noProof/>
            </w:rPr>
            <w:t>13</w:t>
          </w:r>
          <w:r>
            <w:rPr>
              <w:noProof/>
            </w:rPr>
            <w:fldChar w:fldCharType="end"/>
          </w:r>
        </w:p>
        <w:p w14:paraId="452C0A39" w14:textId="77777777" w:rsidR="00647E49" w:rsidRDefault="00647E49">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_Toc274924013 \h </w:instrText>
          </w:r>
          <w:r>
            <w:rPr>
              <w:noProof/>
            </w:rPr>
          </w:r>
          <w:r>
            <w:rPr>
              <w:noProof/>
            </w:rPr>
            <w:fldChar w:fldCharType="separate"/>
          </w:r>
          <w:r w:rsidR="005853A7">
            <w:rPr>
              <w:noProof/>
            </w:rPr>
            <w:t>13</w:t>
          </w:r>
          <w:r>
            <w:rPr>
              <w:noProof/>
            </w:rPr>
            <w:fldChar w:fldCharType="end"/>
          </w:r>
        </w:p>
        <w:p w14:paraId="459118FA" w14:textId="77777777" w:rsidR="00647E49" w:rsidRDefault="00647E49">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_Toc274924014 \h </w:instrText>
          </w:r>
          <w:r>
            <w:rPr>
              <w:noProof/>
            </w:rPr>
          </w:r>
          <w:r>
            <w:rPr>
              <w:noProof/>
            </w:rPr>
            <w:fldChar w:fldCharType="separate"/>
          </w:r>
          <w:r w:rsidR="005853A7">
            <w:rPr>
              <w:noProof/>
            </w:rPr>
            <w:t>14</w:t>
          </w:r>
          <w:r>
            <w:rPr>
              <w:noProof/>
            </w:rPr>
            <w:fldChar w:fldCharType="end"/>
          </w:r>
        </w:p>
        <w:p w14:paraId="6A781AB7"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_Toc274924015 \h </w:instrText>
          </w:r>
          <w:r>
            <w:rPr>
              <w:noProof/>
            </w:rPr>
          </w:r>
          <w:r>
            <w:rPr>
              <w:noProof/>
            </w:rPr>
            <w:fldChar w:fldCharType="separate"/>
          </w:r>
          <w:r w:rsidR="005853A7">
            <w:rPr>
              <w:noProof/>
            </w:rPr>
            <w:t>20</w:t>
          </w:r>
          <w:r>
            <w:rPr>
              <w:noProof/>
            </w:rPr>
            <w:fldChar w:fldCharType="end"/>
          </w:r>
        </w:p>
        <w:p w14:paraId="1CA5CDE7" w14:textId="77777777" w:rsidR="00647E49" w:rsidRDefault="00647E49">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_Toc274924016 \h </w:instrText>
          </w:r>
          <w:r>
            <w:rPr>
              <w:noProof/>
            </w:rPr>
          </w:r>
          <w:r>
            <w:rPr>
              <w:noProof/>
            </w:rPr>
            <w:fldChar w:fldCharType="separate"/>
          </w:r>
          <w:r w:rsidR="005853A7">
            <w:rPr>
              <w:noProof/>
            </w:rPr>
            <w:t>20</w:t>
          </w:r>
          <w:r>
            <w:rPr>
              <w:noProof/>
            </w:rPr>
            <w:fldChar w:fldCharType="end"/>
          </w:r>
        </w:p>
        <w:p w14:paraId="1FD8CE38" w14:textId="77777777" w:rsidR="00647E49" w:rsidRDefault="00647E49">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_Toc274924017 \h </w:instrText>
          </w:r>
          <w:r>
            <w:rPr>
              <w:noProof/>
            </w:rPr>
          </w:r>
          <w:r>
            <w:rPr>
              <w:noProof/>
            </w:rPr>
            <w:fldChar w:fldCharType="separate"/>
          </w:r>
          <w:r w:rsidR="005853A7">
            <w:rPr>
              <w:noProof/>
            </w:rPr>
            <w:t>22</w:t>
          </w:r>
          <w:r>
            <w:rPr>
              <w:noProof/>
            </w:rPr>
            <w:fldChar w:fldCharType="end"/>
          </w:r>
        </w:p>
        <w:p w14:paraId="5B6BEFC4" w14:textId="77777777" w:rsidR="00647E49" w:rsidRDefault="00647E49">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_Toc274924018 \h </w:instrText>
          </w:r>
          <w:r>
            <w:rPr>
              <w:noProof/>
            </w:rPr>
          </w:r>
          <w:r>
            <w:rPr>
              <w:noProof/>
            </w:rPr>
            <w:fldChar w:fldCharType="separate"/>
          </w:r>
          <w:r w:rsidR="005853A7">
            <w:rPr>
              <w:noProof/>
            </w:rPr>
            <w:t>22</w:t>
          </w:r>
          <w:r>
            <w:rPr>
              <w:noProof/>
            </w:rPr>
            <w:fldChar w:fldCharType="end"/>
          </w:r>
        </w:p>
        <w:p w14:paraId="56DA1F99"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_Toc274924019 \h </w:instrText>
          </w:r>
          <w:r>
            <w:rPr>
              <w:noProof/>
            </w:rPr>
          </w:r>
          <w:r>
            <w:rPr>
              <w:noProof/>
            </w:rPr>
            <w:fldChar w:fldCharType="separate"/>
          </w:r>
          <w:r w:rsidR="005853A7">
            <w:rPr>
              <w:noProof/>
            </w:rPr>
            <w:t>23</w:t>
          </w:r>
          <w:r>
            <w:rPr>
              <w:noProof/>
            </w:rPr>
            <w:fldChar w:fldCharType="end"/>
          </w:r>
        </w:p>
        <w:p w14:paraId="08FB11EB" w14:textId="77777777" w:rsidR="00647E49" w:rsidRDefault="00647E49">
          <w:pPr>
            <w:pStyle w:val="TOC1"/>
            <w:tabs>
              <w:tab w:val="left" w:pos="689"/>
              <w:tab w:val="right" w:leader="dot" w:pos="9056"/>
            </w:tabs>
            <w:rPr>
              <w:rFonts w:asciiTheme="minorHAnsi" w:hAnsiTheme="minorHAnsi"/>
              <w:b w:val="0"/>
              <w:noProof/>
              <w:sz w:val="24"/>
              <w:lang w:val="en-US" w:eastAsia="ja-JP"/>
            </w:rPr>
          </w:pPr>
          <w:r w:rsidRPr="00F545A1">
            <w:rPr>
              <w:rFonts w:eastAsia="Verdana Bold" w:hAnsi="Verdana Bold" w:cs="Verdana Bold"/>
              <w:noProof/>
              <w:u w:color="000000"/>
            </w:rPr>
            <w:t>6.</w:t>
          </w:r>
          <w:r>
            <w:rPr>
              <w:rFonts w:asciiTheme="minorHAnsi" w:hAnsiTheme="minorHAnsi"/>
              <w:b w:val="0"/>
              <w:noProof/>
              <w:sz w:val="24"/>
              <w:lang w:val="en-US" w:eastAsia="ja-JP"/>
            </w:rPr>
            <w:tab/>
          </w:r>
          <w:r w:rsidRPr="00F545A1">
            <w:rPr>
              <w:noProof/>
              <w:u w:color="000000"/>
            </w:rPr>
            <w:t>Social Sciences and Humanities: Results and Outlook</w:t>
          </w:r>
          <w:r>
            <w:rPr>
              <w:noProof/>
            </w:rPr>
            <w:tab/>
          </w:r>
          <w:r>
            <w:rPr>
              <w:noProof/>
            </w:rPr>
            <w:fldChar w:fldCharType="begin"/>
          </w:r>
          <w:r>
            <w:rPr>
              <w:noProof/>
            </w:rPr>
            <w:instrText xml:space="preserve"> PAGEREF _Toc274924020 \h </w:instrText>
          </w:r>
          <w:r>
            <w:rPr>
              <w:noProof/>
            </w:rPr>
          </w:r>
          <w:r>
            <w:rPr>
              <w:noProof/>
            </w:rPr>
            <w:fldChar w:fldCharType="separate"/>
          </w:r>
          <w:r w:rsidR="005853A7">
            <w:rPr>
              <w:noProof/>
            </w:rPr>
            <w:t>23</w:t>
          </w:r>
          <w:r>
            <w:rPr>
              <w:noProof/>
            </w:rPr>
            <w:fldChar w:fldCharType="end"/>
          </w:r>
        </w:p>
        <w:p w14:paraId="22EB15FA"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_Toc274924021 \h </w:instrText>
          </w:r>
          <w:r>
            <w:rPr>
              <w:noProof/>
            </w:rPr>
          </w:r>
          <w:r>
            <w:rPr>
              <w:noProof/>
            </w:rPr>
            <w:fldChar w:fldCharType="separate"/>
          </w:r>
          <w:r w:rsidR="005853A7">
            <w:rPr>
              <w:noProof/>
            </w:rPr>
            <w:t>24</w:t>
          </w:r>
          <w:r>
            <w:rPr>
              <w:noProof/>
            </w:rPr>
            <w:fldChar w:fldCharType="end"/>
          </w:r>
        </w:p>
        <w:p w14:paraId="2FB6D4BD"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_Toc274924022 \h </w:instrText>
          </w:r>
          <w:r>
            <w:rPr>
              <w:noProof/>
            </w:rPr>
          </w:r>
          <w:r>
            <w:rPr>
              <w:noProof/>
            </w:rPr>
            <w:fldChar w:fldCharType="separate"/>
          </w:r>
          <w:r w:rsidR="005853A7">
            <w:rPr>
              <w:noProof/>
            </w:rPr>
            <w:t>26</w:t>
          </w:r>
          <w:r>
            <w:rPr>
              <w:noProof/>
            </w:rPr>
            <w:fldChar w:fldCharType="end"/>
          </w:r>
        </w:p>
        <w:p w14:paraId="140C23FD"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_Toc274924023 \h </w:instrText>
          </w:r>
          <w:r>
            <w:rPr>
              <w:noProof/>
            </w:rPr>
          </w:r>
          <w:r>
            <w:rPr>
              <w:noProof/>
            </w:rPr>
            <w:fldChar w:fldCharType="separate"/>
          </w:r>
          <w:r w:rsidR="005853A7">
            <w:rPr>
              <w:noProof/>
            </w:rPr>
            <w:t>31</w:t>
          </w:r>
          <w:r>
            <w:rPr>
              <w:noProof/>
            </w:rPr>
            <w:fldChar w:fldCharType="end"/>
          </w:r>
        </w:p>
        <w:p w14:paraId="30CD65C5" w14:textId="77777777" w:rsidR="00647E49" w:rsidRDefault="00647E49">
          <w:pPr>
            <w:pStyle w:val="TOC1"/>
            <w:tabs>
              <w:tab w:val="left" w:pos="689"/>
              <w:tab w:val="right" w:leader="dot" w:pos="9056"/>
            </w:tabs>
            <w:rPr>
              <w:rFonts w:asciiTheme="minorHAnsi" w:hAnsiTheme="minorHAnsi"/>
              <w:b w:val="0"/>
              <w:noProof/>
              <w:sz w:val="24"/>
              <w:lang w:val="en-US" w:eastAsia="ja-JP"/>
            </w:rPr>
          </w:pPr>
          <w:r>
            <w:rPr>
              <w:noProof/>
            </w:rPr>
            <w:t>7.</w:t>
          </w:r>
          <w:r>
            <w:rPr>
              <w:rFonts w:asciiTheme="minorHAnsi" w:hAnsiTheme="minorHAnsi"/>
              <w:b w:val="0"/>
              <w:noProof/>
              <w:sz w:val="24"/>
              <w:lang w:val="en-US" w:eastAsia="ja-JP"/>
            </w:rPr>
            <w:tab/>
          </w:r>
          <w:r>
            <w:rPr>
              <w:noProof/>
            </w:rPr>
            <w:t>APPENDIX</w:t>
          </w:r>
          <w:r>
            <w:rPr>
              <w:noProof/>
            </w:rPr>
            <w:tab/>
          </w:r>
          <w:r>
            <w:rPr>
              <w:noProof/>
            </w:rPr>
            <w:fldChar w:fldCharType="begin"/>
          </w:r>
          <w:r>
            <w:rPr>
              <w:noProof/>
            </w:rPr>
            <w:instrText xml:space="preserve"> PAGEREF _Toc274924024 \h </w:instrText>
          </w:r>
          <w:r>
            <w:rPr>
              <w:noProof/>
            </w:rPr>
          </w:r>
          <w:r>
            <w:rPr>
              <w:noProof/>
            </w:rPr>
            <w:fldChar w:fldCharType="separate"/>
          </w:r>
          <w:r w:rsidR="005853A7">
            <w:rPr>
              <w:noProof/>
            </w:rPr>
            <w:t>36</w:t>
          </w:r>
          <w:r>
            <w:rPr>
              <w:noProof/>
            </w:rPr>
            <w:fldChar w:fldCharType="end"/>
          </w:r>
        </w:p>
        <w:p w14:paraId="52C60DA2"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7.1</w:t>
          </w:r>
          <w:r>
            <w:rPr>
              <w:rFonts w:asciiTheme="minorHAnsi" w:hAnsiTheme="minorHAnsi"/>
              <w:b w:val="0"/>
              <w:noProof/>
              <w:sz w:val="24"/>
              <w:szCs w:val="24"/>
              <w:lang w:val="en-US" w:eastAsia="ja-JP"/>
            </w:rPr>
            <w:tab/>
          </w:r>
          <w:r>
            <w:rPr>
              <w:noProof/>
            </w:rPr>
            <w:t>Schema</w:t>
          </w:r>
          <w:r>
            <w:rPr>
              <w:noProof/>
            </w:rPr>
            <w:tab/>
          </w:r>
          <w:r>
            <w:rPr>
              <w:noProof/>
            </w:rPr>
            <w:fldChar w:fldCharType="begin"/>
          </w:r>
          <w:r>
            <w:rPr>
              <w:noProof/>
            </w:rPr>
            <w:instrText xml:space="preserve"> PAGEREF _Toc274924025 \h </w:instrText>
          </w:r>
          <w:r>
            <w:rPr>
              <w:noProof/>
            </w:rPr>
          </w:r>
          <w:r>
            <w:rPr>
              <w:noProof/>
            </w:rPr>
            <w:fldChar w:fldCharType="separate"/>
          </w:r>
          <w:r w:rsidR="005853A7">
            <w:rPr>
              <w:noProof/>
            </w:rPr>
            <w:t>36</w:t>
          </w:r>
          <w:r>
            <w:rPr>
              <w:noProof/>
            </w:rPr>
            <w:fldChar w:fldCharType="end"/>
          </w:r>
        </w:p>
        <w:p w14:paraId="1305DC3E" w14:textId="77777777" w:rsidR="00647E49" w:rsidRDefault="00647E49">
          <w:pPr>
            <w:pStyle w:val="TOC2"/>
            <w:tabs>
              <w:tab w:val="left" w:pos="1039"/>
              <w:tab w:val="right" w:leader="dot" w:pos="9056"/>
            </w:tabs>
            <w:rPr>
              <w:rFonts w:asciiTheme="minorHAnsi" w:hAnsiTheme="minorHAnsi"/>
              <w:b w:val="0"/>
              <w:noProof/>
              <w:sz w:val="24"/>
              <w:szCs w:val="24"/>
              <w:lang w:val="en-US" w:eastAsia="ja-JP"/>
            </w:rPr>
          </w:pPr>
          <w:r>
            <w:rPr>
              <w:noProof/>
            </w:rPr>
            <w:t>7.2</w:t>
          </w:r>
          <w:r>
            <w:rPr>
              <w:rFonts w:asciiTheme="minorHAnsi" w:hAnsiTheme="minorHAnsi"/>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_Toc274924026 \h </w:instrText>
          </w:r>
          <w:r>
            <w:rPr>
              <w:noProof/>
            </w:rPr>
          </w:r>
          <w:r>
            <w:rPr>
              <w:noProof/>
            </w:rPr>
            <w:fldChar w:fldCharType="separate"/>
          </w:r>
          <w:r w:rsidR="005853A7">
            <w:rPr>
              <w:noProof/>
            </w:rPr>
            <w:t>42</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4924000"/>
      <w:r w:rsidRPr="00666F9E">
        <w:t>Executive S</w:t>
      </w:r>
      <w:r w:rsidR="004B325D" w:rsidRPr="00666F9E">
        <w:t>ummary</w:t>
      </w:r>
      <w:bookmarkEnd w:id="0"/>
      <w:bookmarkEnd w:id="1"/>
      <w:bookmarkEnd w:id="2"/>
      <w:bookmarkEnd w:id="3"/>
    </w:p>
    <w:p w14:paraId="0220C87A" w14:textId="2947F025"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 xml:space="preserve">rs from different institution,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network</w:t>
      </w:r>
      <w:r w:rsidR="009B54F3" w:rsidRPr="00C40D7B">
        <w:t xml:space="preserve">. Such collaboration can take </w:t>
      </w:r>
      <w:r w:rsidR="00021A05" w:rsidRPr="00C40D7B">
        <w:t>the form of annotating the 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4ABB3082" w14:textId="77777777" w:rsidR="00C40D7B" w:rsidRDefault="009B54F3" w:rsidP="00C40D7B">
      <w:r w:rsidRPr="00C40D7B">
        <w:t xml:space="preserve">The aim of this document is to give a specification of a framework for annotating web-documents developed according to task 5.6 plan. By an annotation we mean a remark over a fragment(s) of a document(s). </w:t>
      </w:r>
    </w:p>
    <w:p w14:paraId="0258C257" w14:textId="569FAA5A" w:rsidR="00C40D7B"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 xml:space="preserve">DWAN tool </w:t>
      </w:r>
      <w:r w:rsidR="00AA57BA" w:rsidRPr="00C40D7B">
        <w:t xml:space="preserve">is 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C83D2D" w:rsidRPr="00C40D7B">
        <w:t xml:space="preserve"> </w:t>
      </w:r>
      <w:r w:rsidR="00296E24" w:rsidRPr="00C40D7B">
        <w:t xml:space="preserve">Firefox extension. </w:t>
      </w:r>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relevant when annotated documents are dynamically changed pages like news sites or wiki-pages under construction</w:t>
      </w:r>
      <w:r w:rsidRPr="009B54F3">
        <w:t>.</w:t>
      </w:r>
    </w:p>
    <w:p w14:paraId="025BFAC7" w14:textId="2224319D" w:rsidR="009B54F3" w:rsidRPr="00C40D7B" w:rsidRDefault="00AA57BA" w:rsidP="00C40D7B">
      <w:r w:rsidRPr="00C40D7B">
        <w:t>A client in</w:t>
      </w:r>
      <w:r w:rsidR="0072524A" w:rsidRPr="00C40D7B">
        <w:t xml:space="preserve"> the</w:t>
      </w:r>
      <w:r w:rsidRPr="00C40D7B">
        <w:t xml:space="preserve"> DWAN framework </w:t>
      </w:r>
      <w:r w:rsidR="009B54F3" w:rsidRPr="00C40D7B">
        <w:t xml:space="preserve">exchanges data with the server by sending REST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files.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4" w:name="_Toc274924001"/>
      <w:r>
        <w:t xml:space="preserve">Introduction to </w:t>
      </w:r>
      <w:r w:rsidR="00BE505C">
        <w:t xml:space="preserve">the </w:t>
      </w:r>
      <w:r w:rsidR="0074201E">
        <w:t>DWAN framework</w:t>
      </w:r>
      <w:bookmarkEnd w:id="4"/>
    </w:p>
    <w:p w14:paraId="5A557227" w14:textId="6A0D2B1F" w:rsidR="005B7F8E" w:rsidRDefault="005B7F8E" w:rsidP="00C40D7B">
      <w:pPr>
        <w:pStyle w:val="Heading2"/>
      </w:pPr>
      <w:bookmarkStart w:id="5" w:name="_Toc274924002"/>
      <w:r>
        <w:t>Motivation</w:t>
      </w:r>
      <w:bookmarkEnd w:id="5"/>
    </w:p>
    <w:p w14:paraId="3E51D6D2" w14:textId="77777777" w:rsidR="00982AB0" w:rsidRDefault="00F51F1E" w:rsidP="00982AB0">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otnoteReference"/>
          <w:rFonts w:ascii="Verdana" w:hAnsi="Verdana"/>
          <w:color w:val="000000" w:themeColor="text1"/>
        </w:rPr>
        <w:footnoteReference w:id="1"/>
      </w:r>
      <w:r w:rsidRPr="009B54F3">
        <w:rPr>
          <w:color w:val="000000" w:themeColor="text1"/>
        </w:rPr>
        <w:t>.</w:t>
      </w:r>
    </w:p>
    <w:p w14:paraId="04FF5B88" w14:textId="2ABF27DC" w:rsidR="003D3B63" w:rsidRDefault="003D3B63" w:rsidP="005B7F8E">
      <w:pPr>
        <w:pStyle w:val="Heading2"/>
      </w:pPr>
      <w:bookmarkStart w:id="6" w:name="_Toc274924003"/>
      <w:r>
        <w:t>User scenarios</w:t>
      </w:r>
      <w:bookmarkEnd w:id="6"/>
    </w:p>
    <w:p w14:paraId="2BBC7183" w14:textId="725188D1" w:rsidR="003D3B63" w:rsidRDefault="00DA364E" w:rsidP="00982AB0">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r>
        <w:t xml:space="preserve">The term </w:t>
      </w:r>
      <w:r w:rsidRPr="00442747">
        <w:rPr>
          <w:i/>
        </w:rPr>
        <w:t>principa</w:t>
      </w:r>
      <w:r w:rsidRPr="007A07FE">
        <w:rPr>
          <w:i/>
        </w:rPr>
        <w:t>l</w:t>
      </w:r>
      <w:r>
        <w:t>, which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 w14:paraId="0A157D99" w14:textId="6329C0EE" w:rsidR="003D3B63" w:rsidRPr="009011B1" w:rsidRDefault="003D3B63" w:rsidP="00982AB0">
      <w:pPr>
        <w:rPr>
          <w:szCs w:val="22"/>
          <w:lang w:val="en-US"/>
        </w:rPr>
      </w:pPr>
      <w:r>
        <w:rPr>
          <w:lang w:val="en-US"/>
        </w:rPr>
        <w:t>1</w:t>
      </w:r>
      <w:r w:rsidRPr="009011B1">
        <w:rPr>
          <w:i/>
          <w:szCs w:val="22"/>
          <w:lang w:val="en-US"/>
        </w:rPr>
        <w:t>) Getting an annotation whose web-page page has been updated</w:t>
      </w:r>
      <w:r w:rsidRPr="009011B1">
        <w:rPr>
          <w:szCs w:val="22"/>
          <w:lang w:val="en-US"/>
        </w:rPr>
        <w:t>. </w:t>
      </w:r>
    </w:p>
    <w:p w14:paraId="3257A2A1" w14:textId="4E20C1B4" w:rsidR="003D3B63" w:rsidRDefault="003D3B63" w:rsidP="00982AB0">
      <w:pPr>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3104F963" w:rsidR="003D3B63" w:rsidRDefault="003D3B63" w:rsidP="00982AB0">
      <w:pPr>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r w:rsidR="00BE505C">
        <w:rPr>
          <w:lang w:val="en-US"/>
        </w:rPr>
        <w:t xml:space="preserve">the </w:t>
      </w:r>
      <w:r w:rsidR="00F86DA6">
        <w:rPr>
          <w:lang w:val="en-US"/>
        </w:rPr>
        <w:t xml:space="preserve">Wired-Marker-based </w:t>
      </w:r>
      <w:r w:rsidR="008A4265">
        <w:rPr>
          <w:lang w:val="en-US"/>
        </w:rPr>
        <w:t xml:space="preserve">DWAN </w:t>
      </w:r>
      <w:r w:rsidR="00940D6A">
        <w:rPr>
          <w:lang w:val="en-US"/>
        </w:rPr>
        <w:t>front-end</w:t>
      </w:r>
      <w:r w:rsidR="008A4265">
        <w:rPr>
          <w:lang w:val="en-US"/>
        </w:rPr>
        <w:t xml:space="preserve"> installed.</w:t>
      </w:r>
    </w:p>
    <w:p w14:paraId="7ECD2068" w14:textId="77777777" w:rsidR="003D3B63" w:rsidRDefault="003D3B63" w:rsidP="00982AB0">
      <w:pPr>
        <w:rPr>
          <w:sz w:val="26"/>
          <w:szCs w:val="26"/>
          <w:lang w:val="en-US"/>
        </w:rPr>
      </w:pPr>
      <w:r>
        <w:rPr>
          <w:lang w:val="en-US"/>
        </w:rPr>
        <w:t> </w:t>
      </w:r>
    </w:p>
    <w:p w14:paraId="0F363AC4" w14:textId="0264DC7D" w:rsidR="003D3B63" w:rsidRDefault="003D3B63" w:rsidP="00982AB0">
      <w:pPr>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18EA33B3" w:rsidR="003D3B63" w:rsidRDefault="0083168D" w:rsidP="00982AB0">
      <w:pPr>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w:t>
      </w:r>
      <w:r w:rsidR="00940D6A">
        <w:rPr>
          <w:lang w:val="en-US"/>
        </w:rPr>
        <w:t>back-end</w:t>
      </w:r>
      <w:r w:rsidR="008E11B1">
        <w:rPr>
          <w:lang w:val="en-US"/>
        </w:rPr>
        <w:t xml:space="preserve">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5C86CCE9" w:rsidR="003E7C51" w:rsidRDefault="003E7C51" w:rsidP="00982AB0">
      <w:pPr>
        <w:rPr>
          <w:sz w:val="26"/>
          <w:szCs w:val="26"/>
          <w:lang w:val="en-US"/>
        </w:rPr>
      </w:pPr>
      <w:r>
        <w:rPr>
          <w:lang w:val="en-US"/>
        </w:rPr>
        <w:t xml:space="preserve">Updating access modes is implemented through </w:t>
      </w:r>
      <w:r w:rsidR="00940D6A">
        <w:rPr>
          <w:lang w:val="en-US"/>
        </w:rPr>
        <w:t>back-end</w:t>
      </w:r>
      <w:r>
        <w:rPr>
          <w:lang w:val="en-US"/>
        </w:rPr>
        <w:t xml:space="preserve">’s </w:t>
      </w:r>
      <w:r w:rsidR="00756A7A">
        <w:rPr>
          <w:lang w:val="en-US"/>
        </w:rPr>
        <w:t xml:space="preserve">HTML </w:t>
      </w:r>
      <w:r>
        <w:rPr>
          <w:lang w:val="en-US"/>
        </w:rPr>
        <w:t xml:space="preserve">forms because changing access rights is not implemented in Wired Marker, and adding this feature to DWAN </w:t>
      </w:r>
      <w:r w:rsidR="00940D6A">
        <w:rPr>
          <w:lang w:val="en-US"/>
        </w:rPr>
        <w:t>front-end</w:t>
      </w:r>
      <w:r>
        <w:rPr>
          <w:lang w:val="en-US"/>
        </w:rPr>
        <w:t xml:space="preserve"> would be quite time consuming.</w:t>
      </w:r>
      <w:r>
        <w:rPr>
          <w:rStyle w:val="FootnoteReference"/>
          <w:lang w:val="en-US"/>
        </w:rPr>
        <w:footnoteReference w:id="2"/>
      </w:r>
      <w:r>
        <w:rPr>
          <w:lang w:val="en-US"/>
        </w:rPr>
        <w:t xml:space="preserve">  </w:t>
      </w:r>
    </w:p>
    <w:p w14:paraId="4BF6A731" w14:textId="5CB374C0" w:rsidR="003D3B63" w:rsidRDefault="003D3B63" w:rsidP="003E7C51">
      <w:pPr>
        <w:rPr>
          <w:sz w:val="26"/>
          <w:szCs w:val="26"/>
          <w:lang w:val="en-US"/>
        </w:rPr>
      </w:pPr>
      <w:r>
        <w:rPr>
          <w:lang w:val="en-US"/>
        </w:rPr>
        <w:t> </w:t>
      </w:r>
    </w:p>
    <w:p w14:paraId="45C4F2C1" w14:textId="71D96C84" w:rsidR="003E7C51" w:rsidRDefault="003D3B63" w:rsidP="00982AB0">
      <w:pPr>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r w:rsidR="00E9198E">
        <w:rPr>
          <w:lang w:val="en-US"/>
        </w:rPr>
        <w:t xml:space="preserve">Annotations are sorted by the corresponding </w:t>
      </w:r>
      <w:r w:rsidR="00171600">
        <w:rPr>
          <w:lang w:val="en-US"/>
        </w:rPr>
        <w:t>colour</w:t>
      </w:r>
      <w:r w:rsidR="00E9198E">
        <w:rPr>
          <w:lang w:val="en-US"/>
        </w:rPr>
        <w:t>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AADA3C" w:rsidR="003D3B63" w:rsidRPr="00E9198E" w:rsidRDefault="00E9198E" w:rsidP="00E9198E">
      <w:pPr>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otnoteReference"/>
          <w:lang w:val="en-US"/>
        </w:rPr>
        <w:footnoteReference w:id="3"/>
      </w:r>
    </w:p>
    <w:p w14:paraId="721005D1" w14:textId="77777777" w:rsidR="00E9198E" w:rsidRDefault="00E9198E" w:rsidP="00982AB0">
      <w:pPr>
        <w:rPr>
          <w:lang w:val="en-US"/>
        </w:rPr>
      </w:pPr>
    </w:p>
    <w:p w14:paraId="163C33E8" w14:textId="33B4F0D3" w:rsidR="005B7F8E" w:rsidRDefault="003B053B" w:rsidP="005B7F8E">
      <w:pPr>
        <w:pStyle w:val="Heading2"/>
      </w:pPr>
      <w:bookmarkStart w:id="7" w:name="_Toc274924004"/>
      <w:r>
        <w:t>R</w:t>
      </w:r>
      <w:r w:rsidR="00D063B5">
        <w:t>equirements</w:t>
      </w:r>
      <w:bookmarkEnd w:id="7"/>
      <w:r w:rsidR="005B7F8E">
        <w:t xml:space="preserve"> </w:t>
      </w:r>
    </w:p>
    <w:p w14:paraId="2E75189D" w14:textId="2BD57471" w:rsidR="007E1597" w:rsidRPr="009B54F3" w:rsidRDefault="00D063B5" w:rsidP="00D063B5">
      <w:r>
        <w:t xml:space="preserve">In </w:t>
      </w:r>
      <w:r w:rsidR="00E21F10">
        <w:t xml:space="preserve">the </w:t>
      </w:r>
      <w:r w:rsidR="007E1597">
        <w:t>DWAN framework</w:t>
      </w:r>
      <w:r w:rsidR="007E1597" w:rsidRPr="009B54F3">
        <w:t xml:space="preserve"> </w:t>
      </w:r>
      <w:r>
        <w:t xml:space="preserve">it is assumed that possibly multiple clients communicate with a single </w:t>
      </w:r>
      <w:r w:rsidR="00940D6A">
        <w:t>back-end</w:t>
      </w:r>
      <w:r>
        <w:t xml:space="preserve"> consisting of the database and the server software which implements access to the database. A </w:t>
      </w:r>
      <w:r w:rsidR="007E1597" w:rsidRPr="009B54F3">
        <w:t xml:space="preserve">client is developed specifically for a particular sort(s) of web-documents, whereas the </w:t>
      </w:r>
      <w:r w:rsidR="00940D6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Storing cached representations allows to retrieve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8" w:name="_Toc274924005"/>
      <w:r>
        <w:t>Annotation Tools</w:t>
      </w:r>
      <w:bookmarkEnd w:id="8"/>
    </w:p>
    <w:p w14:paraId="05317FD8" w14:textId="5E4784DD" w:rsidR="00FC5631" w:rsidRDefault="009B54F3" w:rsidP="00FC5631">
      <w:pPr>
        <w:pStyle w:val="Heading2"/>
      </w:pPr>
      <w:bookmarkStart w:id="9" w:name="_Toc274924006"/>
      <w:r w:rsidRPr="00AC51E7">
        <w:t>S</w:t>
      </w:r>
      <w:r w:rsidR="00BF4655">
        <w:t>t</w:t>
      </w:r>
      <w:r w:rsidRPr="00AC51E7">
        <w:t>ate of the art on September 201</w:t>
      </w:r>
      <w:r w:rsidR="00FC5631">
        <w:t>2</w:t>
      </w:r>
      <w:bookmarkEnd w:id="9"/>
    </w:p>
    <w:p w14:paraId="3DA8D848" w14:textId="69664C9E"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10" w:name="_Ref274312483"/>
      <w:bookmarkStart w:id="11"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0"/>
      <w:r>
        <w:t>. Annotation tools available by Autumn 2012</w:t>
      </w:r>
      <w:bookmarkEnd w:id="11"/>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2F310EA7" w14:textId="03B3BFE5" w:rsidTr="003E2DBC">
        <w:trPr>
          <w:trHeight w:val="706"/>
        </w:trPr>
        <w:tc>
          <w:tcPr>
            <w:tcW w:w="1001" w:type="pct"/>
            <w:shd w:val="clear" w:color="000000" w:fill="FFFFFF"/>
            <w:noWrap/>
            <w:vAlign w:val="center"/>
            <w:hideMark/>
          </w:tcPr>
          <w:p w14:paraId="5680FA64" w14:textId="77777777" w:rsidR="00D344BA" w:rsidRPr="008729EB" w:rsidRDefault="00D344BA" w:rsidP="008729EB">
            <w:pPr>
              <w:rPr>
                <w:rFonts w:ascii="Calibri" w:eastAsia="Times New Roman" w:hAnsi="Calibri" w:cs="Times New Roman"/>
                <w:b/>
                <w:color w:val="000000"/>
                <w:sz w:val="20"/>
                <w:szCs w:val="20"/>
                <w:lang w:val="en-US" w:eastAsia="en-US"/>
              </w:rPr>
            </w:pPr>
            <w:r w:rsidRPr="008729EB">
              <w:rPr>
                <w:rFonts w:ascii="Calibri" w:eastAsia="Times New Roman" w:hAnsi="Calibri" w:cs="Times New Roman"/>
                <w:b/>
                <w:color w:val="000000"/>
                <w:sz w:val="20"/>
                <w:szCs w:val="20"/>
                <w:lang w:val="en-US" w:eastAsia="en-US"/>
              </w:rPr>
              <w:t>Tool</w:t>
            </w:r>
          </w:p>
        </w:tc>
        <w:tc>
          <w:tcPr>
            <w:tcW w:w="610" w:type="pct"/>
            <w:shd w:val="clear" w:color="000000" w:fill="FFFFFF"/>
            <w:noWrap/>
            <w:vAlign w:val="center"/>
            <w:hideMark/>
          </w:tcPr>
          <w:p w14:paraId="2D12A8D8" w14:textId="77777777" w:rsidR="00D344BA" w:rsidRPr="008729EB" w:rsidRDefault="00D344BA" w:rsidP="008729EB">
            <w:pPr>
              <w:ind w:firstLine="0"/>
              <w:rPr>
                <w:rFonts w:ascii="Calibri" w:eastAsia="Times New Roman" w:hAnsi="Calibri" w:cs="Times New Roman"/>
                <w:b/>
                <w:color w:val="000000"/>
                <w:sz w:val="20"/>
                <w:szCs w:val="20"/>
                <w:lang w:val="en-US" w:eastAsia="en-US"/>
              </w:rPr>
            </w:pPr>
            <w:r w:rsidRPr="008729EB">
              <w:rPr>
                <w:rFonts w:ascii="Calibri" w:eastAsia="Times New Roman" w:hAnsi="Calibri" w:cs="Times New Roman"/>
                <w:b/>
                <w:color w:val="000000"/>
                <w:sz w:val="20"/>
                <w:szCs w:val="20"/>
                <w:lang w:val="en-US" w:eastAsia="en-US"/>
              </w:rPr>
              <w:t>state</w:t>
            </w:r>
          </w:p>
        </w:tc>
        <w:tc>
          <w:tcPr>
            <w:tcW w:w="764" w:type="pct"/>
            <w:shd w:val="clear" w:color="000000" w:fill="FFFFFF"/>
            <w:noWrap/>
            <w:vAlign w:val="center"/>
            <w:hideMark/>
          </w:tcPr>
          <w:p w14:paraId="3FE42A21" w14:textId="35016194" w:rsidR="00D344BA" w:rsidRPr="008729EB" w:rsidRDefault="00D344BA" w:rsidP="008729EB">
            <w:pPr>
              <w:ind w:firstLine="0"/>
              <w:rPr>
                <w:rFonts w:ascii="Calibri" w:eastAsia="Times New Roman" w:hAnsi="Calibri" w:cs="Times New Roman"/>
                <w:b/>
                <w:color w:val="000000"/>
                <w:sz w:val="20"/>
                <w:szCs w:val="20"/>
                <w:lang w:val="en-US" w:eastAsia="en-US"/>
              </w:rPr>
            </w:pPr>
            <w:r w:rsidRPr="008729EB">
              <w:rPr>
                <w:rFonts w:ascii="Calibri" w:eastAsia="Times New Roman" w:hAnsi="Calibri" w:cs="Times New Roman"/>
                <w:b/>
                <w:color w:val="000000"/>
                <w:sz w:val="20"/>
                <w:szCs w:val="20"/>
                <w:lang w:val="en-US" w:eastAsia="en-US"/>
              </w:rPr>
              <w:t>Open software</w:t>
            </w:r>
          </w:p>
        </w:tc>
        <w:tc>
          <w:tcPr>
            <w:tcW w:w="534" w:type="pct"/>
            <w:shd w:val="clear" w:color="000000" w:fill="FFFFFF"/>
          </w:tcPr>
          <w:p w14:paraId="4DA559DC" w14:textId="718CD6DF" w:rsidR="00D344BA" w:rsidRPr="008729EB" w:rsidRDefault="00940D6A" w:rsidP="008729EB">
            <w:pPr>
              <w:ind w:firstLine="0"/>
              <w:rPr>
                <w:rFonts w:ascii="Calibri" w:eastAsia="Times New Roman" w:hAnsi="Calibri" w:cs="Times New Roman"/>
                <w:b/>
                <w:color w:val="000000"/>
                <w:sz w:val="20"/>
                <w:szCs w:val="20"/>
                <w:lang w:val="en-US" w:eastAsia="en-US"/>
              </w:rPr>
            </w:pPr>
            <w:r w:rsidRPr="008729EB">
              <w:rPr>
                <w:rFonts w:ascii="Calibri" w:eastAsia="Times New Roman" w:hAnsi="Calibri" w:cs="Times New Roman"/>
                <w:b/>
                <w:color w:val="000000"/>
                <w:sz w:val="20"/>
                <w:szCs w:val="20"/>
                <w:lang w:val="en-US" w:eastAsia="en-US"/>
              </w:rPr>
              <w:t>Back-end</w:t>
            </w:r>
            <w:r w:rsidR="00D344BA" w:rsidRPr="008729EB">
              <w:rPr>
                <w:rFonts w:ascii="Calibri" w:eastAsia="Times New Roman" w:hAnsi="Calibri" w:cs="Times New Roman"/>
                <w:b/>
                <w:color w:val="000000"/>
                <w:sz w:val="20"/>
                <w:szCs w:val="20"/>
                <w:lang w:val="en-US" w:eastAsia="en-US"/>
              </w:rPr>
              <w:t xml:space="preserve"> </w:t>
            </w:r>
            <w:r w:rsidR="009D2DB7" w:rsidRPr="008729EB">
              <w:rPr>
                <w:rFonts w:ascii="Calibri" w:eastAsia="Times New Roman" w:hAnsi="Calibri" w:cs="Times New Roman"/>
                <w:b/>
                <w:color w:val="000000"/>
                <w:sz w:val="20"/>
                <w:szCs w:val="20"/>
                <w:lang w:val="en-US" w:eastAsia="en-US"/>
              </w:rPr>
              <w:t>access</w:t>
            </w:r>
          </w:p>
        </w:tc>
        <w:tc>
          <w:tcPr>
            <w:tcW w:w="871" w:type="pct"/>
            <w:shd w:val="clear" w:color="000000" w:fill="FFFFFF"/>
          </w:tcPr>
          <w:p w14:paraId="1FB2BF5D" w14:textId="2E6285B9" w:rsidR="00D344BA" w:rsidRPr="008729EB" w:rsidRDefault="00D344BA" w:rsidP="008729EB">
            <w:pPr>
              <w:ind w:firstLine="0"/>
              <w:rPr>
                <w:rFonts w:ascii="Calibri" w:eastAsia="Times New Roman" w:hAnsi="Calibri" w:cs="Times New Roman"/>
                <w:b/>
                <w:color w:val="000000"/>
                <w:sz w:val="20"/>
                <w:szCs w:val="20"/>
                <w:lang w:val="en-US" w:eastAsia="en-US"/>
              </w:rPr>
            </w:pPr>
            <w:r w:rsidRPr="008729EB">
              <w:rPr>
                <w:rFonts w:ascii="Calibri" w:eastAsia="Times New Roman" w:hAnsi="Calibri" w:cs="Times New Roman"/>
                <w:b/>
                <w:color w:val="000000"/>
                <w:sz w:val="20"/>
                <w:szCs w:val="20"/>
                <w:lang w:val="en-US" w:eastAsia="en-US"/>
              </w:rPr>
              <w:t xml:space="preserve">Platform </w:t>
            </w:r>
            <w:r w:rsidR="00ED4E53" w:rsidRPr="008729EB">
              <w:rPr>
                <w:rFonts w:ascii="Calibri" w:eastAsia="Times New Roman" w:hAnsi="Calibri" w:cs="Times New Roman"/>
                <w:b/>
                <w:color w:val="000000"/>
                <w:sz w:val="20"/>
                <w:szCs w:val="20"/>
                <w:lang w:val="en-US" w:eastAsia="en-US"/>
              </w:rPr>
              <w:t>(browsers)</w:t>
            </w:r>
          </w:p>
        </w:tc>
        <w:tc>
          <w:tcPr>
            <w:tcW w:w="1219" w:type="pct"/>
            <w:shd w:val="clear" w:color="000000" w:fill="FFFFFF"/>
          </w:tcPr>
          <w:p w14:paraId="21D56B31" w14:textId="680FD2F2" w:rsidR="00D344BA" w:rsidRPr="008729EB" w:rsidRDefault="00D344BA" w:rsidP="008729EB">
            <w:pPr>
              <w:rPr>
                <w:rFonts w:ascii="Calibri" w:eastAsia="Times New Roman" w:hAnsi="Calibri" w:cs="Times New Roman"/>
                <w:b/>
                <w:color w:val="000000"/>
                <w:sz w:val="20"/>
                <w:szCs w:val="20"/>
                <w:lang w:val="en-US" w:eastAsia="en-US"/>
              </w:rPr>
            </w:pPr>
            <w:r w:rsidRPr="008729EB">
              <w:rPr>
                <w:rFonts w:ascii="Calibri" w:eastAsia="Times New Roman" w:hAnsi="Calibri" w:cs="Times New Roman"/>
                <w:b/>
                <w:color w:val="000000"/>
                <w:sz w:val="20"/>
                <w:szCs w:val="20"/>
                <w:lang w:val="en-US" w:eastAsia="en-US"/>
              </w:rPr>
              <w:t>Functionality</w:t>
            </w:r>
          </w:p>
        </w:tc>
      </w:tr>
      <w:tr w:rsidR="00ED4E53" w:rsidRPr="00FC5631" w14:paraId="315A25D6" w14:textId="137DF6B8" w:rsidTr="00E44A1F">
        <w:trPr>
          <w:trHeight w:val="280"/>
        </w:trPr>
        <w:tc>
          <w:tcPr>
            <w:tcW w:w="1001" w:type="pct"/>
            <w:shd w:val="clear" w:color="auto" w:fill="auto"/>
            <w:noWrap/>
            <w:vAlign w:val="center"/>
            <w:hideMark/>
          </w:tcPr>
          <w:p w14:paraId="080BEE45"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610" w:type="pct"/>
            <w:shd w:val="clear" w:color="auto" w:fill="auto"/>
            <w:noWrap/>
            <w:vAlign w:val="center"/>
            <w:hideMark/>
          </w:tcPr>
          <w:p w14:paraId="4CC07920" w14:textId="32350900" w:rsidR="00D344BA" w:rsidRPr="00FC5631" w:rsidRDefault="00F842DF"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0EF392F9" w14:textId="36AA004E" w:rsidR="00D344BA" w:rsidRPr="00FC5631" w:rsidRDefault="00F842DF"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39E3C6ED"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461C6DD6"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E44A1F">
        <w:trPr>
          <w:trHeight w:val="261"/>
        </w:trPr>
        <w:tc>
          <w:tcPr>
            <w:tcW w:w="1001" w:type="pct"/>
            <w:shd w:val="clear" w:color="auto" w:fill="auto"/>
            <w:noWrap/>
            <w:vAlign w:val="center"/>
            <w:hideMark/>
          </w:tcPr>
          <w:p w14:paraId="6A6A523D"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610" w:type="pct"/>
            <w:shd w:val="clear" w:color="auto" w:fill="auto"/>
            <w:noWrap/>
            <w:vAlign w:val="center"/>
            <w:hideMark/>
          </w:tcPr>
          <w:p w14:paraId="0BE1E3A7" w14:textId="11583BCC" w:rsidR="00D344BA" w:rsidRPr="00FC5631" w:rsidRDefault="002704A2"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73E729F3" w14:textId="616B4C40" w:rsidR="00D344BA" w:rsidRPr="00FC5631" w:rsidRDefault="008729EB"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w:t>
            </w:r>
            <w:r w:rsidR="00C33816">
              <w:rPr>
                <w:rFonts w:ascii="Calibri" w:eastAsia="Times New Roman" w:hAnsi="Calibri" w:cs="Times New Roman"/>
                <w:color w:val="000000"/>
                <w:sz w:val="20"/>
                <w:szCs w:val="20"/>
                <w:lang w:val="en-US" w:eastAsia="en-US"/>
              </w:rPr>
              <w:t>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7D02F0FB"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7FD7F8A4"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E44A1F">
        <w:trPr>
          <w:trHeight w:val="280"/>
        </w:trPr>
        <w:tc>
          <w:tcPr>
            <w:tcW w:w="1001" w:type="pct"/>
            <w:shd w:val="clear" w:color="auto" w:fill="auto"/>
            <w:noWrap/>
            <w:vAlign w:val="center"/>
            <w:hideMark/>
          </w:tcPr>
          <w:p w14:paraId="0ED5BE93"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610" w:type="pct"/>
            <w:shd w:val="clear" w:color="auto" w:fill="auto"/>
            <w:noWrap/>
            <w:vAlign w:val="center"/>
            <w:hideMark/>
          </w:tcPr>
          <w:p w14:paraId="38FCC599" w14:textId="06EDFA93" w:rsidR="00D344BA" w:rsidRPr="00FC5631" w:rsidRDefault="00ED1D2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54356143" w14:textId="6D273F6A" w:rsidR="00D344BA" w:rsidRPr="00FC5631" w:rsidRDefault="00800C1D"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534" w:type="pct"/>
            <w:vAlign w:val="center"/>
          </w:tcPr>
          <w:p w14:paraId="632596E2" w14:textId="63495509" w:rsidR="00D344BA" w:rsidRPr="00FC5631" w:rsidRDefault="009D2DB7"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687A9050"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E44A1F">
        <w:trPr>
          <w:trHeight w:val="280"/>
        </w:trPr>
        <w:tc>
          <w:tcPr>
            <w:tcW w:w="1001" w:type="pct"/>
            <w:shd w:val="clear" w:color="auto" w:fill="auto"/>
            <w:noWrap/>
            <w:vAlign w:val="center"/>
            <w:hideMark/>
          </w:tcPr>
          <w:p w14:paraId="3F0784C5" w14:textId="050DAA5F"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610" w:type="pct"/>
            <w:shd w:val="clear" w:color="auto" w:fill="auto"/>
            <w:noWrap/>
            <w:vAlign w:val="center"/>
            <w:hideMark/>
          </w:tcPr>
          <w:p w14:paraId="1E7D4DA3" w14:textId="3985F823" w:rsidR="00D344BA" w:rsidRPr="00FC5631" w:rsidRDefault="007D342D"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764" w:type="pct"/>
            <w:shd w:val="clear" w:color="auto" w:fill="auto"/>
            <w:noWrap/>
            <w:vAlign w:val="center"/>
            <w:hideMark/>
          </w:tcPr>
          <w:p w14:paraId="48183869" w14:textId="480247C3" w:rsidR="00D344BA" w:rsidRPr="00FC5631" w:rsidRDefault="00C42FB2"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6C9FAFB4" w14:textId="0F5024E5" w:rsidR="00D344BA" w:rsidRPr="00FC5631" w:rsidRDefault="009D2DB7"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196A07BD" w14:textId="131A1F1F" w:rsidR="00D344BA" w:rsidRPr="00FC5631" w:rsidRDefault="007D342D"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E44A1F">
        <w:trPr>
          <w:trHeight w:val="280"/>
        </w:trPr>
        <w:tc>
          <w:tcPr>
            <w:tcW w:w="1001" w:type="pct"/>
            <w:shd w:val="clear" w:color="auto" w:fill="auto"/>
            <w:noWrap/>
            <w:vAlign w:val="center"/>
            <w:hideMark/>
          </w:tcPr>
          <w:p w14:paraId="788CFD04"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610" w:type="pct"/>
            <w:shd w:val="clear" w:color="auto" w:fill="auto"/>
            <w:noWrap/>
            <w:vAlign w:val="center"/>
            <w:hideMark/>
          </w:tcPr>
          <w:p w14:paraId="53D37731" w14:textId="385C8502" w:rsidR="00D344BA" w:rsidRPr="00FC5631" w:rsidRDefault="00C813F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764" w:type="pct"/>
            <w:shd w:val="clear" w:color="auto" w:fill="auto"/>
            <w:noWrap/>
            <w:vAlign w:val="center"/>
            <w:hideMark/>
          </w:tcPr>
          <w:p w14:paraId="72906CA3"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23A8D232"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03536862" w14:textId="6B9E5825" w:rsidR="00D344BA" w:rsidRPr="00FC5631" w:rsidRDefault="00DC07F9" w:rsidP="00647E4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E44A1F">
        <w:trPr>
          <w:trHeight w:val="280"/>
        </w:trPr>
        <w:tc>
          <w:tcPr>
            <w:tcW w:w="1001" w:type="pct"/>
            <w:shd w:val="clear" w:color="auto" w:fill="auto"/>
            <w:noWrap/>
            <w:vAlign w:val="center"/>
            <w:hideMark/>
          </w:tcPr>
          <w:p w14:paraId="2BCAEDCA"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610" w:type="pct"/>
            <w:shd w:val="clear" w:color="auto" w:fill="auto"/>
            <w:noWrap/>
            <w:vAlign w:val="center"/>
            <w:hideMark/>
          </w:tcPr>
          <w:p w14:paraId="23113A8C" w14:textId="3D458660" w:rsidR="00D344BA" w:rsidRPr="00FC5631" w:rsidRDefault="00C813F5"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764" w:type="pct"/>
            <w:shd w:val="clear" w:color="auto" w:fill="auto"/>
            <w:noWrap/>
            <w:vAlign w:val="center"/>
            <w:hideMark/>
          </w:tcPr>
          <w:p w14:paraId="66FFD05E"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43EA56A2"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4DA8C80D" w14:textId="2099BD16" w:rsidR="00D344BA" w:rsidRPr="00FC5631" w:rsidRDefault="00C813F5" w:rsidP="00647E4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31BF215A" w:rsidR="00D344BA" w:rsidRPr="00FC5631" w:rsidRDefault="00F0099A"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Support conversation on t</w:t>
            </w:r>
            <w:r w:rsidR="008729EB">
              <w:rPr>
                <w:rFonts w:ascii="Calibri" w:eastAsia="Times New Roman" w:hAnsi="Calibri" w:cs="Times New Roman"/>
                <w:color w:val="000000"/>
                <w:sz w:val="20"/>
                <w:szCs w:val="20"/>
                <w:lang w:val="en-US" w:eastAsia="en-US"/>
              </w:rPr>
              <w:t xml:space="preserve">op </w:t>
            </w:r>
            <w:r>
              <w:rPr>
                <w:rFonts w:ascii="Calibri" w:eastAsia="Times New Roman" w:hAnsi="Calibri" w:cs="Times New Roman"/>
                <w:color w:val="000000"/>
                <w:sz w:val="20"/>
                <w:szCs w:val="20"/>
                <w:lang w:val="en-US" w:eastAsia="en-US"/>
              </w:rPr>
              <w:t>of the web-page</w:t>
            </w:r>
          </w:p>
        </w:tc>
      </w:tr>
      <w:tr w:rsidR="00ED4E53" w:rsidRPr="00FC5631" w14:paraId="02C3FB81" w14:textId="36C12653" w:rsidTr="00E44A1F">
        <w:trPr>
          <w:trHeight w:val="280"/>
        </w:trPr>
        <w:tc>
          <w:tcPr>
            <w:tcW w:w="1001" w:type="pct"/>
            <w:shd w:val="clear" w:color="auto" w:fill="auto"/>
            <w:noWrap/>
            <w:vAlign w:val="center"/>
            <w:hideMark/>
          </w:tcPr>
          <w:p w14:paraId="626B61B7"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610" w:type="pct"/>
            <w:shd w:val="clear" w:color="auto" w:fill="auto"/>
            <w:noWrap/>
            <w:vAlign w:val="center"/>
            <w:hideMark/>
          </w:tcPr>
          <w:p w14:paraId="4C909706" w14:textId="254D2F83" w:rsidR="00D344BA" w:rsidRPr="00FC5631" w:rsidRDefault="0040688C"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61FEB072" w14:textId="751C8328" w:rsidR="00D344BA" w:rsidRPr="00FC5631" w:rsidRDefault="007F04A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2890B569" w14:textId="2356D020" w:rsidR="00D344BA" w:rsidRPr="00FC5631" w:rsidRDefault="007F04A6"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5298A623" w14:textId="17C3EBC7" w:rsidR="00D344BA" w:rsidRPr="00FC5631" w:rsidRDefault="007F04A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E44A1F">
        <w:trPr>
          <w:trHeight w:val="280"/>
        </w:trPr>
        <w:tc>
          <w:tcPr>
            <w:tcW w:w="1001" w:type="pct"/>
            <w:shd w:val="clear" w:color="auto" w:fill="auto"/>
            <w:noWrap/>
            <w:vAlign w:val="center"/>
            <w:hideMark/>
          </w:tcPr>
          <w:p w14:paraId="33944188" w14:textId="36F8E44C" w:rsidR="00D344BA" w:rsidRPr="00FC5631" w:rsidRDefault="00F267EA" w:rsidP="00CB72D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610" w:type="pct"/>
            <w:shd w:val="clear" w:color="auto" w:fill="auto"/>
            <w:noWrap/>
            <w:vAlign w:val="center"/>
            <w:hideMark/>
          </w:tcPr>
          <w:p w14:paraId="59A2C4B1" w14:textId="7C8EC1A6" w:rsidR="00D344BA" w:rsidRPr="00FC5631" w:rsidRDefault="00315243"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54609351" w14:textId="6D906088" w:rsidR="00D344BA" w:rsidRPr="00FC5631" w:rsidRDefault="00F156DB"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694B9D3F"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079BBC87" w14:textId="23DDDDC6" w:rsidR="00D344BA" w:rsidRPr="00FC5631" w:rsidRDefault="00F156DB" w:rsidP="00647E4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E44A1F">
        <w:trPr>
          <w:trHeight w:val="280"/>
        </w:trPr>
        <w:tc>
          <w:tcPr>
            <w:tcW w:w="1001" w:type="pct"/>
            <w:shd w:val="clear" w:color="auto" w:fill="auto"/>
            <w:noWrap/>
            <w:vAlign w:val="center"/>
            <w:hideMark/>
          </w:tcPr>
          <w:p w14:paraId="60DCE457"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610" w:type="pct"/>
            <w:shd w:val="clear" w:color="auto" w:fill="auto"/>
            <w:noWrap/>
            <w:vAlign w:val="center"/>
            <w:hideMark/>
          </w:tcPr>
          <w:p w14:paraId="1530CE13" w14:textId="2F7D2C3E" w:rsidR="00D344BA" w:rsidRPr="00FC5631" w:rsidRDefault="006675A2"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764" w:type="pct"/>
            <w:shd w:val="clear" w:color="auto" w:fill="auto"/>
            <w:noWrap/>
            <w:vAlign w:val="center"/>
            <w:hideMark/>
          </w:tcPr>
          <w:p w14:paraId="0C5E7B08"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68B1FC9F" w14:textId="4C95C146" w:rsidR="00D344BA" w:rsidRPr="00FC5631" w:rsidRDefault="00167794"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10E82D35" w14:textId="4FC94312" w:rsidR="00D344BA" w:rsidRPr="00FC5631" w:rsidRDefault="006675A2" w:rsidP="00E44A1F">
            <w:pPr>
              <w:tabs>
                <w:tab w:val="left" w:pos="224"/>
              </w:tabs>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0C6F538A" w:rsidR="00D344BA" w:rsidRPr="00FC5631" w:rsidRDefault="00167794" w:rsidP="008729EB">
            <w:pPr>
              <w:tabs>
                <w:tab w:val="left" w:pos="192"/>
              </w:tabs>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E44A1F">
        <w:trPr>
          <w:trHeight w:val="280"/>
        </w:trPr>
        <w:tc>
          <w:tcPr>
            <w:tcW w:w="1001" w:type="pct"/>
            <w:shd w:val="clear" w:color="auto" w:fill="auto"/>
            <w:noWrap/>
            <w:vAlign w:val="center"/>
            <w:hideMark/>
          </w:tcPr>
          <w:p w14:paraId="3E6E7E10"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610" w:type="pct"/>
            <w:shd w:val="clear" w:color="auto" w:fill="auto"/>
            <w:noWrap/>
            <w:vAlign w:val="center"/>
            <w:hideMark/>
          </w:tcPr>
          <w:p w14:paraId="2FE70235" w14:textId="0AD17E9F" w:rsidR="00D344BA" w:rsidRPr="00FC5631" w:rsidRDefault="00137C42"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4C4C6F4A" w14:textId="0D71BC0B" w:rsidR="00D344BA" w:rsidRPr="00FC5631" w:rsidRDefault="00F310D7"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0A9E9BB6" w14:textId="5F47AB8B" w:rsidR="00D344BA" w:rsidRPr="00FC5631" w:rsidRDefault="00F310D7"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449BBF92"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E44A1F">
        <w:trPr>
          <w:trHeight w:val="280"/>
        </w:trPr>
        <w:tc>
          <w:tcPr>
            <w:tcW w:w="1001" w:type="pct"/>
            <w:shd w:val="clear" w:color="auto" w:fill="auto"/>
            <w:noWrap/>
            <w:vAlign w:val="center"/>
            <w:hideMark/>
          </w:tcPr>
          <w:p w14:paraId="27096689"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610" w:type="pct"/>
            <w:shd w:val="clear" w:color="auto" w:fill="auto"/>
            <w:noWrap/>
            <w:vAlign w:val="center"/>
            <w:hideMark/>
          </w:tcPr>
          <w:p w14:paraId="2EAF6A11" w14:textId="70B08D23" w:rsidR="00D344BA" w:rsidRPr="00FC5631" w:rsidRDefault="00DF028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1A84CEEB" w14:textId="40235ED1" w:rsidR="00D344BA" w:rsidRPr="00FC5631" w:rsidRDefault="00DF028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534" w:type="pct"/>
            <w:vAlign w:val="center"/>
          </w:tcPr>
          <w:p w14:paraId="7D648C11" w14:textId="4CA660E0" w:rsidR="00D344BA" w:rsidRPr="00FC5631" w:rsidRDefault="00FC240E"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7A71C9DF" w14:textId="27F94F5E" w:rsidR="00D344BA" w:rsidRPr="00FC5631" w:rsidRDefault="00DF028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E44A1F">
        <w:trPr>
          <w:trHeight w:val="280"/>
        </w:trPr>
        <w:tc>
          <w:tcPr>
            <w:tcW w:w="1001" w:type="pct"/>
            <w:shd w:val="clear" w:color="auto" w:fill="auto"/>
            <w:noWrap/>
            <w:vAlign w:val="center"/>
            <w:hideMark/>
          </w:tcPr>
          <w:p w14:paraId="28511AA5"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610" w:type="pct"/>
            <w:shd w:val="clear" w:color="auto" w:fill="auto"/>
            <w:noWrap/>
            <w:vAlign w:val="center"/>
            <w:hideMark/>
          </w:tcPr>
          <w:p w14:paraId="4A77EFE7" w14:textId="5BADFDA9" w:rsidR="00D344BA" w:rsidRPr="00FC5631" w:rsidRDefault="00DF028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763B4117" w14:textId="70A2B4A8" w:rsidR="00D344BA" w:rsidRPr="00FC5631" w:rsidRDefault="00204463"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6013EE4A"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79FA4673" w14:textId="5C8CEA5D" w:rsidR="00D344BA" w:rsidRPr="00FC5631" w:rsidRDefault="00455104"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E44A1F">
        <w:trPr>
          <w:trHeight w:val="280"/>
        </w:trPr>
        <w:tc>
          <w:tcPr>
            <w:tcW w:w="1001" w:type="pct"/>
            <w:shd w:val="clear" w:color="auto" w:fill="auto"/>
            <w:noWrap/>
            <w:vAlign w:val="center"/>
            <w:hideMark/>
          </w:tcPr>
          <w:p w14:paraId="6FD61D5F"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610" w:type="pct"/>
            <w:shd w:val="clear" w:color="auto" w:fill="auto"/>
            <w:noWrap/>
            <w:vAlign w:val="center"/>
            <w:hideMark/>
          </w:tcPr>
          <w:p w14:paraId="0431B71B" w14:textId="71E2B7BD" w:rsidR="00D344BA" w:rsidRPr="00FC5631" w:rsidRDefault="008814D7"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Dis</w:t>
            </w:r>
            <w:r w:rsidR="00F75DB9">
              <w:rPr>
                <w:rFonts w:ascii="Calibri" w:eastAsia="Times New Roman" w:hAnsi="Calibri" w:cs="Times New Roman"/>
                <w:color w:val="000000"/>
                <w:sz w:val="20"/>
                <w:szCs w:val="20"/>
                <w:lang w:val="en-US" w:eastAsia="en-US"/>
              </w:rPr>
              <w:t>co</w:t>
            </w:r>
            <w:r>
              <w:rPr>
                <w:rFonts w:ascii="Calibri" w:eastAsia="Times New Roman" w:hAnsi="Calibri" w:cs="Times New Roman"/>
                <w:color w:val="000000"/>
                <w:sz w:val="20"/>
                <w:szCs w:val="20"/>
                <w:lang w:val="en-US" w:eastAsia="en-US"/>
              </w:rPr>
              <w:t>nt</w:t>
            </w:r>
            <w:r w:rsidR="00F75DB9">
              <w:rPr>
                <w:rFonts w:ascii="Calibri" w:eastAsia="Times New Roman" w:hAnsi="Calibri" w:cs="Times New Roman"/>
                <w:color w:val="000000"/>
                <w:sz w:val="20"/>
                <w:szCs w:val="20"/>
                <w:lang w:val="en-US" w:eastAsia="en-US"/>
              </w:rPr>
              <w:t>inu</w:t>
            </w:r>
            <w:r>
              <w:rPr>
                <w:rFonts w:ascii="Calibri" w:eastAsia="Times New Roman" w:hAnsi="Calibri" w:cs="Times New Roman"/>
                <w:color w:val="000000"/>
                <w:sz w:val="20"/>
                <w:szCs w:val="20"/>
                <w:lang w:val="en-US" w:eastAsia="en-US"/>
              </w:rPr>
              <w:t xml:space="preserve">ed in 2001 </w:t>
            </w:r>
          </w:p>
        </w:tc>
        <w:tc>
          <w:tcPr>
            <w:tcW w:w="764" w:type="pct"/>
            <w:shd w:val="clear" w:color="auto" w:fill="auto"/>
            <w:noWrap/>
            <w:vAlign w:val="center"/>
            <w:hideMark/>
          </w:tcPr>
          <w:p w14:paraId="024A4860"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3D6E43FC"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35BA63F8" w14:textId="0ABE6DED" w:rsidR="00D344BA" w:rsidRPr="00FC5631" w:rsidRDefault="008814D7"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E44A1F">
        <w:trPr>
          <w:trHeight w:val="280"/>
        </w:trPr>
        <w:tc>
          <w:tcPr>
            <w:tcW w:w="1001" w:type="pct"/>
            <w:shd w:val="clear" w:color="auto" w:fill="auto"/>
            <w:noWrap/>
            <w:vAlign w:val="center"/>
            <w:hideMark/>
          </w:tcPr>
          <w:p w14:paraId="5450F8A3"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610" w:type="pct"/>
            <w:shd w:val="clear" w:color="auto" w:fill="auto"/>
            <w:noWrap/>
            <w:vAlign w:val="center"/>
            <w:hideMark/>
          </w:tcPr>
          <w:p w14:paraId="415F6426" w14:textId="6763A29D" w:rsidR="00D344BA" w:rsidRPr="00FC5631" w:rsidRDefault="004E726B"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0391E4F8" w14:textId="385B0EEB" w:rsidR="00D344BA" w:rsidRPr="00FC5631" w:rsidRDefault="004E726B"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2026C805" w14:textId="1858171A" w:rsidR="00D344BA" w:rsidRPr="00FC5631" w:rsidRDefault="004E726B"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0D4E3641" w14:textId="0EC8C1B1" w:rsidR="00D344BA" w:rsidRPr="00FC5631" w:rsidRDefault="004E726B"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w:t>
            </w:r>
            <w:r w:rsidR="006200D9">
              <w:rPr>
                <w:rFonts w:ascii="Calibri" w:eastAsia="Times New Roman" w:hAnsi="Calibri" w:cs="Times New Roman"/>
                <w:color w:val="000000"/>
                <w:sz w:val="20"/>
                <w:szCs w:val="20"/>
                <w:lang w:val="en-US" w:eastAsia="en-US"/>
              </w:rPr>
              <w:t>f</w:t>
            </w:r>
            <w:r>
              <w:rPr>
                <w:rFonts w:ascii="Calibri" w:eastAsia="Times New Roman" w:hAnsi="Calibri" w:cs="Times New Roman"/>
                <w:color w:val="000000"/>
                <w:sz w:val="20"/>
                <w:szCs w:val="20"/>
                <w:lang w:val="en-US" w:eastAsia="en-US"/>
              </w:rPr>
              <w:t>ox extension</w:t>
            </w:r>
          </w:p>
        </w:tc>
        <w:tc>
          <w:tcPr>
            <w:tcW w:w="1219" w:type="pct"/>
          </w:tcPr>
          <w:p w14:paraId="506447F9" w14:textId="3A2545C8" w:rsidR="00D344BA" w:rsidRPr="00FC5631" w:rsidRDefault="004E726B"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E44A1F">
        <w:trPr>
          <w:trHeight w:val="280"/>
        </w:trPr>
        <w:tc>
          <w:tcPr>
            <w:tcW w:w="1001" w:type="pct"/>
            <w:shd w:val="clear" w:color="auto" w:fill="auto"/>
            <w:noWrap/>
            <w:vAlign w:val="center"/>
            <w:hideMark/>
          </w:tcPr>
          <w:p w14:paraId="001C54AA"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610" w:type="pct"/>
            <w:shd w:val="clear" w:color="auto" w:fill="auto"/>
            <w:noWrap/>
            <w:vAlign w:val="center"/>
            <w:hideMark/>
          </w:tcPr>
          <w:p w14:paraId="59E8C038" w14:textId="42CDC41D" w:rsidR="00D344BA" w:rsidRPr="00FC5631" w:rsidRDefault="00D14A77"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764" w:type="pct"/>
            <w:shd w:val="clear" w:color="auto" w:fill="auto"/>
            <w:noWrap/>
            <w:vAlign w:val="center"/>
            <w:hideMark/>
          </w:tcPr>
          <w:p w14:paraId="5123029B"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060B1F37"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41691559"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8729EB">
            <w:pPr>
              <w:jc w:val="left"/>
              <w:rPr>
                <w:rFonts w:ascii="Calibri" w:eastAsia="Times New Roman" w:hAnsi="Calibri" w:cs="Times New Roman"/>
                <w:color w:val="000000"/>
                <w:sz w:val="20"/>
                <w:szCs w:val="20"/>
                <w:lang w:val="en-US" w:eastAsia="en-US"/>
              </w:rPr>
            </w:pPr>
          </w:p>
        </w:tc>
      </w:tr>
      <w:tr w:rsidR="00ED4E53" w:rsidRPr="00FC5631" w14:paraId="0890BCFF" w14:textId="2504CAE3" w:rsidTr="00E44A1F">
        <w:trPr>
          <w:trHeight w:val="280"/>
        </w:trPr>
        <w:tc>
          <w:tcPr>
            <w:tcW w:w="1001" w:type="pct"/>
            <w:shd w:val="clear" w:color="auto" w:fill="auto"/>
            <w:noWrap/>
            <w:vAlign w:val="center"/>
            <w:hideMark/>
          </w:tcPr>
          <w:p w14:paraId="5C6A217E"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610" w:type="pct"/>
            <w:shd w:val="clear" w:color="auto" w:fill="auto"/>
            <w:noWrap/>
            <w:vAlign w:val="center"/>
            <w:hideMark/>
          </w:tcPr>
          <w:p w14:paraId="6E93D17C" w14:textId="52F5BD84" w:rsidR="00D344BA" w:rsidRPr="00FC5631" w:rsidRDefault="0009619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37D885C6" w14:textId="2E073ADF" w:rsidR="00D344BA" w:rsidRPr="00FC5631" w:rsidRDefault="0009619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237A3A0A" w14:textId="0106E554" w:rsidR="00D344BA" w:rsidRPr="00FC5631" w:rsidRDefault="00C15EE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871" w:type="pct"/>
            <w:vAlign w:val="center"/>
          </w:tcPr>
          <w:p w14:paraId="6F6091AF" w14:textId="0098681D" w:rsidR="00D344BA" w:rsidRPr="00FC5631" w:rsidRDefault="00C15EE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8729EB">
            <w:pPr>
              <w:jc w:val="left"/>
              <w:rPr>
                <w:rFonts w:ascii="Calibri" w:eastAsia="Times New Roman" w:hAnsi="Calibri" w:cs="Times New Roman"/>
                <w:color w:val="000000"/>
                <w:sz w:val="20"/>
                <w:szCs w:val="20"/>
                <w:lang w:val="en-US" w:eastAsia="en-US"/>
              </w:rPr>
            </w:pPr>
          </w:p>
        </w:tc>
      </w:tr>
      <w:tr w:rsidR="00ED4E53" w:rsidRPr="00FC5631" w14:paraId="2FFB8199" w14:textId="3D2082BA" w:rsidTr="00E44A1F">
        <w:trPr>
          <w:trHeight w:val="280"/>
        </w:trPr>
        <w:tc>
          <w:tcPr>
            <w:tcW w:w="1001" w:type="pct"/>
            <w:shd w:val="clear" w:color="auto" w:fill="auto"/>
            <w:noWrap/>
            <w:vAlign w:val="center"/>
            <w:hideMark/>
          </w:tcPr>
          <w:p w14:paraId="33AF41BA"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610" w:type="pct"/>
            <w:shd w:val="clear" w:color="auto" w:fill="auto"/>
            <w:noWrap/>
            <w:vAlign w:val="center"/>
            <w:hideMark/>
          </w:tcPr>
          <w:p w14:paraId="65795429" w14:textId="3874506A" w:rsidR="00D344BA" w:rsidRPr="00FC5631" w:rsidRDefault="0009619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7A9E8FB1" w14:textId="06A06956" w:rsidR="00D344BA" w:rsidRPr="00FC5631" w:rsidRDefault="00096190"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534" w:type="pct"/>
            <w:vAlign w:val="center"/>
          </w:tcPr>
          <w:p w14:paraId="6BC5701D" w14:textId="152ABE55" w:rsidR="00D344BA" w:rsidRPr="00FC5631" w:rsidRDefault="00DD0C8C"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871" w:type="pct"/>
            <w:vAlign w:val="center"/>
          </w:tcPr>
          <w:p w14:paraId="34891707" w14:textId="3087C489" w:rsidR="00D344BA" w:rsidRPr="00FC5631" w:rsidRDefault="00DD0C8C"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E44A1F">
        <w:trPr>
          <w:trHeight w:val="280"/>
        </w:trPr>
        <w:tc>
          <w:tcPr>
            <w:tcW w:w="1001" w:type="pct"/>
            <w:shd w:val="clear" w:color="auto" w:fill="auto"/>
            <w:noWrap/>
            <w:vAlign w:val="center"/>
            <w:hideMark/>
          </w:tcPr>
          <w:p w14:paraId="5EA78DA4"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610" w:type="pct"/>
            <w:shd w:val="clear" w:color="auto" w:fill="auto"/>
            <w:noWrap/>
            <w:vAlign w:val="center"/>
            <w:hideMark/>
          </w:tcPr>
          <w:p w14:paraId="5CF1BC38" w14:textId="613DB5B7" w:rsidR="00D344BA" w:rsidRPr="00FC5631" w:rsidRDefault="0009619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40CEA2E9" w14:textId="4F8B2B3E" w:rsidR="00D344BA" w:rsidRPr="00FC5631" w:rsidRDefault="0009619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534" w:type="pct"/>
            <w:vAlign w:val="center"/>
          </w:tcPr>
          <w:p w14:paraId="723E6ECE" w14:textId="26CDF4C2" w:rsidR="00D344BA" w:rsidRPr="00FC5631" w:rsidRDefault="00FA523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871" w:type="pct"/>
            <w:vAlign w:val="center"/>
          </w:tcPr>
          <w:p w14:paraId="1D4C0564" w14:textId="60397E16" w:rsidR="00D344BA" w:rsidRPr="00FC5631" w:rsidRDefault="0009619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8729EB">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E44A1F">
        <w:trPr>
          <w:trHeight w:val="1036"/>
        </w:trPr>
        <w:tc>
          <w:tcPr>
            <w:tcW w:w="1001" w:type="pct"/>
            <w:shd w:val="clear" w:color="auto" w:fill="auto"/>
            <w:noWrap/>
            <w:vAlign w:val="center"/>
            <w:hideMark/>
          </w:tcPr>
          <w:p w14:paraId="5ED93EB2"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610" w:type="pct"/>
            <w:shd w:val="clear" w:color="auto" w:fill="auto"/>
            <w:noWrap/>
            <w:vAlign w:val="center"/>
            <w:hideMark/>
          </w:tcPr>
          <w:p w14:paraId="4F47096E" w14:textId="7E276A3D" w:rsidR="00D344BA" w:rsidRPr="00FC5631" w:rsidRDefault="00FA523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7341A7D6" w14:textId="6B96B000" w:rsidR="00D344BA" w:rsidRPr="00FC5631" w:rsidRDefault="00FA523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57DA233F" w14:textId="0EEAD322" w:rsidR="00D344BA" w:rsidRPr="00FC5631" w:rsidRDefault="00FA523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871" w:type="pct"/>
            <w:vAlign w:val="center"/>
          </w:tcPr>
          <w:p w14:paraId="6AFCD75C"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E44A1F">
        <w:trPr>
          <w:trHeight w:val="280"/>
        </w:trPr>
        <w:tc>
          <w:tcPr>
            <w:tcW w:w="1001" w:type="pct"/>
            <w:shd w:val="clear" w:color="auto" w:fill="auto"/>
            <w:noWrap/>
            <w:vAlign w:val="center"/>
            <w:hideMark/>
          </w:tcPr>
          <w:p w14:paraId="2B9D5124"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610" w:type="pct"/>
            <w:shd w:val="clear" w:color="auto" w:fill="auto"/>
            <w:noWrap/>
            <w:vAlign w:val="center"/>
            <w:hideMark/>
          </w:tcPr>
          <w:p w14:paraId="4D3EABD7" w14:textId="6F55988E" w:rsidR="00D344BA" w:rsidRPr="00FC5631" w:rsidRDefault="00E1482E"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764" w:type="pct"/>
            <w:shd w:val="clear" w:color="auto" w:fill="auto"/>
            <w:noWrap/>
            <w:vAlign w:val="center"/>
            <w:hideMark/>
          </w:tcPr>
          <w:p w14:paraId="7853482B"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5AB54A84"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536DAD2C" w14:textId="5FD886EF" w:rsidR="00D344BA" w:rsidRPr="00FC5631" w:rsidRDefault="00893CE0" w:rsidP="00647E4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E44A1F">
        <w:trPr>
          <w:trHeight w:val="1400"/>
        </w:trPr>
        <w:tc>
          <w:tcPr>
            <w:tcW w:w="1001" w:type="pct"/>
            <w:shd w:val="clear" w:color="auto" w:fill="auto"/>
            <w:noWrap/>
            <w:vAlign w:val="center"/>
            <w:hideMark/>
          </w:tcPr>
          <w:p w14:paraId="01EF8364"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610" w:type="pct"/>
            <w:shd w:val="clear" w:color="auto" w:fill="auto"/>
            <w:noWrap/>
            <w:vAlign w:val="center"/>
            <w:hideMark/>
          </w:tcPr>
          <w:p w14:paraId="5C90503E" w14:textId="5EBF34FB" w:rsidR="00D344BA" w:rsidRPr="00FC5631" w:rsidRDefault="00C90F2D" w:rsidP="00A42A53">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27634E38" w14:textId="4ECA6019" w:rsidR="00D344BA" w:rsidRPr="00FC5631" w:rsidRDefault="00C90F2D"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3C921CFA" w14:textId="7F9CD86C" w:rsidR="00D344BA" w:rsidRPr="00FC5631" w:rsidRDefault="00C90F2D"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871" w:type="pct"/>
            <w:vAlign w:val="center"/>
          </w:tcPr>
          <w:p w14:paraId="744F23DF" w14:textId="4AA38E74" w:rsidR="00D344BA" w:rsidRPr="00FC5631" w:rsidRDefault="00C90F2D" w:rsidP="00647E4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5387E546" w:rsidR="00D344BA" w:rsidRPr="00FC5631" w:rsidRDefault="00C90F2D"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and news website</w:t>
            </w:r>
          </w:p>
        </w:tc>
      </w:tr>
      <w:tr w:rsidR="00ED4E53" w:rsidRPr="00FC5631" w14:paraId="6790431B" w14:textId="2A3CF97C" w:rsidTr="00E44A1F">
        <w:trPr>
          <w:trHeight w:val="1400"/>
        </w:trPr>
        <w:tc>
          <w:tcPr>
            <w:tcW w:w="1001" w:type="pct"/>
            <w:shd w:val="clear" w:color="auto" w:fill="auto"/>
            <w:noWrap/>
            <w:vAlign w:val="center"/>
            <w:hideMark/>
          </w:tcPr>
          <w:p w14:paraId="031B7F79"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610" w:type="pct"/>
            <w:shd w:val="clear" w:color="auto" w:fill="auto"/>
            <w:vAlign w:val="center"/>
            <w:hideMark/>
          </w:tcPr>
          <w:p w14:paraId="50F5FBCE" w14:textId="77777777" w:rsidR="00D344BA" w:rsidRPr="00FC5631" w:rsidRDefault="00D344BA"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07C9E62F"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43C2C74F"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39E77413"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8729EB">
            <w:pPr>
              <w:jc w:val="left"/>
              <w:rPr>
                <w:rFonts w:ascii="Calibri" w:eastAsia="Times New Roman" w:hAnsi="Calibri" w:cs="Times New Roman"/>
                <w:color w:val="000000"/>
                <w:sz w:val="20"/>
                <w:szCs w:val="20"/>
                <w:lang w:val="en-US" w:eastAsia="en-US"/>
              </w:rPr>
            </w:pPr>
          </w:p>
        </w:tc>
      </w:tr>
      <w:tr w:rsidR="00ED4E53" w:rsidRPr="00FC5631" w14:paraId="08E58852" w14:textId="1115F602" w:rsidTr="00E44A1F">
        <w:trPr>
          <w:trHeight w:val="2520"/>
        </w:trPr>
        <w:tc>
          <w:tcPr>
            <w:tcW w:w="1001" w:type="pct"/>
            <w:shd w:val="clear" w:color="000000" w:fill="FFFFFF"/>
            <w:noWrap/>
            <w:vAlign w:val="center"/>
            <w:hideMark/>
          </w:tcPr>
          <w:p w14:paraId="246B5F31"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610" w:type="pct"/>
            <w:shd w:val="clear" w:color="000000" w:fill="FFFFFF"/>
            <w:vAlign w:val="center"/>
            <w:hideMark/>
          </w:tcPr>
          <w:p w14:paraId="462FA25B" w14:textId="77777777" w:rsidR="00D344BA" w:rsidRPr="00FC5631" w:rsidRDefault="00D344BA"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2C7468CF" w14:textId="1E23E70A" w:rsidR="00D344BA" w:rsidRPr="00FC5631" w:rsidRDefault="00D344BA"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534" w:type="pct"/>
            <w:shd w:val="clear" w:color="000000" w:fill="FFFFFF"/>
            <w:vAlign w:val="center"/>
          </w:tcPr>
          <w:p w14:paraId="19BED007"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shd w:val="clear" w:color="000000" w:fill="FFFFFF"/>
            <w:vAlign w:val="center"/>
          </w:tcPr>
          <w:p w14:paraId="264B3858"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8729EB">
            <w:pPr>
              <w:jc w:val="left"/>
              <w:rPr>
                <w:rFonts w:ascii="Calibri" w:eastAsia="Times New Roman" w:hAnsi="Calibri" w:cs="Times New Roman"/>
                <w:color w:val="000000"/>
                <w:sz w:val="20"/>
                <w:szCs w:val="20"/>
                <w:lang w:val="en-US" w:eastAsia="en-US"/>
              </w:rPr>
            </w:pPr>
          </w:p>
        </w:tc>
      </w:tr>
      <w:tr w:rsidR="00ED4E53" w:rsidRPr="00FC5631" w14:paraId="02ADC694" w14:textId="07481555" w:rsidTr="00E44A1F">
        <w:trPr>
          <w:trHeight w:val="2800"/>
        </w:trPr>
        <w:tc>
          <w:tcPr>
            <w:tcW w:w="1001" w:type="pct"/>
            <w:shd w:val="clear" w:color="000000" w:fill="FFFFFF"/>
            <w:noWrap/>
            <w:vAlign w:val="center"/>
            <w:hideMark/>
          </w:tcPr>
          <w:p w14:paraId="68AB7153"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610" w:type="pct"/>
            <w:shd w:val="clear" w:color="000000" w:fill="FFFFFF"/>
            <w:vAlign w:val="center"/>
            <w:hideMark/>
          </w:tcPr>
          <w:p w14:paraId="14277E8E" w14:textId="77777777" w:rsidR="00D344BA" w:rsidRPr="00FC5631" w:rsidRDefault="00D344BA"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2EDBA9"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shd w:val="clear" w:color="000000" w:fill="FFFFFF"/>
            <w:vAlign w:val="center"/>
          </w:tcPr>
          <w:p w14:paraId="425A858E"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shd w:val="clear" w:color="000000" w:fill="FFFFFF"/>
            <w:vAlign w:val="center"/>
          </w:tcPr>
          <w:p w14:paraId="324CD4A6"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8729EB">
            <w:pPr>
              <w:jc w:val="left"/>
              <w:rPr>
                <w:rFonts w:ascii="Calibri" w:eastAsia="Times New Roman" w:hAnsi="Calibri" w:cs="Times New Roman"/>
                <w:color w:val="000000"/>
                <w:sz w:val="20"/>
                <w:szCs w:val="20"/>
                <w:lang w:val="en-US" w:eastAsia="en-US"/>
              </w:rPr>
            </w:pPr>
          </w:p>
        </w:tc>
      </w:tr>
      <w:tr w:rsidR="00ED4E53" w:rsidRPr="00FC5631" w14:paraId="128DB0E7" w14:textId="5275DC41" w:rsidTr="00E44A1F">
        <w:trPr>
          <w:trHeight w:val="840"/>
        </w:trPr>
        <w:tc>
          <w:tcPr>
            <w:tcW w:w="1001" w:type="pct"/>
            <w:shd w:val="clear" w:color="auto" w:fill="auto"/>
            <w:noWrap/>
            <w:vAlign w:val="center"/>
            <w:hideMark/>
          </w:tcPr>
          <w:p w14:paraId="5FA7C99F"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610" w:type="pct"/>
            <w:shd w:val="clear" w:color="auto" w:fill="auto"/>
            <w:noWrap/>
            <w:vAlign w:val="center"/>
            <w:hideMark/>
          </w:tcPr>
          <w:p w14:paraId="42EEB8E6" w14:textId="77777777" w:rsidR="00D344BA" w:rsidRPr="00FC5631" w:rsidRDefault="00D344BA"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764" w:type="pct"/>
            <w:shd w:val="clear" w:color="auto" w:fill="auto"/>
            <w:noWrap/>
            <w:vAlign w:val="center"/>
            <w:hideMark/>
          </w:tcPr>
          <w:p w14:paraId="5B381BC1" w14:textId="77777777" w:rsidR="00D344BA" w:rsidRPr="00FC5631" w:rsidRDefault="00D344BA"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534" w:type="pct"/>
            <w:vAlign w:val="center"/>
          </w:tcPr>
          <w:p w14:paraId="2E705F7F"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721CFB6C"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8729EB">
            <w:pPr>
              <w:jc w:val="left"/>
              <w:rPr>
                <w:rFonts w:ascii="Calibri" w:eastAsia="Times New Roman" w:hAnsi="Calibri" w:cs="Times New Roman"/>
                <w:color w:val="000000"/>
                <w:sz w:val="20"/>
                <w:szCs w:val="20"/>
                <w:lang w:val="en-US" w:eastAsia="en-US"/>
              </w:rPr>
            </w:pPr>
          </w:p>
        </w:tc>
      </w:tr>
      <w:tr w:rsidR="00ED4E53" w:rsidRPr="00FC5631" w14:paraId="5DB2E289" w14:textId="3650612C" w:rsidTr="00E44A1F">
        <w:trPr>
          <w:trHeight w:val="1400"/>
        </w:trPr>
        <w:tc>
          <w:tcPr>
            <w:tcW w:w="1001" w:type="pct"/>
            <w:shd w:val="clear" w:color="auto" w:fill="auto"/>
            <w:noWrap/>
            <w:vAlign w:val="center"/>
            <w:hideMark/>
          </w:tcPr>
          <w:p w14:paraId="60C85612"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610" w:type="pct"/>
            <w:shd w:val="clear" w:color="auto" w:fill="auto"/>
            <w:vAlign w:val="center"/>
            <w:hideMark/>
          </w:tcPr>
          <w:p w14:paraId="009AEDAC" w14:textId="1095356E" w:rsidR="00D344BA" w:rsidRPr="00FC5631" w:rsidRDefault="0089778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auto" w:fill="auto"/>
            <w:noWrap/>
            <w:vAlign w:val="center"/>
            <w:hideMark/>
          </w:tcPr>
          <w:p w14:paraId="529C9FFF" w14:textId="472F89C3" w:rsidR="00D344BA" w:rsidRPr="00FC5631" w:rsidRDefault="0089778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534" w:type="pct"/>
            <w:vAlign w:val="center"/>
          </w:tcPr>
          <w:p w14:paraId="7D6B296C"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vAlign w:val="center"/>
          </w:tcPr>
          <w:p w14:paraId="0DCFF448" w14:textId="62632B25" w:rsidR="00D344BA" w:rsidRPr="00FC5631" w:rsidRDefault="00897785" w:rsidP="00E44A1F">
            <w:pPr>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E44A1F">
        <w:trPr>
          <w:trHeight w:val="840"/>
        </w:trPr>
        <w:tc>
          <w:tcPr>
            <w:tcW w:w="1001" w:type="pct"/>
            <w:shd w:val="clear" w:color="000000" w:fill="FFFFFF"/>
            <w:noWrap/>
            <w:vAlign w:val="center"/>
            <w:hideMark/>
          </w:tcPr>
          <w:p w14:paraId="32A99276" w14:textId="77777777" w:rsidR="00D344BA" w:rsidRPr="00FC5631" w:rsidRDefault="00D344BA"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610" w:type="pct"/>
            <w:shd w:val="clear" w:color="000000" w:fill="FFFFFF"/>
            <w:noWrap/>
            <w:vAlign w:val="center"/>
            <w:hideMark/>
          </w:tcPr>
          <w:p w14:paraId="2E6499E7" w14:textId="1103D253" w:rsidR="00D344BA" w:rsidRPr="00FC5631" w:rsidRDefault="0089778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764" w:type="pct"/>
            <w:shd w:val="clear" w:color="000000" w:fill="FFFFFF"/>
            <w:noWrap/>
            <w:vAlign w:val="center"/>
            <w:hideMark/>
          </w:tcPr>
          <w:p w14:paraId="6470EF02" w14:textId="6E8FDB4F" w:rsidR="00D344BA" w:rsidRPr="00FC5631" w:rsidRDefault="00D344BA"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534" w:type="pct"/>
            <w:shd w:val="clear" w:color="000000" w:fill="FFFFFF"/>
            <w:vAlign w:val="center"/>
          </w:tcPr>
          <w:p w14:paraId="758D3047" w14:textId="1FDD6874" w:rsidR="00D344BA" w:rsidRPr="00FC5631" w:rsidRDefault="00D344BA" w:rsidP="00E44A1F">
            <w:pPr>
              <w:jc w:val="left"/>
              <w:rPr>
                <w:rFonts w:ascii="Calibri" w:eastAsia="Times New Roman" w:hAnsi="Calibri" w:cs="Times New Roman"/>
                <w:color w:val="000000"/>
                <w:sz w:val="20"/>
                <w:szCs w:val="20"/>
                <w:lang w:val="en-US" w:eastAsia="en-US"/>
              </w:rPr>
            </w:pPr>
          </w:p>
        </w:tc>
        <w:tc>
          <w:tcPr>
            <w:tcW w:w="871" w:type="pct"/>
            <w:shd w:val="clear" w:color="000000" w:fill="FFFFFF"/>
            <w:vAlign w:val="center"/>
          </w:tcPr>
          <w:p w14:paraId="5B1070BD" w14:textId="77777777" w:rsidR="00D344BA" w:rsidRPr="00FC5631" w:rsidRDefault="00D344BA" w:rsidP="00E44A1F">
            <w:pPr>
              <w:jc w:val="left"/>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E44A1F">
        <w:trPr>
          <w:trHeight w:val="2962"/>
        </w:trPr>
        <w:tc>
          <w:tcPr>
            <w:tcW w:w="1001" w:type="pct"/>
            <w:shd w:val="clear" w:color="auto" w:fill="auto"/>
            <w:noWrap/>
            <w:vAlign w:val="center"/>
            <w:hideMark/>
          </w:tcPr>
          <w:p w14:paraId="748E9499" w14:textId="77777777" w:rsidR="00F765B5" w:rsidRPr="00FC5631" w:rsidRDefault="00F765B5"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610" w:type="pct"/>
            <w:shd w:val="clear" w:color="auto" w:fill="auto"/>
            <w:noWrap/>
            <w:vAlign w:val="center"/>
            <w:hideMark/>
          </w:tcPr>
          <w:p w14:paraId="1CE7AAE5" w14:textId="77777777" w:rsidR="00F765B5" w:rsidRPr="00FC5631" w:rsidRDefault="00F765B5"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764" w:type="pct"/>
            <w:shd w:val="clear" w:color="auto" w:fill="auto"/>
            <w:noWrap/>
            <w:vAlign w:val="center"/>
          </w:tcPr>
          <w:p w14:paraId="7E93C9A9" w14:textId="62C6CF2D" w:rsidR="00F765B5" w:rsidRPr="00883E5E" w:rsidRDefault="00F765B5" w:rsidP="00E44A1F">
            <w:pPr>
              <w:jc w:val="left"/>
              <w:rPr>
                <w:rFonts w:ascii="Calibri" w:eastAsia="Times New Roman" w:hAnsi="Calibri" w:cs="Times New Roman"/>
                <w:color w:val="0000FF"/>
                <w:sz w:val="20"/>
                <w:szCs w:val="20"/>
                <w:u w:val="single"/>
                <w:lang w:val="en-US" w:eastAsia="en-US"/>
              </w:rPr>
            </w:pPr>
          </w:p>
        </w:tc>
        <w:tc>
          <w:tcPr>
            <w:tcW w:w="534" w:type="pct"/>
            <w:vAlign w:val="center"/>
          </w:tcPr>
          <w:p w14:paraId="4D3D4FB2" w14:textId="77777777" w:rsidR="00F765B5" w:rsidRDefault="00F765B5" w:rsidP="00E44A1F">
            <w:pPr>
              <w:jc w:val="left"/>
            </w:pPr>
          </w:p>
        </w:tc>
        <w:tc>
          <w:tcPr>
            <w:tcW w:w="871" w:type="pct"/>
            <w:vAlign w:val="center"/>
          </w:tcPr>
          <w:p w14:paraId="484BEB23" w14:textId="77777777" w:rsidR="00F765B5" w:rsidRDefault="00F765B5" w:rsidP="00E44A1F">
            <w:pPr>
              <w:jc w:val="left"/>
            </w:pPr>
          </w:p>
        </w:tc>
        <w:tc>
          <w:tcPr>
            <w:tcW w:w="1219" w:type="pct"/>
            <w:vAlign w:val="center"/>
          </w:tcPr>
          <w:p w14:paraId="3E02D04F" w14:textId="45F9DEB0" w:rsidR="00F765B5" w:rsidRDefault="00C40D7B" w:rsidP="00E44A1F">
            <w:pPr>
              <w:ind w:firstLine="0"/>
              <w:jc w:val="left"/>
            </w:pPr>
            <w:hyperlink r:id="rId15"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E44A1F">
        <w:trPr>
          <w:trHeight w:val="280"/>
        </w:trPr>
        <w:tc>
          <w:tcPr>
            <w:tcW w:w="1001" w:type="pct"/>
            <w:shd w:val="clear" w:color="auto" w:fill="auto"/>
            <w:noWrap/>
            <w:vAlign w:val="center"/>
            <w:hideMark/>
          </w:tcPr>
          <w:p w14:paraId="1D1D53EA" w14:textId="77777777" w:rsidR="00F765B5" w:rsidRPr="00FC5631" w:rsidRDefault="00F765B5"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610" w:type="pct"/>
            <w:shd w:val="clear" w:color="auto" w:fill="auto"/>
            <w:noWrap/>
            <w:vAlign w:val="center"/>
            <w:hideMark/>
          </w:tcPr>
          <w:p w14:paraId="0928FCCC" w14:textId="77777777" w:rsidR="00F765B5" w:rsidRPr="00FC5631" w:rsidRDefault="00F765B5"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764" w:type="pct"/>
            <w:shd w:val="clear" w:color="auto" w:fill="auto"/>
            <w:noWrap/>
            <w:vAlign w:val="center"/>
            <w:hideMark/>
          </w:tcPr>
          <w:p w14:paraId="0476C7D9" w14:textId="5A91426D" w:rsidR="00F765B5" w:rsidRPr="00883E5E" w:rsidRDefault="00F765B5" w:rsidP="00E44A1F">
            <w:pPr>
              <w:jc w:val="left"/>
              <w:rPr>
                <w:rFonts w:ascii="Calibri" w:eastAsia="Times New Roman" w:hAnsi="Calibri" w:cs="Times New Roman"/>
                <w:color w:val="000000"/>
                <w:sz w:val="20"/>
                <w:szCs w:val="20"/>
                <w:lang w:val="en-US" w:eastAsia="en-US"/>
              </w:rPr>
            </w:pPr>
          </w:p>
        </w:tc>
        <w:tc>
          <w:tcPr>
            <w:tcW w:w="534" w:type="pct"/>
            <w:vAlign w:val="center"/>
          </w:tcPr>
          <w:p w14:paraId="319EE6F9" w14:textId="77777777" w:rsidR="00F765B5" w:rsidRDefault="00F765B5" w:rsidP="00E44A1F">
            <w:pPr>
              <w:jc w:val="left"/>
            </w:pPr>
          </w:p>
        </w:tc>
        <w:tc>
          <w:tcPr>
            <w:tcW w:w="871" w:type="pct"/>
            <w:vAlign w:val="center"/>
          </w:tcPr>
          <w:p w14:paraId="461D0BB9" w14:textId="11AE361A" w:rsidR="00F765B5" w:rsidRPr="00F765B5" w:rsidRDefault="00F765B5" w:rsidP="00E44A1F">
            <w:pPr>
              <w:jc w:val="left"/>
              <w:rPr>
                <w:sz w:val="20"/>
                <w:szCs w:val="20"/>
              </w:rPr>
            </w:pPr>
            <w:r w:rsidRPr="00F765B5">
              <w:rPr>
                <w:sz w:val="20"/>
                <w:szCs w:val="20"/>
              </w:rPr>
              <w:t>Server</w:t>
            </w:r>
          </w:p>
        </w:tc>
        <w:tc>
          <w:tcPr>
            <w:tcW w:w="1219" w:type="pct"/>
          </w:tcPr>
          <w:p w14:paraId="11635B48" w14:textId="3336AD56" w:rsidR="00F765B5" w:rsidRDefault="00C40D7B" w:rsidP="00E44A1F">
            <w:pPr>
              <w:ind w:firstLine="0"/>
              <w:jc w:val="left"/>
            </w:pPr>
            <w:hyperlink r:id="rId16"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E44A1F">
        <w:trPr>
          <w:trHeight w:val="280"/>
        </w:trPr>
        <w:tc>
          <w:tcPr>
            <w:tcW w:w="1001" w:type="pct"/>
            <w:shd w:val="clear" w:color="auto" w:fill="auto"/>
            <w:noWrap/>
            <w:vAlign w:val="center"/>
            <w:hideMark/>
          </w:tcPr>
          <w:p w14:paraId="5D0313DC" w14:textId="64FF8B94" w:rsidR="00F765B5" w:rsidRPr="00FC5631" w:rsidRDefault="00CB72D9" w:rsidP="00CB72D9">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w:t>
            </w:r>
            <w:r w:rsidR="00F765B5" w:rsidRPr="00FC5631">
              <w:rPr>
                <w:rFonts w:ascii="Calibri" w:eastAsia="Times New Roman" w:hAnsi="Calibri" w:cs="Times New Roman"/>
                <w:color w:val="000000"/>
                <w:sz w:val="20"/>
                <w:szCs w:val="20"/>
                <w:lang w:val="en-US" w:eastAsia="en-US"/>
              </w:rPr>
              <w:t>oomp</w:t>
            </w:r>
          </w:p>
        </w:tc>
        <w:tc>
          <w:tcPr>
            <w:tcW w:w="610" w:type="pct"/>
            <w:shd w:val="clear" w:color="auto" w:fill="auto"/>
            <w:noWrap/>
            <w:vAlign w:val="center"/>
            <w:hideMark/>
          </w:tcPr>
          <w:p w14:paraId="5A1DC92B" w14:textId="77777777" w:rsidR="00F765B5" w:rsidRPr="00FC5631" w:rsidRDefault="00F765B5"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764" w:type="pct"/>
            <w:shd w:val="clear" w:color="auto" w:fill="auto"/>
            <w:noWrap/>
            <w:vAlign w:val="center"/>
            <w:hideMark/>
          </w:tcPr>
          <w:p w14:paraId="43BB6630" w14:textId="7CCA5543" w:rsidR="00F765B5" w:rsidRPr="00883E5E" w:rsidRDefault="008745CD" w:rsidP="00E44A1F">
            <w:pPr>
              <w:ind w:firstLine="0"/>
              <w:jc w:val="left"/>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534" w:type="pct"/>
            <w:vAlign w:val="center"/>
          </w:tcPr>
          <w:p w14:paraId="4D96F35C" w14:textId="77777777" w:rsidR="00F765B5" w:rsidRDefault="00F765B5" w:rsidP="00E44A1F">
            <w:pPr>
              <w:jc w:val="left"/>
            </w:pPr>
          </w:p>
        </w:tc>
        <w:tc>
          <w:tcPr>
            <w:tcW w:w="871" w:type="pct"/>
            <w:vAlign w:val="center"/>
          </w:tcPr>
          <w:p w14:paraId="30F52EC2" w14:textId="77777777" w:rsidR="00F765B5" w:rsidRDefault="00F765B5" w:rsidP="00E44A1F">
            <w:pPr>
              <w:jc w:val="left"/>
            </w:pPr>
          </w:p>
        </w:tc>
        <w:tc>
          <w:tcPr>
            <w:tcW w:w="1219" w:type="pct"/>
          </w:tcPr>
          <w:p w14:paraId="56BD4564" w14:textId="7976B4BF" w:rsidR="00F765B5" w:rsidRDefault="00F765B5" w:rsidP="008729EB">
            <w:pPr>
              <w:jc w:val="left"/>
            </w:pPr>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7"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E44A1F">
        <w:trPr>
          <w:trHeight w:val="5034"/>
        </w:trPr>
        <w:tc>
          <w:tcPr>
            <w:tcW w:w="1001" w:type="pct"/>
            <w:shd w:val="clear" w:color="auto" w:fill="auto"/>
            <w:noWrap/>
            <w:vAlign w:val="center"/>
            <w:hideMark/>
          </w:tcPr>
          <w:p w14:paraId="3D4D7090" w14:textId="77777777" w:rsidR="00F765B5" w:rsidRPr="00FC5631" w:rsidRDefault="00F765B5"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610" w:type="pct"/>
            <w:shd w:val="clear" w:color="auto" w:fill="auto"/>
            <w:noWrap/>
            <w:vAlign w:val="center"/>
            <w:hideMark/>
          </w:tcPr>
          <w:p w14:paraId="5EE414C9" w14:textId="77777777" w:rsidR="00F765B5" w:rsidRPr="00FC5631" w:rsidRDefault="00F765B5" w:rsidP="00E44A1F">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764" w:type="pct"/>
            <w:shd w:val="clear" w:color="auto" w:fill="auto"/>
            <w:noWrap/>
            <w:vAlign w:val="center"/>
            <w:hideMark/>
          </w:tcPr>
          <w:p w14:paraId="6EFE4001" w14:textId="104980FA" w:rsidR="00F765B5" w:rsidRPr="00883E5E" w:rsidRDefault="00F765B5" w:rsidP="00E44A1F">
            <w:pPr>
              <w:ind w:firstLine="0"/>
              <w:jc w:val="left"/>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534" w:type="pct"/>
            <w:vAlign w:val="center"/>
          </w:tcPr>
          <w:p w14:paraId="14231AC4" w14:textId="77777777" w:rsidR="00F765B5" w:rsidRDefault="00F765B5" w:rsidP="00E44A1F">
            <w:pPr>
              <w:jc w:val="left"/>
            </w:pPr>
          </w:p>
        </w:tc>
        <w:tc>
          <w:tcPr>
            <w:tcW w:w="871" w:type="pct"/>
            <w:vAlign w:val="center"/>
          </w:tcPr>
          <w:p w14:paraId="4011630E" w14:textId="6EE5C21F" w:rsidR="00F765B5" w:rsidRDefault="008745CD" w:rsidP="00E44A1F">
            <w:pPr>
              <w:ind w:firstLine="0"/>
              <w:jc w:val="left"/>
            </w:pPr>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E44A1F">
            <w:pPr>
              <w:ind w:firstLine="0"/>
              <w:jc w:val="left"/>
            </w:pPr>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8"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E44A1F">
        <w:trPr>
          <w:trHeight w:val="280"/>
        </w:trPr>
        <w:tc>
          <w:tcPr>
            <w:tcW w:w="1001" w:type="pct"/>
            <w:shd w:val="clear" w:color="auto" w:fill="auto"/>
            <w:noWrap/>
            <w:vAlign w:val="center"/>
            <w:hideMark/>
          </w:tcPr>
          <w:p w14:paraId="7A122103" w14:textId="77777777" w:rsidR="00F765B5" w:rsidRPr="00FC5631" w:rsidRDefault="00F765B5"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610" w:type="pct"/>
            <w:shd w:val="clear" w:color="auto" w:fill="auto"/>
            <w:noWrap/>
            <w:vAlign w:val="center"/>
            <w:hideMark/>
          </w:tcPr>
          <w:p w14:paraId="2489746A" w14:textId="77777777" w:rsidR="00F765B5" w:rsidRPr="00FC5631" w:rsidRDefault="00F765B5"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764" w:type="pct"/>
            <w:shd w:val="clear" w:color="auto" w:fill="auto"/>
            <w:noWrap/>
            <w:vAlign w:val="center"/>
            <w:hideMark/>
          </w:tcPr>
          <w:p w14:paraId="4843D7F4" w14:textId="6D491B1F" w:rsidR="00F765B5" w:rsidRPr="00883E5E" w:rsidRDefault="00F765B5" w:rsidP="00E44A1F">
            <w:pPr>
              <w:ind w:firstLine="0"/>
              <w:jc w:val="left"/>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534" w:type="pct"/>
            <w:vAlign w:val="center"/>
          </w:tcPr>
          <w:p w14:paraId="57390041" w14:textId="77777777" w:rsidR="00F765B5" w:rsidRDefault="00F765B5" w:rsidP="00E44A1F">
            <w:pPr>
              <w:jc w:val="left"/>
            </w:pPr>
          </w:p>
        </w:tc>
        <w:tc>
          <w:tcPr>
            <w:tcW w:w="871" w:type="pct"/>
            <w:vAlign w:val="center"/>
          </w:tcPr>
          <w:p w14:paraId="27482648" w14:textId="1A76464D" w:rsidR="00F765B5" w:rsidRDefault="008745CD" w:rsidP="00E44A1F">
            <w:pPr>
              <w:ind w:firstLine="0"/>
              <w:jc w:val="left"/>
            </w:pPr>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C40D7B" w:rsidP="008729EB">
            <w:pPr>
              <w:ind w:firstLine="0"/>
              <w:jc w:val="left"/>
            </w:pPr>
            <w:hyperlink r:id="rId19"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E44A1F">
        <w:trPr>
          <w:trHeight w:val="280"/>
        </w:trPr>
        <w:tc>
          <w:tcPr>
            <w:tcW w:w="1001" w:type="pct"/>
            <w:shd w:val="clear" w:color="auto" w:fill="auto"/>
            <w:noWrap/>
            <w:vAlign w:val="center"/>
            <w:hideMark/>
          </w:tcPr>
          <w:p w14:paraId="105A1400" w14:textId="77777777" w:rsidR="00F765B5" w:rsidRPr="00FC5631" w:rsidRDefault="00F765B5" w:rsidP="00CB72D9">
            <w:pPr>
              <w:ind w:firstLine="0"/>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610" w:type="pct"/>
            <w:shd w:val="clear" w:color="auto" w:fill="auto"/>
            <w:noWrap/>
            <w:vAlign w:val="center"/>
            <w:hideMark/>
          </w:tcPr>
          <w:p w14:paraId="6ABE0EB4" w14:textId="77777777" w:rsidR="00F765B5" w:rsidRPr="00FC5631" w:rsidRDefault="00F765B5" w:rsidP="00E44A1F">
            <w:pPr>
              <w:jc w:val="left"/>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764" w:type="pct"/>
            <w:shd w:val="clear" w:color="auto" w:fill="auto"/>
            <w:noWrap/>
            <w:vAlign w:val="center"/>
            <w:hideMark/>
          </w:tcPr>
          <w:p w14:paraId="1846ECE7" w14:textId="28A267BA" w:rsidR="00F765B5" w:rsidRPr="00FC5631" w:rsidRDefault="00F4790E" w:rsidP="00E44A1F">
            <w:pPr>
              <w:ind w:firstLine="0"/>
              <w:jc w:val="left"/>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534" w:type="pct"/>
            <w:vAlign w:val="center"/>
          </w:tcPr>
          <w:p w14:paraId="5E21E770" w14:textId="77777777" w:rsidR="00F765B5" w:rsidRPr="00FC5631" w:rsidRDefault="00F765B5" w:rsidP="00E44A1F">
            <w:pPr>
              <w:jc w:val="left"/>
              <w:rPr>
                <w:rFonts w:ascii="Calibri" w:eastAsia="Times New Roman" w:hAnsi="Calibri" w:cs="Times New Roman"/>
                <w:color w:val="000000"/>
                <w:sz w:val="20"/>
                <w:szCs w:val="20"/>
                <w:lang w:val="en-US" w:eastAsia="en-US"/>
              </w:rPr>
            </w:pPr>
          </w:p>
        </w:tc>
        <w:tc>
          <w:tcPr>
            <w:tcW w:w="871" w:type="pct"/>
            <w:vAlign w:val="center"/>
          </w:tcPr>
          <w:p w14:paraId="6819F30D" w14:textId="77777777" w:rsidR="00F765B5" w:rsidRPr="00FC5631" w:rsidRDefault="00F765B5" w:rsidP="00E44A1F">
            <w:pPr>
              <w:jc w:val="left"/>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8729EB">
            <w:pPr>
              <w:jc w:val="left"/>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606DBA56"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0834748F" w14:textId="478B60C9" w:rsidR="00520EE9" w:rsidRDefault="00302868" w:rsidP="00892C2B">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w:t>
      </w:r>
      <w:r w:rsidR="00940D6A">
        <w:t>back-end</w:t>
      </w:r>
      <w:r w:rsidR="00AE6BCF">
        <w:t xml:space="preserve">.  </w:t>
      </w:r>
      <w:r w:rsidR="00520EE9">
        <w:t xml:space="preserve"> </w:t>
      </w:r>
    </w:p>
    <w:p w14:paraId="0F45272D" w14:textId="06CF9C52" w:rsidR="00616EC6" w:rsidRDefault="00520EE9" w:rsidP="009B54F3">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r w:rsidR="00DB5FA8">
        <w:t xml:space="preserve">already </w:t>
      </w:r>
      <w:r w:rsidR="00616EC6">
        <w:t>started.</w:t>
      </w:r>
    </w:p>
    <w:p w14:paraId="589AC3E0" w14:textId="57E4F4D6" w:rsidR="009B54F3" w:rsidRPr="00AC51E7" w:rsidRDefault="009B54F3" w:rsidP="009B54F3">
      <w:pPr>
        <w:pStyle w:val="Heading2"/>
      </w:pPr>
      <w:bookmarkStart w:id="12" w:name="_Toc274924007"/>
      <w:r w:rsidRPr="00AC51E7">
        <w:t>Developments after September 2012</w:t>
      </w:r>
      <w:bookmarkEnd w:id="12"/>
      <w:r w:rsidRPr="00AC51E7">
        <w:t xml:space="preserve"> </w:t>
      </w:r>
    </w:p>
    <w:p w14:paraId="1B8282B1" w14:textId="5B707E63" w:rsidR="00616EC6" w:rsidRDefault="00616EC6" w:rsidP="00892C2B">
      <w:r w:rsidRPr="00892C2B">
        <w:rPr>
          <w:i/>
        </w:rPr>
        <w:t>PundIt</w:t>
      </w:r>
      <w:r>
        <w:t xml:space="preserve"> allows </w:t>
      </w:r>
      <w:r w:rsidR="00DB5FA8">
        <w:t xml:space="preserve">to </w:t>
      </w:r>
      <w:r>
        <w:t>annotate images and their fragments</w:t>
      </w:r>
      <w:r w:rsidR="00BD0F09" w:rsidRPr="00BD0F09">
        <w:t xml:space="preserve">. Moreover the tool allows </w:t>
      </w:r>
      <w:r w:rsidR="00DB5FA8" w:rsidRPr="00BD0F09">
        <w:t>to</w:t>
      </w:r>
      <w:r w:rsidR="00DB5FA8">
        <w:t xml:space="preserve"> </w:t>
      </w:r>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rPr>
          <w:rFonts w:eastAsia="Times New Roman" w:cs="Times New Roman"/>
        </w:rPr>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6C788CB7" w14:textId="77777777" w:rsidR="005C72AF" w:rsidRDefault="005C72AF" w:rsidP="00892C2B">
      <w:pPr>
        <w:rPr>
          <w:rFonts w:eastAsia="Times New Roman" w:cs="Times New Roman"/>
        </w:rPr>
      </w:pPr>
    </w:p>
    <w:p w14:paraId="67BB4216" w14:textId="77777777" w:rsidR="005C72AF" w:rsidRDefault="005C72AF" w:rsidP="00892C2B">
      <w:pPr>
        <w:rPr>
          <w:rFonts w:eastAsia="Times New Roman" w:cs="Times New Roman"/>
        </w:rPr>
      </w:pPr>
    </w:p>
    <w:p w14:paraId="15E33EB4" w14:textId="77777777" w:rsidR="005C72AF" w:rsidRDefault="005C72AF" w:rsidP="00892C2B"/>
    <w:p w14:paraId="31EBE286" w14:textId="054D1174" w:rsidR="009B54F3" w:rsidRPr="00085FCC" w:rsidRDefault="009B54F3" w:rsidP="00E02A1C">
      <w:pPr>
        <w:pStyle w:val="Heading1"/>
      </w:pPr>
      <w:bookmarkStart w:id="13" w:name="_Toc274924008"/>
      <w:r w:rsidRPr="00085FCC">
        <w:t>D</w:t>
      </w:r>
      <w:r>
        <w:t>ASISH</w:t>
      </w:r>
      <w:r w:rsidRPr="00085FCC">
        <w:t xml:space="preserve"> Web Annotator (DWAN)</w:t>
      </w:r>
      <w:bookmarkEnd w:id="13"/>
    </w:p>
    <w:p w14:paraId="4DE17A5A" w14:textId="77777777" w:rsidR="009B54F3" w:rsidRPr="00FC5A7C" w:rsidRDefault="009B54F3" w:rsidP="00E02A1C">
      <w:pPr>
        <w:pStyle w:val="Heading2"/>
      </w:pPr>
      <w:bookmarkStart w:id="14" w:name="_Toc274924009"/>
      <w:r w:rsidRPr="00FC5A7C">
        <w:t>Framework architecture</w:t>
      </w:r>
      <w:bookmarkEnd w:id="14"/>
    </w:p>
    <w:p w14:paraId="0F82449B" w14:textId="77777777"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r w:rsidR="00327CE2">
        <w:t xml:space="preserve"> </w:t>
      </w:r>
    </w:p>
    <w:p w14:paraId="1E668CEC" w14:textId="138EA71B" w:rsidR="00327CE2" w:rsidRPr="003A574D" w:rsidRDefault="00C13446" w:rsidP="00327CE2">
      <w:r>
        <w:rPr>
          <w:noProof/>
          <w:lang w:val="en-US" w:eastAsia="en-US"/>
        </w:rPr>
        <mc:AlternateContent>
          <mc:Choice Requires="wpg">
            <w:drawing>
              <wp:anchor distT="0" distB="0" distL="114300" distR="114300" simplePos="0" relativeHeight="251661312" behindDoc="0" locked="0" layoutInCell="1" allowOverlap="1" wp14:anchorId="34BBD903" wp14:editId="082D4B9C">
                <wp:simplePos x="0" y="0"/>
                <wp:positionH relativeFrom="column">
                  <wp:posOffset>457835</wp:posOffset>
                </wp:positionH>
                <wp:positionV relativeFrom="margin">
                  <wp:align>top</wp:align>
                </wp:positionV>
                <wp:extent cx="5028565" cy="361124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5853A7" w:rsidRDefault="005853A7"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0;width:395.95pt;height:284.35pt;z-index:251661312;mso-position-vertical:top;mso-position-vertical-relative:margin;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5853A7" w:rsidRDefault="005853A7"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topAndBottom" anchory="margin"/>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 w14:paraId="5658676B" w14:textId="04383E92" w:rsidR="009B54F3" w:rsidRPr="00AC51E7" w:rsidRDefault="009B54F3" w:rsidP="00327CA1">
      <w:pPr>
        <w:pStyle w:val="Heading2"/>
        <w:ind w:firstLine="284"/>
      </w:pPr>
      <w:bookmarkStart w:id="15" w:name="_Toc274924010"/>
      <w:r w:rsidRPr="00AC51E7">
        <w:t>DWAN’s Model and its connection to Open Annotation Model</w:t>
      </w:r>
      <w:bookmarkEnd w:id="15"/>
    </w:p>
    <w:p w14:paraId="24F27E5A" w14:textId="4AF11A93" w:rsidR="00DD7C31" w:rsidRPr="00054EC0" w:rsidRDefault="00C86C3D" w:rsidP="00054EC0">
      <w:pPr>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5853A7">
        <w:rPr>
          <w:b/>
        </w:rPr>
        <w:t>Error! Reference source not found.</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5EF7FBC4" w14:textId="3A91E88C" w:rsidR="00F24EBA" w:rsidRDefault="009B54F3" w:rsidP="00112438">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6"/>
      </w:r>
      <w:r w:rsidRPr="00AC51E7">
        <w:t xml:space="preserve"> </w:t>
      </w:r>
      <w:r w:rsidR="00112438">
        <w:t xml:space="preserve"> </w:t>
      </w:r>
    </w:p>
    <w:p w14:paraId="2C90C412" w14:textId="77B60AB0"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48BEB7E9" w14:textId="49E5906E" w:rsidR="00112438" w:rsidRPr="00AC51E7" w:rsidRDefault="00F24EBA" w:rsidP="00112438">
      <w:r>
        <w:rPr>
          <w:noProof/>
          <w:lang w:val="en-US" w:eastAsia="en-US"/>
        </w:rPr>
        <mc:AlternateContent>
          <mc:Choice Requires="wpg">
            <w:drawing>
              <wp:anchor distT="0" distB="0" distL="114300" distR="114300" simplePos="0" relativeHeight="251665408" behindDoc="0" locked="0" layoutInCell="1" allowOverlap="1" wp14:anchorId="157A7D98" wp14:editId="32CFB9E4">
                <wp:simplePos x="0" y="0"/>
                <wp:positionH relativeFrom="column">
                  <wp:posOffset>0</wp:posOffset>
                </wp:positionH>
                <wp:positionV relativeFrom="paragraph">
                  <wp:posOffset>13970</wp:posOffset>
                </wp:positionV>
                <wp:extent cx="5943600" cy="4641850"/>
                <wp:effectExtent l="0" t="0" r="0" b="6350"/>
                <wp:wrapTopAndBottom/>
                <wp:docPr id="19" name="Group 19"/>
                <wp:cNvGraphicFramePr/>
                <a:graphic xmlns:a="http://schemas.openxmlformats.org/drawingml/2006/main">
                  <a:graphicData uri="http://schemas.microsoft.com/office/word/2010/wordprocessingGroup">
                    <wpg:wgp>
                      <wpg:cNvGrpSpPr/>
                      <wpg:grpSpPr>
                        <a:xfrm>
                          <a:off x="0" y="0"/>
                          <a:ext cx="5943600" cy="4641850"/>
                          <a:chOff x="0" y="0"/>
                          <a:chExt cx="5943600" cy="4641850"/>
                        </a:xfrm>
                      </wpg:grpSpPr>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57800" cy="4181475"/>
                          </a:xfrm>
                          <a:prstGeom prst="rect">
                            <a:avLst/>
                          </a:prstGeom>
                        </pic:spPr>
                      </pic:pic>
                      <wps:wsp>
                        <wps:cNvPr id="18" name="Text Box 18"/>
                        <wps:cNvSpPr txBox="1"/>
                        <wps:spPr>
                          <a:xfrm>
                            <a:off x="228600" y="43434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91564D" w14:textId="5CF93E32" w:rsidR="005853A7" w:rsidRPr="00760FE0" w:rsidRDefault="005853A7" w:rsidP="00305679">
                              <w:pPr>
                                <w:pStyle w:val="Caption"/>
                                <w:rPr>
                                  <w:rFonts w:ascii="Times" w:hAnsi="Times"/>
                                  <w:noProof/>
                                  <w:sz w:val="22"/>
                                </w:rPr>
                              </w:pPr>
                              <w:r>
                                <w:t xml:space="preserve">Figure </w:t>
                              </w:r>
                              <w:r>
                                <w:fldChar w:fldCharType="begin"/>
                              </w:r>
                              <w:r>
                                <w:instrText xml:space="preserve"> SEQ Figure \* ARABIC </w:instrText>
                              </w:r>
                              <w:r>
                                <w:fldChar w:fldCharType="separate"/>
                              </w:r>
                              <w:r>
                                <w:rPr>
                                  <w:noProof/>
                                </w:rPr>
                                <w:t>2</w:t>
                              </w:r>
                              <w:r>
                                <w:fldChar w:fldCharType="end"/>
                              </w:r>
                              <w:r>
                                <w:t>. A simplified class diagram representing the DWAN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9" o:spid="_x0000_s1029" style="position:absolute;left:0;text-align:left;margin-left:0;margin-top:1.1pt;width:468pt;height:365.5pt;z-index:251665408;mso-height-relative:margin" coordsize="5943600,46418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">
                <v:shape id="Picture 1" o:spid="_x0000_s1030" type="#_x0000_t75" style="position:absolute;width:5257800;height:4181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U&#10;7ZzAAAAA2gAAAA8AAABkcnMvZG93bnJldi54bWxETz1vwjAQ3SvxH6xDYis2DKhNMQgQIAaWhi5s&#10;p/hIIuJzZBsS+PU1UqVOp6f3efNlbxtxJx9qxxomYwWCuHCm5lLDz2n3/gEiRGSDjWPS8KAAy8Xg&#10;bY6ZcR1/0z2PpUghHDLUUMXYZlKGoiKLYexa4sRdnLcYE/SlNB67FG4bOVVqJi3WnBoqbGlTUXHN&#10;b1aDX58u0zaX8Xzcq92xe243n2el9WjYr75AROrjv/jPfTBpPrxeeV25+A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pTtnMAAAADaAAAADwAAAAAAAAAAAAAAAACcAgAAZHJz&#10;L2Rvd25yZXYueG1sUEsFBgAAAAAEAAQA9wAAAIkDAAAAAA==&#10;">
                  <v:imagedata r:id="rId23" o:title=""/>
                  <v:path arrowok="t"/>
                </v:shape>
                <v:shape id="Text Box 18" o:spid="_x0000_s1031" type="#_x0000_t202" style="position:absolute;left:228600;top:43434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3391564D" w14:textId="5CF93E32" w:rsidR="005853A7" w:rsidRPr="00760FE0" w:rsidRDefault="005853A7" w:rsidP="00305679">
                        <w:pPr>
                          <w:pStyle w:val="Caption"/>
                          <w:rPr>
                            <w:rFonts w:ascii="Times" w:hAnsi="Times"/>
                            <w:noProof/>
                            <w:sz w:val="22"/>
                          </w:rPr>
                        </w:pPr>
                        <w:r>
                          <w:t xml:space="preserve">Figure </w:t>
                        </w:r>
                        <w:r>
                          <w:fldChar w:fldCharType="begin"/>
                        </w:r>
                        <w:r>
                          <w:instrText xml:space="preserve"> SEQ Figure \* ARABIC </w:instrText>
                        </w:r>
                        <w:r>
                          <w:fldChar w:fldCharType="separate"/>
                        </w:r>
                        <w:r>
                          <w:rPr>
                            <w:noProof/>
                          </w:rPr>
                          <w:t>2</w:t>
                        </w:r>
                        <w:r>
                          <w:fldChar w:fldCharType="end"/>
                        </w:r>
                        <w:r>
                          <w:t>. A simplified class diagram representing the DWAN model.</w:t>
                        </w:r>
                      </w:p>
                    </w:txbxContent>
                  </v:textbox>
                </v:shape>
                <w10:wrap type="topAndBottom"/>
              </v:group>
            </w:pict>
          </mc:Fallback>
        </mc:AlternateContent>
      </w:r>
      <w:r w:rsidR="00112438" w:rsidRPr="00AC51E7">
        <w:t xml:space="preserve">An annotation can have one or more </w:t>
      </w:r>
      <w:r w:rsidR="00112438" w:rsidRPr="00AC51E7">
        <w:rPr>
          <w:i/>
          <w:iCs/>
        </w:rPr>
        <w:t>targets</w:t>
      </w:r>
      <w:r w:rsidR="00112438" w:rsidRPr="00AC51E7">
        <w:t>. A tar</w:t>
      </w:r>
      <w:r w:rsidR="00112438">
        <w:t xml:space="preserve">get (i.e. an inhabitant of the </w:t>
      </w:r>
      <w:r w:rsidR="00112438" w:rsidRPr="00C13446">
        <w:rPr>
          <w:i/>
        </w:rPr>
        <w:t>Target</w:t>
      </w:r>
      <w:r w:rsidR="00112438">
        <w:t xml:space="preserve"> </w:t>
      </w:r>
      <w:r w:rsidR="00112438" w:rsidRPr="00AC51E7">
        <w:t xml:space="preserve">class) contains the reference to the web-document (a </w:t>
      </w:r>
      <w:r w:rsidR="00112438" w:rsidRPr="00AC51E7">
        <w:rPr>
          <w:i/>
          <w:iCs/>
        </w:rPr>
        <w:t>source</w:t>
      </w:r>
      <w:r w:rsidR="00112438" w:rsidRPr="00AC51E7">
        <w:t>) and the precise description of the document's fragment</w:t>
      </w:r>
      <w:r w:rsidR="00112438">
        <w:t>,</w:t>
      </w:r>
      <w:r w:rsidR="00112438" w:rsidRPr="00AC51E7">
        <w:t xml:space="preserve"> which is actually annotated. Moreover, a target may refer to one or more cached representations of </w:t>
      </w:r>
      <w:r w:rsidR="00112438">
        <w:t>(</w:t>
      </w:r>
      <w:r w:rsidR="00112438" w:rsidRPr="00AC51E7">
        <w:t>the relevant parts of</w:t>
      </w:r>
      <w:r w:rsidR="00112438">
        <w:t>)</w:t>
      </w:r>
      <w:r w:rsidR="00112438" w:rsidRPr="00AC51E7">
        <w:t xml:space="preserve"> the </w:t>
      </w:r>
      <w:r w:rsidR="00112438">
        <w:t>target document</w:t>
      </w:r>
      <w:r w:rsidR="00112438" w:rsidRPr="00AC51E7">
        <w:t xml:space="preserve"> with the precise descriptions of the annotated fragments for each representation.</w:t>
      </w:r>
    </w:p>
    <w:p w14:paraId="57A24986" w14:textId="5334050F"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precise </w:t>
      </w:r>
      <w:r>
        <w:t>MIME</w:t>
      </w:r>
      <w:r w:rsidRPr="00AC51E7">
        <w:t>-type must be given by a client. For instance, a body can be a plain text</w:t>
      </w:r>
      <w:r>
        <w:t>,</w:t>
      </w:r>
      <w:r w:rsidRPr="00AC51E7">
        <w:t xml:space="preserve"> which describes a 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74799721" w14:textId="7EDCD780"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see</w:t>
      </w:r>
      <w:r w:rsidR="00B364FA">
        <w:t xml:space="preserve"> </w:t>
      </w:r>
      <w:r w:rsidR="00B364FA">
        <w:fldChar w:fldCharType="begin"/>
      </w:r>
      <w:r w:rsidR="00B364FA">
        <w:instrText xml:space="preserve"> REF _Ref274919529 \h </w:instrText>
      </w:r>
      <w:r w:rsidR="00B364FA">
        <w:fldChar w:fldCharType="separate"/>
      </w:r>
      <w:r w:rsidR="005853A7">
        <w:t xml:space="preserve">Figure </w:t>
      </w:r>
      <w:r w:rsidR="005853A7">
        <w:rPr>
          <w:noProof/>
        </w:rPr>
        <w:t>3</w:t>
      </w:r>
      <w:r w:rsidR="00B364FA">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1DD8ED89" w14:textId="62319834" w:rsidR="004263DE" w:rsidRDefault="009247B1" w:rsidP="004C2791">
      <w:pPr>
        <w:rPr>
          <w:rFonts w:eastAsia="Times New Roman" w:cs="Times New Roman"/>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7"/>
      </w:r>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6559B90C" w14:textId="27F98762" w:rsidR="009247B1" w:rsidRDefault="004263DE" w:rsidP="00347119">
      <w:pPr>
        <w:spacing w:before="240"/>
        <w:rPr>
          <w:rFonts w:eastAsia="Times New Roman" w:cs="Times New Roman"/>
        </w:rPr>
      </w:pPr>
      <w:r>
        <w:rPr>
          <w:rFonts w:eastAsia="Times New Roman" w:cs="Times New Roman"/>
          <w:noProof/>
          <w:lang w:val="en-US" w:eastAsia="en-US"/>
        </w:rPr>
        <mc:AlternateContent>
          <mc:Choice Requires="wpg">
            <w:drawing>
              <wp:anchor distT="0" distB="0" distL="114300" distR="114300" simplePos="0" relativeHeight="251667456" behindDoc="0" locked="0" layoutInCell="1" allowOverlap="1" wp14:anchorId="2ACB79FE" wp14:editId="6C90E9D1">
                <wp:simplePos x="0" y="0"/>
                <wp:positionH relativeFrom="column">
                  <wp:posOffset>0</wp:posOffset>
                </wp:positionH>
                <wp:positionV relativeFrom="paragraph">
                  <wp:posOffset>40640</wp:posOffset>
                </wp:positionV>
                <wp:extent cx="5943600" cy="54648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5943600" cy="5464810"/>
                          <a:chOff x="0" y="0"/>
                          <a:chExt cx="5943600" cy="546481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8600" y="435610"/>
                            <a:ext cx="5715000" cy="5029200"/>
                          </a:xfrm>
                          <a:prstGeom prst="rect">
                            <a:avLst/>
                          </a:prstGeom>
                        </pic:spPr>
                      </pic:pic>
                      <wps:wsp>
                        <wps:cNvPr id="23" name="Text Box 23"/>
                        <wps:cNvSpPr txBox="1"/>
                        <wps:spPr>
                          <a:xfrm>
                            <a:off x="0" y="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663CD5" w14:textId="4E6F74EE" w:rsidR="005853A7" w:rsidRPr="00AB2C09" w:rsidRDefault="005853A7" w:rsidP="002B6162">
                              <w:pPr>
                                <w:pStyle w:val="Caption"/>
                                <w:rPr>
                                  <w:rFonts w:ascii="Times" w:hAnsi="Times"/>
                                  <w:noProof/>
                                  <w:sz w:val="22"/>
                                </w:rPr>
                              </w:pPr>
                              <w:bookmarkStart w:id="16" w:name="_Ref274919529"/>
                              <w:r>
                                <w:t xml:space="preserve">Figure </w:t>
                              </w:r>
                              <w:r>
                                <w:fldChar w:fldCharType="begin"/>
                              </w:r>
                              <w:r>
                                <w:instrText xml:space="preserve"> SEQ Figure \* ARABIC </w:instrText>
                              </w:r>
                              <w:r>
                                <w:fldChar w:fldCharType="separate"/>
                              </w:r>
                              <w:r>
                                <w:rPr>
                                  <w:noProof/>
                                </w:rPr>
                                <w:t>3</w:t>
                              </w:r>
                              <w:r>
                                <w:fldChar w:fldCharType="end"/>
                              </w:r>
                              <w:bookmarkEnd w:id="16"/>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32" style="position:absolute;left:0;text-align:left;margin-left:0;margin-top:3.2pt;width:468pt;height:430.3pt;z-index:251667456" coordsize="5943600,54648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">
                <v:shape id="Picture 13" o:spid="_x0000_s1033" type="#_x0000_t75" style="position:absolute;left:228600;top:435610;width:571500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1&#10;fWPDAAAA2wAAAA8AAABkcnMvZG93bnJldi54bWxET0trwkAQvgv+h2WE3symCYhNs0oVLIKH0LSH&#10;HqfZyYNmZ0N21eiv7xYKvc3H95x8O5leXGh0nWUFj1EMgriyuuNGwcf7YbkG4Tyyxt4yKbiRg+1m&#10;Pssx0/bKb3QpfSNCCLsMFbTeD5mUrmrJoIvsQBy42o4GfYBjI/WI1xBuepnE8Uoa7Dg0tDjQvqXq&#10;uzwbBaeprld8p+SJ0906Loqv2+vnSamHxfTyDMLT5P/Ff+6jDvNT+P0lHC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zV9Y8MAAADbAAAADwAAAAAAAAAAAAAAAACcAgAA&#10;ZHJzL2Rvd25yZXYueG1sUEsFBgAAAAAEAAQA9wAAAIwDAAAAAA==&#10;">
                  <v:imagedata r:id="rId25" o:title=""/>
                  <v:path arrowok="t"/>
                </v:shape>
                <v:shape id="Text Box 23" o:spid="_x0000_s1034" type="#_x0000_t202" style="position:absolute;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69663CD5" w14:textId="4E6F74EE" w:rsidR="005853A7" w:rsidRPr="00AB2C09" w:rsidRDefault="005853A7" w:rsidP="002B6162">
                        <w:pPr>
                          <w:pStyle w:val="Caption"/>
                          <w:rPr>
                            <w:rFonts w:ascii="Times" w:hAnsi="Times"/>
                            <w:noProof/>
                            <w:sz w:val="22"/>
                          </w:rPr>
                        </w:pPr>
                        <w:bookmarkStart w:id="17" w:name="_Ref274919529"/>
                        <w:r>
                          <w:t xml:space="preserve">Figure </w:t>
                        </w:r>
                        <w:r>
                          <w:fldChar w:fldCharType="begin"/>
                        </w:r>
                        <w:r>
                          <w:instrText xml:space="preserve"> SEQ Figure \* ARABIC </w:instrText>
                        </w:r>
                        <w:r>
                          <w:fldChar w:fldCharType="separate"/>
                        </w:r>
                        <w:r>
                          <w:rPr>
                            <w:noProof/>
                          </w:rPr>
                          <w:t>3</w:t>
                        </w:r>
                        <w:r>
                          <w:fldChar w:fldCharType="end"/>
                        </w:r>
                        <w:bookmarkEnd w:id="17"/>
                        <w:r>
                          <w:t>.  Example of an OA representation. Target.</w:t>
                        </w:r>
                      </w:p>
                    </w:txbxContent>
                  </v:textbox>
                </v:shape>
                <w10:wrap type="topAndBottom"/>
              </v:group>
            </w:pict>
          </mc:Fallback>
        </mc:AlternateContent>
      </w:r>
      <w:r w:rsidR="009247B1">
        <w:rPr>
          <w:rFonts w:eastAsia="Times New Roman" w:cs="Times New Roman"/>
        </w:rPr>
        <w:t>A principal</w:t>
      </w:r>
      <w:r w:rsidR="001A7E41">
        <w:rPr>
          <w:rFonts w:eastAsia="Times New Roman" w:cs="Times New Roman"/>
        </w:rPr>
        <w:t xml:space="preserve"> </w:t>
      </w:r>
      <w:r w:rsidR="009247B1">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sidR="009247B1">
        <w:rPr>
          <w:rFonts w:eastAsia="Times New Roman" w:cs="Times New Roman"/>
        </w:rPr>
        <w:t xml:space="preserve">recommends to use </w:t>
      </w:r>
      <w:r w:rsidR="009247B1" w:rsidRPr="00FB2683">
        <w:rPr>
          <w:rFonts w:ascii="Courier" w:eastAsia="Times New Roman" w:hAnsi="Courier" w:cs="Times New Roman"/>
        </w:rPr>
        <w:t>foaf</w:t>
      </w:r>
      <w:r w:rsidR="009247B1">
        <w:rPr>
          <w:rFonts w:eastAsia="Times New Roman" w:cs="Times New Roman"/>
        </w:rPr>
        <w:t xml:space="preserve"> namespace, see ​</w:t>
      </w:r>
      <w:hyperlink r:id="rId26" w:history="1">
        <w:r w:rsidR="009247B1">
          <w:rPr>
            <w:rStyle w:val="Hyperlink"/>
            <w:rFonts w:eastAsia="Times New Roman" w:cs="Times New Roman"/>
          </w:rPr>
          <w:t>http://xmlns.com/foaf/spec/</w:t>
        </w:r>
      </w:hyperlink>
      <w:r w:rsidR="009247B1">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sidR="009247B1">
        <w:rPr>
          <w:rStyle w:val="HTMLCode"/>
        </w:rPr>
        <w:t>foaf:topic_interest</w:t>
      </w:r>
      <w:r w:rsidR="009247B1">
        <w:rPr>
          <w:rFonts w:eastAsia="Times New Roman" w:cs="Times New Roman"/>
        </w:rPr>
        <w:t xml:space="preserve">. </w:t>
      </w:r>
      <w:r w:rsidR="00CE2251">
        <w:rPr>
          <w:rFonts w:eastAsia="Times New Roman" w:cs="Times New Roman"/>
        </w:rPr>
        <w:t>For an e</w:t>
      </w:r>
      <w:r w:rsidR="009247B1">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5853A7">
        <w:t xml:space="preserve">Figure </w:t>
      </w:r>
      <w:r w:rsidR="005853A7">
        <w:rPr>
          <w:noProof/>
        </w:rPr>
        <w:t>4</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pPr>
      <w:r>
        <w:rPr>
          <w:rFonts w:eastAsia="Times New Roman"/>
          <w:noProof/>
          <w:lang w:val="en-US" w:eastAsia="en-US"/>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7">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Caption"/>
      </w:pPr>
      <w:bookmarkStart w:id="18" w:name="_Ref274571314"/>
      <w:r>
        <w:t xml:space="preserve">Figure </w:t>
      </w:r>
      <w:r>
        <w:fldChar w:fldCharType="begin"/>
      </w:r>
      <w:r>
        <w:instrText xml:space="preserve"> SEQ Figure \* ARABIC </w:instrText>
      </w:r>
      <w:r>
        <w:fldChar w:fldCharType="separate"/>
      </w:r>
      <w:r w:rsidR="005853A7">
        <w:rPr>
          <w:noProof/>
        </w:rPr>
        <w:t>4</w:t>
      </w:r>
      <w:r>
        <w:fldChar w:fldCharType="end"/>
      </w:r>
      <w:bookmarkEnd w:id="18"/>
      <w:r>
        <w:t>. Example of an OA representation. Principal.</w:t>
      </w:r>
    </w:p>
    <w:p w14:paraId="6ECE9413" w14:textId="77777777" w:rsidR="008B40E3" w:rsidRDefault="008B40E3" w:rsidP="004C2791"/>
    <w:p w14:paraId="30247DC1" w14:textId="70B56D62" w:rsidR="004263DE" w:rsidRDefault="00FB2683" w:rsidP="004C2791">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19"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22123C42" w14:textId="77777777" w:rsidR="004263DE" w:rsidRDefault="004263DE" w:rsidP="004C2791"/>
    <w:p w14:paraId="2EB52B0F" w14:textId="77777777" w:rsidR="004263DE" w:rsidRDefault="004263DE" w:rsidP="004C2791"/>
    <w:p w14:paraId="0256A529" w14:textId="2666A2C5" w:rsidR="009B54F3" w:rsidRPr="00FC5A7C" w:rsidRDefault="009B54F3" w:rsidP="00347119">
      <w:pPr>
        <w:pStyle w:val="Heading2"/>
        <w:pageBreakBefore/>
        <w:tabs>
          <w:tab w:val="clear" w:pos="227"/>
          <w:tab w:val="num" w:pos="170"/>
        </w:tabs>
        <w:spacing w:before="0"/>
        <w:ind w:left="0" w:firstLine="284"/>
      </w:pPr>
      <w:bookmarkStart w:id="20" w:name="_Toc274924011"/>
      <w:r w:rsidRPr="00FC5A7C">
        <w:t xml:space="preserve">DWAN </w:t>
      </w:r>
      <w:r w:rsidR="00940D6A">
        <w:t>Back-end</w:t>
      </w:r>
      <w:bookmarkEnd w:id="20"/>
    </w:p>
    <w:p w14:paraId="25327AD1" w14:textId="77777777" w:rsidR="009B54F3" w:rsidRPr="00AC51E7" w:rsidRDefault="009B54F3" w:rsidP="000F39F5">
      <w:pPr>
        <w:pStyle w:val="Heading3"/>
        <w:ind w:left="663" w:firstLine="284"/>
      </w:pPr>
      <w:bookmarkStart w:id="21" w:name="_Toc274924012"/>
      <w:r w:rsidRPr="00AC51E7">
        <w:t>Architecture</w:t>
      </w:r>
      <w:bookmarkEnd w:id="21"/>
    </w:p>
    <w:p w14:paraId="1C9E7AEC" w14:textId="77777777" w:rsidR="009B54F3" w:rsidRDefault="009B54F3" w:rsidP="000F39F5"/>
    <w:p w14:paraId="4C40BC86" w14:textId="77777777" w:rsidR="0096047B" w:rsidRDefault="009B54F3" w:rsidP="0096047B">
      <w:pPr>
        <w:keepNext/>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33AECC9E" w:rsidR="009B54F3" w:rsidRDefault="0096047B" w:rsidP="0096047B">
      <w:pPr>
        <w:pStyle w:val="Caption"/>
      </w:pPr>
      <w:r>
        <w:t xml:space="preserve">Figure </w:t>
      </w:r>
      <w:r>
        <w:fldChar w:fldCharType="begin"/>
      </w:r>
      <w:r>
        <w:instrText xml:space="preserve"> SEQ Figure \* ARABIC </w:instrText>
      </w:r>
      <w:r>
        <w:fldChar w:fldCharType="separate"/>
      </w:r>
      <w:r w:rsidR="005853A7">
        <w:rPr>
          <w:noProof/>
        </w:rPr>
        <w:t>5</w:t>
      </w:r>
      <w:r>
        <w:fldChar w:fldCharType="end"/>
      </w:r>
      <w:r>
        <w:t>. The DWAN-</w:t>
      </w:r>
      <w:r w:rsidR="00940D6A">
        <w:t>back-end</w:t>
      </w:r>
      <w:r>
        <w:t xml:space="preserve"> architecture</w:t>
      </w:r>
    </w:p>
    <w:p w14:paraId="1BE747EC" w14:textId="77777777" w:rsidR="009B54F3" w:rsidRPr="00406B4D" w:rsidRDefault="009B54F3" w:rsidP="004C2791">
      <w:pPr>
        <w:pStyle w:val="Heading3"/>
        <w:ind w:firstLine="284"/>
      </w:pPr>
      <w:bookmarkStart w:id="22" w:name="_Toc274924013"/>
      <w:r w:rsidRPr="00406B4D">
        <w:t>Database and Database Access Objects</w:t>
      </w:r>
      <w:bookmarkEnd w:id="22"/>
    </w:p>
    <w:p w14:paraId="7F2BB1E4" w14:textId="77777777" w:rsidR="00054EC0" w:rsidRDefault="009B54F3" w:rsidP="004C2791">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8"/>
      </w:r>
      <w:r w:rsidR="00F04E24">
        <w:t>, which utilises a JDBC</w:t>
      </w:r>
      <w:r w:rsidR="00A40CB4">
        <w:rPr>
          <w:rStyle w:val="FootnoteReference"/>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73464BFB" w:rsidR="009B54F3" w:rsidRDefault="009B54F3" w:rsidP="004C2791">
      <w:r>
        <w:t>Due</w:t>
      </w:r>
      <w:r w:rsidR="007D0065">
        <w:t xml:space="preserve"> </w:t>
      </w:r>
      <w:r>
        <w:t>to the presence of join tables there must be a mechanism that takes care</w:t>
      </w:r>
      <w:r w:rsidR="00F05B88">
        <w:t xml:space="preserve"> of</w:t>
      </w:r>
      <w:ins w:id="23"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pPr>
      <w:bookmarkStart w:id="24" w:name="_Toc274924014"/>
      <w:r w:rsidRPr="00AC51E7">
        <w:t>REST Application Programming Interface</w:t>
      </w:r>
      <w:bookmarkEnd w:id="24"/>
    </w:p>
    <w:p w14:paraId="1B12D0F5" w14:textId="0C5DE65A"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which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25" w:name="_Ref274312902"/>
      <w:r>
        <w:t xml:space="preserve">Table </w:t>
      </w:r>
      <w:r>
        <w:fldChar w:fldCharType="begin"/>
      </w:r>
      <w:r>
        <w:instrText xml:space="preserve"> SEQ Table \* ARABIC </w:instrText>
      </w:r>
      <w:r>
        <w:fldChar w:fldCharType="separate"/>
      </w:r>
      <w:r w:rsidR="005853A7">
        <w:rPr>
          <w:noProof/>
        </w:rPr>
        <w:t>2</w:t>
      </w:r>
      <w:r>
        <w:fldChar w:fldCharType="end"/>
      </w:r>
      <w:bookmarkEnd w:id="25"/>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2BD7243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9"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30"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63C74F3C"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7037A8D4" w14:textId="4DBFD7EB"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24A8A568" w14:textId="77777777" w:rsidTr="00FC6C4A">
        <w:trPr>
          <w:tblCellSpacing w:w="15" w:type="dxa"/>
        </w:trPr>
        <w:tc>
          <w:tcPr>
            <w:tcW w:w="0" w:type="auto"/>
            <w:vAlign w:val="center"/>
            <w:hideMark/>
          </w:tcPr>
          <w:p w14:paraId="2A406FD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api/authentication/login</w:t>
            </w:r>
          </w:p>
        </w:tc>
        <w:tc>
          <w:tcPr>
            <w:tcW w:w="0" w:type="auto"/>
            <w:vAlign w:val="center"/>
            <w:hideMark/>
          </w:tcPr>
          <w:p w14:paraId="05106A60" w14:textId="17612D6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1CD865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6BE15EC7" w14:textId="77777777" w:rsidTr="00FC6C4A">
        <w:trPr>
          <w:tblCellSpacing w:w="15" w:type="dxa"/>
        </w:trPr>
        <w:tc>
          <w:tcPr>
            <w:tcW w:w="0" w:type="auto"/>
            <w:vAlign w:val="center"/>
            <w:hideMark/>
          </w:tcPr>
          <w:p w14:paraId="74DE57C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api/authentication/principal</w:t>
            </w:r>
          </w:p>
        </w:tc>
        <w:tc>
          <w:tcPr>
            <w:tcW w:w="0" w:type="auto"/>
            <w:vAlign w:val="center"/>
            <w:hideMark/>
          </w:tcPr>
          <w:p w14:paraId="10DA54B2" w14:textId="06178929"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22EFFD9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2B8BE06A" w14:textId="77777777" w:rsidTr="00FC6C4A">
        <w:trPr>
          <w:tblCellSpacing w:w="15" w:type="dxa"/>
        </w:trPr>
        <w:tc>
          <w:tcPr>
            <w:tcW w:w="0" w:type="auto"/>
            <w:vAlign w:val="center"/>
            <w:hideMark/>
          </w:tcPr>
          <w:p w14:paraId="3FFDE3F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54734A">
              <w:rPr>
                <w:rFonts w:ascii="Times New Roman" w:eastAsia="Times New Roman" w:hAnsi="Times New Roman" w:cs="Times New Roman"/>
                <w:i/>
                <w:szCs w:val="22"/>
              </w:rPr>
              <w:t xml:space="preserve"> </w:t>
            </w:r>
          </w:p>
        </w:tc>
        <w:tc>
          <w:tcPr>
            <w:tcW w:w="0" w:type="auto"/>
            <w:vAlign w:val="center"/>
            <w:hideMark/>
          </w:tcPr>
          <w:p w14:paraId="0A1F5553" w14:textId="4FF59AF9"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principal with the given prid</w:t>
            </w:r>
            <w:r>
              <w:rPr>
                <w:rFonts w:eastAsia="Times New Roman" w:cs="Times New Roman"/>
                <w:szCs w:val="22"/>
              </w:rPr>
              <w:t>.</w:t>
            </w:r>
          </w:p>
        </w:tc>
        <w:tc>
          <w:tcPr>
            <w:tcW w:w="0" w:type="auto"/>
            <w:vAlign w:val="center"/>
            <w:hideMark/>
          </w:tcPr>
          <w:p w14:paraId="6F18F56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378EBC40" w14:textId="77777777" w:rsidTr="00FC6C4A">
        <w:trPr>
          <w:tblCellSpacing w:w="15" w:type="dxa"/>
        </w:trPr>
        <w:tc>
          <w:tcPr>
            <w:tcW w:w="0" w:type="auto"/>
            <w:vAlign w:val="center"/>
            <w:hideMark/>
          </w:tcPr>
          <w:p w14:paraId="302D148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793B08">
              <w:rPr>
                <w:rFonts w:eastAsia="Times New Roman" w:cs="Times New Roman"/>
                <w:szCs w:val="22"/>
              </w:rPr>
              <w:t>/current</w:t>
            </w:r>
          </w:p>
        </w:tc>
        <w:tc>
          <w:tcPr>
            <w:tcW w:w="0" w:type="auto"/>
            <w:vAlign w:val="center"/>
            <w:hideMark/>
          </w:tcPr>
          <w:p w14:paraId="4C7A6174" w14:textId="1C471B53"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r w:rsidR="009B54F3" w:rsidRPr="00793B08">
              <w:rPr>
                <w:rFonts w:eastAsia="Times New Roman" w:cs="Times New Roman"/>
                <w:i/>
                <w:iCs/>
                <w:szCs w:val="22"/>
              </w:rPr>
              <w:t>prid</w:t>
            </w:r>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0DF97F2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CurrenPrincipalInfo</w:t>
            </w:r>
          </w:p>
        </w:tc>
      </w:tr>
      <w:tr w:rsidR="009B54F3" w:rsidRPr="00AC51E7" w14:paraId="288A7772" w14:textId="77777777" w:rsidTr="00FC6C4A">
        <w:trPr>
          <w:tblCellSpacing w:w="15" w:type="dxa"/>
        </w:trPr>
        <w:tc>
          <w:tcPr>
            <w:tcW w:w="0" w:type="auto"/>
            <w:vAlign w:val="center"/>
            <w:hideMark/>
          </w:tcPr>
          <w:p w14:paraId="79D8C3FB"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0BE36122" w14:textId="4C1A0CF3"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2D120D0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0007409" w14:textId="77777777" w:rsidTr="00FC6C4A">
        <w:trPr>
          <w:tblCellSpacing w:w="15" w:type="dxa"/>
        </w:trPr>
        <w:tc>
          <w:tcPr>
            <w:tcW w:w="0" w:type="auto"/>
            <w:vAlign w:val="center"/>
            <w:hideMark/>
          </w:tcPr>
          <w:p w14:paraId="6315293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api/principals/admin</w:t>
            </w:r>
          </w:p>
        </w:tc>
        <w:tc>
          <w:tcPr>
            <w:tcW w:w="0" w:type="auto"/>
            <w:vAlign w:val="center"/>
            <w:hideMark/>
          </w:tcPr>
          <w:p w14:paraId="3DDA9319" w14:textId="045804DA"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0549EC72"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7741ABC6"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26" w:name="user-content-annotations"/>
      <w:bookmarkEnd w:id="26"/>
    </w:p>
    <w:p w14:paraId="2D67B627" w14:textId="77777777" w:rsidR="004263DE" w:rsidRDefault="004263DE" w:rsidP="009B54F3">
      <w:pPr>
        <w:spacing w:before="100" w:beforeAutospacing="1" w:after="100" w:afterAutospacing="1"/>
        <w:outlineLvl w:val="2"/>
        <w:rPr>
          <w:rFonts w:eastAsia="Times New Roman" w:cs="Times New Roman"/>
          <w:b/>
          <w:bCs/>
          <w:sz w:val="27"/>
          <w:szCs w:val="27"/>
        </w:rPr>
      </w:pPr>
    </w:p>
    <w:p w14:paraId="7EC3CD4E" w14:textId="77777777" w:rsidR="004263DE" w:rsidRDefault="004263DE" w:rsidP="009B54F3">
      <w:pPr>
        <w:spacing w:before="100" w:beforeAutospacing="1" w:after="100" w:afterAutospacing="1"/>
        <w:outlineLvl w:val="2"/>
        <w:rPr>
          <w:rFonts w:eastAsia="Times New Roman" w:cs="Times New Roman"/>
          <w:b/>
          <w:bCs/>
          <w:sz w:val="27"/>
          <w:szCs w:val="27"/>
        </w:rPr>
      </w:pPr>
    </w:p>
    <w:p w14:paraId="6692267D"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0FDB8439" w14:textId="77777777" w:rsidR="009B54F3" w:rsidRPr="00AC51E7" w:rsidRDefault="009B54F3" w:rsidP="009B54F3">
      <w:pPr>
        <w:spacing w:before="100" w:beforeAutospacing="1" w:after="100" w:afterAutospacing="1"/>
        <w:rPr>
          <w:rFonts w:cs="Times New Roman"/>
          <w:szCs w:val="20"/>
        </w:rPr>
      </w:pPr>
      <w:r w:rsidRPr="00AC51E7">
        <w:rPr>
          <w:rFont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03EA052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43D4202D" w14:textId="6A5AFA8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3FC7FC43" w14:textId="77777777" w:rsidTr="00FC6C4A">
        <w:trPr>
          <w:tblCellSpacing w:w="15" w:type="dxa"/>
        </w:trPr>
        <w:tc>
          <w:tcPr>
            <w:tcW w:w="3276" w:type="dxa"/>
            <w:vAlign w:val="center"/>
            <w:hideMark/>
          </w:tcPr>
          <w:p w14:paraId="5AF32A20" w14:textId="77777777" w:rsidR="00F016F9" w:rsidRDefault="009B54F3" w:rsidP="00FC6C4A">
            <w:pPr>
              <w:jc w:val="left"/>
              <w:rPr>
                <w:rFonts w:eastAsia="Times New Roman" w:cs="Times New Roman"/>
                <w:szCs w:val="22"/>
              </w:rPr>
            </w:pPr>
            <w:r w:rsidRPr="006B0F8C">
              <w:rPr>
                <w:rFonts w:eastAsia="Times New Roman" w:cs="Times New Roman"/>
                <w:szCs w:val="22"/>
              </w:rPr>
              <w:t>GET api/annotations?</w:t>
            </w:r>
          </w:p>
          <w:p w14:paraId="57912842"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69C89C9" w14:textId="0F50E22B"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r w:rsidRPr="006B0F8C">
              <w:rPr>
                <w:rFonts w:ascii="Courier" w:hAnsi="Courier" w:cs="Courier"/>
                <w:szCs w:val="22"/>
              </w:rPr>
              <w:t>prid</w:t>
            </w:r>
            <w:r w:rsidRPr="006B0F8C">
              <w:rPr>
                <w:rFonts w:eastAsia="Times New Roman" w:cs="Times New Roman"/>
                <w:szCs w:val="22"/>
              </w:rPr>
              <w:t>&amp;</w:t>
            </w:r>
          </w:p>
          <w:p w14:paraId="37A004D0"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181A4DAA" w14:textId="10E577E8"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44221F31" w14:textId="6884E494"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r w:rsidRPr="00F016F9">
              <w:rPr>
                <w:rFonts w:eastAsia="Times New Roman" w:cs="Times New Roman"/>
                <w:i/>
                <w:szCs w:val="22"/>
              </w:rPr>
              <w:t>uri</w:t>
            </w:r>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6C13699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AnnotationInfoList</w:t>
            </w:r>
          </w:p>
        </w:tc>
      </w:tr>
      <w:tr w:rsidR="009B54F3" w:rsidRPr="006B0F8C" w14:paraId="11190589" w14:textId="77777777" w:rsidTr="00FC6C4A">
        <w:trPr>
          <w:tblCellSpacing w:w="15" w:type="dxa"/>
        </w:trPr>
        <w:tc>
          <w:tcPr>
            <w:tcW w:w="3276" w:type="dxa"/>
            <w:vAlign w:val="center"/>
            <w:hideMark/>
          </w:tcPr>
          <w:p w14:paraId="762567C9"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POST api/annotations</w:t>
            </w:r>
          </w:p>
        </w:tc>
        <w:tc>
          <w:tcPr>
            <w:tcW w:w="3073" w:type="dxa"/>
            <w:vAlign w:val="center"/>
            <w:hideMark/>
          </w:tcPr>
          <w:p w14:paraId="140B74D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168F436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bl>
    <w:p w14:paraId="72A0D52F" w14:textId="77777777" w:rsidR="009534FE" w:rsidRDefault="009534FE" w:rsidP="009534FE">
      <w:pPr>
        <w:pStyle w:val="CommentText"/>
      </w:pPr>
    </w:p>
    <w:p w14:paraId="64B99AED" w14:textId="3F797002"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XPath for xml annotation bodies. For instance,  the following query </w:t>
      </w:r>
    </w:p>
    <w:p w14:paraId="2C76023E" w14:textId="4640C869"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api/annotations?ns=rdf:http%3A%2F%2Fwww.w3.org%2F1999%2F02%2F22-rdf-syntax-ns%23&amp;ns=owl:http%3A%2F%2Fwww.w3.org%2F2002%2F07%2Fowl%23&amp;xpath=//owl:sameAs[rdf:resource="example:2"]</w:t>
      </w:r>
    </w:p>
    <w:p w14:paraId="7F3AEEC1" w14:textId="012EB3BA" w:rsidR="009D0492" w:rsidRDefault="009D0492" w:rsidP="009534FE">
      <w:pPr>
        <w:pStyle w:val="CommentText"/>
      </w:pPr>
      <w:r>
        <w:t>is used to find an annotation with the body:</w:t>
      </w:r>
    </w:p>
    <w:p w14:paraId="19EFD3CD" w14:textId="77777777" w:rsidR="009D0492" w:rsidRPr="00C40D7B" w:rsidRDefault="009D0492" w:rsidP="00C40D7B"/>
    <w:p w14:paraId="743BA6D9" w14:textId="77777777" w:rsidR="009D0492" w:rsidRPr="009D0492" w:rsidRDefault="009D0492" w:rsidP="009534FE">
      <w:pPr>
        <w:pStyle w:val="CommentText"/>
        <w:rPr>
          <w:rFonts w:ascii="Helvetica" w:hAnsi="Helvetica" w:cs="Helvetica"/>
          <w:sz w:val="20"/>
          <w:szCs w:val="20"/>
          <w:lang w:val="en-US"/>
        </w:rPr>
      </w:pPr>
      <w:r w:rsidRPr="009D0492">
        <w:rPr>
          <w:rFonts w:ascii="Helvetica" w:hAnsi="Helvetica" w:cs="Helvetica"/>
          <w:color w:val="000096"/>
          <w:sz w:val="20"/>
          <w:szCs w:val="20"/>
          <w:lang w:val="en-US"/>
        </w:rPr>
        <w:t>&lt;rdf:RDF</w:t>
      </w:r>
      <w:r w:rsidRPr="009D0492">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xmlns:rdf</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1"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xmlns:owl</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2"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60CA6842"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&lt;owl:sameAs</w:t>
      </w:r>
      <w:r w:rsidRPr="009D0492">
        <w:rPr>
          <w:rFonts w:ascii="Helvetica" w:hAnsi="Helvetica" w:cs="Helvetica"/>
          <w:color w:val="F5834C"/>
          <w:sz w:val="20"/>
          <w:szCs w:val="20"/>
          <w:lang w:val="en-US"/>
        </w:rPr>
        <w:t xml:space="preserve"> rdf:about</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5BE7E9CA" w14:textId="77777777" w:rsidR="009D0492" w:rsidRPr="009D0492"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F5834C"/>
          <w:sz w:val="20"/>
          <w:szCs w:val="20"/>
          <w:lang w:val="en-US"/>
        </w:rPr>
        <w:t>rdf:resource</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7433D170" w14:textId="6B00D4C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&lt;/rdf:RDF&gt;</w:t>
      </w:r>
    </w:p>
    <w:p w14:paraId="0385F27B" w14:textId="77777777" w:rsidR="009B54F3" w:rsidRPr="00560CE9" w:rsidRDefault="009B54F3" w:rsidP="009B54F3">
      <w:pPr>
        <w:spacing w:before="100" w:beforeAutospacing="1" w:after="100" w:afterAutospacing="1"/>
        <w:rPr>
          <w:rFonts w:cs="Times New Roman"/>
        </w:rPr>
      </w:pPr>
      <w:r w:rsidRPr="00560CE9">
        <w:rPr>
          <w:rFonts w:cs="Times New Roman"/>
          <w:b/>
          <w:bCs/>
        </w:rPr>
        <w:t>api/annotations/</w:t>
      </w:r>
      <w:r w:rsidRPr="00560CE9">
        <w:rPr>
          <w:rFonts w:ascii="Courier" w:hAnsi="Courier" w:cs="Courier"/>
          <w:b/>
          <w:bCs/>
        </w:rPr>
        <w:t>aid</w:t>
      </w:r>
    </w:p>
    <w:p w14:paraId="7A4E40C7" w14:textId="4D41E066" w:rsidR="009E00FE" w:rsidRPr="00D62B95" w:rsidRDefault="009B54F3" w:rsidP="00B95279">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791719B" w14:textId="7C034E0E" w:rsidR="009B54F3" w:rsidRPr="006B0F8C" w:rsidRDefault="009B54F3" w:rsidP="00583440">
      <w:pPr>
        <w:rPr>
          <w:rFonts w:eastAsia="Times New Roman"/>
          <w:szCs w:val="22"/>
        </w:rPr>
      </w:pP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31714FBD"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630CD29C" w14:textId="30935276"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6FA547D" w14:textId="77777777" w:rsidTr="00FC6C4A">
        <w:trPr>
          <w:tblCellSpacing w:w="15" w:type="dxa"/>
        </w:trPr>
        <w:tc>
          <w:tcPr>
            <w:tcW w:w="0" w:type="auto"/>
            <w:vAlign w:val="center"/>
            <w:hideMark/>
          </w:tcPr>
          <w:p w14:paraId="4522632E" w14:textId="2B5130E4"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p>
        </w:tc>
        <w:tc>
          <w:tcPr>
            <w:tcW w:w="0" w:type="auto"/>
            <w:vAlign w:val="center"/>
            <w:hideMark/>
          </w:tcPr>
          <w:p w14:paraId="5343B64C" w14:textId="7AC348D3"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67B57299"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4E02D48F" w14:textId="77777777" w:rsidTr="00FC6C4A">
        <w:trPr>
          <w:tblCellSpacing w:w="15" w:type="dxa"/>
        </w:trPr>
        <w:tc>
          <w:tcPr>
            <w:tcW w:w="0" w:type="auto"/>
            <w:vAlign w:val="center"/>
            <w:hideMark/>
          </w:tcPr>
          <w:p w14:paraId="3C881162" w14:textId="70A0DAE2"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4B0FAB80" w14:textId="19A099BD"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r w:rsidR="009B54F3" w:rsidRPr="00C13260">
              <w:rPr>
                <w:rFonts w:ascii="Times New Roman" w:hAnsi="Times New Roman" w:cs="Times New Roman"/>
                <w:i/>
                <w:szCs w:val="22"/>
              </w:rPr>
              <w:t>tid</w:t>
            </w:r>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3333319B"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ReferenceList</w:t>
            </w:r>
          </w:p>
        </w:tc>
      </w:tr>
      <w:tr w:rsidR="00C13260" w:rsidRPr="006B0F8C" w14:paraId="677712BA" w14:textId="77777777" w:rsidTr="00FC6C4A">
        <w:trPr>
          <w:tblCellSpacing w:w="15" w:type="dxa"/>
        </w:trPr>
        <w:tc>
          <w:tcPr>
            <w:tcW w:w="0" w:type="auto"/>
            <w:vAlign w:val="center"/>
            <w:hideMark/>
          </w:tcPr>
          <w:p w14:paraId="5DA15634" w14:textId="325B27C1" w:rsidR="009B54F3" w:rsidRPr="006B0F8C" w:rsidRDefault="009B54F3" w:rsidP="00C13260">
            <w:pPr>
              <w:rPr>
                <w:rFonts w:eastAsia="Times New Roman" w:cs="Times New Roman"/>
                <w:szCs w:val="22"/>
              </w:rPr>
            </w:pPr>
            <w:r w:rsidRPr="006B0F8C">
              <w:rPr>
                <w:rFonts w:eastAsia="Times New Roman" w:cs="Times New Roman"/>
                <w:szCs w:val="22"/>
              </w:rPr>
              <w:t>DELETE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1174E415" w14:textId="697CA1C5"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4F119F49" w14:textId="77777777" w:rsidTr="00FC6C4A">
        <w:trPr>
          <w:tblCellSpacing w:w="15" w:type="dxa"/>
        </w:trPr>
        <w:tc>
          <w:tcPr>
            <w:tcW w:w="0" w:type="auto"/>
            <w:vAlign w:val="center"/>
            <w:hideMark/>
          </w:tcPr>
          <w:p w14:paraId="5E1664E7" w14:textId="077875D3"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1C29CB03" w14:textId="734A92B3"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r w:rsidR="009B54F3" w:rsidRPr="00C13260">
              <w:rPr>
                <w:rFonts w:ascii="Times New Roman" w:hAnsi="Times New Roman" w:cs="Times New Roman"/>
                <w:i/>
                <w:szCs w:val="22"/>
              </w:rPr>
              <w:t>prid</w:t>
            </w:r>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api/annotations/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0672EC85" w14:textId="77777777" w:rsidTr="00FC6C4A">
        <w:trPr>
          <w:tblCellSpacing w:w="15" w:type="dxa"/>
        </w:trPr>
        <w:tc>
          <w:tcPr>
            <w:tcW w:w="0" w:type="auto"/>
            <w:vAlign w:val="center"/>
            <w:hideMark/>
          </w:tcPr>
          <w:p w14:paraId="7218A45C" w14:textId="569C998C"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36664C64" w14:textId="68729F62"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D8D729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7FC5E340" w14:textId="77777777" w:rsidTr="00FC6C4A">
        <w:trPr>
          <w:tblCellSpacing w:w="15" w:type="dxa"/>
        </w:trPr>
        <w:tc>
          <w:tcPr>
            <w:tcW w:w="0" w:type="auto"/>
            <w:vAlign w:val="center"/>
            <w:hideMark/>
          </w:tcPr>
          <w:p w14:paraId="01E86AFC" w14:textId="77777777" w:rsidR="009B54F3" w:rsidRPr="006B0F8C" w:rsidRDefault="009B54F3" w:rsidP="00E02A1C">
            <w:pPr>
              <w:rPr>
                <w:rFonts w:eastAsia="Times New Roman" w:cs="Times New Roman"/>
                <w:szCs w:val="22"/>
              </w:rPr>
            </w:pPr>
            <w:r w:rsidRPr="006B0F8C">
              <w:rPr>
                <w:rFonts w:eastAsia="Times New Roman" w:cs="Times New Roman"/>
                <w:szCs w:val="22"/>
              </w:rPr>
              <w:t>GET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4C5CEFA8" w14:textId="57F4FE09"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2462DD06"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PermissionList</w:t>
            </w:r>
          </w:p>
        </w:tc>
      </w:tr>
      <w:tr w:rsidR="00C13260" w:rsidRPr="006B0F8C" w14:paraId="09A78097" w14:textId="77777777" w:rsidTr="00FC6C4A">
        <w:trPr>
          <w:tblCellSpacing w:w="15" w:type="dxa"/>
        </w:trPr>
        <w:tc>
          <w:tcPr>
            <w:tcW w:w="0" w:type="auto"/>
            <w:vAlign w:val="center"/>
            <w:hideMark/>
          </w:tcPr>
          <w:p w14:paraId="65AC17AB"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1614DA0F" w14:textId="1E56D23B"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nvelope PermissionResponseBody</w:t>
            </w:r>
          </w:p>
        </w:tc>
      </w:tr>
      <w:tr w:rsidR="00C13260" w:rsidRPr="006B0F8C" w14:paraId="1E379EB8" w14:textId="77777777" w:rsidTr="00FC6C4A">
        <w:trPr>
          <w:tblCellSpacing w:w="15" w:type="dxa"/>
        </w:trPr>
        <w:tc>
          <w:tcPr>
            <w:tcW w:w="0" w:type="auto"/>
            <w:vAlign w:val="center"/>
            <w:hideMark/>
          </w:tcPr>
          <w:p w14:paraId="79FCE231"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r w:rsidRPr="00C13260">
              <w:rPr>
                <w:rFonts w:ascii="Times New Roman" w:hAnsi="Times New Roman" w:cs="Times New Roman"/>
                <w:i/>
                <w:szCs w:val="22"/>
              </w:rPr>
              <w:t>prid</w:t>
            </w:r>
            <w:r w:rsidRPr="006B0F8C">
              <w:rPr>
                <w:rFonts w:eastAsia="Times New Roman" w:cs="Times New Roman"/>
                <w:szCs w:val="22"/>
              </w:rPr>
              <w:t xml:space="preserve"> </w:t>
            </w:r>
          </w:p>
        </w:tc>
        <w:tc>
          <w:tcPr>
            <w:tcW w:w="0" w:type="auto"/>
            <w:vAlign w:val="center"/>
            <w:hideMark/>
          </w:tcPr>
          <w:p w14:paraId="757E5A9F" w14:textId="3A6AF2E9"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r w:rsidR="00AF62C3" w:rsidRPr="00AF62C3">
              <w:rPr>
                <w:rFonts w:eastAsia="Times New Roman" w:cs="Times New Roman"/>
                <w:i/>
                <w:szCs w:val="22"/>
              </w:rPr>
              <w:t>prid</w:t>
            </w:r>
            <w:r>
              <w:rPr>
                <w:rFonts w:eastAsia="Times New Roman" w:cs="Times New Roman"/>
                <w:szCs w:val="22"/>
              </w:rPr>
              <w:t>. New access mode is given in the body of the request.</w:t>
            </w:r>
          </w:p>
        </w:tc>
        <w:tc>
          <w:tcPr>
            <w:tcW w:w="0" w:type="auto"/>
            <w:vAlign w:val="center"/>
            <w:hideMark/>
          </w:tcPr>
          <w:p w14:paraId="0B678A77" w14:textId="0EEAE194"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D0C81E"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229A077C" w14:textId="4C35DF58"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cs="Times New Roman"/>
          <w:szCs w:val="20"/>
        </w:rPr>
      </w:pPr>
      <w:r w:rsidRPr="00313D9B">
        <w:rPr>
          <w:rFont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4672F6B5" w14:textId="77777777" w:rsidTr="00FC6C4A">
        <w:trPr>
          <w:tblCellSpacing w:w="15" w:type="dxa"/>
        </w:trPr>
        <w:tc>
          <w:tcPr>
            <w:tcW w:w="2709" w:type="dxa"/>
            <w:vAlign w:val="center"/>
            <w:hideMark/>
          </w:tcPr>
          <w:p w14:paraId="2C15C4E2"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i/>
                <w:szCs w:val="22"/>
              </w:rPr>
              <w:t xml:space="preserve"> </w:t>
            </w:r>
          </w:p>
        </w:tc>
        <w:tc>
          <w:tcPr>
            <w:tcW w:w="3797" w:type="dxa"/>
            <w:vAlign w:val="center"/>
            <w:hideMark/>
          </w:tcPr>
          <w:p w14:paraId="5A2ECD5E" w14:textId="50E52F0B"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508982FD"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113EA3C4" w14:textId="77777777" w:rsidTr="00FC6C4A">
        <w:trPr>
          <w:tblCellSpacing w:w="15" w:type="dxa"/>
        </w:trPr>
        <w:tc>
          <w:tcPr>
            <w:tcW w:w="2709" w:type="dxa"/>
            <w:vAlign w:val="center"/>
            <w:hideMark/>
          </w:tcPr>
          <w:p w14:paraId="436F4C9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/versions</w:t>
            </w:r>
          </w:p>
        </w:tc>
        <w:tc>
          <w:tcPr>
            <w:tcW w:w="3797" w:type="dxa"/>
            <w:vAlign w:val="center"/>
            <w:hideMark/>
          </w:tcPr>
          <w:p w14:paraId="1FD9A6E7" w14:textId="615A543E"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r w:rsidR="009B54F3" w:rsidRPr="00CB0F7F">
              <w:rPr>
                <w:rFonts w:ascii="Times New Roman" w:hAnsi="Times New Roman" w:cs="Times New Roman"/>
                <w:i/>
                <w:szCs w:val="22"/>
              </w:rPr>
              <w:t>tid</w:t>
            </w:r>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7BE4BD4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ReferenceList</w:t>
            </w:r>
          </w:p>
        </w:tc>
      </w:tr>
      <w:tr w:rsidR="00D57E43" w:rsidRPr="00CB0F7F" w14:paraId="4B664961" w14:textId="77777777" w:rsidTr="00FC6C4A">
        <w:trPr>
          <w:tblCellSpacing w:w="15" w:type="dxa"/>
        </w:trPr>
        <w:tc>
          <w:tcPr>
            <w:tcW w:w="2709" w:type="dxa"/>
            <w:vAlign w:val="center"/>
            <w:hideMark/>
          </w:tcPr>
          <w:p w14:paraId="2B1D4EA0" w14:textId="4B5FD8F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POST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r w:rsidRPr="00CB0F7F">
              <w:rPr>
                <w:rFonts w:ascii="Times New Roman" w:hAnsi="Times New Roman" w:cs="Times New Roman"/>
                <w:i/>
                <w:szCs w:val="22"/>
              </w:rPr>
              <w:t>fragmentdescriptorstring</w:t>
            </w:r>
            <w:r w:rsidRPr="00CB0F7F">
              <w:rPr>
                <w:rFonts w:ascii="Times New Roman" w:eastAsia="Times New Roman" w:hAnsi="Times New Roman" w:cs="Times New Roman"/>
                <w:szCs w:val="22"/>
              </w:rPr>
              <w:t>/cached</w:t>
            </w:r>
          </w:p>
        </w:tc>
        <w:tc>
          <w:tcPr>
            <w:tcW w:w="3797" w:type="dxa"/>
            <w:vAlign w:val="center"/>
            <w:hideMark/>
          </w:tcPr>
          <w:p w14:paraId="1E5E215A" w14:textId="63DCAAAD"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r w:rsidR="009B54F3" w:rsidRPr="005E0C4D">
              <w:rPr>
                <w:rFonts w:ascii="Times New Roman" w:eastAsia="Times New Roman" w:hAnsi="Times New Roman" w:cs="Times New Roman"/>
                <w:i/>
                <w:szCs w:val="22"/>
              </w:rPr>
              <w:t>CachedRepresentationInfo</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chacher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C322947"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CachedRepresentationInfo</w:t>
            </w:r>
          </w:p>
        </w:tc>
      </w:tr>
      <w:tr w:rsidR="00DA3E2F" w:rsidRPr="00CB0F7F" w14:paraId="7C1E7F9A" w14:textId="77777777" w:rsidTr="00FC6C4A">
        <w:trPr>
          <w:trHeight w:val="2138"/>
          <w:tblCellSpacing w:w="15" w:type="dxa"/>
        </w:trPr>
        <w:tc>
          <w:tcPr>
            <w:tcW w:w="2709" w:type="dxa"/>
            <w:vAlign w:val="center"/>
            <w:hideMark/>
          </w:tcPr>
          <w:p w14:paraId="2E19FE1C"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DELETE api/targets/</w:t>
            </w:r>
            <w:r w:rsidRPr="005E0C4D">
              <w:rPr>
                <w:rFonts w:ascii="Times New Roman" w:hAnsi="Times New Roman" w:cs="Times New Roman"/>
                <w:i/>
                <w:szCs w:val="22"/>
              </w:rPr>
              <w:t>tid</w:t>
            </w:r>
            <w:r w:rsidRPr="00CB0F7F">
              <w:rPr>
                <w:rFonts w:ascii="Times New Roman" w:eastAsia="Times New Roman" w:hAnsi="Times New Roman" w:cs="Times New Roman"/>
                <w:szCs w:val="22"/>
              </w:rPr>
              <w:t>/cached/</w:t>
            </w:r>
            <w:r w:rsidRPr="005E0C4D">
              <w:rPr>
                <w:rFonts w:ascii="Times New Roman" w:hAnsi="Times New Roman" w:cs="Times New Roman"/>
                <w:i/>
                <w:szCs w:val="22"/>
              </w:rPr>
              <w:t>cid</w:t>
            </w:r>
            <w:r w:rsidRPr="00CB0F7F">
              <w:rPr>
                <w:rFonts w:ascii="Times New Roman" w:eastAsia="Times New Roman" w:hAnsi="Times New Roman" w:cs="Times New Roman"/>
                <w:szCs w:val="22"/>
              </w:rPr>
              <w:t xml:space="preserve"> </w:t>
            </w:r>
          </w:p>
        </w:tc>
        <w:tc>
          <w:tcPr>
            <w:tcW w:w="3797" w:type="dxa"/>
            <w:vAlign w:val="center"/>
            <w:hideMark/>
          </w:tcPr>
          <w:p w14:paraId="363632EB" w14:textId="238CACBB"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39122983" w14:textId="76B0D628" w:rsidR="009B54F3" w:rsidRPr="00CB0F7F" w:rsidRDefault="009B54F3" w:rsidP="009B54F3">
      <w:pPr>
        <w:rPr>
          <w:rFonts w:ascii="Times New Roman" w:eastAsia="Times New Roman" w:hAnsi="Times New Roman" w:cs="Times New Roman"/>
          <w:szCs w:val="22"/>
        </w:rPr>
      </w:pPr>
    </w:p>
    <w:p w14:paraId="08CF5618" w14:textId="77777777" w:rsidR="009B54F3" w:rsidRPr="00784277" w:rsidRDefault="009B54F3" w:rsidP="009B54F3">
      <w:pPr>
        <w:spacing w:before="100" w:beforeAutospacing="1" w:after="100" w:afterAutospacing="1"/>
        <w:rPr>
          <w:rFonts w:cs="Times New Roman"/>
          <w:b/>
          <w:bCs/>
        </w:rPr>
      </w:pPr>
      <w:r w:rsidRPr="00784277">
        <w:rPr>
          <w:rFonts w:cs="Times New Roman"/>
          <w:b/>
          <w:bCs/>
        </w:rPr>
        <w:t>api/cached</w:t>
      </w:r>
    </w:p>
    <w:p w14:paraId="15267F7C" w14:textId="74DD3834"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00F56455" w14:textId="01EEFEB3" w:rsidR="009B54F3" w:rsidRPr="00313D9B" w:rsidRDefault="009B54F3" w:rsidP="009B54F3">
      <w:pPr>
        <w:rPr>
          <w:rFonts w:eastAsia="Times New Roman"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4740ADAF" w14:textId="77777777" w:rsidTr="00FC6C4A">
        <w:trPr>
          <w:tblCellSpacing w:w="15" w:type="dxa"/>
        </w:trPr>
        <w:tc>
          <w:tcPr>
            <w:tcW w:w="0" w:type="auto"/>
            <w:vAlign w:val="center"/>
            <w:hideMark/>
          </w:tcPr>
          <w:p w14:paraId="58571A5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/metadata</w:t>
            </w:r>
          </w:p>
        </w:tc>
        <w:tc>
          <w:tcPr>
            <w:tcW w:w="0" w:type="auto"/>
            <w:vAlign w:val="center"/>
            <w:hideMark/>
          </w:tcPr>
          <w:p w14:paraId="2099489B" w14:textId="1DEDF699"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3383181C" w14:textId="77777777" w:rsidR="009B54F3" w:rsidRPr="00784277" w:rsidRDefault="009B54F3" w:rsidP="00FC6C4A">
            <w:pPr>
              <w:ind w:firstLine="0"/>
              <w:jc w:val="left"/>
              <w:rPr>
                <w:rFonts w:ascii="Times New Roman" w:eastAsia="Times New Roman" w:hAnsi="Times New Roman" w:cs="Times New Roman"/>
                <w:szCs w:val="22"/>
              </w:rPr>
            </w:pPr>
            <w:r w:rsidRPr="00784277">
              <w:rPr>
                <w:rFonts w:ascii="Times New Roman" w:eastAsia="Times New Roman" w:hAnsi="Times New Roman" w:cs="Times New Roman"/>
                <w:szCs w:val="22"/>
              </w:rPr>
              <w:t>CachedRepresentationInfo</w:t>
            </w:r>
          </w:p>
        </w:tc>
      </w:tr>
      <w:tr w:rsidR="00EF27E3" w:rsidRPr="00313D9B" w14:paraId="6DB6D62F" w14:textId="77777777" w:rsidTr="00FC6C4A">
        <w:trPr>
          <w:tblCellSpacing w:w="15" w:type="dxa"/>
        </w:trPr>
        <w:tc>
          <w:tcPr>
            <w:tcW w:w="0" w:type="auto"/>
            <w:vAlign w:val="center"/>
            <w:hideMark/>
          </w:tcPr>
          <w:p w14:paraId="1753DF4E"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/stream</w:t>
            </w:r>
          </w:p>
        </w:tc>
        <w:tc>
          <w:tcPr>
            <w:tcW w:w="0" w:type="auto"/>
            <w:vAlign w:val="center"/>
            <w:hideMark/>
          </w:tcPr>
          <w:p w14:paraId="07AA66D1" w14:textId="6E281891"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27"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2F370B3C" w14:textId="13435EE0"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09101290" w14:textId="77777777" w:rsidTr="00FC6C4A">
        <w:trPr>
          <w:tblCellSpacing w:w="15" w:type="dxa"/>
        </w:trPr>
        <w:tc>
          <w:tcPr>
            <w:tcW w:w="0" w:type="auto"/>
            <w:vAlign w:val="center"/>
            <w:hideMark/>
          </w:tcPr>
          <w:p w14:paraId="1A43BDAA"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/content</w:t>
            </w:r>
          </w:p>
        </w:tc>
        <w:tc>
          <w:tcPr>
            <w:tcW w:w="0" w:type="auto"/>
            <w:vAlign w:val="center"/>
            <w:hideMark/>
          </w:tcPr>
          <w:p w14:paraId="33CFEE83" w14:textId="242643C3"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28"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4AFDE391" w14:textId="652A3A0B"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48A4CC78" w14:textId="48ADD857" w:rsidR="009B54F3" w:rsidRPr="00313D9B" w:rsidRDefault="009B54F3" w:rsidP="009B54F3">
      <w:pPr>
        <w:rPr>
          <w:rFonts w:eastAsia="Times New Roman" w:cs="Times New Roman"/>
          <w:szCs w:val="20"/>
        </w:rPr>
      </w:pPr>
    </w:p>
    <w:p w14:paraId="7544ED3C" w14:textId="78742FFE" w:rsidR="009B54F3" w:rsidRPr="00313D9B" w:rsidRDefault="0067779D" w:rsidP="009B54F3">
      <w:pPr>
        <w:spacing w:before="100" w:beforeAutospacing="1" w:after="100" w:afterAutospacing="1"/>
        <w:outlineLvl w:val="2"/>
        <w:rPr>
          <w:rFonts w:eastAsia="Times New Roman" w:cs="Times New Roman"/>
          <w:b/>
          <w:bCs/>
          <w:sz w:val="27"/>
          <w:szCs w:val="27"/>
        </w:rPr>
      </w:pPr>
      <w:bookmarkStart w:id="29" w:name="user-content-notebooks-implemented-but-n"/>
      <w:bookmarkEnd w:id="29"/>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cs="Times New Roman"/>
          <w:b/>
          <w:bCs/>
          <w:szCs w:val="20"/>
        </w:rPr>
      </w:pPr>
      <w:r w:rsidRPr="00313D9B">
        <w:rPr>
          <w:rFont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7672443F" w14:textId="71AFFFAD"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4CA05201" w14:textId="77777777" w:rsidTr="00FC6C4A">
        <w:trPr>
          <w:tblCellSpacing w:w="15" w:type="dxa"/>
        </w:trPr>
        <w:tc>
          <w:tcPr>
            <w:tcW w:w="2709" w:type="dxa"/>
            <w:vAlign w:val="center"/>
            <w:hideMark/>
          </w:tcPr>
          <w:p w14:paraId="5B2B803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p>
        </w:tc>
        <w:tc>
          <w:tcPr>
            <w:tcW w:w="3498" w:type="dxa"/>
            <w:vAlign w:val="center"/>
            <w:hideMark/>
          </w:tcPr>
          <w:p w14:paraId="2EE3A916" w14:textId="194AE675"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notebook-infos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EDA6D4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NotebookInfoList</w:t>
            </w:r>
          </w:p>
        </w:tc>
      </w:tr>
      <w:tr w:rsidR="009B54F3" w:rsidRPr="00313D9B" w14:paraId="0005EF10" w14:textId="77777777" w:rsidTr="00FC6C4A">
        <w:trPr>
          <w:tblCellSpacing w:w="15" w:type="dxa"/>
        </w:trPr>
        <w:tc>
          <w:tcPr>
            <w:tcW w:w="2709" w:type="dxa"/>
            <w:vAlign w:val="center"/>
            <w:hideMark/>
          </w:tcPr>
          <w:p w14:paraId="3D76D63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api/notebooks/owned</w:t>
            </w:r>
          </w:p>
        </w:tc>
        <w:tc>
          <w:tcPr>
            <w:tcW w:w="3498" w:type="dxa"/>
            <w:vAlign w:val="center"/>
            <w:hideMark/>
          </w:tcPr>
          <w:p w14:paraId="1303E9E0" w14:textId="26FD1201"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182FE23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66F78B50" w14:textId="77777777" w:rsidTr="00FC6C4A">
        <w:trPr>
          <w:tblCellSpacing w:w="15" w:type="dxa"/>
        </w:trPr>
        <w:tc>
          <w:tcPr>
            <w:tcW w:w="2709" w:type="dxa"/>
            <w:vAlign w:val="center"/>
            <w:hideMark/>
          </w:tcPr>
          <w:p w14:paraId="7EB0EA3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/readers</w:t>
            </w:r>
          </w:p>
        </w:tc>
        <w:tc>
          <w:tcPr>
            <w:tcW w:w="3498" w:type="dxa"/>
            <w:vAlign w:val="center"/>
            <w:hideMark/>
          </w:tcPr>
          <w:p w14:paraId="6415282D" w14:textId="007C0803"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AB32DFA"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3AF4184E" w14:textId="77777777" w:rsidTr="00FC6C4A">
        <w:trPr>
          <w:tblCellSpacing w:w="15" w:type="dxa"/>
        </w:trPr>
        <w:tc>
          <w:tcPr>
            <w:tcW w:w="2709" w:type="dxa"/>
            <w:vAlign w:val="center"/>
            <w:hideMark/>
          </w:tcPr>
          <w:p w14:paraId="41A85E7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/writers</w:t>
            </w:r>
          </w:p>
        </w:tc>
        <w:tc>
          <w:tcPr>
            <w:tcW w:w="3498" w:type="dxa"/>
            <w:vAlign w:val="center"/>
            <w:hideMark/>
          </w:tcPr>
          <w:p w14:paraId="733C01D8" w14:textId="314C092C"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601FB1C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155D5AF6" w14:textId="77777777" w:rsidTr="00FC6C4A">
        <w:trPr>
          <w:tblCellSpacing w:w="15" w:type="dxa"/>
        </w:trPr>
        <w:tc>
          <w:tcPr>
            <w:tcW w:w="2709" w:type="dxa"/>
            <w:vAlign w:val="center"/>
            <w:hideMark/>
          </w:tcPr>
          <w:p w14:paraId="4155293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/metadata</w:t>
            </w:r>
          </w:p>
        </w:tc>
        <w:tc>
          <w:tcPr>
            <w:tcW w:w="3498" w:type="dxa"/>
            <w:vAlign w:val="center"/>
            <w:hideMark/>
          </w:tcPr>
          <w:p w14:paraId="7B1B5515" w14:textId="2F6AC56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r w:rsidR="009B54F3" w:rsidRPr="006A3CD1">
              <w:rPr>
                <w:rFonts w:ascii="Times New Roman" w:hAnsi="Times New Roman" w:cs="Times New Roman"/>
                <w:i/>
                <w:szCs w:val="22"/>
              </w:rPr>
              <w:t>nid</w:t>
            </w:r>
            <w:r>
              <w:rPr>
                <w:rFonts w:ascii="Times New Roman" w:eastAsia="Times New Roman" w:hAnsi="Times New Roman" w:cs="Times New Roman"/>
                <w:szCs w:val="22"/>
              </w:rPr>
              <w:t>.</w:t>
            </w:r>
          </w:p>
        </w:tc>
        <w:tc>
          <w:tcPr>
            <w:tcW w:w="2790" w:type="dxa"/>
            <w:vAlign w:val="center"/>
            <w:hideMark/>
          </w:tcPr>
          <w:p w14:paraId="629BFD9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2D768EB5" w14:textId="77777777" w:rsidTr="00FC6C4A">
        <w:trPr>
          <w:tblCellSpacing w:w="15" w:type="dxa"/>
        </w:trPr>
        <w:tc>
          <w:tcPr>
            <w:tcW w:w="2709" w:type="dxa"/>
            <w:vAlign w:val="center"/>
            <w:hideMark/>
          </w:tcPr>
          <w:p w14:paraId="01B74CE5"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00663075">
              <w:rPr>
                <w:rFonts w:ascii="Times New Roman" w:hAnsi="Times New Roman" w:cs="Times New Roman"/>
                <w:i/>
                <w:szCs w:val="22"/>
              </w:rPr>
              <w:t>nid</w:t>
            </w:r>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t>maximumAnnotations=</w:t>
            </w:r>
          </w:p>
          <w:p w14:paraId="56552C3C"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t>startAnnotation=</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2E2BE7F5"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orderby=</w:t>
            </w:r>
            <w:r w:rsidRPr="00663075">
              <w:rPr>
                <w:rFonts w:ascii="Times New Roman" w:eastAsia="Times New Roman" w:hAnsi="Times New Roman" w:cs="Times New Roman"/>
                <w:i/>
                <w:szCs w:val="22"/>
              </w:rPr>
              <w:t>orderby</w:t>
            </w:r>
            <w:r w:rsidRPr="006A3CD1">
              <w:rPr>
                <w:rFonts w:ascii="Times New Roman" w:eastAsia="Times New Roman" w:hAnsi="Times New Roman" w:cs="Times New Roman"/>
                <w:szCs w:val="22"/>
              </w:rPr>
              <w:t>&amp;</w:t>
            </w:r>
          </w:p>
          <w:p w14:paraId="39774A90" w14:textId="656E709A"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orderingMode=</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30743CD2" w14:textId="02AC84AE"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r w:rsidR="009B54F3" w:rsidRPr="006A3CD1">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optional </w:t>
            </w:r>
            <w:r w:rsidR="009B54F3" w:rsidRPr="00E20BE8">
              <w:rPr>
                <w:rFonts w:ascii="Times New Roman" w:eastAsia="Times New Roman" w:hAnsi="Times New Roman" w:cs="Times New Roman"/>
                <w:i/>
                <w:szCs w:val="22"/>
              </w:rPr>
              <w:t>maximumAnnotations</w:t>
            </w:r>
            <w:r w:rsidR="009B54F3" w:rsidRPr="006A3CD1">
              <w:rPr>
                <w:rFonts w:ascii="Times New Roman" w:eastAsia="Times New Roman" w:hAnsi="Times New Roman" w:cs="Times New Roman"/>
                <w:szCs w:val="22"/>
              </w:rPr>
              <w:t xml:space="preserve"> specifies the maximum number of annotations to retrieve (default -1, all annotations), optional </w:t>
            </w:r>
            <w:r w:rsidR="009B54F3" w:rsidRPr="00E20BE8">
              <w:rPr>
                <w:rFonts w:ascii="Times New Roman" w:eastAsia="Times New Roman" w:hAnsi="Times New Roman" w:cs="Times New Roman"/>
                <w:i/>
                <w:szCs w:val="22"/>
              </w:rPr>
              <w:t>startAnnotation</w:t>
            </w:r>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Cs w:val="22"/>
              </w:rPr>
              <w:t>orderby</w:t>
            </w:r>
            <w:r w:rsidR="009B54F3" w:rsidRPr="006A3CD1">
              <w:rPr>
                <w:rFonts w:ascii="Times New Roman" w:eastAsia="Times New Roman" w:hAnsi="Times New Roman" w:cs="Times New Roman"/>
                <w:szCs w:val="22"/>
              </w:rPr>
              <w:t xml:space="preserve">, specifies the RDF property used to order the annotations (default: dc:created ), optional </w:t>
            </w:r>
            <w:r w:rsidR="009B54F3" w:rsidRPr="00E20BE8">
              <w:rPr>
                <w:rFonts w:ascii="Times New Roman" w:eastAsia="Times New Roman" w:hAnsi="Times New Roman" w:cs="Times New Roman"/>
                <w:i/>
                <w:szCs w:val="22"/>
              </w:rPr>
              <w:t>orderingMode</w:t>
            </w:r>
            <w:r w:rsidR="009B54F3" w:rsidRPr="006A3CD1">
              <w:rPr>
                <w:rFonts w:ascii="Times New Roman" w:eastAsia="Times New Roman" w:hAnsi="Times New Roman" w:cs="Times New Roman"/>
                <w:szCs w:val="22"/>
              </w:rPr>
              <w:t xml:space="preserve"> specifies if the results should be sorted using a descending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 xml:space="preserve">=1 or an ascending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=0 (default: 0 )</w:t>
            </w:r>
          </w:p>
        </w:tc>
        <w:tc>
          <w:tcPr>
            <w:tcW w:w="2790" w:type="dxa"/>
            <w:vAlign w:val="center"/>
            <w:hideMark/>
          </w:tcPr>
          <w:p w14:paraId="764E1B34"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18F43469" w14:textId="77777777" w:rsidTr="00FC6C4A">
        <w:trPr>
          <w:tblCellSpacing w:w="15" w:type="dxa"/>
        </w:trPr>
        <w:tc>
          <w:tcPr>
            <w:tcW w:w="2709" w:type="dxa"/>
            <w:vAlign w:val="center"/>
            <w:hideMark/>
          </w:tcPr>
          <w:p w14:paraId="384D702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0DD34236" w14:textId="2F1A4E6E"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7C9FC92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5EAE8E9" w14:textId="77777777" w:rsidTr="00FC6C4A">
        <w:trPr>
          <w:trHeight w:val="632"/>
          <w:tblCellSpacing w:w="15" w:type="dxa"/>
        </w:trPr>
        <w:tc>
          <w:tcPr>
            <w:tcW w:w="2709" w:type="dxa"/>
            <w:vAlign w:val="center"/>
            <w:hideMark/>
          </w:tcPr>
          <w:p w14:paraId="6B8B5AD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5C27C004" w14:textId="1D8797D1"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r w:rsidR="009B54F3" w:rsidRPr="00E20BE8">
              <w:rPr>
                <w:rFonts w:ascii="Times New Roman" w:hAnsi="Times New Roman" w:cs="Times New Roman"/>
                <w:i/>
                <w:szCs w:val="22"/>
              </w:rPr>
              <w:t>nid</w:t>
            </w:r>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BFE4D5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2EF7D907" w14:textId="77777777" w:rsidTr="00FC6C4A">
        <w:trPr>
          <w:tblCellSpacing w:w="15" w:type="dxa"/>
        </w:trPr>
        <w:tc>
          <w:tcPr>
            <w:tcW w:w="2709" w:type="dxa"/>
            <w:vAlign w:val="center"/>
            <w:hideMark/>
          </w:tcPr>
          <w:p w14:paraId="7FF623D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p>
        </w:tc>
        <w:tc>
          <w:tcPr>
            <w:tcW w:w="3498" w:type="dxa"/>
            <w:vAlign w:val="center"/>
            <w:hideMark/>
          </w:tcPr>
          <w:p w14:paraId="20CA9A5F" w14:textId="2F360284"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790F44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CE0BD65" w14:textId="77777777" w:rsidTr="00FC6C4A">
        <w:trPr>
          <w:tblCellSpacing w:w="15" w:type="dxa"/>
        </w:trPr>
        <w:tc>
          <w:tcPr>
            <w:tcW w:w="2709" w:type="dxa"/>
            <w:vAlign w:val="center"/>
            <w:hideMark/>
          </w:tcPr>
          <w:p w14:paraId="754DB2D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DELETE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40D2BF04" w14:textId="62D46912"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Annotations stay, they just lose connection to </w:t>
            </w:r>
            <w:r w:rsidR="009B54F3" w:rsidRPr="00E20BE8">
              <w:rPr>
                <w:rFonts w:ascii="Times New Roman" w:hAnsi="Times New Roman" w:cs="Times New Roman"/>
                <w:i/>
                <w:szCs w:val="22"/>
              </w:rPr>
              <w:t>nid</w:t>
            </w:r>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6FF6DF4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6107D381" w14:textId="77777777" w:rsidTr="00FC6C4A">
        <w:trPr>
          <w:tblCellSpacing w:w="15" w:type="dxa"/>
        </w:trPr>
        <w:tc>
          <w:tcPr>
            <w:tcW w:w="2709" w:type="dxa"/>
            <w:vAlign w:val="center"/>
            <w:hideMark/>
          </w:tcPr>
          <w:p w14:paraId="04CECFC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0D065B37" w14:textId="01EB66DD"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47E616D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bl>
    <w:p w14:paraId="69967258" w14:textId="1CA2EA1E" w:rsidR="009B54F3" w:rsidRPr="00FC5A7C" w:rsidRDefault="009B54F3" w:rsidP="00D57E43">
      <w:pPr>
        <w:pStyle w:val="Heading2"/>
      </w:pPr>
      <w:bookmarkStart w:id="30" w:name="_Toc274924015"/>
      <w:r w:rsidRPr="00FC5A7C">
        <w:t xml:space="preserve">DWAN </w:t>
      </w:r>
      <w:r w:rsidR="00940D6A">
        <w:t>front-end</w:t>
      </w:r>
      <w:r w:rsidRPr="00FC5A7C">
        <w:t>(s)</w:t>
      </w:r>
      <w:bookmarkEnd w:id="30"/>
    </w:p>
    <w:p w14:paraId="7E412B8E" w14:textId="56D993E4" w:rsidR="009B54F3" w:rsidRDefault="009B54F3" w:rsidP="00D57E43">
      <w:pPr>
        <w:pStyle w:val="Heading3"/>
      </w:pPr>
      <w:bookmarkStart w:id="31" w:name="_Toc274924016"/>
      <w:r w:rsidRPr="00FC5A7C">
        <w:t xml:space="preserve">Wired-Marker based </w:t>
      </w:r>
      <w:r w:rsidR="00940D6A">
        <w:t>front-end</w:t>
      </w:r>
      <w:bookmarkEnd w:id="31"/>
    </w:p>
    <w:p w14:paraId="6B103B2E" w14:textId="6ADDE321"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1"/>
      </w:r>
      <w:r w:rsidR="003354BB">
        <w:t xml:space="preserve"> </w:t>
      </w:r>
      <w:r w:rsidR="003354BB" w:rsidRPr="001C44E2">
        <w:t>and Prof. Okubo</w:t>
      </w:r>
      <w:r w:rsidR="003354BB">
        <w:t xml:space="preserve">. </w:t>
      </w:r>
    </w:p>
    <w:p w14:paraId="68BB4081" w14:textId="4217F2A3"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w:t>
      </w:r>
      <w:ins w:id="32" w:author="SND" w:date="2014-10-12T16:53:00Z">
        <w:r w:rsidR="007F490A">
          <w:t>,</w:t>
        </w:r>
      </w:ins>
      <w:r>
        <w:t xml:space="preserve"> this condition has been waived. </w:t>
      </w:r>
    </w:p>
    <w:p w14:paraId="72A68B2C" w14:textId="37E1BC4D" w:rsidR="003354BB" w:rsidRDefault="003354BB" w:rsidP="003354BB">
      <w:pPr>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2"/>
      </w:r>
      <w:r w:rsidR="00A9774E">
        <w:rPr>
          <w:lang w:val="en-US"/>
        </w:rPr>
        <w:t xml:space="preserve"> </w:t>
      </w:r>
      <w:r>
        <w:rPr>
          <w:lang w:val="en-US"/>
        </w:rPr>
        <w:t xml:space="preserve">file from the DASISH GitHub repository at </w:t>
      </w:r>
      <w:hyperlink r:id="rId33"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6A01A88B"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4" w:history="1">
        <w:r w:rsidRPr="00002394">
          <w:rPr>
            <w:color w:val="000000" w:themeColor="text1"/>
            <w:lang w:val="en-US"/>
          </w:rPr>
          <w:t>user interface markup language</w:t>
        </w:r>
      </w:hyperlink>
      <w:r w:rsidRPr="00002394">
        <w:rPr>
          <w:color w:val="000000" w:themeColor="text1"/>
          <w:lang w:val="en-US"/>
        </w:rPr>
        <w:t xml:space="preserve"> developed by </w:t>
      </w:r>
      <w:hyperlink r:id="rId35" w:history="1">
        <w:r w:rsidRPr="00002394">
          <w:rPr>
            <w:color w:val="000000" w:themeColor="text1"/>
            <w:lang w:val="en-US"/>
          </w:rPr>
          <w:t>Mozilla</w:t>
        </w:r>
      </w:hyperlink>
      <w:r w:rsidRPr="00002394">
        <w:rPr>
          <w:color w:val="000000" w:themeColor="text1"/>
          <w:lang w:val="en-US"/>
        </w:rPr>
        <w:t xml:space="preserve">. XUL is implemented as an </w:t>
      </w:r>
      <w:hyperlink r:id="rId36" w:history="1">
        <w:r w:rsidRPr="00002394">
          <w:rPr>
            <w:color w:val="000000" w:themeColor="text1"/>
            <w:lang w:val="en-US"/>
          </w:rPr>
          <w:t>XML</w:t>
        </w:r>
      </w:hyperlink>
      <w:r w:rsidRPr="00002394">
        <w:rPr>
          <w:color w:val="000000" w:themeColor="text1"/>
          <w:lang w:val="en-US"/>
        </w:rPr>
        <w:t xml:space="preserve"> dialect; it allows for </w:t>
      </w:r>
      <w:hyperlink r:id="rId37"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8"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ins w:id="33" w:author="SND" w:date="2014-10-12T17:08:00Z">
        <w:r w:rsidR="00CE7356">
          <w:rPr>
            <w:lang w:val="en-US"/>
          </w:rPr>
          <w:t xml:space="preserve"> </w:t>
        </w:r>
      </w:ins>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p>
    <w:p w14:paraId="070D8ACF" w14:textId="36E63C5A" w:rsidR="003354BB" w:rsidRDefault="003354BB" w:rsidP="003354BB">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w:t>
      </w:r>
      <w:r w:rsidR="00940D6A">
        <w:rPr>
          <w:lang w:val="en-US"/>
        </w:rPr>
        <w:t>back-end</w:t>
      </w:r>
      <w:r>
        <w:rPr>
          <w:lang w:val="en-US"/>
        </w:rPr>
        <w:t xml:space="preserve">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50FBA3CA" w:rsidR="003354BB" w:rsidRDefault="003354BB" w:rsidP="003354BB">
      <w:pPr>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sidR="009D0492">
        <w:rPr>
          <w:lang w:val="en-US"/>
        </w:rPr>
        <w:t>original document.</w:t>
      </w:r>
      <w:r>
        <w:rPr>
          <w:lang w:val="en-US"/>
        </w:rPr>
        <w:t xml:space="preserve"> </w:t>
      </w:r>
      <w:r w:rsidR="003D21C4">
        <w:rPr>
          <w:lang w:val="en-US"/>
        </w:rPr>
        <w:t>Fu</w:t>
      </w:r>
      <w:r w:rsidR="006950E9">
        <w:rPr>
          <w:lang w:val="en-US"/>
        </w:rPr>
        <w:t>rthermore,</w:t>
      </w:r>
      <w:r w:rsidR="003D21C4">
        <w:rPr>
          <w:lang w:val="en-US"/>
        </w:rPr>
        <w:t xml:space="preserve"> t</w:t>
      </w:r>
      <w:r>
        <w:rPr>
          <w:lang w:val="en-US"/>
        </w:rPr>
        <w:t>he information about the colo</w:t>
      </w:r>
      <w:r w:rsidR="008E3288">
        <w:rPr>
          <w:lang w:val="en-US"/>
        </w:rPr>
        <w:t>u</w:t>
      </w:r>
      <w:r>
        <w:rPr>
          <w:lang w:val="en-US"/>
        </w:rPr>
        <w:t>r is represented as a CSS</w:t>
      </w:r>
      <w:ins w:id="34" w:author="SND" w:date="2014-10-12T17:24:00Z">
        <w:r w:rsidR="00E03FA6">
          <w:rPr>
            <w:lang w:val="en-US"/>
          </w:rPr>
          <w:t xml:space="preserve"> </w:t>
        </w:r>
      </w:ins>
      <w:r>
        <w:rPr>
          <w:lang w:val="en-US"/>
        </w:rPr>
        <w:t xml:space="preserve">property </w:t>
      </w:r>
      <w:r w:rsidR="003D21C4">
        <w:rPr>
          <w:lang w:val="en-US"/>
        </w:rPr>
        <w:t xml:space="preserve">as part of </w:t>
      </w:r>
      <w:r>
        <w:rPr>
          <w:lang w:val="en-US"/>
        </w:rPr>
        <w:t>the fragment</w:t>
      </w:r>
      <w:r w:rsidR="009D0492">
        <w:rPr>
          <w:lang w:val="en-US"/>
        </w:rPr>
        <w:t>.</w:t>
      </w:r>
    </w:p>
    <w:p w14:paraId="19BEFC64" w14:textId="0612AF91" w:rsidR="003354BB" w:rsidRDefault="00F20147" w:rsidP="003354BB">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An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4EE55188" w14:textId="6CCA21E3" w:rsidR="003354BB" w:rsidRDefault="003354BB" w:rsidP="003354BB">
      <w:pPr>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w:t>
      </w:r>
      <w:r w:rsidR="006950E9">
        <w:rPr>
          <w:lang w:val="en-US"/>
        </w:rPr>
        <w:t>i</w:t>
      </w:r>
      <w:r>
        <w:rPr>
          <w:lang w:val="en-US"/>
        </w:rPr>
        <w:t>n the database and transferred by the server on GET request of the client. Upgrading the DWAN client so that it will</w:t>
      </w:r>
      <w:r w:rsidR="006950E9">
        <w:rPr>
          <w:lang w:val="en-US"/>
        </w:rPr>
        <w:t xml:space="preserve"> </w:t>
      </w:r>
      <w:r w:rsidR="00D210DD">
        <w:rPr>
          <w:lang w:val="en-US"/>
        </w:rPr>
        <w:t>be able to</w:t>
      </w:r>
      <w:r>
        <w:rPr>
          <w:lang w:val="en-US"/>
        </w:rPr>
        <w:t xml:space="preserve"> interpret the </w:t>
      </w:r>
      <w:r w:rsidR="00171600">
        <w:rPr>
          <w:lang w:val="en-US"/>
        </w:rPr>
        <w:t>colour</w:t>
      </w:r>
      <w:r>
        <w:rPr>
          <w:lang w:val="en-US"/>
        </w:rPr>
        <w:t xml:space="preserve"> </w:t>
      </w:r>
      <w:r w:rsidR="00387638">
        <w:rPr>
          <w:lang w:val="en-US"/>
        </w:rPr>
        <w:t>specification</w:t>
      </w:r>
      <w:ins w:id="35" w:author="SND" w:date="2014-10-13T11:40:00Z">
        <w:r w:rsidR="00387638">
          <w:rPr>
            <w:lang w:val="en-US"/>
          </w:rPr>
          <w:t xml:space="preserve"> </w:t>
        </w:r>
      </w:ins>
      <w:r>
        <w:rPr>
          <w:lang w:val="en-US"/>
        </w:rPr>
        <w:t xml:space="preserve">correctly is left to future </w:t>
      </w:r>
      <w:r w:rsidR="002F0D6A">
        <w:rPr>
          <w:lang w:val="en-US"/>
        </w:rPr>
        <w:t>development efforts</w:t>
      </w:r>
      <w:r w:rsidR="000F39F5">
        <w:rPr>
          <w:lang w:val="en-US"/>
        </w:rPr>
        <w:t>.</w:t>
      </w:r>
    </w:p>
    <w:p w14:paraId="4E75BA01" w14:textId="34D57B76" w:rsidR="003354BB" w:rsidRDefault="003354BB" w:rsidP="003354BB">
      <w:pPr>
        <w:rPr>
          <w:lang w:val="en-US"/>
        </w:rPr>
      </w:pPr>
      <w:r>
        <w:rPr>
          <w:lang w:val="en-US"/>
        </w:rPr>
        <w:t xml:space="preserve">Annotations </w:t>
      </w:r>
      <w:r w:rsidR="00432422">
        <w:rPr>
          <w:lang w:val="en-US"/>
        </w:rPr>
        <w:t xml:space="preserve">that are listed </w:t>
      </w:r>
      <w:r>
        <w:rPr>
          <w:lang w:val="en-US"/>
        </w:rPr>
        <w:t xml:space="preserve">in the </w:t>
      </w:r>
      <w:r w:rsidRPr="008E3288">
        <w:rPr>
          <w:i/>
          <w:lang w:val="en-US"/>
        </w:rPr>
        <w:t>incoming</w:t>
      </w:r>
      <w:r>
        <w:rPr>
          <w:lang w:val="en-US"/>
        </w:rPr>
        <w:t xml:space="preserve"> folder always come from the </w:t>
      </w:r>
      <w:r w:rsidR="00940D6A">
        <w:rPr>
          <w:lang w:val="en-US"/>
        </w:rPr>
        <w:t>back-end</w:t>
      </w:r>
      <w:r>
        <w:rPr>
          <w:lang w:val="en-US"/>
        </w:rPr>
        <w:t xml:space="preserve"> database </w:t>
      </w:r>
      <w:r w:rsidR="00914494">
        <w:rPr>
          <w:lang w:val="en-US"/>
        </w:rPr>
        <w:t>due to the fact that these were</w:t>
      </w:r>
      <w:r>
        <w:rPr>
          <w:lang w:val="en-US"/>
        </w:rPr>
        <w:t xml:space="preserve"> generated </w:t>
      </w:r>
      <w:r w:rsidR="00686A40">
        <w:rPr>
          <w:lang w:val="en-US"/>
        </w:rPr>
        <w:t xml:space="preserve">not by the local, but </w:t>
      </w:r>
      <w:r>
        <w:rPr>
          <w:lang w:val="en-US"/>
        </w:rPr>
        <w:t>by another</w:t>
      </w:r>
      <w:r w:rsidR="006950E9">
        <w:rPr>
          <w:lang w:val="en-US"/>
        </w:rPr>
        <w:t>,</w:t>
      </w:r>
      <w:ins w:id="36" w:author="SND" w:date="2014-10-13T11:42:00Z">
        <w:r w:rsidR="00686A40">
          <w:rPr>
            <w:lang w:val="en-US"/>
          </w:rPr>
          <w:t xml:space="preserve"> </w:t>
        </w:r>
      </w:ins>
      <w:r w:rsidR="00686A40">
        <w:rPr>
          <w:lang w:val="en-US"/>
        </w:rPr>
        <w:t>remote</w:t>
      </w:r>
      <w:r>
        <w:rPr>
          <w:lang w:val="en-US"/>
        </w:rPr>
        <w:t xml:space="preserve"> instance of the DWAN client. A</w:t>
      </w:r>
      <w:r w:rsidR="006950E9">
        <w:rPr>
          <w:lang w:val="en-US"/>
        </w:rPr>
        <w:t>ll a</w:t>
      </w:r>
      <w:r>
        <w:rPr>
          <w:lang w:val="en-US"/>
        </w:rPr>
        <w:t xml:space="preserve">nnotations generated by </w:t>
      </w:r>
      <w:r w:rsidR="00EC2966">
        <w:rPr>
          <w:lang w:val="en-US"/>
        </w:rPr>
        <w:t>the local</w:t>
      </w:r>
      <w:r>
        <w:rPr>
          <w:lang w:val="en-US"/>
        </w:rPr>
        <w:t xml:space="preserve"> client are distributed across the subfolders (</w:t>
      </w:r>
      <w:r w:rsidRPr="008E3288">
        <w:rPr>
          <w:i/>
          <w:lang w:val="en-US"/>
        </w:rPr>
        <w:t>markers</w:t>
      </w:r>
      <w:r>
        <w:rPr>
          <w:lang w:val="en-US"/>
        </w:rPr>
        <w:t xml:space="preserve">) of the local folder according to their </w:t>
      </w:r>
      <w:r w:rsidR="00171600">
        <w:rPr>
          <w:lang w:val="en-US"/>
        </w:rPr>
        <w:t>colour</w:t>
      </w:r>
      <w:r w:rsidR="00BD0EDC">
        <w:rPr>
          <w:lang w:val="en-US"/>
        </w:rPr>
        <w:t>s.</w:t>
      </w:r>
    </w:p>
    <w:p w14:paraId="4CD16028" w14:textId="77777777" w:rsidR="0047689F" w:rsidRDefault="003354BB" w:rsidP="003354BB">
      <w:r w:rsidRPr="00367B2F">
        <w:rPr>
          <w:rFonts w:cs="Arial"/>
          <w:color w:val="000000"/>
        </w:rPr>
        <w:t xml:space="preserve">In order to access the database and </w:t>
      </w:r>
      <w:r w:rsidR="0030345F">
        <w:rPr>
          <w:rFonts w:cs="Arial"/>
          <w:color w:val="000000"/>
        </w:rPr>
        <w:t>thus</w:t>
      </w:r>
      <w:ins w:id="37" w:author="SND" w:date="2014-10-13T11:43:00Z">
        <w:r w:rsidR="0030345F" w:rsidRPr="00367B2F">
          <w:rPr>
            <w:rFonts w:cs="Arial"/>
            <w:color w:val="000000"/>
          </w:rPr>
          <w:t xml:space="preserve"> </w:t>
        </w:r>
      </w:ins>
      <w:r w:rsidRPr="00367B2F">
        <w:rPr>
          <w:rFonts w:cs="Arial"/>
          <w:color w:val="000000"/>
        </w:rPr>
        <w:t>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institution is listed as a S</w:t>
      </w:r>
      <w:r>
        <w:rPr>
          <w:rFonts w:cs="Arial"/>
          <w:color w:val="000000"/>
        </w:rPr>
        <w:t>hibboleth Identity Provider</w:t>
      </w:r>
      <w:r w:rsidR="00583382">
        <w:rPr>
          <w:rFonts w:cs="Arial"/>
          <w:color w:val="000000"/>
        </w:rPr>
        <w:t>,</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p>
    <w:p w14:paraId="08555B37" w14:textId="0137BFBE" w:rsidR="0047689F" w:rsidRDefault="0094332D" w:rsidP="0047689F">
      <w:pPr>
        <w:pStyle w:val="ListParagraph"/>
        <w:numPr>
          <w:ilvl w:val="0"/>
          <w:numId w:val="49"/>
        </w:numPr>
      </w:pPr>
      <w:hyperlink r:id="rId39" w:history="1">
        <w:r w:rsidR="003354BB" w:rsidRPr="0047689F">
          <w:rPr>
            <w:rStyle w:val="Hyperlink"/>
            <w:rFonts w:cs="Arial"/>
            <w:color w:val="1155CC"/>
          </w:rPr>
          <w:t>https://lux17.mpi.nl/ds/webannotator-basic/</w:t>
        </w:r>
      </w:hyperlink>
      <w:r w:rsidR="0047689F">
        <w:t xml:space="preserve"> or</w:t>
      </w:r>
    </w:p>
    <w:p w14:paraId="62C0AEAB" w14:textId="52B80232" w:rsidR="0047689F" w:rsidRDefault="0047689F" w:rsidP="0047689F">
      <w:pPr>
        <w:pStyle w:val="ListParagraph"/>
        <w:numPr>
          <w:ilvl w:val="0"/>
          <w:numId w:val="49"/>
        </w:numPr>
      </w:pPr>
      <w:r>
        <w:t xml:space="preserve"> </w:t>
      </w:r>
      <w:hyperlink r:id="rId40" w:history="1">
        <w:r w:rsidRPr="00BD20E3">
          <w:rPr>
            <w:rStyle w:val="Hyperlink"/>
            <w:rFonts w:cs="Arial"/>
          </w:rPr>
          <w:t>https://lux17.mpi.nl/ds/webannotator/</w:t>
        </w:r>
      </w:hyperlink>
      <w:r>
        <w:t xml:space="preserve">  as well. </w:t>
      </w:r>
    </w:p>
    <w:p w14:paraId="56E26BE9" w14:textId="5944D0BA" w:rsidR="0047689F" w:rsidRDefault="00B84658" w:rsidP="0047689F">
      <w:pPr>
        <w:ind w:firstLine="0"/>
      </w:pPr>
      <w:r>
        <w:t>T</w:t>
      </w:r>
      <w:r w:rsidR="003354BB">
        <w:t xml:space="preserve">he user </w:t>
      </w:r>
      <w:r w:rsidR="001805C6">
        <w:t xml:space="preserve">then needs to </w:t>
      </w:r>
      <w:r w:rsidR="003354BB">
        <w:t xml:space="preserve">set </w:t>
      </w:r>
      <w:r w:rsidR="00207420">
        <w:t xml:space="preserve">the back-end </w:t>
      </w:r>
      <w:r w:rsidR="003354BB">
        <w:t>server</w:t>
      </w:r>
      <w:r w:rsidR="0037350A">
        <w:t xml:space="preserve"> URL in case it differs from what is given as default server</w:t>
      </w:r>
      <w:r w:rsidR="003354BB">
        <w:t xml:space="preserve"> for working with basic</w:t>
      </w:r>
      <w:r w:rsidR="008E3288">
        <w:t xml:space="preserve"> </w:t>
      </w:r>
      <w:r w:rsidR="00671066">
        <w:t xml:space="preserve">authentication. </w:t>
      </w:r>
      <w:r w:rsidR="0094332D">
        <w:t>This can be done in the Settings dialogue window (</w:t>
      </w:r>
      <w:r w:rsidR="003354BB">
        <w:t>DASISH Web Annotator&gt;S</w:t>
      </w:r>
      <w:r>
        <w:t>ettings…</w:t>
      </w:r>
      <w:r w:rsidR="003354BB">
        <w:t>&gt;Server</w:t>
      </w:r>
      <w:r w:rsidR="0094332D">
        <w:t>), where a user-specified back-end address can be inserted</w:t>
      </w:r>
      <w:r w:rsidR="003354BB">
        <w:t xml:space="preserve"> </w:t>
      </w:r>
      <w:r w:rsidR="0094332D">
        <w:t>(e.g</w:t>
      </w:r>
      <w:r w:rsidR="0047689F">
        <w:t>.</w:t>
      </w:r>
      <w:r w:rsidR="003354BB" w:rsidRPr="00367B2F">
        <w:t xml:space="preserve"> </w:t>
      </w:r>
      <w:hyperlink r:id="rId41" w:history="1">
        <w:r w:rsidR="003354BB" w:rsidRPr="00367B2F">
          <w:rPr>
            <w:rStyle w:val="Hyperlink"/>
            <w:rFonts w:cs="Arial"/>
            <w:color w:val="1155CC"/>
          </w:rPr>
          <w:t>https://lux17.mpi.nl/ds/webannotator-basic</w:t>
        </w:r>
      </w:hyperlink>
      <w:r>
        <w:rPr>
          <w:rStyle w:val="Hyperlink"/>
          <w:rFonts w:cs="Arial"/>
          <w:color w:val="1155CC"/>
        </w:rPr>
        <w:t>).</w:t>
      </w:r>
      <w:r w:rsidR="0047689F">
        <w:rPr>
          <w:rStyle w:val="Hyperlink"/>
          <w:rFonts w:cs="Arial"/>
          <w:color w:val="1155CC"/>
        </w:rPr>
        <w:t xml:space="preserve">  </w:t>
      </w:r>
      <w:r w:rsidR="0047689F">
        <w:t xml:space="preserve">At the moment the default setting is </w:t>
      </w:r>
      <w:hyperlink r:id="rId42" w:history="1">
        <w:r w:rsidR="0047689F" w:rsidRPr="00BD20E3">
          <w:rPr>
            <w:rStyle w:val="Hyperlink"/>
            <w:rFonts w:cs="Arial"/>
          </w:rPr>
          <w:t>https://lux17.mpi.nl/ds/webannotator/</w:t>
        </w:r>
      </w:hyperlink>
      <w:r w:rsidR="0047689F">
        <w:t xml:space="preserve"> .</w:t>
      </w:r>
    </w:p>
    <w:p w14:paraId="269D316D" w14:textId="57D683B4"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777DFCE2" w14:textId="37EF81FC" w:rsidR="003354BB" w:rsidRDefault="003354BB" w:rsidP="003354BB">
      <w:r>
        <w:t xml:space="preserve">It is possible to annotate an image, but not its fragment. The mouse pointer must be on the image, and the rest of </w:t>
      </w:r>
      <w:r w:rsidR="00C422FB">
        <w:t xml:space="preserve">the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75B6596" w14:textId="6F599DC3" w:rsidR="003354BB" w:rsidRDefault="003354BB" w:rsidP="003354BB">
      <w:r>
        <w:t>To edit</w:t>
      </w:r>
      <w:r w:rsidR="00EF0632">
        <w:t xml:space="preserve"> </w:t>
      </w:r>
      <w:r>
        <w:t>an annotation</w:t>
      </w:r>
      <w:r w:rsidR="007307E5">
        <w:t>,</w:t>
      </w:r>
      <w:r>
        <w:t xml:space="preserve"> one selects it in the list on the left-ha</w:t>
      </w:r>
      <w:r w:rsidR="00575BF5">
        <w:t xml:space="preserve">nd side of the browser window. </w:t>
      </w:r>
      <w:r>
        <w:t xml:space="preserve">Next, selecting </w:t>
      </w:r>
      <w:r w:rsidRPr="00EF0632">
        <w:rPr>
          <w:i/>
        </w:rPr>
        <w:t>Properties</w:t>
      </w:r>
      <w:r w:rsidR="000F03FD">
        <w:t xml:space="preserve"> triggers a pop-up form. </w:t>
      </w:r>
      <w:r>
        <w:t>Altering its corresponding fields and tabs allows editing the</w:t>
      </w:r>
      <w:r w:rsidR="00F55473">
        <w:t xml:space="preserve"> annotation body and its title.</w:t>
      </w:r>
    </w:p>
    <w:p w14:paraId="4854EC28" w14:textId="2ADAE182" w:rsidR="003354BB" w:rsidRDefault="003354BB" w:rsidP="003354BB">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changing access rights. When an annotation is created by </w:t>
      </w:r>
      <w:r w:rsidR="00EF0632">
        <w:t xml:space="preserve">the </w:t>
      </w:r>
      <w:r>
        <w:t>DWAN client</w:t>
      </w:r>
      <w:r w:rsidR="00F675AA">
        <w:t>,</w:t>
      </w:r>
      <w:r>
        <w:t xml:space="preserve"> all registered users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HTML forms are produced by </w:t>
      </w:r>
      <w:r w:rsidR="00A142A4">
        <w:t xml:space="preserve">the </w:t>
      </w:r>
      <w:r>
        <w:t>back</w:t>
      </w:r>
      <w:r w:rsidR="00B84658">
        <w:t>-</w:t>
      </w:r>
      <w:r>
        <w:t>end server upon request from the client</w:t>
      </w:r>
      <w:r w:rsidR="00704655">
        <w:t>. Usage of these forms</w:t>
      </w:r>
      <w:r>
        <w:t xml:space="preserve"> allows the owner to reassign the rights for a particular user and an annotation, or </w:t>
      </w:r>
      <w:r w:rsidR="00005273">
        <w:t xml:space="preserve">to </w:t>
      </w:r>
      <w:r>
        <w:t>change the public access mode for a given annotation.</w:t>
      </w:r>
    </w:p>
    <w:p w14:paraId="7CF48B00" w14:textId="39B6DEB4" w:rsidR="003354BB" w:rsidRDefault="004C29FD" w:rsidP="003354BB">
      <w:r>
        <w:t>While w</w:t>
      </w:r>
      <w:r w:rsidR="003354BB">
        <w:t xml:space="preserve">orking on the </w:t>
      </w:r>
      <w:r>
        <w:t xml:space="preserve">transformation </w:t>
      </w:r>
      <w:r w:rsidR="003354BB">
        <w:t xml:space="preserve">of Wired-Marker into a DWAN client, the DASISH team has figured out that four of Wired-Marker’s drawbacks cannot be fixed </w:t>
      </w:r>
      <w:r w:rsidR="00D2307A">
        <w:t xml:space="preserve">within a </w:t>
      </w:r>
      <w:r w:rsidR="003354BB">
        <w:t>reas</w:t>
      </w:r>
      <w:r w:rsidR="00EF5BFF">
        <w:t xml:space="preserve">onable amount of time. First, original </w:t>
      </w:r>
      <w:r w:rsidR="006B7BF8">
        <w:t>Wired-Ma</w:t>
      </w:r>
      <w:r w:rsidR="00EF5BFF">
        <w:t>rker</w:t>
      </w:r>
      <w:r w:rsidR="003354BB">
        <w:t xml:space="preserve"> does not </w:t>
      </w:r>
      <w:r w:rsidR="00EF5BFF">
        <w:t>pro</w:t>
      </w:r>
      <w:r w:rsidR="00CF3D1A">
        <w:t>vide multiple-target annotating</w:t>
      </w:r>
      <w:r w:rsidR="00EF5BFF">
        <w:t xml:space="preserve">. In other words, a user can put </w:t>
      </w:r>
      <w:r w:rsidR="00082276">
        <w:t>a text note</w:t>
      </w:r>
      <w:r w:rsidR="00EF5BFF">
        <w:t xml:space="preserve"> exactly </w:t>
      </w:r>
      <w:r w:rsidR="00720318">
        <w:t>on one fragment</w:t>
      </w:r>
      <w:r w:rsidR="00EF5BFF">
        <w:t xml:space="preserve"> of the source page</w:t>
      </w:r>
      <w:r w:rsidR="00720318">
        <w:t xml:space="preserve">. </w:t>
      </w:r>
      <w:r w:rsidR="003354BB">
        <w:t>For instance</w:t>
      </w:r>
      <w:r w:rsidR="00720318">
        <w:t>,</w:t>
      </w:r>
      <w:r w:rsidR="003354BB">
        <w:t xml:space="preserve"> </w:t>
      </w:r>
      <w:r w:rsidR="0084568D">
        <w:t>it is not possible to</w:t>
      </w:r>
      <w:r w:rsidR="00B84658">
        <w:t xml:space="preserve"> </w:t>
      </w:r>
      <w:r w:rsidR="003354BB">
        <w:t>annotate two text fragments</w:t>
      </w:r>
      <w:ins w:id="38" w:author="SND" w:date="2014-10-13T12:22:00Z">
        <w:r w:rsidR="0084568D" w:rsidRPr="0084568D">
          <w:t xml:space="preserve"> </w:t>
        </w:r>
      </w:ins>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rsidR="0032433A">
        <w:t xml:space="preserve">at they contradict each other. </w:t>
      </w:r>
      <w:r w:rsidR="003354BB">
        <w:t xml:space="preserve">The second drawback </w:t>
      </w:r>
      <w:r w:rsidR="00F448C2">
        <w:t xml:space="preserve">has </w:t>
      </w:r>
      <w:r w:rsidR="003354BB">
        <w:t xml:space="preserve">already </w:t>
      </w:r>
      <w:r w:rsidR="00F448C2">
        <w:t>been</w:t>
      </w:r>
      <w:ins w:id="39" w:author="SND" w:date="2014-10-13T12:24:00Z">
        <w:r w:rsidR="00F448C2">
          <w:t xml:space="preserve"> </w:t>
        </w:r>
      </w:ins>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13"/>
      </w:r>
      <w:r w:rsidR="00574936">
        <w:t xml:space="preserve">. </w:t>
      </w:r>
      <w:r w:rsidR="003354BB">
        <w:t>Third</w:t>
      </w:r>
      <w:r w:rsidR="0063292F">
        <w:t>ly</w:t>
      </w:r>
      <w:r w:rsidR="003354BB">
        <w:t xml:space="preserve">, fragments of images cannot be annotated by Wired-Marker, but only the whole image. </w:t>
      </w:r>
      <w:r w:rsidR="003F6DE2">
        <w:t>In the fo</w:t>
      </w:r>
      <w:r w:rsidR="00EB24BD">
        <w:t>u</w:t>
      </w:r>
      <w:r w:rsidR="003F6DE2">
        <w:t>rth place</w:t>
      </w:r>
      <w:r w:rsidR="003354BB">
        <w:t>, adding notebooks would demand significant ref</w:t>
      </w:r>
      <w:r w:rsidR="003D06AD">
        <w:t xml:space="preserve">actoring of the original code. </w:t>
      </w:r>
      <w:r w:rsidR="00724E8C">
        <w:t>To a certain extent</w:t>
      </w:r>
      <w:r w:rsidR="003354BB">
        <w:t xml:space="preserve">, coloured directories of </w:t>
      </w:r>
      <w:r w:rsidR="00813CCC">
        <w:t xml:space="preserve">the </w:t>
      </w:r>
      <w:r w:rsidR="003354BB">
        <w:t>local folder can be seen as notebooks.</w:t>
      </w:r>
    </w:p>
    <w:p w14:paraId="4C858259" w14:textId="4885FCFD" w:rsidR="003354BB" w:rsidRDefault="003354BB" w:rsidP="003354BB">
      <w:r>
        <w:t>At the end of this section</w:t>
      </w:r>
      <w:r w:rsidR="00FE06A0">
        <w:t>,</w:t>
      </w:r>
      <w:r>
        <w:t xml:space="preserve"> we sum up the features that have been added to (or changed in) Wired-Marker to adjust it to DASISH requirements:</w:t>
      </w:r>
    </w:p>
    <w:p w14:paraId="38E67A35" w14:textId="76E61560" w:rsidR="003354BB" w:rsidRDefault="003354BB" w:rsidP="00EC5100">
      <w:pPr>
        <w:pStyle w:val="ListParagraph"/>
        <w:ind w:left="1004"/>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sidR="00940D6A">
        <w:rPr>
          <w:lang w:val="en-US"/>
        </w:rPr>
        <w:t>back-end</w:t>
      </w:r>
      <w:r w:rsidRPr="000C2DF3">
        <w:rPr>
          <w:lang w:val="en-US"/>
        </w:rPr>
        <w:t xml:space="preserve"> configuration);</w:t>
      </w:r>
    </w:p>
    <w:p w14:paraId="7CEB0FFA" w14:textId="22FB2C22" w:rsidR="003354BB" w:rsidRDefault="003354BB" w:rsidP="00EC5100">
      <w:pPr>
        <w:pStyle w:val="ListParagraph"/>
        <w:ind w:left="1004"/>
        <w:rPr>
          <w:lang w:val="en-US"/>
        </w:rPr>
      </w:pPr>
      <w:r w:rsidRPr="00EC5100">
        <w:rPr>
          <w:u w:val="single"/>
          <w:lang w:val="en-US"/>
        </w:rPr>
        <w:t>functionality</w:t>
      </w:r>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60D0EA05" w14:textId="77777777" w:rsidR="003354BB" w:rsidRPr="00BE4AE2" w:rsidRDefault="003354BB" w:rsidP="00EC5100">
      <w:pPr>
        <w:pStyle w:val="ListParagraph"/>
        <w:ind w:left="1004"/>
        <w:rPr>
          <w:sz w:val="28"/>
          <w:szCs w:val="28"/>
          <w:lang w:val="en-US"/>
        </w:rPr>
      </w:pPr>
      <w:r w:rsidRPr="00EC5100">
        <w:rPr>
          <w:u w:val="single"/>
          <w:lang w:val="en-US"/>
        </w:rPr>
        <w:t>miscellaneous</w:t>
      </w:r>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43" w:history="1">
        <w:r w:rsidRPr="00BE4AE2">
          <w:rPr>
            <w:color w:val="0000E9"/>
            <w:u w:val="single" w:color="0000E9"/>
            <w:lang w:val="en-US"/>
          </w:rPr>
          <w:t>http://www.wired-marker.org/en/index.html</w:t>
        </w:r>
      </w:hyperlink>
      <w:r w:rsidRPr="00BE4AE2">
        <w:rPr>
          <w:lang w:val="en-US"/>
        </w:rPr>
        <w:t>);  hyperanchor (</w:t>
      </w:r>
      <w:hyperlink r:id="rId44" w:history="1">
        <w:r w:rsidRPr="00BE4AE2">
          <w:rPr>
            <w:color w:val="0000E9"/>
            <w:u w:val="single" w:color="0000E9"/>
            <w:lang w:val="en-US"/>
          </w:rPr>
          <w:t>http://www.hyper-anchor.org/en/technical_format.html</w:t>
        </w:r>
      </w:hyperlink>
      <w:r w:rsidRPr="00BE4AE2">
        <w:rPr>
          <w:lang w:val="en-US"/>
        </w:rPr>
        <w:t>) mapping to xpointer (used on POST/GET) (</w:t>
      </w:r>
      <w:hyperlink r:id="rId45" w:history="1">
        <w:r w:rsidRPr="00BE4AE2">
          <w:rPr>
            <w:color w:val="0000E9"/>
            <w:u w:val="single" w:color="0000E9"/>
            <w:lang w:val="en-US"/>
          </w:rPr>
          <w:t>http://www.w3.org/TR/xptr-framework</w:t>
        </w:r>
      </w:hyperlink>
      <w:r w:rsidRPr="00BE4AE2">
        <w:rPr>
          <w:lang w:val="en-US"/>
        </w:rPr>
        <w:t>/, </w:t>
      </w:r>
      <w:hyperlink r:id="rId46" w:anchor="w3c_all" w:history="1">
        <w:r w:rsidRPr="00BE4AE2">
          <w:rPr>
            <w:color w:val="0000E9"/>
            <w:u w:val="single" w:color="0000E9"/>
            <w:lang w:val="en-US"/>
          </w:rPr>
          <w:t>http://www.w3.org/standards/techs/xpointer#w3c_all</w:t>
        </w:r>
      </w:hyperlink>
      <w:r w:rsidRPr="00BE4AE2">
        <w:rPr>
          <w:lang w:val="en-US"/>
        </w:rPr>
        <w:t>) </w:t>
      </w:r>
    </w:p>
    <w:p w14:paraId="49AEB9ED" w14:textId="77777777" w:rsidR="003354BB" w:rsidRDefault="003354BB" w:rsidP="003354BB">
      <w:pPr>
        <w:pStyle w:val="ListParagraph"/>
        <w:numPr>
          <w:ilvl w:val="0"/>
          <w:numId w:val="4"/>
        </w:numPr>
        <w:ind w:firstLine="284"/>
        <w:rPr>
          <w:sz w:val="28"/>
          <w:szCs w:val="28"/>
          <w:lang w:val="en-US"/>
        </w:rPr>
      </w:pPr>
      <w:r>
        <w:rPr>
          <w:lang w:val="en-US"/>
        </w:rPr>
        <w:t xml:space="preserve"> getting updated annotation bodies</w:t>
      </w:r>
      <w:r>
        <w:rPr>
          <w:rStyle w:val="FootnoteReference"/>
          <w:lang w:val="en-US"/>
        </w:rPr>
        <w:footnoteReference w:id="14"/>
      </w:r>
      <w:r>
        <w:rPr>
          <w:lang w:val="en-US"/>
        </w:rPr>
        <w:t>.</w:t>
      </w:r>
    </w:p>
    <w:p w14:paraId="6EC415A5" w14:textId="77777777" w:rsidR="005D4E7B" w:rsidRPr="00367B2F" w:rsidRDefault="005D4E7B" w:rsidP="00433F88"/>
    <w:p w14:paraId="08400156" w14:textId="2A8F66CE" w:rsidR="0006213B" w:rsidRDefault="00940D6A" w:rsidP="0006213B">
      <w:pPr>
        <w:pStyle w:val="Heading3"/>
        <w:ind w:firstLine="284"/>
      </w:pPr>
      <w:bookmarkStart w:id="42" w:name="_Toc274924017"/>
      <w:r>
        <w:t>Front-end</w:t>
      </w:r>
      <w:r w:rsidR="0006213B">
        <w:t xml:space="preserve"> for ELAN</w:t>
      </w:r>
      <w:bookmarkEnd w:id="42"/>
    </w:p>
    <w:p w14:paraId="59CEC0B0" w14:textId="678608E4" w:rsidR="0006213B" w:rsidRDefault="0006213B" w:rsidP="0006213B">
      <w:pPr>
        <w:rPr>
          <w:lang w:val="en-US"/>
        </w:rPr>
      </w:pPr>
      <w:r w:rsidRPr="00203EF6">
        <w:rPr>
          <w:lang w:val="en-US"/>
        </w:rPr>
        <w:t>T</w:t>
      </w:r>
      <w:r>
        <w:rPr>
          <w:lang w:val="en-US"/>
        </w:rPr>
        <w:t xml:space="preserve">he ELAN </w:t>
      </w:r>
      <w:r w:rsidR="00940D6A">
        <w:rPr>
          <w:lang w:val="en-US"/>
        </w:rPr>
        <w:t>front-end</w:t>
      </w:r>
      <w:r w:rsidRPr="00203EF6">
        <w:rPr>
          <w:lang w:val="en-US"/>
        </w:rPr>
        <w:t xml:space="preserve"> for the DWAN </w:t>
      </w:r>
      <w:r w:rsidR="00940D6A">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2C3BD3AC"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2778BB19" w14:textId="567D97B7" w:rsidR="0006213B" w:rsidRDefault="00940D6A" w:rsidP="0006213B">
      <w:pPr>
        <w:pStyle w:val="Heading3"/>
        <w:ind w:firstLine="284"/>
      </w:pPr>
      <w:bookmarkStart w:id="43" w:name="_Toc274924018"/>
      <w:r>
        <w:t>Front-end</w:t>
      </w:r>
      <w:r w:rsidR="009B54F3" w:rsidRPr="00FC5A7C">
        <w:t xml:space="preserve"> for </w:t>
      </w:r>
      <w:r w:rsidR="0006213B">
        <w:t>ANNEX</w:t>
      </w:r>
      <w:bookmarkEnd w:id="43"/>
    </w:p>
    <w:p w14:paraId="4DE97112" w14:textId="541BD6BC" w:rsidR="0006213B" w:rsidRDefault="0006213B" w:rsidP="0006213B">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14C3D2F2" w14:textId="028ABBE7" w:rsidR="0006213B" w:rsidRDefault="0006213B" w:rsidP="0006213B">
      <w:r>
        <w:t xml:space="preserve">As with the ELAN </w:t>
      </w:r>
      <w:r w:rsidR="00940D6A">
        <w:t>front-end</w:t>
      </w:r>
      <w:r>
        <w:t xml:space="preserve"> for the DWAN </w:t>
      </w:r>
      <w:r w:rsidR="00940D6A">
        <w:t>back-end</w:t>
      </w:r>
      <w:r>
        <w:t>, ANNEX interaction with the DWAN is being developed under the scope of the COLTIME project.</w:t>
      </w:r>
    </w:p>
    <w:p w14:paraId="4DEC2FEA" w14:textId="228C3A99" w:rsidR="0006213B" w:rsidRDefault="0006213B" w:rsidP="0006213B">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0798475A" w:rsidR="0006213B" w:rsidRDefault="0006213B" w:rsidP="0006213B">
      <w:r>
        <w:t xml:space="preserve">For this purpose the DWAN </w:t>
      </w:r>
      <w:r w:rsidR="00940D6A">
        <w:t>back-end</w:t>
      </w:r>
      <w:r>
        <w:t xml:space="preserve"> stands out as an ideal server-side engine to store, search and retrieve such comments. Furthermore, given its web application nature, in the case of ANNEX’s the gap between the desired functionality and the one already offered by the DWAN </w:t>
      </w:r>
      <w:r w:rsidR="00940D6A">
        <w:t>back-end</w:t>
      </w:r>
      <w:r>
        <w:t>,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5004A1">
      <w:pPr>
        <w:pStyle w:val="Heading2"/>
      </w:pPr>
      <w:bookmarkStart w:id="44" w:name="_Toc274924019"/>
      <w:r w:rsidRPr="00C65213">
        <w:t>Testing Procedure</w:t>
      </w:r>
      <w:bookmarkEnd w:id="44"/>
    </w:p>
    <w:p w14:paraId="5A5ADC38" w14:textId="3F5BB7A9" w:rsidR="00147FBA"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7"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0337F864"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management pages under the GitHub</w:t>
      </w:r>
      <w:r w:rsidR="00967086">
        <w:rPr>
          <w:color w:val="252525"/>
          <w:lang w:val="en-US"/>
        </w:rPr>
        <w:t>:</w:t>
      </w:r>
    </w:p>
    <w:p w14:paraId="730FA68E" w14:textId="72749D75" w:rsidR="00967086" w:rsidRDefault="00C40D7B" w:rsidP="00967086">
      <w:pPr>
        <w:pStyle w:val="ListParagraph"/>
        <w:numPr>
          <w:ilvl w:val="0"/>
          <w:numId w:val="48"/>
        </w:numPr>
        <w:rPr>
          <w:color w:val="252525"/>
          <w:lang w:val="en-US"/>
        </w:rPr>
      </w:pPr>
      <w:hyperlink r:id="rId48" w:history="1">
        <w:r w:rsidR="005D0D3F" w:rsidRPr="00967086">
          <w:rPr>
            <w:rStyle w:val="Hyperlink"/>
            <w:lang w:val="en-US"/>
          </w:rPr>
          <w:t>https://github.com/DASISH/dwanclientwiredmark</w:t>
        </w:r>
        <w:r w:rsidR="005D0D3F" w:rsidRPr="00967086">
          <w:rPr>
            <w:rStyle w:val="Hyperlink"/>
            <w:lang w:val="en-US"/>
          </w:rPr>
          <w:t>e</w:t>
        </w:r>
        <w:r w:rsidR="005D0D3F" w:rsidRPr="00967086">
          <w:rPr>
            <w:rStyle w:val="Hyperlink"/>
            <w:lang w:val="en-US"/>
          </w:rPr>
          <w:t>r</w:t>
        </w:r>
      </w:hyperlink>
      <w:r w:rsidR="005D0D3F" w:rsidRPr="00967086">
        <w:rPr>
          <w:color w:val="1155CD"/>
          <w:lang w:val="en-US"/>
        </w:rPr>
        <w:t xml:space="preserve"> </w:t>
      </w:r>
      <w:r w:rsidR="005D0D3F" w:rsidRPr="00967086">
        <w:rPr>
          <w:color w:val="252525"/>
          <w:lang w:val="en-US"/>
        </w:rPr>
        <w:t>and</w:t>
      </w:r>
    </w:p>
    <w:p w14:paraId="2D068734" w14:textId="3183C63D" w:rsidR="00967086" w:rsidRPr="00967086" w:rsidRDefault="00967086" w:rsidP="00967086">
      <w:pPr>
        <w:pStyle w:val="ListParagraph"/>
        <w:numPr>
          <w:ilvl w:val="0"/>
          <w:numId w:val="48"/>
        </w:numPr>
        <w:rPr>
          <w:color w:val="252525"/>
          <w:lang w:val="en-US"/>
        </w:rPr>
      </w:pPr>
      <w:hyperlink r:id="rId49" w:history="1">
        <w:r w:rsidRPr="00967086">
          <w:rPr>
            <w:rStyle w:val="Hyperlink"/>
            <w:lang w:val="en-US"/>
          </w:rPr>
          <w:t>https://github.com/DASISH/dwan</w:t>
        </w:r>
        <w:r w:rsidR="00940D6A">
          <w:rPr>
            <w:rStyle w:val="Hyperlink"/>
            <w:lang w:val="en-US"/>
          </w:rPr>
          <w:t>back-end</w:t>
        </w:r>
      </w:hyperlink>
      <w:r w:rsidRPr="00967086">
        <w:rPr>
          <w:color w:val="252525"/>
          <w:lang w:val="en-US"/>
        </w:rPr>
        <w:t xml:space="preserve"> .  </w:t>
      </w:r>
    </w:p>
    <w:p w14:paraId="0245D06C" w14:textId="77777777" w:rsidR="00967086" w:rsidRPr="00967086" w:rsidRDefault="00967086" w:rsidP="00967086">
      <w:pPr>
        <w:pStyle w:val="ListParagraph"/>
        <w:ind w:left="644" w:firstLine="0"/>
        <w:rPr>
          <w:color w:val="252525"/>
          <w:lang w:val="en-US"/>
        </w:rPr>
      </w:pPr>
    </w:p>
    <w:p w14:paraId="03CF5DA9" w14:textId="152F7E0B"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50" w:history="1">
        <w:r>
          <w:rPr>
            <w:color w:val="0000E9"/>
            <w:u w:val="single" w:color="0000E9"/>
            <w:lang w:val="en-US"/>
          </w:rPr>
          <w:t>https://github.com/DASISH/dwan-testing/tree/master/scripts</w:t>
        </w:r>
      </w:hyperlink>
      <w:r>
        <w:rPr>
          <w:lang w:val="en-US"/>
        </w:rPr>
        <w:t>).</w:t>
      </w:r>
    </w:p>
    <w:p w14:paraId="15DE5ECB" w14:textId="77777777" w:rsidR="00882503" w:rsidRPr="00B53C45" w:rsidRDefault="00882503" w:rsidP="006C0835">
      <w:pPr>
        <w:rPr>
          <w:rFonts w:cs="ArialMT"/>
          <w:color w:val="000000"/>
          <w:lang w:val="en-US"/>
        </w:rPr>
      </w:pPr>
    </w:p>
    <w:p w14:paraId="7A3C39D3" w14:textId="77777777" w:rsidR="00E8265E" w:rsidRDefault="00E8265E" w:rsidP="00E8265E">
      <w:pPr>
        <w:pStyle w:val="Heading1"/>
        <w:rPr>
          <w:rFonts w:eastAsia="Verdana Bold" w:hAnsi="Verdana Bold" w:cs="Verdana Bold"/>
          <w:u w:color="000000"/>
        </w:rPr>
      </w:pPr>
      <w:bookmarkStart w:id="45" w:name="_Toc274924020"/>
      <w:r>
        <w:rPr>
          <w:u w:color="000000"/>
        </w:rPr>
        <w:t>Social Sciences and Humanities: Results and Outlook</w:t>
      </w:r>
      <w:bookmarkEnd w:id="45"/>
    </w:p>
    <w:p w14:paraId="41880AB8" w14:textId="5B419FA8" w:rsidR="00C40D7B" w:rsidRDefault="007825C4" w:rsidP="00C40D7B">
      <w:pPr>
        <w:rPr>
          <w:u w:color="000000"/>
        </w:rPr>
      </w:pPr>
      <w:r>
        <w:rPr>
          <w:u w:color="000000"/>
        </w:rPr>
        <w:t>Annotation is an activity which runs throughout all scholarly work in all disciplines. The purpose of this section is to give context to the   D</w:t>
      </w:r>
      <w:r w:rsidR="00C40D7B">
        <w:rPr>
          <w:u w:color="000000"/>
        </w:rPr>
        <w:t>ASISH</w:t>
      </w:r>
      <w:r>
        <w:rPr>
          <w:u w:color="000000"/>
        </w:rPr>
        <w:t xml:space="preserve">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1B101EDF" w:rsidR="007825C4" w:rsidRDefault="007825C4" w:rsidP="00C40D7B">
      <w:pPr>
        <w:rPr>
          <w:u w:color="000000"/>
        </w:rPr>
      </w:pPr>
      <w:r>
        <w:rPr>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u w:color="000000"/>
          <w:lang w:val="fr-FR"/>
        </w:rPr>
        <w:t xml:space="preserve">’ </w:t>
      </w:r>
      <w:r>
        <w:rPr>
          <w:u w:color="000000"/>
        </w:rPr>
        <w:t>functionality and, where it can be determined, their usages to the typology proposed by Dunn and Hedges (2012)</w:t>
      </w:r>
      <w:r>
        <w:rPr>
          <w:u w:color="000000"/>
          <w:vertAlign w:val="superscript"/>
        </w:rPr>
        <w:footnoteReference w:id="15"/>
      </w:r>
      <w:r>
        <w:rPr>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Heading2"/>
      </w:pPr>
      <w:bookmarkStart w:id="46" w:name="_Toc274924021"/>
      <w:r w:rsidRPr="00E8265E">
        <w:t>List of annotation tools used by the HSS community</w:t>
      </w:r>
      <w:bookmarkEnd w:id="46"/>
    </w:p>
    <w:p w14:paraId="066A816A" w14:textId="3F8967E7" w:rsidR="00A0772A" w:rsidRDefault="007825C4" w:rsidP="00C40D7B">
      <w:pPr>
        <w:rPr>
          <w:u w:color="000000"/>
        </w:rPr>
      </w:pPr>
      <w:r>
        <w:rPr>
          <w:u w:color="000000"/>
        </w:rPr>
        <w:t xml:space="preserve">The list of </w:t>
      </w:r>
      <w:r w:rsidR="00C40D7B">
        <w:rPr>
          <w:u w:color="000000"/>
        </w:rPr>
        <w:t xml:space="preserve">more than 50 </w:t>
      </w:r>
      <w:r>
        <w:rPr>
          <w:u w:color="000000"/>
        </w:rPr>
        <w:t>tools has been generated from a simple search using the keyword annot* in the Tools e-Registry for E-Social science, Arts and Humanities (TERESAH) registry, currently under development for WP2.</w:t>
      </w:r>
      <w:r w:rsidR="00C40D7B">
        <w:rPr>
          <w:u w:color="000000"/>
        </w:rPr>
        <w:t xml:space="preserve"> Here we briefly describe ten of them which form our point of view look the most promising as potential</w:t>
      </w:r>
      <w:r w:rsidR="008F0CAD">
        <w:rPr>
          <w:u w:color="000000"/>
        </w:rPr>
        <w:t xml:space="preserve"> DWAN front-ends:</w:t>
      </w:r>
      <w:r w:rsidR="008F0CAD">
        <w:rPr>
          <w:rStyle w:val="FootnoteReference"/>
          <w:u w:color="000000"/>
        </w:rPr>
        <w:footnoteReference w:id="16"/>
      </w:r>
    </w:p>
    <w:p w14:paraId="57CC52E7" w14:textId="77777777" w:rsidR="00C40D7B" w:rsidRPr="00C40D7B" w:rsidRDefault="007825C4" w:rsidP="00C40D7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r w:rsidR="00C40D7B" w:rsidRPr="00C40D7B">
        <w:t xml:space="preserve"> </w:t>
      </w:r>
      <w:r w:rsidRPr="00C40D7B">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74522B19" w14:textId="77777777" w:rsidR="008F0CAD" w:rsidRDefault="007825C4" w:rsidP="008F0CAD">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8F0CAD">
        <w:rPr>
          <w:i/>
          <w:u w:color="000000"/>
        </w:rPr>
        <w:t>Bibliopedia</w:t>
      </w:r>
      <w:r w:rsidR="008F0CAD" w:rsidRPr="008F0CAD">
        <w:rPr>
          <w:u w:color="000000"/>
        </w:rPr>
        <w:t xml:space="preserve"> </w:t>
      </w:r>
      <w:r w:rsidRPr="008F0CAD">
        <w:rPr>
          <w:u w:color="000000"/>
        </w:rPr>
        <w:t xml:space="preserve">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r w:rsidR="008F0CAD" w:rsidRPr="008F0CAD">
        <w:rPr>
          <w:u w:color="000000"/>
        </w:rPr>
        <w:t xml:space="preserve"> </w:t>
      </w:r>
      <w:r w:rsidRPr="008F0CAD">
        <w:rPr>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18B8F8C1" w14:textId="77777777" w:rsidR="007D31D1" w:rsidRDefault="007825C4" w:rsidP="007D31D1">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7D31D1">
        <w:rPr>
          <w:bCs/>
          <w:i/>
          <w:u w:color="000000"/>
          <w:lang w:val="de-DE"/>
        </w:rPr>
        <w:t>LitBlitz Literature Notes Manager</w:t>
      </w:r>
      <w:r w:rsidR="008F0CAD" w:rsidRPr="007D31D1">
        <w:rPr>
          <w:bCs/>
          <w:i/>
          <w:u w:color="000000"/>
          <w:lang w:val="de-DE"/>
        </w:rPr>
        <w:t xml:space="preserve"> </w:t>
      </w:r>
      <w:r w:rsidRPr="007D31D1">
        <w:rPr>
          <w:u w:color="000000"/>
        </w:rPr>
        <w:t>is free web-based beta software that aims to improve how students and researchers manage their notes for literature reviews, assignment research and more. With LitBlitz, you can:</w:t>
      </w:r>
      <w:r w:rsidR="008F0CAD" w:rsidRPr="007D31D1">
        <w:rPr>
          <w:u w:color="000000"/>
        </w:rPr>
        <w:t xml:space="preserve"> av</w:t>
      </w:r>
      <w:r w:rsidRPr="007D31D1">
        <w:rPr>
          <w:u w:color="000000"/>
        </w:rPr>
        <w:t>oid hours of printing, highlighting, organizing and typing</w:t>
      </w:r>
      <w:r w:rsidR="008F0CAD" w:rsidRPr="007D31D1">
        <w:rPr>
          <w:u w:color="000000"/>
        </w:rPr>
        <w:t>; s</w:t>
      </w:r>
      <w:r w:rsidRPr="007D31D1">
        <w:rPr>
          <w:u w:color="000000"/>
        </w:rPr>
        <w:t>ave money involved in printing 100s to 1000s of pages</w:t>
      </w:r>
      <w:r w:rsidR="008F0CAD" w:rsidRPr="007D31D1">
        <w:rPr>
          <w:u w:color="000000"/>
        </w:rPr>
        <w:t>, h</w:t>
      </w:r>
      <w:r w:rsidRPr="007D31D1">
        <w:rPr>
          <w:u w:color="000000"/>
        </w:rPr>
        <w:t>ighlight and write notes without shuffling a stack of papers</w:t>
      </w:r>
      <w:r w:rsidR="008F0CAD" w:rsidRPr="007D31D1">
        <w:rPr>
          <w:u w:color="000000"/>
        </w:rPr>
        <w:t>, o</w:t>
      </w:r>
      <w:r w:rsidRPr="007D31D1">
        <w:rPr>
          <w:u w:color="000000"/>
        </w:rPr>
        <w:t>rganise your notes into digital notebooks in real-time</w:t>
      </w:r>
      <w:r w:rsidR="008F0CAD" w:rsidRPr="007D31D1">
        <w:rPr>
          <w:u w:color="000000"/>
        </w:rPr>
        <w:t>,  e</w:t>
      </w:r>
      <w:r w:rsidRPr="007D31D1">
        <w:rPr>
          <w:u w:color="000000"/>
        </w:rPr>
        <w:t>asily transfer notes to your draft review/assignment</w:t>
      </w:r>
      <w:r w:rsidR="008F0CAD" w:rsidRPr="007D31D1">
        <w:rPr>
          <w:u w:color="000000"/>
        </w:rPr>
        <w:t xml:space="preserve">. </w:t>
      </w:r>
      <w:r w:rsidRPr="007D31D1">
        <w:rPr>
          <w:u w:color="000000"/>
        </w:rPr>
        <w:t>LitBlitz was designed from the ground-up to solve problems other annotation and notetaking services haven't looked at or have solved poorly. It's is different from popular notetaking and archiving softwarelike Evernote in that it allows users to:</w:t>
      </w:r>
      <w:r w:rsidR="008F0CAD" w:rsidRPr="007D31D1">
        <w:rPr>
          <w:u w:color="000000"/>
        </w:rPr>
        <w:t xml:space="preserve"> t</w:t>
      </w:r>
      <w:r w:rsidRPr="007D31D1">
        <w:rPr>
          <w:u w:color="000000"/>
        </w:rPr>
        <w:t>ake text and image snippets from their document/webpage sources rather than forcing the user to archive entire documents</w:t>
      </w:r>
      <w:r w:rsidR="008F0CAD" w:rsidRPr="007D31D1">
        <w:rPr>
          <w:u w:color="000000"/>
        </w:rPr>
        <w:t>, w</w:t>
      </w:r>
      <w:r w:rsidRPr="007D31D1">
        <w:rPr>
          <w:u w:color="000000"/>
        </w:rPr>
        <w:t>rite "Own Notes" (personal insights) related to snippets to enable rapid draft writing and context building</w:t>
      </w:r>
      <w:r w:rsidR="008F0CAD" w:rsidRPr="007D31D1">
        <w:rPr>
          <w:u w:color="000000"/>
        </w:rPr>
        <w:t xml:space="preserve">, </w:t>
      </w:r>
      <w:r w:rsidRPr="007D31D1">
        <w:rPr>
          <w:u w:color="000000"/>
        </w:rPr>
        <w:t xml:space="preserve"> Manage these snippets in themed digital notebooks for fast, easy reference</w:t>
      </w:r>
      <w:r w:rsidR="008F0CAD" w:rsidRPr="007D31D1">
        <w:rPr>
          <w:u w:color="000000"/>
        </w:rPr>
        <w:t xml:space="preserve">. </w:t>
      </w:r>
      <w:r w:rsidRPr="007D31D1">
        <w:rPr>
          <w:u w:color="000000"/>
        </w:rPr>
        <w:t xml:space="preserve"> </w:t>
      </w:r>
      <w:r w:rsidR="008F0CAD" w:rsidRPr="007D31D1">
        <w:rPr>
          <w:u w:color="000000"/>
        </w:rPr>
        <w:t>The founder is</w:t>
      </w:r>
      <w:r w:rsidRPr="007D31D1">
        <w:rPr>
          <w:u w:color="000000"/>
        </w:rPr>
        <w:t xml:space="preserve"> open to improving through suggestions from librarians, academics and Ed Tech professionals - feel free to contact us via our website litblitz.net</w:t>
      </w:r>
    </w:p>
    <w:p w14:paraId="49BC5016" w14:textId="38CF4DFB" w:rsidR="00761673" w:rsidRDefault="007825C4" w:rsidP="00AB475F">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31A99">
        <w:rPr>
          <w:i/>
          <w:u w:color="000000"/>
        </w:rPr>
        <w:t>MapHub</w:t>
      </w:r>
      <w:r w:rsidR="007D31D1" w:rsidRPr="00331A99">
        <w:rPr>
          <w:u w:color="000000"/>
        </w:rPr>
        <w:t xml:space="preserve"> is</w:t>
      </w:r>
      <w:r w:rsidRPr="00331A99">
        <w:rPr>
          <w:u w:color="000000"/>
        </w:rPr>
        <w:t xml:space="preserve"> an online application for exploring and annotating digitized, high-resolution historic maps. All user-contributed annotations are shared via the Maphub Open Annotation API.</w:t>
      </w:r>
    </w:p>
    <w:p w14:paraId="0E6644EC" w14:textId="77777777" w:rsidR="00C24C25" w:rsidRPr="00C24C25" w:rsidRDefault="007825C4" w:rsidP="00C24C25">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003C7858" w:rsidRPr="00C24C25">
        <w:rPr>
          <w:rFonts w:ascii="Cambria" w:eastAsia="Cambria" w:hAnsi="Cambria" w:cs="Cambria"/>
          <w:u w:color="000000"/>
        </w:rPr>
        <w:t xml:space="preserve"> </w:t>
      </w:r>
    </w:p>
    <w:p w14:paraId="293732CA" w14:textId="77777777" w:rsidR="00C24C25" w:rsidRPr="00C24C25" w:rsidRDefault="003C7858" w:rsidP="00C24C25">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PundI</w:t>
      </w:r>
      <w:r w:rsidR="007825C4" w:rsidRPr="00C24C25">
        <w:rPr>
          <w:i/>
          <w:u w:color="000000"/>
        </w:rPr>
        <w:t>t</w:t>
      </w:r>
      <w:r w:rsidR="007825C4" w:rsidRPr="00C24C25">
        <w:rPr>
          <w:u w:color="000000"/>
        </w:rPr>
        <w:t xml:space="preserve"> is a semantic annotation and augmentation tool. It enables users to create structured data while annotating web pages.</w:t>
      </w:r>
      <w:r w:rsidRPr="00C24C25">
        <w:rPr>
          <w:u w:color="000000"/>
        </w:rPr>
        <w:t xml:space="preserve"> </w:t>
      </w:r>
      <w:r w:rsidR="007825C4" w:rsidRPr="00C24C25">
        <w:rPr>
          <w:u w:color="000000"/>
        </w:rPr>
        <w:t>Annotations span from simple comments to semantic links to web of data entities (as Freebase.com and Dbpedia.org), to fine granular cross-references and citations. Pundit can be configured to include custom</w:t>
      </w:r>
      <w:r w:rsidRPr="00C24C25">
        <w:rPr>
          <w:u w:color="000000"/>
        </w:rPr>
        <w:t>-</w:t>
      </w:r>
      <w:r w:rsidR="007825C4" w:rsidRPr="00C24C25">
        <w:rPr>
          <w:u w:color="000000"/>
        </w:rPr>
        <w:t>controlled vocabularies. In other words, annotations can refer to precise entities and concepts as well as express precise relations among entities and contents. Read more on semantically structured annotations</w:t>
      </w:r>
      <w:r w:rsidRPr="00C24C25">
        <w:rPr>
          <w:u w:color="000000"/>
        </w:rPr>
        <w:t xml:space="preserve">. </w:t>
      </w:r>
      <w:r w:rsidR="007825C4" w:rsidRPr="003C7858">
        <w:t>Pundit is designed to enable groups of users to share their annotations and collaboratively create structured knowledge.</w:t>
      </w:r>
    </w:p>
    <w:p w14:paraId="23EAE863" w14:textId="77777777" w:rsid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UVic Image Markup Tool</w:t>
      </w:r>
      <w:r w:rsidR="00C24C25" w:rsidRPr="00C124CB">
        <w:rPr>
          <w:u w:color="000000"/>
        </w:rPr>
        <w:t xml:space="preserve"> </w:t>
      </w:r>
      <w:r w:rsidR="007B6425" w:rsidRPr="00C124CB">
        <w:rPr>
          <w:u w:color="000000"/>
        </w:rPr>
        <w:t xml:space="preserve"> allows to </w:t>
      </w:r>
      <w:r w:rsidRPr="00C124CB">
        <w:rPr>
          <w:u w:color="000000"/>
        </w:rPr>
        <w:t>describe and annotate images, and store the resulting data in TEI XML fil</w:t>
      </w:r>
      <w:r w:rsidR="007B6425" w:rsidRPr="00C124CB">
        <w:rPr>
          <w:u w:color="000000"/>
        </w:rPr>
        <w:t xml:space="preserve">es, all within a </w:t>
      </w:r>
      <w:r w:rsidRPr="00C124CB">
        <w:rPr>
          <w:u w:color="000000"/>
        </w:rPr>
        <w:t xml:space="preserve">simple enough interface that it can be used by people with little or no </w:t>
      </w:r>
      <w:r w:rsidR="007B6425" w:rsidRPr="00C124CB">
        <w:rPr>
          <w:u w:color="000000"/>
        </w:rPr>
        <w:t>experience in editing XML code.</w:t>
      </w:r>
      <w:r w:rsidRPr="00C124CB">
        <w:rPr>
          <w:u w:color="000000"/>
        </w:rPr>
        <w:t xml:space="preserve"> Designed to be Windows-only, but can be successfully run on Linux using Wine.</w:t>
      </w:r>
      <w:r w:rsidR="007B6425" w:rsidRPr="00C124CB">
        <w:rPr>
          <w:u w:color="000000"/>
        </w:rPr>
        <w:t xml:space="preserve"> It supports a wide variety of image formats and s</w:t>
      </w:r>
      <w:r w:rsidRPr="00C124CB">
        <w:rPr>
          <w:u w:color="000000"/>
        </w:rPr>
        <w:t>aves markup information in conformant TEI P5 XML files</w:t>
      </w:r>
      <w:r w:rsidR="007B6425" w:rsidRPr="00C124CB">
        <w:rPr>
          <w:u w:color="000000"/>
        </w:rPr>
        <w:t>. It has si</w:t>
      </w:r>
      <w:r w:rsidRPr="00C124CB">
        <w:rPr>
          <w:u w:color="000000"/>
        </w:rPr>
        <w:t>mple, graphical interface lets you see the image and the fields for entering your markup notes</w:t>
      </w:r>
      <w:r w:rsidR="007B6425" w:rsidRPr="00C124CB">
        <w:rPr>
          <w:u w:color="000000"/>
        </w:rPr>
        <w:t xml:space="preserve"> and a</w:t>
      </w:r>
      <w:r w:rsidRPr="00C124CB">
        <w:rPr>
          <w:u w:color="000000"/>
        </w:rPr>
        <w:t>nnotations are visually represented on the image</w:t>
      </w:r>
      <w:r w:rsidR="007B6425" w:rsidRPr="00C124CB">
        <w:rPr>
          <w:u w:color="000000"/>
        </w:rPr>
        <w:t>. The tool a</w:t>
      </w:r>
      <w:r w:rsidRPr="00C124CB">
        <w:rPr>
          <w:u w:color="000000"/>
        </w:rPr>
        <w:t xml:space="preserve">llows knowledgeable TEI users to add additional TEI markup tags to their </w:t>
      </w:r>
      <w:r w:rsidR="007B6425" w:rsidRPr="00C124CB">
        <w:rPr>
          <w:u w:color="000000"/>
        </w:rPr>
        <w:t>annotations. It a</w:t>
      </w:r>
      <w:r w:rsidRPr="00C124CB">
        <w:rPr>
          <w:u w:color="000000"/>
        </w:rPr>
        <w:t>llows access and manipulation of standard schema used, as well as creation of additional schema</w:t>
      </w:r>
      <w:r w:rsidR="007B6425" w:rsidRPr="00C124CB">
        <w:rPr>
          <w:u w:color="000000"/>
        </w:rPr>
        <w:t xml:space="preserve">.  The tool can </w:t>
      </w:r>
      <w:r w:rsidRPr="00C124CB">
        <w:rPr>
          <w:u w:color="000000"/>
        </w:rPr>
        <w:t>handle multiple images in one file</w:t>
      </w:r>
      <w:r w:rsidR="007B6425" w:rsidRPr="00C124CB">
        <w:rPr>
          <w:u w:color="000000"/>
        </w:rPr>
        <w:t xml:space="preserve">. Amongst the tool’s disadvantages is that </w:t>
      </w:r>
      <w:r w:rsidR="007B6425" w:rsidRPr="00C124CB">
        <w:rPr>
          <w:u w:color="000000"/>
          <w:lang w:val="da-DK"/>
        </w:rPr>
        <w:t>e</w:t>
      </w:r>
      <w:r w:rsidRPr="00C124CB">
        <w:rPr>
          <w:u w:color="000000"/>
        </w:rPr>
        <w:t>diting done to Image Markup's XML files in an external editor may not be preserved</w:t>
      </w:r>
      <w:r w:rsidR="007B6425" w:rsidRPr="00C124CB">
        <w:rPr>
          <w:u w:color="000000"/>
        </w:rPr>
        <w:t xml:space="preserve">. </w:t>
      </w:r>
    </w:p>
    <w:p w14:paraId="399FDDBC" w14:textId="77777777" w:rsidR="00C124CB" w:rsidRDefault="007B6425"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007825C4" w:rsidRPr="00C124CB">
        <w:rPr>
          <w:bCs/>
          <w:i/>
          <w:u w:color="000000"/>
        </w:rPr>
        <w:t>irtual Lightbox for Museums and Archives</w:t>
      </w:r>
      <w:r w:rsidRPr="00C124CB">
        <w:rPr>
          <w:b/>
          <w:bCs/>
          <w:u w:color="000000"/>
        </w:rPr>
        <w:t xml:space="preserve"> </w:t>
      </w:r>
      <w:r w:rsidR="007825C4" w:rsidRPr="00C124CB">
        <w:rPr>
          <w:u w:color="000000"/>
        </w:rPr>
        <w:t>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w:t>
      </w:r>
      <w:r w:rsidRPr="00C124CB">
        <w:rPr>
          <w:u w:color="000000"/>
        </w:rPr>
        <w:t>th other VLMA users.</w:t>
      </w:r>
      <w:r w:rsidR="00C124CB" w:rsidRPr="00C124CB">
        <w:rPr>
          <w:u w:color="000000"/>
        </w:rPr>
        <w:t xml:space="preserve"> </w:t>
      </w:r>
    </w:p>
    <w:p w14:paraId="0345931A" w14:textId="77777777" w:rsid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u w:color="000000"/>
        </w:rPr>
        <w:t>WebLicht 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r w:rsidR="00C124CB" w:rsidRPr="00C124CB">
        <w:rPr>
          <w:u w:color="000000"/>
        </w:rPr>
        <w:t xml:space="preserve">  </w:t>
      </w:r>
      <w:r w:rsidRPr="00C124CB">
        <w:rPr>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r w:rsidR="00C124CB" w:rsidRPr="00C124CB">
        <w:rPr>
          <w:u w:color="000000"/>
        </w:rPr>
        <w:t xml:space="preserve"> </w:t>
      </w:r>
      <w:r w:rsidRPr="00C124CB">
        <w:rPr>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r w:rsidR="00C124CB" w:rsidRPr="00C124CB">
        <w:rPr>
          <w:u w:color="000000"/>
        </w:rPr>
        <w:t xml:space="preserve"> </w:t>
      </w:r>
      <w:r w:rsidRPr="00C124CB">
        <w:rPr>
          <w:u w:color="000000"/>
        </w:rPr>
        <w:t>WebLicht can be accessed only with a valid DFN-AAI/Shibboleth-based account or a local Tübingen account.</w:t>
      </w:r>
      <w:r w:rsidR="00C124CB" w:rsidRPr="00C124CB">
        <w:rPr>
          <w:u w:color="000000"/>
        </w:rPr>
        <w:t xml:space="preserve"> </w:t>
      </w:r>
    </w:p>
    <w:p w14:paraId="7B6935C7" w14:textId="1F290039" w:rsidR="007825C4" w:rsidRP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u w:color="000000"/>
        </w:rPr>
        <w:t>Zotero allows users to bookmark and save content (PDFs, images, audio and video files, snapshots of web pages, etc.) by automatically pulling in metadata stored on websites. Users can then search, tag and annotate any entry in their library.Zotero is primarily available as a Firefox plug-in, but is now also available in a stand-alone version with connectors to other browsers.</w:t>
      </w:r>
      <w:r w:rsidR="00C124CB">
        <w:rPr>
          <w:u w:color="000000"/>
        </w:rPr>
        <w:t xml:space="preserve"> </w:t>
      </w:r>
      <w:r w:rsidRPr="00C124CB">
        <w:rPr>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19B809F" w14:textId="77777777" w:rsidR="007825C4" w:rsidRPr="008B0FC6" w:rsidRDefault="007825C4" w:rsidP="008B0FC6">
      <w:pPr>
        <w:pStyle w:val="Heading2"/>
      </w:pPr>
      <w:bookmarkStart w:id="47" w:name="_Toc274924022"/>
      <w:r w:rsidRPr="008B0FC6">
        <w:t>Functionality mapping</w:t>
      </w:r>
      <w:bookmarkEnd w:id="47"/>
    </w:p>
    <w:p w14:paraId="75A2523D" w14:textId="45CCABC4" w:rsidR="007825C4" w:rsidRDefault="007825C4" w:rsidP="00E72F26">
      <w:pPr>
        <w:rPr>
          <w:u w:color="000000"/>
        </w:rPr>
      </w:pPr>
      <w:r w:rsidRPr="00E72F26">
        <w:t xml:space="preserve">Tools that can be used with DWAN </w:t>
      </w:r>
      <w:r w:rsidR="00940D6A">
        <w:t>back-end</w:t>
      </w:r>
      <w:r w:rsidRPr="00E72F26">
        <w:t xml:space="preserve"> are listed in </w:t>
      </w:r>
      <w:r w:rsidR="00C65213" w:rsidRPr="00E72F26">
        <w:fldChar w:fldCharType="begin"/>
      </w:r>
      <w:r w:rsidR="00C65213" w:rsidRPr="00E72F26">
        <w:instrText xml:space="preserve"> REF _Ref274313468 \h </w:instrText>
      </w:r>
      <w:r w:rsidR="00C65213" w:rsidRPr="00E72F26">
        <w:fldChar w:fldCharType="separate"/>
      </w:r>
      <w:r w:rsidR="005853A7">
        <w:t xml:space="preserve">Table </w:t>
      </w:r>
      <w:r w:rsidR="005853A7">
        <w:rPr>
          <w:noProof/>
        </w:rPr>
        <w:t>9</w:t>
      </w:r>
      <w:r w:rsidR="00C65213" w:rsidRPr="00E72F26">
        <w:fldChar w:fldCharType="end"/>
      </w:r>
      <w:r w:rsidR="00C65213" w:rsidRPr="00E72F26">
        <w:t xml:space="preserve"> </w:t>
      </w:r>
      <w:r w:rsidRPr="00E72F26">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Pr="00E72F26">
        <w:footnoteReference w:id="17"/>
      </w:r>
      <w:r w:rsidRPr="00E72F26">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Pr>
          <w:u w:color="000000"/>
        </w:rPr>
        <w:t xml:space="preserve">working with quantitative data. The </w:t>
      </w:r>
      <w:r>
        <w:rPr>
          <w:i/>
          <w:iCs/>
          <w:u w:color="000000"/>
        </w:rPr>
        <w:t>Editorial</w:t>
      </w:r>
      <w:r>
        <w:rPr>
          <w:u w:color="000000"/>
        </w:rPr>
        <w:t xml:space="preserve"> type involves modifying or improving an existing asset. </w:t>
      </w:r>
    </w:p>
    <w:p w14:paraId="6F39DF60" w14:textId="77777777" w:rsidR="007825C4" w:rsidRDefault="007825C4" w:rsidP="00E72F26">
      <w:pPr>
        <w:rPr>
          <w:u w:color="000000"/>
        </w:rPr>
      </w:pPr>
      <w:r>
        <w:rPr>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3F44D467" w:rsidR="00C65213" w:rsidRDefault="00C65213" w:rsidP="00C65213">
      <w:pPr>
        <w:pStyle w:val="Caption"/>
        <w:keepNext/>
      </w:pPr>
      <w:bookmarkStart w:id="48" w:name="_Ref274313468"/>
      <w:r>
        <w:t xml:space="preserve">Table </w:t>
      </w:r>
      <w:r>
        <w:fldChar w:fldCharType="begin"/>
      </w:r>
      <w:r>
        <w:instrText xml:space="preserve"> SEQ Table \* ARABIC </w:instrText>
      </w:r>
      <w:r>
        <w:fldChar w:fldCharType="separate"/>
      </w:r>
      <w:r w:rsidR="005853A7">
        <w:rPr>
          <w:noProof/>
        </w:rPr>
        <w:t>9</w:t>
      </w:r>
      <w:r>
        <w:fldChar w:fldCharType="end"/>
      </w:r>
      <w:bookmarkEnd w:id="48"/>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6F5CF4B0"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r>
              <w:rPr>
                <w:rFonts w:ascii="Cambria" w:eastAsia="Cambria" w:hAnsi="Cambria" w:cs="Cambria"/>
                <w:sz w:val="24"/>
                <w:szCs w:val="24"/>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Cambria" w:eastAsia="Cambria" w:hAnsi="Cambria" w:cs="Cambria"/>
                <w:sz w:val="24"/>
                <w:szCs w:val="24"/>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r>
              <w:rPr>
                <w:rFonts w:ascii="Cambria" w:eastAsia="Cambria" w:hAnsi="Cambria" w:cs="Cambria"/>
                <w:sz w:val="24"/>
                <w:szCs w:val="24"/>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Cambria" w:eastAsia="Cambria" w:hAnsi="Cambria" w:cs="Cambria"/>
                <w:sz w:val="24"/>
                <w:szCs w:val="24"/>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Cambria" w:eastAsia="Cambria" w:hAnsi="Cambria" w:cs="Cambria"/>
                <w:sz w:val="24"/>
                <w:szCs w:val="24"/>
                <w:u w:color="000000"/>
              </w:rPr>
              <w:t>formal/</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3211C91C" w14:textId="77777777" w:rsidR="007825C4" w:rsidRDefault="007825C4" w:rsidP="009B09C3">
            <w:pPr>
              <w:pStyle w:val="Body"/>
              <w:tabs>
                <w:tab w:val="left" w:pos="1304"/>
                <w:tab w:val="left" w:pos="2608"/>
                <w:tab w:val="left" w:pos="3912"/>
                <w:tab w:val="left" w:pos="5216"/>
                <w:tab w:val="left" w:pos="6520"/>
                <w:tab w:val="left" w:pos="7824"/>
              </w:tabs>
              <w:ind w:left="113" w:right="113"/>
            </w:pPr>
            <w:r>
              <w:rPr>
                <w:rFonts w:ascii="Cambria" w:eastAsia="Cambria" w:hAnsi="Cambria" w:cs="Cambria"/>
                <w:sz w:val="24"/>
                <w:szCs w:val="24"/>
                <w:u w:color="000000"/>
              </w:rPr>
              <w:t>collaborative platform</w:t>
            </w:r>
          </w:p>
        </w:tc>
      </w:tr>
      <w:tr w:rsidR="004F738A" w14:paraId="5A17652F"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C40D7B"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51" w:history="1">
              <w:r w:rsidR="007825C4">
                <w:rPr>
                  <w:rStyle w:val="Hyperlink1"/>
                  <w:rFonts w:eastAsia="Cambria" w:hAnsi="Cambria" w:cs="Cambria"/>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D0798F2" w14:textId="77777777" w:rsidR="007825C4" w:rsidRDefault="007825C4" w:rsidP="009B09C3">
            <w:pPr>
              <w:pStyle w:val="Body"/>
              <w:tabs>
                <w:tab w:val="left" w:pos="1304"/>
                <w:tab w:val="left" w:pos="2608"/>
                <w:tab w:val="left" w:pos="3912"/>
                <w:tab w:val="left" w:pos="5216"/>
                <w:tab w:val="left" w:pos="6520"/>
                <w:tab w:val="left" w:pos="7824"/>
              </w:tabs>
              <w:ind w:left="113" w:right="113"/>
            </w:pPr>
            <w:r>
              <w:rPr>
                <w:rFonts w:ascii="Times Roman" w:eastAsia="Cambria" w:hAnsi="Cambria" w:cs="Cambria"/>
                <w:u w:color="000000"/>
              </w:rPr>
              <w:t>Y (can be stored in Annotea)</w:t>
            </w:r>
          </w:p>
        </w:tc>
      </w:tr>
      <w:tr w:rsidR="004F738A" w14:paraId="40B5026B"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825798E" w14:textId="77777777" w:rsidR="007825C4" w:rsidRDefault="007825C4" w:rsidP="009B09C3">
            <w:pPr>
              <w:pStyle w:val="Body"/>
              <w:tabs>
                <w:tab w:val="left" w:pos="1304"/>
                <w:tab w:val="left" w:pos="2608"/>
                <w:tab w:val="left" w:pos="3912"/>
                <w:tab w:val="left" w:pos="5216"/>
                <w:tab w:val="left" w:pos="6520"/>
                <w:tab w:val="left" w:pos="7824"/>
              </w:tabs>
              <w:ind w:left="113" w:right="113"/>
            </w:pPr>
            <w:r>
              <w:rPr>
                <w:rFonts w:ascii="Times Roman" w:eastAsia="Cambria" w:hAnsi="Cambria" w:cs="Cambria"/>
                <w:u w:color="000000"/>
              </w:rPr>
              <w:t>Y (via OKF)</w:t>
            </w:r>
          </w:p>
        </w:tc>
      </w:tr>
      <w:tr w:rsidR="004F738A" w14:paraId="11A7B0C5"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C40D7B"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52" w:history="1">
              <w:r w:rsidR="007825C4">
                <w:rPr>
                  <w:rStyle w:val="Hyperlink1"/>
                  <w:rFonts w:eastAsia="Cambria" w:hAnsi="Cambria" w:cs="Cambria"/>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Heading2"/>
      </w:pPr>
      <w:bookmarkStart w:id="49" w:name="_Toc274924023"/>
      <w:r w:rsidRPr="00E8265E">
        <w:t>Potential front-ends for DWAN in Social Sciences and Humanities.</w:t>
      </w:r>
      <w:bookmarkEnd w:id="49"/>
    </w:p>
    <w:p w14:paraId="3F87B035" w14:textId="5A4E657B" w:rsidR="00985189" w:rsidRDefault="007825C4" w:rsidP="00E72F26">
      <w:pPr>
        <w:rPr>
          <w:rFonts w:ascii="Cambria" w:eastAsia="Cambria" w:hAnsi="Cambria" w:cs="Cambria"/>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syntax/semantics, wiki,  video.  To describe sets of functionalities demanded to satisfy expectations for an annotating tool for each of these topics, we first introduce the following notations: </w:t>
      </w:r>
    </w:p>
    <w:p w14:paraId="6AD81EBD" w14:textId="77777777" w:rsidR="007825C4" w:rsidRDefault="007825C4" w:rsidP="00E72F26">
      <w:pPr>
        <w:rPr>
          <w:u w:color="000000"/>
        </w:rPr>
      </w:pPr>
      <w:r w:rsidRPr="00E72F26">
        <w:rPr>
          <w:b/>
          <w:u w:color="000000"/>
        </w:rPr>
        <w:t>UC 1</w:t>
      </w:r>
      <w:r>
        <w:rPr>
          <w:u w:color="000000"/>
        </w:rPr>
        <w:t>: Highlight text</w:t>
      </w:r>
    </w:p>
    <w:p w14:paraId="00202456" w14:textId="77777777" w:rsidR="007825C4" w:rsidRDefault="007825C4" w:rsidP="00E72F26">
      <w:pPr>
        <w:rPr>
          <w:u w:color="000000"/>
        </w:rPr>
      </w:pPr>
      <w:r w:rsidRPr="00E72F26">
        <w:rPr>
          <w:b/>
          <w:u w:color="000000"/>
        </w:rPr>
        <w:t>UC 2</w:t>
      </w:r>
      <w:r>
        <w:rPr>
          <w:u w:color="000000"/>
        </w:rPr>
        <w:t>: Add comments in the form of scribbled notes (text to text)</w:t>
      </w:r>
    </w:p>
    <w:p w14:paraId="6C1EAB77" w14:textId="77777777" w:rsidR="007825C4" w:rsidRDefault="007825C4" w:rsidP="00E72F26">
      <w:pPr>
        <w:rPr>
          <w:u w:color="000000"/>
        </w:rPr>
      </w:pPr>
      <w:r w:rsidRPr="00E72F26">
        <w:rPr>
          <w:b/>
          <w:u w:color="000000"/>
        </w:rPr>
        <w:t>UC 3</w:t>
      </w:r>
      <w:r>
        <w:rPr>
          <w:u w:color="000000"/>
        </w:rPr>
        <w:t>: Add comments in the form of scribbled notes (text to image)</w:t>
      </w:r>
    </w:p>
    <w:p w14:paraId="6FA4E539" w14:textId="6DE25A0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23FAA0A3" w14:textId="77777777" w:rsidR="007825C4" w:rsidRDefault="007825C4" w:rsidP="00E72F26">
      <w:pPr>
        <w:rPr>
          <w:u w:color="000000"/>
        </w:rPr>
      </w:pPr>
      <w:r w:rsidRPr="00E72F26">
        <w:rPr>
          <w:b/>
          <w:u w:color="000000"/>
        </w:rPr>
        <w:t>UC 5</w:t>
      </w:r>
      <w:r>
        <w:rPr>
          <w:u w:color="000000"/>
        </w:rPr>
        <w:t>: Modify text: delete information (within the text)</w:t>
      </w:r>
    </w:p>
    <w:p w14:paraId="60F15A77" w14:textId="1FA46D00"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26286B7D" w14:textId="01F66428"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7B04F3B" w14:textId="646D0D20"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41DC8CCF" w14:textId="469D601D"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4512BD23" w14:textId="77777777" w:rsidR="007825C4" w:rsidRDefault="007825C4" w:rsidP="00E72F26">
      <w:pPr>
        <w:rPr>
          <w:u w:color="000000"/>
        </w:rPr>
      </w:pPr>
      <w:r w:rsidRPr="00E72F26">
        <w:rPr>
          <w:b/>
          <w:u w:color="000000"/>
        </w:rPr>
        <w:t>UC 10</w:t>
      </w:r>
      <w:r>
        <w:rPr>
          <w:u w:color="000000"/>
        </w:rPr>
        <w:t>: Collaborative annotations (different users)</w:t>
      </w:r>
    </w:p>
    <w:p w14:paraId="7AEEBCAE" w14:textId="7ADEB43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33C95EAA" w14:textId="4CB4432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4F41788C" w14:textId="3A81DACF"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1DBA7611" w14:textId="22B3F94A"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15503089" w14:textId="6D6F474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4062C0C0" w14:textId="610F3062"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27895C72" w14:textId="1EC0108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5BAC3AF5" w14:textId="49468DE4"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795EB605" w14:textId="32BE39E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EDD2F9" w14:textId="77777777" w:rsidR="000001C6" w:rsidRDefault="00985189" w:rsidP="000001C6">
      <w:pPr>
        <w:rPr>
          <w:u w:color="000000"/>
        </w:rPr>
      </w:pPr>
      <w:r>
        <w:rPr>
          <w:u w:color="000000"/>
        </w:rPr>
        <w:t xml:space="preserve">Now we list these features per header: </w:t>
      </w:r>
    </w:p>
    <w:p w14:paraId="66F49A69" w14:textId="1C27C2EF" w:rsidR="000001C6" w:rsidRPr="000001C6" w:rsidRDefault="007825C4" w:rsidP="000001C6">
      <w:pPr>
        <w:pStyle w:val="ListParagraph"/>
        <w:numPr>
          <w:ilvl w:val="0"/>
          <w:numId w:val="48"/>
        </w:numPr>
        <w:rPr>
          <w:u w:color="000000"/>
        </w:rPr>
      </w:pPr>
      <w:r w:rsidRPr="000001C6">
        <w:rPr>
          <w:b/>
          <w:bCs/>
          <w:u w:color="000000"/>
          <w:lang w:val="fr-FR"/>
        </w:rPr>
        <w:t>Bibliography</w:t>
      </w:r>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3C6E1D2C" w14:textId="50FC4848" w:rsidR="000001C6" w:rsidRDefault="007825C4" w:rsidP="000001C6">
      <w:pPr>
        <w:pStyle w:val="ListParagraph"/>
        <w:numPr>
          <w:ilvl w:val="0"/>
          <w:numId w:val="48"/>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2B57B49" w14:textId="3B70938B" w:rsidR="000001C6" w:rsidRDefault="007825C4" w:rsidP="000001C6">
      <w:pPr>
        <w:pStyle w:val="ListParagraph"/>
        <w:numPr>
          <w:ilvl w:val="0"/>
          <w:numId w:val="48"/>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0A6C8297" w14:textId="1EB87ED9" w:rsidR="000001C6" w:rsidRDefault="007825C4" w:rsidP="000001C6">
      <w:pPr>
        <w:pStyle w:val="ListParagraph"/>
        <w:numPr>
          <w:ilvl w:val="0"/>
          <w:numId w:val="48"/>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00988D47" w14:textId="57AAE426" w:rsidR="000001C6" w:rsidRDefault="007825C4" w:rsidP="000001C6">
      <w:pPr>
        <w:pStyle w:val="ListParagraph"/>
        <w:numPr>
          <w:ilvl w:val="0"/>
          <w:numId w:val="48"/>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1FBCCBE8" w14:textId="61161104" w:rsidR="007825C4" w:rsidRDefault="007825C4" w:rsidP="000001C6">
      <w:pPr>
        <w:pStyle w:val="ListParagraph"/>
        <w:numPr>
          <w:ilvl w:val="0"/>
          <w:numId w:val="48"/>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3E0E04A3" w14:textId="5FECB120"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1E4E1F08" w14:textId="3299DE31"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7825C4">
        <w:rPr>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652C50">
      <w:pPr>
        <w:rPr>
          <w:u w:color="000000"/>
        </w:rPr>
      </w:pPr>
      <w:r>
        <w:rPr>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u w:color="000000"/>
          <w:lang w:val="fr-FR"/>
        </w:rPr>
        <w:t>’</w:t>
      </w:r>
      <w:r>
        <w:rPr>
          <w:u w:color="000000"/>
        </w:rPr>
        <w:t>.</w:t>
      </w:r>
    </w:p>
    <w:p w14:paraId="1C3CDB78" w14:textId="77777777" w:rsidR="007825C4" w:rsidRDefault="007825C4" w:rsidP="00652C50">
      <w:pPr>
        <w:rPr>
          <w:u w:color="000000"/>
        </w:rPr>
      </w:pPr>
      <w:r>
        <w:rPr>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652C50">
      <w:pPr>
        <w:rPr>
          <w:u w:color="000000"/>
        </w:rPr>
      </w:pPr>
      <w:r>
        <w:rPr>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s database, and also the annotations they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3D0FBEC3" w14:textId="367691CE" w:rsidR="007825C4" w:rsidRDefault="007825C4" w:rsidP="00652C50">
      <w:pPr>
        <w:rPr>
          <w:u w:color="000000"/>
        </w:rPr>
      </w:pPr>
      <w:r>
        <w:rPr>
          <w:u w:color="000000"/>
        </w:rPr>
        <w:t>The annotations in the bibliography should be able to link simultaneously to multiple bibliographic references.</w:t>
      </w:r>
    </w:p>
    <w:p w14:paraId="201625F2" w14:textId="77777777" w:rsidR="007825C4" w:rsidRDefault="007825C4" w:rsidP="00652C50">
      <w:pPr>
        <w:rPr>
          <w:u w:color="000000"/>
        </w:rPr>
      </w:pPr>
      <w:r>
        <w:rPr>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B30A59" w14:textId="706107D5"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Image annotation</w:t>
      </w:r>
      <w:r w:rsidR="007825C4">
        <w:rPr>
          <w:u w:color="000000"/>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5ABC1954" w14:textId="77777777" w:rsidR="007825C4" w:rsidRDefault="007825C4" w:rsidP="00652C50">
      <w:pPr>
        <w:rPr>
          <w:u w:color="000000"/>
        </w:rPr>
      </w:pPr>
      <w:r>
        <w:rPr>
          <w:u w:color="000000"/>
        </w:rPr>
        <w:t xml:space="preserve">This scenario is applicable to scholars, but also, potentially, to museum and collections curators. </w:t>
      </w:r>
    </w:p>
    <w:p w14:paraId="003901E9" w14:textId="55765769"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60B041D" w14:textId="77777777" w:rsidR="007825C4" w:rsidRDefault="007825C4" w:rsidP="00652C50">
      <w:pPr>
        <w:rPr>
          <w:u w:color="000000"/>
        </w:rPr>
      </w:pPr>
      <w:r>
        <w:rPr>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8B7B050" w14:textId="62D4AF72"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Web page annotation</w:t>
      </w:r>
      <w:r w:rsidR="007825C4">
        <w:rPr>
          <w:u w:color="000000"/>
        </w:rPr>
        <w:t>.</w:t>
      </w:r>
      <w:r>
        <w:rPr>
          <w:u w:color="000000"/>
        </w:rPr>
        <w:t xml:space="preserve"> </w:t>
      </w:r>
      <w:r w:rsidR="007825C4">
        <w:rPr>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69F3E518"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50DBD7D3" w14:textId="145BA2C6" w:rsidR="007825C4" w:rsidRDefault="007825C4" w:rsidP="00652C50">
      <w:pPr>
        <w:rPr>
          <w:u w:color="000000"/>
        </w:rPr>
      </w:pPr>
      <w:r>
        <w:rPr>
          <w:u w:color="000000"/>
        </w:rPr>
        <w:t xml:space="preserve">Assets: the assets are primarily text and images, but may also include video. They are not stored locally. </w:t>
      </w:r>
    </w:p>
    <w:p w14:paraId="38AC86DF" w14:textId="77777777" w:rsidR="00652C50" w:rsidRDefault="007825C4" w:rsidP="00652C50">
      <w:pPr>
        <w:rPr>
          <w:u w:color="000000"/>
        </w:rPr>
      </w:pPr>
      <w:r>
        <w:rPr>
          <w:u w:color="000000"/>
        </w:rPr>
        <w:t xml:space="preserve">Examples include: </w:t>
      </w:r>
    </w:p>
    <w:p w14:paraId="1CF3ABFF" w14:textId="238A53A1"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4B1A2729" w14:textId="77777777" w:rsidR="007825C4" w:rsidRDefault="007825C4" w:rsidP="00652C50">
      <w:pPr>
        <w:rPr>
          <w:u w:color="000000"/>
        </w:rPr>
      </w:pPr>
      <w:r>
        <w:rPr>
          <w:u w:color="000000"/>
        </w:rPr>
        <w:t>Q&amp;A threads (http://answers.unity3d.com/questions/17829/how-can-i-import-</w:t>
      </w:r>
    </w:p>
    <w:p w14:paraId="455D1B59" w14:textId="77777777" w:rsidR="007825C4" w:rsidRDefault="007825C4" w:rsidP="00652C50">
      <w:pPr>
        <w:rPr>
          <w:u w:color="000000"/>
        </w:rPr>
      </w:pPr>
      <w:r>
        <w:rPr>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652C50">
      <w:pPr>
        <w:rPr>
          <w:u w:color="000000"/>
        </w:rPr>
      </w:pPr>
    </w:p>
    <w:p w14:paraId="2E3EB27A" w14:textId="77777777" w:rsidR="007825C4" w:rsidRDefault="007825C4" w:rsidP="00652C50">
      <w:pPr>
        <w:rPr>
          <w:u w:color="000000"/>
        </w:rPr>
      </w:pPr>
      <w:r>
        <w:rPr>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0D8AA61" w14:textId="2D5C546C"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7DD2804E" w14:textId="34BC42DF" w:rsidR="007825C4" w:rsidRDefault="007825C4" w:rsidP="00652C50">
      <w:pPr>
        <w:rPr>
          <w:rFonts w:ascii="Cambria" w:eastAsia="Cambria" w:hAnsi="Cambria" w:cs="Cambria"/>
          <w:u w:color="000000"/>
        </w:rPr>
      </w:pPr>
      <w:r>
        <w:rPr>
          <w:u w:color="000000"/>
        </w:rPr>
        <w:t>Scenario: User (a Latinist and historian) is creating a digital critical edition of Marcus Tullius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50F444D0" w14:textId="7B8703E6"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r w:rsidR="00652C50">
        <w:rPr>
          <w:u w:color="000000"/>
        </w:rPr>
        <w:t xml:space="preserve"> </w:t>
      </w:r>
    </w:p>
    <w:p w14:paraId="4600B3EF" w14:textId="77777777" w:rsidR="007825C4" w:rsidRDefault="007825C4" w:rsidP="00652C50">
      <w:pPr>
        <w:rPr>
          <w:u w:color="000000"/>
        </w:rPr>
      </w:pPr>
      <w:r>
        <w:rPr>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12D85F5E" w14:textId="0FEDE54E" w:rsidR="007825C4" w:rsidRPr="00652C50"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E5AE464" w14:textId="55340B46"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0A6CB874" w14:textId="3482AD8A"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27BDB410" w14:textId="1448568F" w:rsidR="007825C4" w:rsidRDefault="007825C4" w:rsidP="00652C50">
      <w:pPr>
        <w:rPr>
          <w:u w:color="000000"/>
        </w:rPr>
      </w:pPr>
      <w:r>
        <w:rPr>
          <w:u w:color="000000"/>
        </w:rPr>
        <w:t>Assets: The assets involved are text and images.</w:t>
      </w:r>
    </w:p>
    <w:p w14:paraId="33B1968A" w14:textId="77777777" w:rsidR="007825C4" w:rsidRDefault="007825C4" w:rsidP="00652C50">
      <w:pPr>
        <w:rPr>
          <w:u w:color="000000"/>
        </w:rPr>
      </w:pPr>
      <w:r>
        <w:rPr>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96581D5" w14:textId="1E4C4388"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Advene, Annotator\'s Workbench, Annotorius, Anvil, </w:t>
      </w:r>
      <w:r w:rsidR="007825C4">
        <w:rPr>
          <w:u w:color="000000"/>
          <w:lang w:val="pt-PT"/>
        </w:rPr>
        <w:t>Atlas.ti</w:t>
      </w:r>
      <w:r w:rsidR="007825C4">
        <w:rPr>
          <w:u w:color="000000"/>
        </w:rPr>
        <w:t xml:space="preserve">, HyperImage, Mediathread, Project Pad, </w:t>
      </w:r>
      <w:r w:rsidR="007825C4">
        <w:rPr>
          <w:rFonts w:ascii="Times Roman"/>
          <w:u w:color="000000"/>
        </w:rPr>
        <w:t>Rehersal Assistant, VideoANT.</w:t>
      </w:r>
    </w:p>
    <w:p w14:paraId="6EE51741" w14:textId="64821332"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5BA18F7" w14:textId="77777777" w:rsidR="007825C4" w:rsidRDefault="007825C4" w:rsidP="00652C50">
      <w:pPr>
        <w:rPr>
          <w:u w:color="000000"/>
        </w:rPr>
      </w:pPr>
      <w:r>
        <w:rPr>
          <w:u w:color="000000"/>
          <w:lang w:val="es-ES_tradnl"/>
        </w:rPr>
        <w:t>Scenario:</w:t>
      </w:r>
      <w:r>
        <w:rPr>
          <w:u w:color="000000"/>
        </w:rPr>
        <w:t xml:space="preserve"> User has downloaded a few videos from </w:t>
      </w:r>
      <w:hyperlink r:id="rId53"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6B5509FA" w14:textId="75CA1484"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86CA745" w14:textId="77777777" w:rsidR="007825C4" w:rsidRDefault="007825C4" w:rsidP="00652C50">
      <w:pPr>
        <w:rPr>
          <w:u w:color="000000"/>
        </w:rPr>
      </w:pPr>
      <w:r>
        <w:rPr>
          <w:u w:color="000000"/>
        </w:rPr>
        <w:t xml:space="preserve">Assets: the assets are primarily videos but may involve text and images as well. </w:t>
      </w:r>
    </w:p>
    <w:p w14:paraId="3B59C7D3" w14:textId="77777777" w:rsidR="007825C4" w:rsidRDefault="007825C4" w:rsidP="00652C50">
      <w:pPr>
        <w:rPr>
          <w:u w:color="000000"/>
        </w:rPr>
      </w:pPr>
      <w:r>
        <w:rPr>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Heading1"/>
      </w:pPr>
      <w:bookmarkStart w:id="50" w:name="_Toc274924024"/>
      <w:r w:rsidRPr="00AC51E7">
        <w:t>APPENDIX</w:t>
      </w:r>
      <w:bookmarkEnd w:id="50"/>
    </w:p>
    <w:p w14:paraId="5DDE796C" w14:textId="77777777" w:rsidR="009B54F3" w:rsidRPr="00AC51E7" w:rsidRDefault="009B54F3" w:rsidP="00D57E43">
      <w:pPr>
        <w:pStyle w:val="Heading2"/>
      </w:pPr>
      <w:bookmarkStart w:id="51" w:name="_Toc274924025"/>
      <w:r w:rsidRPr="00AC51E7">
        <w:t>Schema</w:t>
      </w:r>
      <w:bookmarkEnd w:id="51"/>
    </w:p>
    <w:p w14:paraId="3B766A1E" w14:textId="77777777" w:rsidR="00B45AEF" w:rsidRDefault="009B54F3" w:rsidP="00B45AEF">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78422DB6" w14:textId="77777777" w:rsidR="000810A5" w:rsidRDefault="000810A5" w:rsidP="00B45AEF"/>
    <w:p w14:paraId="3D265FB5" w14:textId="34EB8409" w:rsidR="000810A5" w:rsidRPr="00ED7698" w:rsidRDefault="000810A5" w:rsidP="000810A5">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&lt;xs:schema</w:t>
      </w:r>
      <w:r w:rsidRPr="00ED7698">
        <w:rPr>
          <w:rFonts w:ascii="Times New Roman" w:hAnsi="Times New Roman" w:cs="Times New Roman"/>
          <w:color w:val="F5844C"/>
          <w:szCs w:val="22"/>
          <w:lang w:val="en-US"/>
        </w:rPr>
        <w:t xml:space="preserve"> targetNamespace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xmlns:xs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elementFormDefault</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xmlns:dasish</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&lt;xs:import</w:t>
      </w:r>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schemaLocation</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"fragmentString"</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"siblingTargets"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"cachedRepresentatinons"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"displayName"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"eMail"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"xs:boolean"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"textBody"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&lt;xs:any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processContents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p>
    <w:p w14:paraId="26261BF4" w14:textId="15CA5CA7" w:rsidR="00EA08F8" w:rsidRPr="00ED7698" w:rsidRDefault="000810A5" w:rsidP="000810A5">
      <w:pPr>
        <w:jc w:val="left"/>
        <w:rPr>
          <w:szCs w:val="22"/>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bookmarkStart w:id="52" w:name="_GoBack"/>
      <w:bookmarkEnd w:id="52"/>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&lt;/xs:schema&gt;</w:t>
      </w:r>
    </w:p>
    <w:p w14:paraId="7A43F139" w14:textId="77777777" w:rsidR="000810A5" w:rsidRDefault="000810A5" w:rsidP="00EA08F8"/>
    <w:p w14:paraId="609A1EBF" w14:textId="52068009" w:rsidR="008567D2" w:rsidRDefault="00AF693A" w:rsidP="008567D2">
      <w:pPr>
        <w:pStyle w:val="Heading2"/>
      </w:pPr>
      <w:bookmarkStart w:id="53" w:name="_Toc274924026"/>
      <w:r>
        <w:t>Wired-Marker-b</w:t>
      </w:r>
      <w:r w:rsidR="008567D2">
        <w:t xml:space="preserve">ased </w:t>
      </w:r>
      <w:r>
        <w:t xml:space="preserve">DWAN </w:t>
      </w:r>
      <w:r w:rsidR="00940D6A">
        <w:t>front-end</w:t>
      </w:r>
      <w:r w:rsidR="00BE3684">
        <w:t>.</w:t>
      </w:r>
      <w:r>
        <w:t xml:space="preserve"> </w:t>
      </w:r>
      <w:r w:rsidR="008567D2">
        <w:t>Manual</w:t>
      </w:r>
      <w:bookmarkEnd w:id="53"/>
      <w:r w:rsidR="008567D2">
        <w:t xml:space="preserve"> </w:t>
      </w:r>
    </w:p>
    <w:p w14:paraId="45C811E1" w14:textId="3A98B1FF" w:rsidR="008567D2" w:rsidRDefault="003115F3" w:rsidP="003876BA">
      <w:r>
        <w:t xml:space="preserve">This </w:t>
      </w:r>
      <w:r w:rsidR="008567D2" w:rsidRPr="00367B2F">
        <w:t xml:space="preserve">DWAN </w:t>
      </w:r>
      <w:r w:rsidR="008567D2">
        <w:t xml:space="preserve">client </w:t>
      </w:r>
      <w:r w:rsidR="008567D2" w:rsidRPr="00367B2F">
        <w:t xml:space="preserve">is based on the Wired-Marker extension for Firefox with added functionality to communicate with the DWAN </w:t>
      </w:r>
      <w:r w:rsidR="00940D6A">
        <w:t>back-end</w:t>
      </w:r>
      <w:r w:rsidR="008567D2" w:rsidRPr="00367B2F">
        <w:t>.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54"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rPr>
          <w:lang w:val="en-US" w:eastAsia="en-US"/>
        </w:rPr>
      </w:pPr>
      <w:r>
        <w:t>It is highly recom</w:t>
      </w:r>
      <w:r w:rsidR="00A71F1F">
        <w:t>mended to make a separate Firef</w:t>
      </w:r>
      <w:r>
        <w:t xml:space="preserve">ox profile where one installs </w:t>
      </w:r>
      <w:r w:rsidR="003115F3">
        <w:t>the</w:t>
      </w:r>
      <w:ins w:id="54"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059699F8" w14:textId="322A3889" w:rsidR="008567D2" w:rsidRPr="00367B2F" w:rsidRDefault="008567D2" w:rsidP="003876BA">
      <w:pPr>
        <w:rPr>
          <w:rFonts w:eastAsia="Times New Roman" w:cs="Times New Roman"/>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4B3F432E" w14:textId="1F05436E" w:rsidR="003876BA" w:rsidRDefault="008567D2" w:rsidP="003876BA">
      <w:pPr>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rPr>
          <w:lang w:val="en-US" w:eastAsia="en-US"/>
        </w:rPr>
      </w:pPr>
    </w:p>
    <w:p w14:paraId="3D587A9E" w14:textId="7CD981CF" w:rsidR="008567D2" w:rsidRDefault="008567D2" w:rsidP="003876BA">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66A9A26C" w14:textId="739442C7" w:rsidR="008567D2" w:rsidRPr="00367B2F" w:rsidRDefault="008567D2" w:rsidP="003876BA">
      <w:pPr>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r w:rsidRPr="00367B2F">
        <w:t>B) If your institution is not listed as a Shibboleth IP, then you can create a user account following the following steps:</w:t>
      </w:r>
    </w:p>
    <w:p w14:paraId="5EAEDB65" w14:textId="77777777" w:rsidR="008567D2" w:rsidRPr="00367B2F" w:rsidRDefault="008567D2" w:rsidP="003876BA">
      <w:r w:rsidRPr="00367B2F">
        <w:t xml:space="preserve">1. go to </w:t>
      </w:r>
      <w:hyperlink r:id="rId55"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r w:rsidRPr="00367B2F">
        <w:t xml:space="preserve">2. click on </w:t>
      </w:r>
      <w:r w:rsidRPr="00367B2F">
        <w:rPr>
          <w:i/>
          <w:iCs/>
        </w:rPr>
        <w:t xml:space="preserve">Register as a non-Shibboleth user </w:t>
      </w:r>
    </w:p>
    <w:p w14:paraId="71BABA69" w14:textId="77777777" w:rsidR="008567D2" w:rsidRPr="00367B2F" w:rsidRDefault="008567D2" w:rsidP="003876BA">
      <w:r w:rsidRPr="00367B2F">
        <w:t>3. fill in the user registration form and submit it</w:t>
      </w:r>
    </w:p>
    <w:p w14:paraId="238E34B9" w14:textId="77777777" w:rsidR="008567D2" w:rsidRPr="00367B2F" w:rsidRDefault="008567D2" w:rsidP="003876BA">
      <w:r w:rsidRPr="00367B2F">
        <w:t>4. press cancel</w:t>
      </w:r>
    </w:p>
    <w:p w14:paraId="21896A4F" w14:textId="5395D63B" w:rsidR="008567D2" w:rsidRPr="00367B2F" w:rsidRDefault="008567D2" w:rsidP="00E624BC">
      <w:pPr>
        <w:jc w:val="left"/>
      </w:pPr>
      <w:r w:rsidRPr="00367B2F">
        <w:t xml:space="preserve">5. go to DASISH Web Annotator &gt; Settings &gt; Server &gt; write this link </w:t>
      </w:r>
      <w:hyperlink r:id="rId56" w:history="1">
        <w:r w:rsidRPr="00367B2F">
          <w:rPr>
            <w:rStyle w:val="Hyperlink"/>
            <w:rFonts w:cs="Arial"/>
            <w:color w:val="1155CC"/>
          </w:rPr>
          <w:t>https://lux17.mpi.nl/ds/webannotator-basic</w:t>
        </w:r>
      </w:hyperlink>
      <w:r w:rsidRPr="00367B2F">
        <w:t xml:space="preserve"> in the User Specified box &gt; and close</w:t>
      </w:r>
      <w:r w:rsidR="002C01A5">
        <w:t>.</w:t>
      </w:r>
    </w:p>
    <w:p w14:paraId="2FC02F05" w14:textId="77777777" w:rsidR="008567D2" w:rsidRPr="00367B2F" w:rsidRDefault="008567D2" w:rsidP="003876BA">
      <w:pPr>
        <w:rPr>
          <w:rFonts w:eastAsia="Times New Roman" w:cs="Times New Roman"/>
        </w:rPr>
      </w:pPr>
    </w:p>
    <w:p w14:paraId="7AD88FE1" w14:textId="6943E7C5" w:rsidR="008567D2" w:rsidRDefault="00B364FA" w:rsidP="003876BA">
      <w:pPr>
        <w:pStyle w:val="NormalWeb"/>
        <w:spacing w:before="0" w:beforeAutospacing="0" w:after="0" w:afterAutospacing="0"/>
      </w:pPr>
      <w:r>
        <w:rPr>
          <w:noProof/>
          <w:lang w:val="en-US" w:eastAsia="en-US"/>
        </w:rPr>
        <w:drawing>
          <wp:inline distT="0" distB="0" distL="0" distR="0" wp14:anchorId="6D1F67C6" wp14:editId="4A2DE9B4">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7">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6114AC5D" w14:textId="77777777" w:rsidR="008567D2" w:rsidRDefault="008567D2" w:rsidP="003876BA">
      <w:pPr>
        <w:pStyle w:val="NormalWeb"/>
        <w:spacing w:before="0" w:beforeAutospacing="0" w:after="0" w:afterAutospacing="0"/>
        <w:rPr>
          <w:rFonts w:ascii="Arial" w:hAnsi="Arial" w:cs="Arial"/>
          <w:color w:val="000000"/>
        </w:rPr>
      </w:pPr>
    </w:p>
    <w:p w14:paraId="71254EEA" w14:textId="7A4D860C" w:rsidR="008567D2" w:rsidRDefault="008567D2" w:rsidP="003876BA">
      <w:r w:rsidRPr="00E07A5C">
        <w:t>6. Log in using the left side Log-in box</w:t>
      </w:r>
    </w:p>
    <w:p w14:paraId="428F931B" w14:textId="77777777" w:rsidR="005F50DA" w:rsidRPr="00E07A5C" w:rsidRDefault="005F50DA" w:rsidP="003876BA"/>
    <w:p w14:paraId="2629309D" w14:textId="01635351" w:rsidR="008567D2" w:rsidRPr="00B1523A" w:rsidRDefault="005F50DA" w:rsidP="003876BA">
      <w:pPr>
        <w:rPr>
          <w:rFonts w:eastAsia="Times New Roman" w:cs="Times New Roman"/>
        </w:rPr>
      </w:pPr>
      <w:r w:rsidRPr="00B1523A">
        <w:t>Anno</w:t>
      </w:r>
      <w:r w:rsidR="001D612D">
        <w:t>tations created on other client instances</w:t>
      </w:r>
      <w:r w:rsidRPr="00B1523A">
        <w:t xml:space="preserve"> or by other users </w:t>
      </w:r>
      <w:r w:rsidR="008567D2" w:rsidRPr="00B1523A">
        <w:t xml:space="preserve">are all listed in the </w:t>
      </w:r>
      <w:r w:rsidR="008567D2" w:rsidRPr="00B1523A">
        <w:rPr>
          <w:b/>
          <w:bCs/>
        </w:rPr>
        <w:t>Incoming</w:t>
      </w:r>
      <w:r w:rsidR="008567D2" w:rsidRPr="00B1523A">
        <w:t xml:space="preserve"> folder, in the left side box.  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B1523A" w:rsidRDefault="008567D2" w:rsidP="003876BA">
      <w:r w:rsidRPr="00B1523A">
        <w:t xml:space="preserve">To see annotations from the other users, click on the annotation you want to see from the full list. It will appear on the webpage in light yellow. </w:t>
      </w:r>
    </w:p>
    <w:p w14:paraId="06DFF2F0" w14:textId="77777777" w:rsidR="008567D2" w:rsidRPr="00E07A5C" w:rsidRDefault="008567D2" w:rsidP="003876BA">
      <w:pPr>
        <w:rPr>
          <w:rFonts w:eastAsia="Times New Roman" w:cs="Times New Roman"/>
        </w:rPr>
      </w:pPr>
    </w:p>
    <w:p w14:paraId="587796C3"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rPr>
          <w:rFonts w:eastAsia="Times New Roman" w:cs="Times New Roman"/>
        </w:rPr>
      </w:pPr>
    </w:p>
    <w:p w14:paraId="61035D4A" w14:textId="7804D358" w:rsidR="008567D2" w:rsidRPr="00E07A5C" w:rsidRDefault="008567D2" w:rsidP="003876BA">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55" w:author="testuser" w:date="2014-09-29T13:51:00Z">
        <w:r w:rsidR="003115F3">
          <w:t xml:space="preserve"> </w:t>
        </w:r>
      </w:ins>
      <w:r w:rsidRPr="00E07A5C">
        <w:t xml:space="preserve">used to make the annotation. </w:t>
      </w:r>
    </w:p>
    <w:p w14:paraId="591EB8AC" w14:textId="77777777" w:rsidR="008567D2" w:rsidRDefault="008567D2" w:rsidP="003876BA">
      <w:pPr>
        <w:rPr>
          <w:rFonts w:eastAsia="Times New Roman" w:cs="Times New Roman"/>
        </w:rPr>
      </w:pPr>
    </w:p>
    <w:p w14:paraId="0A9F81B1" w14:textId="77777777" w:rsidR="008567D2" w:rsidRDefault="008567D2" w:rsidP="003876BA">
      <w:pPr>
        <w:pStyle w:val="NormalWeb"/>
        <w:spacing w:before="0" w:beforeAutospacing="0" w:after="0" w:afterAutospacing="0"/>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9">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rPr>
          <w:rFonts w:eastAsia="Times New Roman" w:cs="Times New Roman"/>
        </w:rPr>
      </w:pPr>
    </w:p>
    <w:p w14:paraId="262E0160" w14:textId="77777777" w:rsidR="008567D2" w:rsidRDefault="008567D2" w:rsidP="003876BA"/>
    <w:p w14:paraId="4DF79691" w14:textId="77777777" w:rsidR="008567D2" w:rsidRPr="00E07A5C" w:rsidRDefault="008567D2" w:rsidP="003876BA">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 w14:paraId="076A0BA9" w14:textId="77777777" w:rsidR="008567D2" w:rsidRPr="00E07A5C" w:rsidRDefault="008567D2" w:rsidP="003876BA">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rPr>
          <w:rFonts w:eastAsia="Times New Roman" w:cs="Times New Roman"/>
        </w:rPr>
      </w:pPr>
    </w:p>
    <w:p w14:paraId="7112AD59"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rPr>
          <w:rFonts w:eastAsia="Times New Roman" w:cs="Times New Roman"/>
        </w:rPr>
      </w:pPr>
    </w:p>
    <w:p w14:paraId="7AD904F3" w14:textId="6725EE29" w:rsidR="008567D2" w:rsidRDefault="008567D2" w:rsidP="003876BA">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 w14:paraId="459D2C35" w14:textId="77777777" w:rsidR="008567D2" w:rsidRPr="00E07A5C" w:rsidRDefault="008567D2" w:rsidP="003876BA">
      <w:pPr>
        <w:rPr>
          <w:rFonts w:eastAsia="Times New Roman" w:cs="Times New Roman"/>
        </w:rPr>
      </w:pPr>
      <w:r>
        <w:rPr>
          <w:rFonts w:eastAsia="Times New Roman"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61">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 w14:paraId="011F2CC9" w14:textId="48665384" w:rsidR="008567D2" w:rsidRPr="00E07A5C" w:rsidRDefault="008567D2" w:rsidP="009011B1">
      <w:pPr>
        <w:rPr>
          <w:rFonts w:eastAsia="Times New Roman" w:cs="Times New Roman"/>
        </w:rPr>
      </w:pPr>
      <w:r w:rsidRPr="00E07A5C">
        <w:t xml:space="preserve">While it is not possible to delete other </w:t>
      </w:r>
      <w:r>
        <w:t>users’</w:t>
      </w:r>
      <w:r w:rsidRPr="00E07A5C">
        <w:t xml:space="preserve"> annotations, </w:t>
      </w:r>
      <w:r>
        <w:t>the user</w:t>
      </w:r>
      <w:r w:rsidRPr="00E07A5C">
        <w:t xml:space="preserve"> can delete </w:t>
      </w:r>
      <w:r>
        <w:t>his/hers.</w:t>
      </w:r>
      <w:r w:rsidR="009011B1">
        <w:t xml:space="preserve"> </w:t>
      </w: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5F6818F7" w14:textId="5C28E82A" w:rsidR="001C1067" w:rsidRDefault="001C1067" w:rsidP="009011B1">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rsidR="00940D6A">
        <w:t>back-end</w:t>
      </w:r>
      <w:r>
        <w:t xml:space="preserve"> server upon the request from the client, filling which allows  the owner to reassign the rights for a particular user and an annotation, or change the public access mode for  a given annotation.</w:t>
      </w:r>
    </w:p>
    <w:p w14:paraId="5CD3A198" w14:textId="0A68E362" w:rsidR="008567D2" w:rsidRDefault="008567D2" w:rsidP="009011B1">
      <w:r w:rsidRPr="00E07A5C">
        <w:t xml:space="preserve">Users with advanced technical skills can also examine the relationship between the </w:t>
      </w:r>
      <w:r w:rsidR="00940D6A">
        <w:t>Back-end</w:t>
      </w:r>
      <w:r w:rsidRPr="00E07A5C">
        <w:t xml:space="preserve"> and the </w:t>
      </w:r>
      <w:r w:rsidR="00940D6A">
        <w:t>Front-end</w:t>
      </w:r>
      <w:r w:rsidRPr="00E07A5C">
        <w:t xml:space="preserve">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rPr>
          <w:rFonts w:eastAsia="Times New Roman" w:cs="Times New Roman"/>
        </w:rPr>
      </w:pPr>
    </w:p>
    <w:p w14:paraId="4AAB63B2" w14:textId="4FF0DE63" w:rsidR="008567D2" w:rsidRPr="00E07A5C" w:rsidRDefault="008567D2" w:rsidP="003876BA">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rPr>
          <w:rFonts w:eastAsia="Times New Roman" w:cs="Times New Roman"/>
        </w:rPr>
      </w:pPr>
    </w:p>
    <w:p w14:paraId="5C9FE8AE" w14:textId="77777777" w:rsidR="008567D2" w:rsidRPr="00E07A5C" w:rsidRDefault="008567D2" w:rsidP="003876BA">
      <w:r w:rsidRPr="00E07A5C">
        <w:rPr>
          <w:color w:val="212121"/>
          <w:shd w:val="clear" w:color="auto" w:fill="FFFFFF"/>
        </w:rPr>
        <w:t>Mac OS X: ~/Library/Application Support/Firefox/Profiles/[profile folder</w:t>
      </w:r>
    </w:p>
    <w:p w14:paraId="7DAE405C" w14:textId="77777777" w:rsidR="008567D2" w:rsidRPr="00E07A5C" w:rsidRDefault="008567D2" w:rsidP="003876BA">
      <w:r w:rsidRPr="00E07A5C">
        <w:rPr>
          <w:color w:val="212121"/>
          <w:shd w:val="clear" w:color="auto" w:fill="FFFFFF"/>
        </w:rPr>
        <w:t>name]</w:t>
      </w:r>
    </w:p>
    <w:p w14:paraId="20E811DE" w14:textId="77777777" w:rsidR="008567D2" w:rsidRPr="00E07A5C" w:rsidRDefault="008567D2" w:rsidP="003876BA">
      <w:pPr>
        <w:rPr>
          <w:rFonts w:eastAsia="Times New Roman" w:cs="Times New Roman"/>
        </w:rPr>
      </w:pPr>
    </w:p>
    <w:p w14:paraId="020242A6" w14:textId="77777777" w:rsidR="008567D2" w:rsidRPr="00E07A5C" w:rsidRDefault="008567D2" w:rsidP="003876BA">
      <w:r w:rsidRPr="00E07A5C">
        <w:rPr>
          <w:color w:val="212121"/>
          <w:shd w:val="clear" w:color="auto" w:fill="FFFFFF"/>
        </w:rPr>
        <w:t xml:space="preserve">For Windows please cf. </w:t>
      </w:r>
      <w:hyperlink r:id="rId62"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eastAsia="Times New Roman"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63"/>
      <w:headerReference w:type="first" r:id="rId64"/>
      <w:footerReference w:type="first" r:id="rId65"/>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5853A7" w:rsidRDefault="005853A7" w:rsidP="00A23DDA">
      <w:r>
        <w:separator/>
      </w:r>
    </w:p>
    <w:p w14:paraId="217A9C6C" w14:textId="77777777" w:rsidR="005853A7" w:rsidRDefault="005853A7"/>
  </w:endnote>
  <w:endnote w:type="continuationSeparator" w:id="0">
    <w:p w14:paraId="739F4B63" w14:textId="77777777" w:rsidR="005853A7" w:rsidRDefault="005853A7" w:rsidP="00A23DDA">
      <w:r>
        <w:continuationSeparator/>
      </w:r>
    </w:p>
    <w:p w14:paraId="411BFEB0" w14:textId="77777777" w:rsidR="005853A7" w:rsidRDefault="00585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5853A7" w:rsidRDefault="005853A7"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5853A7" w:rsidRDefault="005853A7"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5853A7" w:rsidRPr="00F01A89" w:rsidRDefault="005853A7"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5853A7" w:rsidRPr="00F01A89" w:rsidRDefault="005853A7"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5853A7" w:rsidRDefault="005853A7"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7698">
      <w:rPr>
        <w:rStyle w:val="PageNumber"/>
        <w:noProof/>
      </w:rPr>
      <w:t>38</w:t>
    </w:r>
    <w:r>
      <w:rPr>
        <w:rStyle w:val="PageNumber"/>
      </w:rPr>
      <w:fldChar w:fldCharType="end"/>
    </w:r>
  </w:p>
  <w:p w14:paraId="2C69DE15" w14:textId="77777777" w:rsidR="005853A7" w:rsidRPr="00F01A89" w:rsidRDefault="005853A7"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5853A7" w:rsidRDefault="005853A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5853A7" w:rsidRPr="00F01A89" w:rsidRDefault="005853A7"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5853A7" w:rsidRDefault="005853A7" w:rsidP="00A23DDA">
      <w:r>
        <w:separator/>
      </w:r>
    </w:p>
    <w:p w14:paraId="30CA5746" w14:textId="77777777" w:rsidR="005853A7" w:rsidRDefault="005853A7"/>
  </w:footnote>
  <w:footnote w:type="continuationSeparator" w:id="0">
    <w:p w14:paraId="7F57249A" w14:textId="77777777" w:rsidR="005853A7" w:rsidRDefault="005853A7" w:rsidP="00A23DDA">
      <w:r>
        <w:continuationSeparator/>
      </w:r>
    </w:p>
    <w:p w14:paraId="4D24358F" w14:textId="77777777" w:rsidR="005853A7" w:rsidRDefault="005853A7"/>
  </w:footnote>
  <w:footnote w:id="1">
    <w:p w14:paraId="22EC0D6A" w14:textId="7114CCD9" w:rsidR="005853A7" w:rsidRPr="00BC36E0" w:rsidRDefault="005853A7">
      <w:pPr>
        <w:pStyle w:val="FootnoteText"/>
        <w:rPr>
          <w:lang w:val="nl-NL"/>
        </w:rPr>
      </w:pPr>
      <w:r>
        <w:rPr>
          <w:rStyle w:val="FootnoteReference"/>
        </w:rPr>
        <w:footnoteRef/>
      </w:r>
      <w:r>
        <w:t xml:space="preserve"> </w:t>
      </w:r>
      <w:r w:rsidRPr="00BC36E0">
        <w:t>https://tla.mpi.nl/tools/tla-tools/elan/elan-description/</w:t>
      </w:r>
    </w:p>
  </w:footnote>
  <w:footnote w:id="2">
    <w:p w14:paraId="7EBFB102" w14:textId="33F23648" w:rsidR="005853A7" w:rsidRPr="003E7C51" w:rsidRDefault="005853A7" w:rsidP="003E7C51">
      <w:pPr>
        <w:rPr>
          <w:lang w:val="nl-NL"/>
        </w:rPr>
      </w:pPr>
      <w:r>
        <w:rPr>
          <w:rStyle w:val="FootnoteReference"/>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5853A7" w:rsidRPr="00E9198E" w:rsidRDefault="005853A7">
      <w:pPr>
        <w:pStyle w:val="FootnoteText"/>
        <w:rPr>
          <w:lang w:val="nl-NL"/>
        </w:rPr>
      </w:pPr>
      <w:r>
        <w:rPr>
          <w:rStyle w:val="FootnoteReference"/>
        </w:rPr>
        <w:footnoteRef/>
      </w:r>
      <w:r>
        <w:rPr>
          <w:sz w:val="20"/>
          <w:szCs w:val="20"/>
          <w:lang w:val="nl-NL"/>
        </w:rPr>
        <w:t xml:space="preserve"> When this deliverable was being written DWAN team worked on fixing this disadvantage. </w:t>
      </w:r>
    </w:p>
  </w:footnote>
  <w:footnote w:id="4">
    <w:p w14:paraId="204DE60B" w14:textId="77777777" w:rsidR="005853A7" w:rsidRPr="00D308B5" w:rsidRDefault="005853A7"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5">
    <w:p w14:paraId="1AE5471D" w14:textId="2DA21DF7" w:rsidR="005853A7" w:rsidRPr="00DE0CB1" w:rsidRDefault="005853A7">
      <w:pPr>
        <w:pStyle w:val="FootnoteText"/>
        <w:rPr>
          <w:lang w:val="nl-NL"/>
        </w:rPr>
      </w:pPr>
      <w:r>
        <w:rPr>
          <w:rStyle w:val="FootnoteReference"/>
        </w:rPr>
        <w:footnoteRef/>
      </w:r>
      <w:r>
        <w:t xml:space="preserve"> </w:t>
      </w:r>
      <w:r w:rsidRPr="00DE0CB1">
        <w:t>http://www.openannotation.org/spec/core/</w:t>
      </w:r>
    </w:p>
  </w:footnote>
  <w:footnote w:id="6">
    <w:p w14:paraId="5E599ED3" w14:textId="2D6B64AA" w:rsidR="005853A7" w:rsidRPr="00BD0F09" w:rsidRDefault="005853A7">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CommentReference"/>
          <w:rFonts w:ascii="Times" w:hAnsi="Times"/>
          <w:color w:val="262626" w:themeColor="text1" w:themeTint="D9"/>
          <w:sz w:val="24"/>
          <w:szCs w:val="24"/>
        </w:rPr>
        <w:annotationRef/>
      </w:r>
    </w:p>
  </w:footnote>
  <w:footnote w:id="7">
    <w:p w14:paraId="66DB85D5" w14:textId="44E6B62F" w:rsidR="005853A7" w:rsidRPr="00DF25F5" w:rsidRDefault="005853A7">
      <w:pPr>
        <w:pStyle w:val="FootnoteText"/>
        <w:rPr>
          <w:lang w:val="en-US"/>
        </w:rPr>
      </w:pPr>
      <w:r>
        <w:rPr>
          <w:rStyle w:val="FootnoteReference"/>
        </w:rPr>
        <w:footnoteRef/>
      </w:r>
      <w:r>
        <w:t xml:space="preserve"> </w:t>
      </w:r>
      <w:r w:rsidRPr="00177779">
        <w:t>http://dublincore.org/documents/2010/10/11/dcmi-type-vocabulary</w:t>
      </w:r>
    </w:p>
  </w:footnote>
  <w:footnote w:id="8">
    <w:p w14:paraId="69E9085F" w14:textId="0DEE7C31" w:rsidR="005853A7" w:rsidRPr="001904E6" w:rsidRDefault="005853A7">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9">
    <w:p w14:paraId="22515A50" w14:textId="77FA5CC9" w:rsidR="005853A7" w:rsidRPr="001904E6" w:rsidRDefault="005853A7">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0">
    <w:p w14:paraId="1C620E59" w14:textId="58CC5367" w:rsidR="005853A7" w:rsidRPr="006A3CD1" w:rsidRDefault="005853A7">
      <w:pPr>
        <w:pStyle w:val="FootnoteText"/>
        <w:rPr>
          <w:lang w:val="nl-NL"/>
        </w:rPr>
      </w:pPr>
      <w:r>
        <w:rPr>
          <w:rStyle w:val="FootnoteReference"/>
        </w:rPr>
        <w:footnoteRef/>
      </w:r>
      <w:r>
        <w:t xml:space="preserve"> </w:t>
      </w:r>
      <w:r>
        <w:rPr>
          <w:lang w:val="nl-NL"/>
        </w:rPr>
        <w:t>Implemented, however testing is not completed and it is not used in the current DWAN front-end.</w:t>
      </w:r>
    </w:p>
  </w:footnote>
  <w:footnote w:id="11">
    <w:p w14:paraId="03E305BE" w14:textId="6B177B66" w:rsidR="005853A7" w:rsidRPr="002B3F95" w:rsidRDefault="005853A7"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2">
    <w:p w14:paraId="0367611C" w14:textId="2D94D9F8" w:rsidR="005853A7" w:rsidRPr="00EC5100" w:rsidRDefault="005853A7">
      <w:pPr>
        <w:pStyle w:val="FootnoteText"/>
        <w:rPr>
          <w:lang w:val="nl-NL"/>
        </w:rPr>
      </w:pPr>
      <w:r>
        <w:rPr>
          <w:rStyle w:val="FootnoteReference"/>
        </w:rPr>
        <w:footnoteRef/>
      </w:r>
      <w:r>
        <w:t xml:space="preserve"> XPI stands for </w:t>
      </w:r>
      <w:r w:rsidRPr="00E673B4">
        <w:t>Cross Platform Installer (file extension)</w:t>
      </w:r>
      <w:r>
        <w:t>.</w:t>
      </w:r>
    </w:p>
  </w:footnote>
  <w:footnote w:id="13">
    <w:p w14:paraId="41E2C5D9" w14:textId="727BB161" w:rsidR="005853A7" w:rsidRPr="005B3FF2" w:rsidRDefault="005853A7" w:rsidP="003354BB">
      <w:pPr>
        <w:pStyle w:val="FootnoteText"/>
        <w:rPr>
          <w:ins w:id="40" w:author="Menzo windhouwer" w:date="2014-10-06T15:05:00Z"/>
          <w:lang w:val="nl-NL"/>
        </w:rPr>
      </w:pPr>
      <w:r>
        <w:rPr>
          <w:rStyle w:val="FootnoteReference"/>
        </w:rPr>
        <w:footnoteRef/>
      </w:r>
      <w:r>
        <w:rPr>
          <w:lang w:val="nl-NL"/>
        </w:rPr>
        <w:t xml:space="preserve"> The client developers are working on a fix for this problem at the time of writing of this document.</w:t>
      </w:r>
    </w:p>
  </w:footnote>
  <w:footnote w:id="14">
    <w:p w14:paraId="33CCF119" w14:textId="6AD7CBEC" w:rsidR="005853A7" w:rsidRPr="000C2DF3" w:rsidRDefault="005853A7" w:rsidP="003354BB">
      <w:pPr>
        <w:pStyle w:val="FootnoteText"/>
        <w:rPr>
          <w:ins w:id="41" w:author="Menzo windhouwer" w:date="2014-10-06T15:05:00Z"/>
          <w:lang w:val="nl-NL"/>
        </w:rPr>
      </w:pPr>
      <w:r>
        <w:rPr>
          <w:rStyle w:val="FootnoteReference"/>
        </w:rPr>
        <w:footnoteRef/>
      </w:r>
      <w:r>
        <w:t xml:space="preserve"> </w:t>
      </w:r>
      <w:r>
        <w:rPr>
          <w:lang w:val="nl-NL"/>
        </w:rPr>
        <w:t>Implementation to be added.</w:t>
      </w:r>
    </w:p>
  </w:footnote>
  <w:footnote w:id="15">
    <w:p w14:paraId="04AFEF9F" w14:textId="77777777" w:rsidR="005853A7" w:rsidRPr="00D86AF7" w:rsidRDefault="005853A7"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6">
    <w:p w14:paraId="1563E203" w14:textId="727EE416" w:rsidR="005853A7" w:rsidRPr="008F0CAD" w:rsidRDefault="005853A7">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17">
    <w:p w14:paraId="6C8859C9" w14:textId="77777777" w:rsidR="005853A7" w:rsidRPr="00C65213" w:rsidRDefault="005853A7"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5853A7" w:rsidRDefault="005853A7">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5853A7" w:rsidRDefault="005853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5853A7" w:rsidRPr="00F01A89" w:rsidRDefault="005853A7" w:rsidP="00F01A89">
    <w:pPr>
      <w:pStyle w:val="Header"/>
      <w:jc w:val="center"/>
      <w:rPr>
        <w:rFonts w:ascii="Verdana" w:hAnsi="Verdana"/>
      </w:rPr>
    </w:pPr>
    <w:r w:rsidRPr="00F01A89">
      <w:rPr>
        <w:rFonts w:ascii="Verdana" w:hAnsi="Verdana"/>
      </w:rPr>
      <w:t xml:space="preserve"> </w:t>
    </w:r>
  </w:p>
  <w:p w14:paraId="28301E04" w14:textId="77777777" w:rsidR="005853A7" w:rsidRDefault="005853A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5853A7" w:rsidRPr="00F01A89" w:rsidRDefault="005853A7"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0"/>
  </w:num>
  <w:num w:numId="2">
    <w:abstractNumId w:val="22"/>
  </w:num>
  <w:num w:numId="3">
    <w:abstractNumId w:val="43"/>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40"/>
  </w:num>
  <w:num w:numId="12">
    <w:abstractNumId w:val="15"/>
  </w:num>
  <w:num w:numId="13">
    <w:abstractNumId w:val="41"/>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7"/>
  </w:num>
  <w:num w:numId="25">
    <w:abstractNumId w:val="8"/>
  </w:num>
  <w:num w:numId="26">
    <w:abstractNumId w:val="35"/>
  </w:num>
  <w:num w:numId="27">
    <w:abstractNumId w:val="21"/>
  </w:num>
  <w:num w:numId="28">
    <w:abstractNumId w:val="32"/>
  </w:num>
  <w:num w:numId="29">
    <w:abstractNumId w:val="9"/>
  </w:num>
  <w:num w:numId="30">
    <w:abstractNumId w:val="46"/>
  </w:num>
  <w:num w:numId="31">
    <w:abstractNumId w:val="13"/>
  </w:num>
  <w:num w:numId="32">
    <w:abstractNumId w:val="42"/>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4"/>
  </w:num>
  <w:num w:numId="40">
    <w:abstractNumId w:val="1"/>
  </w:num>
  <w:num w:numId="41">
    <w:abstractNumId w:val="45"/>
  </w:num>
  <w:num w:numId="42">
    <w:abstractNumId w:val="39"/>
  </w:num>
  <w:num w:numId="43">
    <w:abstractNumId w:val="38"/>
  </w:num>
  <w:num w:numId="44">
    <w:abstractNumId w:val="28"/>
  </w:num>
  <w:num w:numId="45">
    <w:abstractNumId w:val="16"/>
  </w:num>
  <w:num w:numId="46">
    <w:abstractNumId w:val="20"/>
  </w:num>
  <w:num w:numId="47">
    <w:abstractNumId w:val="33"/>
  </w:num>
  <w:num w:numId="48">
    <w:abstractNumId w:val="48"/>
  </w:num>
  <w:num w:numId="49">
    <w:abstractNumId w:val="3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revisionView w:markup="0"/>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9D0"/>
    <w:rsid w:val="00002394"/>
    <w:rsid w:val="000028C9"/>
    <w:rsid w:val="00005273"/>
    <w:rsid w:val="000062D4"/>
    <w:rsid w:val="0001090B"/>
    <w:rsid w:val="0001563A"/>
    <w:rsid w:val="00017A5B"/>
    <w:rsid w:val="00021A05"/>
    <w:rsid w:val="000222C2"/>
    <w:rsid w:val="0002469C"/>
    <w:rsid w:val="00024AF4"/>
    <w:rsid w:val="00027889"/>
    <w:rsid w:val="00030CEB"/>
    <w:rsid w:val="000331F2"/>
    <w:rsid w:val="0003379A"/>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54F7"/>
    <w:rsid w:val="000708C6"/>
    <w:rsid w:val="00072CB4"/>
    <w:rsid w:val="000760E6"/>
    <w:rsid w:val="00077CDA"/>
    <w:rsid w:val="00077FDB"/>
    <w:rsid w:val="000810A5"/>
    <w:rsid w:val="00082276"/>
    <w:rsid w:val="00083EA7"/>
    <w:rsid w:val="00085DE1"/>
    <w:rsid w:val="0009243D"/>
    <w:rsid w:val="00095239"/>
    <w:rsid w:val="00096190"/>
    <w:rsid w:val="000A3FCB"/>
    <w:rsid w:val="000A674D"/>
    <w:rsid w:val="000A6FD6"/>
    <w:rsid w:val="000B17A9"/>
    <w:rsid w:val="000B4EF3"/>
    <w:rsid w:val="000B61B9"/>
    <w:rsid w:val="000B7175"/>
    <w:rsid w:val="000C2DF3"/>
    <w:rsid w:val="000C7AF1"/>
    <w:rsid w:val="000D3503"/>
    <w:rsid w:val="000D5535"/>
    <w:rsid w:val="000D76F8"/>
    <w:rsid w:val="000E172B"/>
    <w:rsid w:val="000E505C"/>
    <w:rsid w:val="000F0050"/>
    <w:rsid w:val="000F03FD"/>
    <w:rsid w:val="000F39F5"/>
    <w:rsid w:val="000F4E73"/>
    <w:rsid w:val="00100AE6"/>
    <w:rsid w:val="00105797"/>
    <w:rsid w:val="00112438"/>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2A7E"/>
    <w:rsid w:val="001970CE"/>
    <w:rsid w:val="00197BFA"/>
    <w:rsid w:val="001A3540"/>
    <w:rsid w:val="001A4416"/>
    <w:rsid w:val="001A7E41"/>
    <w:rsid w:val="001B0954"/>
    <w:rsid w:val="001B1701"/>
    <w:rsid w:val="001B54FD"/>
    <w:rsid w:val="001B7538"/>
    <w:rsid w:val="001C074F"/>
    <w:rsid w:val="001C1067"/>
    <w:rsid w:val="001C1B45"/>
    <w:rsid w:val="001C1FB1"/>
    <w:rsid w:val="001C44E2"/>
    <w:rsid w:val="001C5FE9"/>
    <w:rsid w:val="001D1195"/>
    <w:rsid w:val="001D4267"/>
    <w:rsid w:val="001D612D"/>
    <w:rsid w:val="001E077C"/>
    <w:rsid w:val="001E1C6B"/>
    <w:rsid w:val="001E1FD7"/>
    <w:rsid w:val="001E3F78"/>
    <w:rsid w:val="001E5C75"/>
    <w:rsid w:val="001E780A"/>
    <w:rsid w:val="001F5650"/>
    <w:rsid w:val="00203EF6"/>
    <w:rsid w:val="00204463"/>
    <w:rsid w:val="00205859"/>
    <w:rsid w:val="00207420"/>
    <w:rsid w:val="00212081"/>
    <w:rsid w:val="002120BD"/>
    <w:rsid w:val="00213308"/>
    <w:rsid w:val="0021428F"/>
    <w:rsid w:val="002171BE"/>
    <w:rsid w:val="00224C3B"/>
    <w:rsid w:val="00225241"/>
    <w:rsid w:val="002314DE"/>
    <w:rsid w:val="00232047"/>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1497"/>
    <w:rsid w:val="002827E1"/>
    <w:rsid w:val="00283286"/>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6162"/>
    <w:rsid w:val="002C01A5"/>
    <w:rsid w:val="002C3266"/>
    <w:rsid w:val="002C4D06"/>
    <w:rsid w:val="002C5FDC"/>
    <w:rsid w:val="002C7414"/>
    <w:rsid w:val="002D113F"/>
    <w:rsid w:val="002D33F5"/>
    <w:rsid w:val="002E0E5F"/>
    <w:rsid w:val="002E260C"/>
    <w:rsid w:val="002F0D6A"/>
    <w:rsid w:val="002F164D"/>
    <w:rsid w:val="002F242A"/>
    <w:rsid w:val="002F2F69"/>
    <w:rsid w:val="002F610A"/>
    <w:rsid w:val="002F6436"/>
    <w:rsid w:val="0030135F"/>
    <w:rsid w:val="00302868"/>
    <w:rsid w:val="0030345F"/>
    <w:rsid w:val="00305679"/>
    <w:rsid w:val="0030574C"/>
    <w:rsid w:val="00305F74"/>
    <w:rsid w:val="003108B3"/>
    <w:rsid w:val="003115F3"/>
    <w:rsid w:val="00313ADB"/>
    <w:rsid w:val="00315243"/>
    <w:rsid w:val="00315522"/>
    <w:rsid w:val="00322477"/>
    <w:rsid w:val="00323E31"/>
    <w:rsid w:val="0032433A"/>
    <w:rsid w:val="00327CA1"/>
    <w:rsid w:val="00327CE2"/>
    <w:rsid w:val="00330384"/>
    <w:rsid w:val="00330633"/>
    <w:rsid w:val="00331A99"/>
    <w:rsid w:val="003347B8"/>
    <w:rsid w:val="003352A0"/>
    <w:rsid w:val="003354BB"/>
    <w:rsid w:val="003376AD"/>
    <w:rsid w:val="003414C3"/>
    <w:rsid w:val="003463A5"/>
    <w:rsid w:val="00347119"/>
    <w:rsid w:val="00347FA1"/>
    <w:rsid w:val="003527D3"/>
    <w:rsid w:val="0035718D"/>
    <w:rsid w:val="00363856"/>
    <w:rsid w:val="00367B2F"/>
    <w:rsid w:val="0037350A"/>
    <w:rsid w:val="00375FFB"/>
    <w:rsid w:val="0037664A"/>
    <w:rsid w:val="003836A0"/>
    <w:rsid w:val="003850B5"/>
    <w:rsid w:val="00385D1B"/>
    <w:rsid w:val="00387638"/>
    <w:rsid w:val="003876BA"/>
    <w:rsid w:val="0039006A"/>
    <w:rsid w:val="003919F9"/>
    <w:rsid w:val="003936C2"/>
    <w:rsid w:val="003A28CF"/>
    <w:rsid w:val="003A2A50"/>
    <w:rsid w:val="003B053B"/>
    <w:rsid w:val="003B62CF"/>
    <w:rsid w:val="003B7AAC"/>
    <w:rsid w:val="003C1A01"/>
    <w:rsid w:val="003C1B45"/>
    <w:rsid w:val="003C1EB7"/>
    <w:rsid w:val="003C2117"/>
    <w:rsid w:val="003C42A7"/>
    <w:rsid w:val="003C7858"/>
    <w:rsid w:val="003D06AD"/>
    <w:rsid w:val="003D21C4"/>
    <w:rsid w:val="003D3B63"/>
    <w:rsid w:val="003D4AD9"/>
    <w:rsid w:val="003E2DBC"/>
    <w:rsid w:val="003E45F6"/>
    <w:rsid w:val="003E639B"/>
    <w:rsid w:val="003E7C51"/>
    <w:rsid w:val="003F1B27"/>
    <w:rsid w:val="003F53D4"/>
    <w:rsid w:val="003F53F7"/>
    <w:rsid w:val="003F6A9B"/>
    <w:rsid w:val="003F6DE2"/>
    <w:rsid w:val="00402CA2"/>
    <w:rsid w:val="004040DE"/>
    <w:rsid w:val="0040688C"/>
    <w:rsid w:val="00410318"/>
    <w:rsid w:val="00412586"/>
    <w:rsid w:val="00414223"/>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620A"/>
    <w:rsid w:val="004910F3"/>
    <w:rsid w:val="004927C1"/>
    <w:rsid w:val="00492F61"/>
    <w:rsid w:val="004A08F3"/>
    <w:rsid w:val="004A1D56"/>
    <w:rsid w:val="004A1ED2"/>
    <w:rsid w:val="004B1F57"/>
    <w:rsid w:val="004B325D"/>
    <w:rsid w:val="004B4074"/>
    <w:rsid w:val="004B50C8"/>
    <w:rsid w:val="004C19C2"/>
    <w:rsid w:val="004C2791"/>
    <w:rsid w:val="004C29FD"/>
    <w:rsid w:val="004D2BA6"/>
    <w:rsid w:val="004D321E"/>
    <w:rsid w:val="004D7BAE"/>
    <w:rsid w:val="004E367D"/>
    <w:rsid w:val="004E726B"/>
    <w:rsid w:val="004F315A"/>
    <w:rsid w:val="004F3B5C"/>
    <w:rsid w:val="004F3D38"/>
    <w:rsid w:val="004F4690"/>
    <w:rsid w:val="004F6FD3"/>
    <w:rsid w:val="004F738A"/>
    <w:rsid w:val="005004A1"/>
    <w:rsid w:val="0050459B"/>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078B"/>
    <w:rsid w:val="00534D62"/>
    <w:rsid w:val="00540EE5"/>
    <w:rsid w:val="00542A91"/>
    <w:rsid w:val="005465B0"/>
    <w:rsid w:val="0054707A"/>
    <w:rsid w:val="0054734A"/>
    <w:rsid w:val="005474E2"/>
    <w:rsid w:val="00547631"/>
    <w:rsid w:val="00550EA8"/>
    <w:rsid w:val="00552142"/>
    <w:rsid w:val="005554DD"/>
    <w:rsid w:val="005577D2"/>
    <w:rsid w:val="005577E6"/>
    <w:rsid w:val="00560CE9"/>
    <w:rsid w:val="00571A2E"/>
    <w:rsid w:val="005735D0"/>
    <w:rsid w:val="00574936"/>
    <w:rsid w:val="00575BF5"/>
    <w:rsid w:val="005765A1"/>
    <w:rsid w:val="00577970"/>
    <w:rsid w:val="00581442"/>
    <w:rsid w:val="00583382"/>
    <w:rsid w:val="00583440"/>
    <w:rsid w:val="005853A7"/>
    <w:rsid w:val="00590D02"/>
    <w:rsid w:val="0059482E"/>
    <w:rsid w:val="00596E35"/>
    <w:rsid w:val="005A6F0D"/>
    <w:rsid w:val="005A7879"/>
    <w:rsid w:val="005A7AC1"/>
    <w:rsid w:val="005B05F8"/>
    <w:rsid w:val="005B0919"/>
    <w:rsid w:val="005B222E"/>
    <w:rsid w:val="005B3FF2"/>
    <w:rsid w:val="005B6B18"/>
    <w:rsid w:val="005B7D61"/>
    <w:rsid w:val="005B7F8E"/>
    <w:rsid w:val="005C5044"/>
    <w:rsid w:val="005C72AF"/>
    <w:rsid w:val="005D0D3F"/>
    <w:rsid w:val="005D1DB5"/>
    <w:rsid w:val="005D4E7B"/>
    <w:rsid w:val="005D7EC6"/>
    <w:rsid w:val="005E0C4D"/>
    <w:rsid w:val="005E240F"/>
    <w:rsid w:val="005E2DFF"/>
    <w:rsid w:val="005F2987"/>
    <w:rsid w:val="005F38BB"/>
    <w:rsid w:val="005F38D2"/>
    <w:rsid w:val="005F50DA"/>
    <w:rsid w:val="0060262E"/>
    <w:rsid w:val="00602793"/>
    <w:rsid w:val="00602E14"/>
    <w:rsid w:val="00611AE9"/>
    <w:rsid w:val="00616EC6"/>
    <w:rsid w:val="006200D9"/>
    <w:rsid w:val="00620E0C"/>
    <w:rsid w:val="00626239"/>
    <w:rsid w:val="006320B2"/>
    <w:rsid w:val="0063292F"/>
    <w:rsid w:val="00641B82"/>
    <w:rsid w:val="00645790"/>
    <w:rsid w:val="00647AB6"/>
    <w:rsid w:val="00647E49"/>
    <w:rsid w:val="00652C50"/>
    <w:rsid w:val="00656E73"/>
    <w:rsid w:val="00657A2E"/>
    <w:rsid w:val="00663075"/>
    <w:rsid w:val="00666F9E"/>
    <w:rsid w:val="006675A2"/>
    <w:rsid w:val="00670F14"/>
    <w:rsid w:val="00671066"/>
    <w:rsid w:val="00673592"/>
    <w:rsid w:val="00676C91"/>
    <w:rsid w:val="0067779D"/>
    <w:rsid w:val="00677993"/>
    <w:rsid w:val="006818AF"/>
    <w:rsid w:val="00681B5F"/>
    <w:rsid w:val="00682C18"/>
    <w:rsid w:val="00685A14"/>
    <w:rsid w:val="00686A40"/>
    <w:rsid w:val="00687310"/>
    <w:rsid w:val="00687A4E"/>
    <w:rsid w:val="006904DC"/>
    <w:rsid w:val="00694A2A"/>
    <w:rsid w:val="006950E9"/>
    <w:rsid w:val="006A3CD1"/>
    <w:rsid w:val="006A3D37"/>
    <w:rsid w:val="006A4CC7"/>
    <w:rsid w:val="006A614A"/>
    <w:rsid w:val="006A6D51"/>
    <w:rsid w:val="006B0343"/>
    <w:rsid w:val="006B0F8C"/>
    <w:rsid w:val="006B1734"/>
    <w:rsid w:val="006B49AD"/>
    <w:rsid w:val="006B70D3"/>
    <w:rsid w:val="006B7BF8"/>
    <w:rsid w:val="006C0835"/>
    <w:rsid w:val="006D0E8D"/>
    <w:rsid w:val="006D3964"/>
    <w:rsid w:val="006D4A42"/>
    <w:rsid w:val="006E11B1"/>
    <w:rsid w:val="006E213C"/>
    <w:rsid w:val="006E547F"/>
    <w:rsid w:val="006F06EA"/>
    <w:rsid w:val="006F08F3"/>
    <w:rsid w:val="006F5FAD"/>
    <w:rsid w:val="006F6149"/>
    <w:rsid w:val="00704655"/>
    <w:rsid w:val="00711193"/>
    <w:rsid w:val="007130CA"/>
    <w:rsid w:val="007152B2"/>
    <w:rsid w:val="0071581B"/>
    <w:rsid w:val="00720318"/>
    <w:rsid w:val="00721748"/>
    <w:rsid w:val="007221F5"/>
    <w:rsid w:val="007227EE"/>
    <w:rsid w:val="00724E8C"/>
    <w:rsid w:val="00724ED1"/>
    <w:rsid w:val="0072524A"/>
    <w:rsid w:val="00725679"/>
    <w:rsid w:val="007269AD"/>
    <w:rsid w:val="007307E5"/>
    <w:rsid w:val="007311B2"/>
    <w:rsid w:val="00731684"/>
    <w:rsid w:val="00732A8C"/>
    <w:rsid w:val="00736986"/>
    <w:rsid w:val="00740743"/>
    <w:rsid w:val="0074201E"/>
    <w:rsid w:val="007512CF"/>
    <w:rsid w:val="007552BE"/>
    <w:rsid w:val="00756A7A"/>
    <w:rsid w:val="00761673"/>
    <w:rsid w:val="00762767"/>
    <w:rsid w:val="00762C8A"/>
    <w:rsid w:val="0076577D"/>
    <w:rsid w:val="007666C4"/>
    <w:rsid w:val="00772215"/>
    <w:rsid w:val="00772698"/>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6425"/>
    <w:rsid w:val="007B799F"/>
    <w:rsid w:val="007C5582"/>
    <w:rsid w:val="007C6FED"/>
    <w:rsid w:val="007D0065"/>
    <w:rsid w:val="007D0212"/>
    <w:rsid w:val="007D2D5D"/>
    <w:rsid w:val="007D2E49"/>
    <w:rsid w:val="007D31D1"/>
    <w:rsid w:val="007D342D"/>
    <w:rsid w:val="007D53A8"/>
    <w:rsid w:val="007D759B"/>
    <w:rsid w:val="007D794D"/>
    <w:rsid w:val="007E159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4B77"/>
    <w:rsid w:val="0084568D"/>
    <w:rsid w:val="008458E0"/>
    <w:rsid w:val="00853EA3"/>
    <w:rsid w:val="00855CC1"/>
    <w:rsid w:val="008567D2"/>
    <w:rsid w:val="008628C5"/>
    <w:rsid w:val="008629BD"/>
    <w:rsid w:val="008655A3"/>
    <w:rsid w:val="00870080"/>
    <w:rsid w:val="008729EB"/>
    <w:rsid w:val="008745CD"/>
    <w:rsid w:val="008766DA"/>
    <w:rsid w:val="008814D7"/>
    <w:rsid w:val="00882018"/>
    <w:rsid w:val="00882503"/>
    <w:rsid w:val="00883E5E"/>
    <w:rsid w:val="00886765"/>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09E5"/>
    <w:rsid w:val="008D3BC5"/>
    <w:rsid w:val="008D4966"/>
    <w:rsid w:val="008E11B1"/>
    <w:rsid w:val="008E138E"/>
    <w:rsid w:val="008E3288"/>
    <w:rsid w:val="008E79A0"/>
    <w:rsid w:val="008F0CAD"/>
    <w:rsid w:val="008F148F"/>
    <w:rsid w:val="008F19FE"/>
    <w:rsid w:val="008F2712"/>
    <w:rsid w:val="008F3C8F"/>
    <w:rsid w:val="008F5D4C"/>
    <w:rsid w:val="009011B1"/>
    <w:rsid w:val="0090476A"/>
    <w:rsid w:val="009070F0"/>
    <w:rsid w:val="00910E13"/>
    <w:rsid w:val="00911F0D"/>
    <w:rsid w:val="00914494"/>
    <w:rsid w:val="009247B1"/>
    <w:rsid w:val="009247C1"/>
    <w:rsid w:val="009357AB"/>
    <w:rsid w:val="009374EB"/>
    <w:rsid w:val="00940D6A"/>
    <w:rsid w:val="0094332D"/>
    <w:rsid w:val="00944AE0"/>
    <w:rsid w:val="00951275"/>
    <w:rsid w:val="00951307"/>
    <w:rsid w:val="009534FE"/>
    <w:rsid w:val="00955965"/>
    <w:rsid w:val="00957B8F"/>
    <w:rsid w:val="00960004"/>
    <w:rsid w:val="0096047B"/>
    <w:rsid w:val="0096468E"/>
    <w:rsid w:val="00964DD4"/>
    <w:rsid w:val="0096618B"/>
    <w:rsid w:val="009669F4"/>
    <w:rsid w:val="00967086"/>
    <w:rsid w:val="00975668"/>
    <w:rsid w:val="00977E34"/>
    <w:rsid w:val="00982AB0"/>
    <w:rsid w:val="009846AD"/>
    <w:rsid w:val="00985189"/>
    <w:rsid w:val="00990186"/>
    <w:rsid w:val="00996C26"/>
    <w:rsid w:val="00997ECA"/>
    <w:rsid w:val="009A09F7"/>
    <w:rsid w:val="009A0D07"/>
    <w:rsid w:val="009A0E43"/>
    <w:rsid w:val="009A3B9F"/>
    <w:rsid w:val="009A4DA4"/>
    <w:rsid w:val="009B09C3"/>
    <w:rsid w:val="009B39E6"/>
    <w:rsid w:val="009B3B05"/>
    <w:rsid w:val="009B54F3"/>
    <w:rsid w:val="009C3E4E"/>
    <w:rsid w:val="009C45FA"/>
    <w:rsid w:val="009C56F7"/>
    <w:rsid w:val="009D0492"/>
    <w:rsid w:val="009D2DB7"/>
    <w:rsid w:val="009E00FE"/>
    <w:rsid w:val="009E2AE8"/>
    <w:rsid w:val="009E33FA"/>
    <w:rsid w:val="009E7A54"/>
    <w:rsid w:val="009F10BD"/>
    <w:rsid w:val="009F1F52"/>
    <w:rsid w:val="009F66AA"/>
    <w:rsid w:val="00A0772A"/>
    <w:rsid w:val="00A1277E"/>
    <w:rsid w:val="00A13E70"/>
    <w:rsid w:val="00A142A4"/>
    <w:rsid w:val="00A1768A"/>
    <w:rsid w:val="00A2040D"/>
    <w:rsid w:val="00A22027"/>
    <w:rsid w:val="00A2272C"/>
    <w:rsid w:val="00A23DDA"/>
    <w:rsid w:val="00A24DEB"/>
    <w:rsid w:val="00A25123"/>
    <w:rsid w:val="00A37A46"/>
    <w:rsid w:val="00A37C0B"/>
    <w:rsid w:val="00A40CB4"/>
    <w:rsid w:val="00A41291"/>
    <w:rsid w:val="00A42A53"/>
    <w:rsid w:val="00A47233"/>
    <w:rsid w:val="00A502C7"/>
    <w:rsid w:val="00A524A9"/>
    <w:rsid w:val="00A5666C"/>
    <w:rsid w:val="00A61534"/>
    <w:rsid w:val="00A65032"/>
    <w:rsid w:val="00A67B5A"/>
    <w:rsid w:val="00A71F1F"/>
    <w:rsid w:val="00A74F06"/>
    <w:rsid w:val="00A81CBD"/>
    <w:rsid w:val="00A81E60"/>
    <w:rsid w:val="00A87D85"/>
    <w:rsid w:val="00A9774E"/>
    <w:rsid w:val="00AA57BA"/>
    <w:rsid w:val="00AB475F"/>
    <w:rsid w:val="00AB76DB"/>
    <w:rsid w:val="00AC26EE"/>
    <w:rsid w:val="00AC54B2"/>
    <w:rsid w:val="00AC5927"/>
    <w:rsid w:val="00AD007D"/>
    <w:rsid w:val="00AD13C4"/>
    <w:rsid w:val="00AE024E"/>
    <w:rsid w:val="00AE2119"/>
    <w:rsid w:val="00AE3B23"/>
    <w:rsid w:val="00AE6512"/>
    <w:rsid w:val="00AE6BCF"/>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64A0"/>
    <w:rsid w:val="00B57542"/>
    <w:rsid w:val="00B601F7"/>
    <w:rsid w:val="00B61051"/>
    <w:rsid w:val="00B61739"/>
    <w:rsid w:val="00B712B4"/>
    <w:rsid w:val="00B74DCF"/>
    <w:rsid w:val="00B80725"/>
    <w:rsid w:val="00B8195A"/>
    <w:rsid w:val="00B82914"/>
    <w:rsid w:val="00B8303D"/>
    <w:rsid w:val="00B84658"/>
    <w:rsid w:val="00B8537B"/>
    <w:rsid w:val="00B864B4"/>
    <w:rsid w:val="00B866F2"/>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4C25"/>
    <w:rsid w:val="00C27F6D"/>
    <w:rsid w:val="00C31D54"/>
    <w:rsid w:val="00C33816"/>
    <w:rsid w:val="00C34C4F"/>
    <w:rsid w:val="00C353A7"/>
    <w:rsid w:val="00C40720"/>
    <w:rsid w:val="00C40D7B"/>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810F6"/>
    <w:rsid w:val="00C813F5"/>
    <w:rsid w:val="00C83D2D"/>
    <w:rsid w:val="00C86C3D"/>
    <w:rsid w:val="00C90C0B"/>
    <w:rsid w:val="00C90F2D"/>
    <w:rsid w:val="00CA2254"/>
    <w:rsid w:val="00CA3215"/>
    <w:rsid w:val="00CA4645"/>
    <w:rsid w:val="00CA796B"/>
    <w:rsid w:val="00CB0F7F"/>
    <w:rsid w:val="00CB38B4"/>
    <w:rsid w:val="00CB3E99"/>
    <w:rsid w:val="00CB72D9"/>
    <w:rsid w:val="00CD42E0"/>
    <w:rsid w:val="00CE2251"/>
    <w:rsid w:val="00CE4F7E"/>
    <w:rsid w:val="00CE5CF7"/>
    <w:rsid w:val="00CE5EB0"/>
    <w:rsid w:val="00CE716C"/>
    <w:rsid w:val="00CE7356"/>
    <w:rsid w:val="00CE75A3"/>
    <w:rsid w:val="00CF3D1A"/>
    <w:rsid w:val="00CF50F4"/>
    <w:rsid w:val="00CF748A"/>
    <w:rsid w:val="00D001CD"/>
    <w:rsid w:val="00D01511"/>
    <w:rsid w:val="00D0263B"/>
    <w:rsid w:val="00D039A2"/>
    <w:rsid w:val="00D0570C"/>
    <w:rsid w:val="00D063B5"/>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0F18"/>
    <w:rsid w:val="00D91C17"/>
    <w:rsid w:val="00D92D48"/>
    <w:rsid w:val="00D93860"/>
    <w:rsid w:val="00D94A59"/>
    <w:rsid w:val="00D94EAA"/>
    <w:rsid w:val="00D97A6B"/>
    <w:rsid w:val="00DA249A"/>
    <w:rsid w:val="00DA364E"/>
    <w:rsid w:val="00DA3910"/>
    <w:rsid w:val="00DA3E2F"/>
    <w:rsid w:val="00DA5AD1"/>
    <w:rsid w:val="00DA5F82"/>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30652"/>
    <w:rsid w:val="00E30E8B"/>
    <w:rsid w:val="00E32166"/>
    <w:rsid w:val="00E32B6D"/>
    <w:rsid w:val="00E36AC7"/>
    <w:rsid w:val="00E36D3A"/>
    <w:rsid w:val="00E4018E"/>
    <w:rsid w:val="00E41E77"/>
    <w:rsid w:val="00E445D4"/>
    <w:rsid w:val="00E44A1F"/>
    <w:rsid w:val="00E47895"/>
    <w:rsid w:val="00E50A04"/>
    <w:rsid w:val="00E54AC7"/>
    <w:rsid w:val="00E564A5"/>
    <w:rsid w:val="00E565E2"/>
    <w:rsid w:val="00E624BC"/>
    <w:rsid w:val="00E673B4"/>
    <w:rsid w:val="00E71086"/>
    <w:rsid w:val="00E71D05"/>
    <w:rsid w:val="00E72F26"/>
    <w:rsid w:val="00E74B0E"/>
    <w:rsid w:val="00E766D9"/>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6F98"/>
    <w:rsid w:val="00EC2698"/>
    <w:rsid w:val="00EC2966"/>
    <w:rsid w:val="00EC5100"/>
    <w:rsid w:val="00EC6F7E"/>
    <w:rsid w:val="00EC7E62"/>
    <w:rsid w:val="00ED1D25"/>
    <w:rsid w:val="00ED36E5"/>
    <w:rsid w:val="00ED4E53"/>
    <w:rsid w:val="00ED7698"/>
    <w:rsid w:val="00EE1EEB"/>
    <w:rsid w:val="00EE4414"/>
    <w:rsid w:val="00EE4DBF"/>
    <w:rsid w:val="00EE73A5"/>
    <w:rsid w:val="00EF0632"/>
    <w:rsid w:val="00EF19C8"/>
    <w:rsid w:val="00EF27E3"/>
    <w:rsid w:val="00EF3495"/>
    <w:rsid w:val="00EF43B4"/>
    <w:rsid w:val="00EF5BFF"/>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DA6"/>
    <w:rsid w:val="00F87BB7"/>
    <w:rsid w:val="00F9590E"/>
    <w:rsid w:val="00F96362"/>
    <w:rsid w:val="00FA049A"/>
    <w:rsid w:val="00FA176F"/>
    <w:rsid w:val="00FA3782"/>
    <w:rsid w:val="00FA3D69"/>
    <w:rsid w:val="00FA5236"/>
    <w:rsid w:val="00FA6167"/>
    <w:rsid w:val="00FA7FFA"/>
    <w:rsid w:val="00FB25D9"/>
    <w:rsid w:val="00FB2683"/>
    <w:rsid w:val="00FB2C54"/>
    <w:rsid w:val="00FC240E"/>
    <w:rsid w:val="00FC2819"/>
    <w:rsid w:val="00FC3C4B"/>
    <w:rsid w:val="00FC4BCE"/>
    <w:rsid w:val="00FC5631"/>
    <w:rsid w:val="00FC690D"/>
    <w:rsid w:val="00FC6C4A"/>
    <w:rsid w:val="00FD36DB"/>
    <w:rsid w:val="00FE06A0"/>
    <w:rsid w:val="00FE33F3"/>
    <w:rsid w:val="00FE35AE"/>
    <w:rsid w:val="00FE569A"/>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C40D7B"/>
    <w:pPr>
      <w:keepNext/>
      <w:keepLines/>
      <w:numPr>
        <w:numId w:val="1"/>
      </w:numPr>
      <w:spacing w:before="480" w:after="240" w:line="276" w:lineRule="auto"/>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C40D7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C40D7B"/>
    <w:pPr>
      <w:keepNext/>
      <w:keepLines/>
      <w:numPr>
        <w:numId w:val="1"/>
      </w:numPr>
      <w:spacing w:before="480" w:after="240" w:line="276" w:lineRule="auto"/>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C40D7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63" Type="http://schemas.openxmlformats.org/officeDocument/2006/relationships/footer" Target="footer4.xml"/><Relationship Id="rId64" Type="http://schemas.openxmlformats.org/officeDocument/2006/relationships/header" Target="header3.xml"/><Relationship Id="rId65" Type="http://schemas.openxmlformats.org/officeDocument/2006/relationships/footer" Target="footer5.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github.com/DASISH/dwan-testing/tree/master/scripts" TargetMode="External"/><Relationship Id="rId51" Type="http://schemas.openxmlformats.org/officeDocument/2006/relationships/hyperlink" Target="http://www.google.com/url?q=http%253a%252f%252fa.nnotate.com&amp;sa=d&amp;sntz=1&amp;usg=afqjcnhcw2xm4yrxjhigg5htglagckxmdw" TargetMode="External"/><Relationship Id="rId52" Type="http://schemas.openxmlformats.org/officeDocument/2006/relationships/hyperlink" Target="http://www.google.com/url?q=http%253a%252f%252fatlas.ti&amp;sa=d&amp;sntz=1&amp;usg=afqjcnezcxeb-0hvkhmotmxq23ju8syo1q" TargetMode="External"/><Relationship Id="rId53" Type="http://schemas.openxmlformats.org/officeDocument/2006/relationships/hyperlink" Target="http://www.youtube.com" TargetMode="External"/><Relationship Id="rId54" Type="http://schemas.openxmlformats.org/officeDocument/2006/relationships/hyperlink" Target="http://www.mozilla.org/en-US/firefox/new/" TargetMode="External"/><Relationship Id="rId55" Type="http://schemas.openxmlformats.org/officeDocument/2006/relationships/hyperlink" Target="https://lux17.mpi.nl/ds/webannotator-basic/" TargetMode="External"/><Relationship Id="rId56" Type="http://schemas.openxmlformats.org/officeDocument/2006/relationships/hyperlink" Target="https://lux17.mpi.nl/ds/webannotator-basic" TargetMode="External"/><Relationship Id="rId57" Type="http://schemas.openxmlformats.org/officeDocument/2006/relationships/image" Target="media/image11.png"/><Relationship Id="rId58" Type="http://schemas.openxmlformats.org/officeDocument/2006/relationships/image" Target="media/image12.png"/><Relationship Id="rId59" Type="http://schemas.openxmlformats.org/officeDocument/2006/relationships/image" Target="media/image13.png"/><Relationship Id="rId40" Type="http://schemas.openxmlformats.org/officeDocument/2006/relationships/hyperlink" Target="https://lux17.mpi.nl/ds/webannotator/" TargetMode="External"/><Relationship Id="rId41" Type="http://schemas.openxmlformats.org/officeDocument/2006/relationships/hyperlink" Target="https://lux17.mpi.nl/ds/webannotator-basic" TargetMode="External"/><Relationship Id="rId42" Type="http://schemas.openxmlformats.org/officeDocument/2006/relationships/hyperlink" Target="https://lux17.mpi.nl/ds/webannotator/" TargetMode="External"/><Relationship Id="rId43" Type="http://schemas.openxmlformats.org/officeDocument/2006/relationships/hyperlink" Target="http://www.wired-marker.org/en/index.html" TargetMode="External"/><Relationship Id="rId44" Type="http://schemas.openxmlformats.org/officeDocument/2006/relationships/hyperlink" Target="http://www.hyper-anchor.org/en/technical_format.html" TargetMode="External"/><Relationship Id="rId45" Type="http://schemas.openxmlformats.org/officeDocument/2006/relationships/hyperlink" Target="http://www.w3.org/TR/xptr-framework" TargetMode="External"/><Relationship Id="rId46" Type="http://schemas.openxmlformats.org/officeDocument/2006/relationships/hyperlink" Target="http://www.w3.org/standards/techs/xpointer" TargetMode="External"/><Relationship Id="rId47" Type="http://schemas.openxmlformats.org/officeDocument/2006/relationships/hyperlink" Target="https://github.com/DASISH/dwan-testing" TargetMode="External"/><Relationship Id="rId48" Type="http://schemas.openxmlformats.org/officeDocument/2006/relationships/hyperlink" Target="https://github.com/DASISH/dwanclientwiredmarker" TargetMode="External"/><Relationship Id="rId49" Type="http://schemas.openxmlformats.org/officeDocument/2006/relationships/hyperlink" Target="https://github.com/DASISH/dwanbacken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tools.ietf.org/html/rfc3986" TargetMode="External"/><Relationship Id="rId31" Type="http://schemas.openxmlformats.org/officeDocument/2006/relationships/hyperlink" Target="http://www.w3.org/1999/02/22-rdf-syntax-ns#" TargetMode="External"/><Relationship Id="rId32" Type="http://schemas.openxmlformats.org/officeDocument/2006/relationships/hyperlink" Target="http://www.w3.org/2002/07/owl#" TargetMode="External"/><Relationship Id="rId33" Type="http://schemas.openxmlformats.org/officeDocument/2006/relationships/hyperlink" Target="https://github.com/DASISH/dwan-client-wiredmarker/releases" TargetMode="External"/><Relationship Id="rId34" Type="http://schemas.openxmlformats.org/officeDocument/2006/relationships/hyperlink" Target="http://en.wikipedia.org/wiki/User_interface_markup_language" TargetMode="External"/><Relationship Id="rId35" Type="http://schemas.openxmlformats.org/officeDocument/2006/relationships/hyperlink" Target="http://en.wikipedia.org/wiki/Mozilla" TargetMode="External"/><Relationship Id="rId36" Type="http://schemas.openxmlformats.org/officeDocument/2006/relationships/hyperlink" Target="http://en.wikipedia.org/wiki/XML" TargetMode="External"/><Relationship Id="rId37" Type="http://schemas.openxmlformats.org/officeDocument/2006/relationships/hyperlink" Target="http://en.wikipedia.org/wiki/Graphical_user_interface" TargetMode="External"/><Relationship Id="rId38" Type="http://schemas.openxmlformats.org/officeDocument/2006/relationships/hyperlink" Target="http://en.wikipedia.org/wiki/Web_page" TargetMode="External"/><Relationship Id="rId39" Type="http://schemas.openxmlformats.org/officeDocument/2006/relationships/hyperlink" Target="https://lux17.mpi.nl/ds/webannotator-basic/"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xmlns.com/foaf/spec/"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www.w3.org/TR/xmlschema-2/" TargetMode="External"/><Relationship Id="rId60" Type="http://schemas.openxmlformats.org/officeDocument/2006/relationships/image" Target="media/image14.png"/><Relationship Id="rId61" Type="http://schemas.openxmlformats.org/officeDocument/2006/relationships/image" Target="media/image15.png"/><Relationship Id="rId62" Type="http://schemas.openxmlformats.org/officeDocument/2006/relationships/hyperlink" Target="http://kb.mozillazine.org/Profile_folder_-_Firefox"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73592-AC29-114F-907E-04A19FE75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47</Pages>
  <Words>16736</Words>
  <Characters>95401</Characters>
  <Application>Microsoft Macintosh Word</Application>
  <DocSecurity>0</DocSecurity>
  <Lines>795</Lines>
  <Paragraphs>223</Paragraphs>
  <ScaleCrop>false</ScaleCrop>
  <Company>Göteborgs universitet</Company>
  <LinksUpToDate>false</LinksUpToDate>
  <CharactersWithSpaces>111914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300</cp:revision>
  <cp:lastPrinted>2014-10-14T14:40:00Z</cp:lastPrinted>
  <dcterms:created xsi:type="dcterms:W3CDTF">2014-10-06T11:37:00Z</dcterms:created>
  <dcterms:modified xsi:type="dcterms:W3CDTF">2014-10-14T14:43:00Z</dcterms:modified>
</cp:coreProperties>
</file>